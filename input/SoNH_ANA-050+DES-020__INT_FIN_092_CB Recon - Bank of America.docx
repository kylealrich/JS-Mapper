
<file path=[Content_Types].xml><?xml version="1.0" encoding="utf-8"?>
<Types xmlns="http://schemas.openxmlformats.org/package/2006/content-types">
  <Default Extension="doc" ContentType="application/msword"/>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769F7" w:rsidP="002769F7" w:rsidRDefault="64DDDBD8" w14:paraId="5254B699" w14:textId="34213698">
      <w:pPr>
        <w:pStyle w:val="TitleBar"/>
      </w:pPr>
      <w:r>
        <w:t xml:space="preserve">      </w:t>
      </w:r>
    </w:p>
    <w:sdt>
      <w:sdtPr>
        <w:alias w:val="Title"/>
        <w:tag w:val=""/>
        <w:id w:val="-1922327287"/>
        <w:placeholder>
          <w:docPart w:val="2F2F5AE293E844058FDE5A500D9AA5B3"/>
        </w:placeholder>
        <w:dataBinding w:prefixMappings="xmlns:ns0='http://purl.org/dc/elements/1.1/' xmlns:ns1='http://schemas.openxmlformats.org/package/2006/metadata/core-properties' " w:xpath="/ns1:coreProperties[1]/ns0:title[1]" w:storeItemID="{6C3C8BC8-F283-45AE-878A-BAB7291924A1}"/>
        <w:text/>
      </w:sdtPr>
      <w:sdtContent>
        <w:p w:rsidR="00941EF9" w:rsidRDefault="00133616" w14:paraId="16EDFEAD" w14:textId="3369C40A">
          <w:pPr>
            <w:pStyle w:val="Title-Major"/>
          </w:pPr>
          <w:r>
            <w:t>Analysis</w:t>
          </w:r>
          <w:r w:rsidR="006D28F7">
            <w:t xml:space="preserve">, </w:t>
          </w:r>
          <w:r>
            <w:t>Design</w:t>
          </w:r>
          <w:r w:rsidR="006D28F7">
            <w:t xml:space="preserve"> &amp; Testing</w:t>
          </w:r>
          <w:r w:rsidR="00650388">
            <w:t xml:space="preserve"> </w:t>
          </w:r>
          <w:r w:rsidR="006D28F7">
            <w:t>Document</w:t>
          </w:r>
        </w:p>
      </w:sdtContent>
    </w:sdt>
    <w:p w:rsidR="00717497" w:rsidP="00D43BF7" w:rsidRDefault="00DC1EA7" w14:paraId="434FE653" w14:textId="6A943472">
      <w:pPr>
        <w:pStyle w:val="BodyText"/>
        <w:rPr>
          <w:sz w:val="48"/>
        </w:rPr>
      </w:pPr>
      <w:r>
        <w:rPr>
          <w:rStyle w:val="HighlightedVariable"/>
          <w:sz w:val="48"/>
        </w:rPr>
        <w:t>State of New Hampshire</w:t>
      </w:r>
    </w:p>
    <w:p w:rsidR="00494B23" w:rsidP="2AFFA669" w:rsidRDefault="00494B23" w14:paraId="24CEF729" w14:textId="719BF2B6">
      <w:pPr>
        <w:pStyle w:val="BodyText"/>
        <w:spacing w:line="259" w:lineRule="auto"/>
      </w:pPr>
      <w:r w:rsidRPr="2AFFA669">
        <w:rPr>
          <w:color w:val="13A3F7"/>
          <w:sz w:val="48"/>
          <w:szCs w:val="48"/>
        </w:rPr>
        <w:t>INT_FIN_</w:t>
      </w:r>
      <w:r w:rsidRPr="2AFFA669" w:rsidR="00BB164B">
        <w:rPr>
          <w:color w:val="13A3F7"/>
          <w:sz w:val="48"/>
          <w:szCs w:val="48"/>
        </w:rPr>
        <w:t>09</w:t>
      </w:r>
      <w:r w:rsidRPr="2AFFA669" w:rsidR="00CC1448">
        <w:rPr>
          <w:color w:val="13A3F7"/>
          <w:sz w:val="48"/>
          <w:szCs w:val="48"/>
        </w:rPr>
        <w:t>2</w:t>
      </w:r>
      <w:r w:rsidRPr="2AFFA669">
        <w:rPr>
          <w:color w:val="13A3F7"/>
          <w:sz w:val="48"/>
          <w:szCs w:val="48"/>
        </w:rPr>
        <w:t xml:space="preserve"> </w:t>
      </w:r>
      <w:r w:rsidRPr="2AFFA669" w:rsidR="00CC1448">
        <w:rPr>
          <w:color w:val="13A3F7"/>
          <w:sz w:val="48"/>
          <w:szCs w:val="48"/>
        </w:rPr>
        <w:t>CB Recon</w:t>
      </w:r>
      <w:r w:rsidRPr="2AFFA669" w:rsidR="03226082">
        <w:rPr>
          <w:color w:val="13A3F7"/>
          <w:sz w:val="48"/>
          <w:szCs w:val="48"/>
        </w:rPr>
        <w:t xml:space="preserve"> – Bank of America</w:t>
      </w:r>
    </w:p>
    <w:tbl>
      <w:tblPr>
        <w:tblStyle w:val="InforTable0"/>
        <w:tblpPr w:leftFromText="180" w:rightFromText="180" w:vertAnchor="text" w:horzAnchor="page" w:tblpX="2361" w:tblpY="882"/>
        <w:tblW w:w="0" w:type="auto"/>
        <w:tblLook w:val="04A0" w:firstRow="1" w:lastRow="0" w:firstColumn="1" w:lastColumn="0" w:noHBand="0" w:noVBand="1"/>
      </w:tblPr>
      <w:tblGrid>
        <w:gridCol w:w="4338"/>
        <w:gridCol w:w="4410"/>
      </w:tblGrid>
      <w:tr w:rsidR="00B9356C" w:rsidTr="6F87863D" w14:paraId="43382825" w14:textId="77777777">
        <w:trPr>
          <w:cnfStyle w:val="100000000000" w:firstRow="1" w:lastRow="0" w:firstColumn="0" w:lastColumn="0" w:oddVBand="0" w:evenVBand="0" w:oddHBand="0" w:evenHBand="0" w:firstRowFirstColumn="0" w:firstRowLastColumn="0" w:lastRowFirstColumn="0" w:lastRowLastColumn="0"/>
        </w:trPr>
        <w:tc>
          <w:tcPr>
            <w:tcW w:w="4338" w:type="dxa"/>
          </w:tcPr>
          <w:p w:rsidR="006F5289" w:rsidP="5518DC2E" w:rsidRDefault="03F3DCA7" w14:paraId="58807D24" w14:textId="77777777">
            <w:pPr>
              <w:pStyle w:val="BodyText"/>
              <w:spacing w:before="60" w:after="60"/>
              <w:ind w:left="1350" w:hanging="180"/>
            </w:pPr>
            <w:r>
              <w:t>Document Properties</w:t>
            </w:r>
          </w:p>
        </w:tc>
        <w:tc>
          <w:tcPr>
            <w:tcW w:w="4410" w:type="dxa"/>
          </w:tcPr>
          <w:p w:rsidR="006F5289" w:rsidP="5518DC2E" w:rsidRDefault="006F5289" w14:paraId="544DAECF" w14:textId="77777777">
            <w:pPr>
              <w:pStyle w:val="BodyText"/>
              <w:spacing w:before="60" w:after="60"/>
              <w:ind w:left="0" w:firstLine="1170"/>
            </w:pPr>
          </w:p>
        </w:tc>
      </w:tr>
      <w:tr w:rsidR="00B9356C" w:rsidTr="6F87863D" w14:paraId="0EF75881" w14:textId="77777777">
        <w:trPr>
          <w:cnfStyle w:val="000000100000" w:firstRow="0" w:lastRow="0" w:firstColumn="0" w:lastColumn="0" w:oddVBand="0" w:evenVBand="0" w:oddHBand="1" w:evenHBand="0" w:firstRowFirstColumn="0" w:firstRowLastColumn="0" w:lastRowFirstColumn="0" w:lastRowLastColumn="0"/>
        </w:trPr>
        <w:tc>
          <w:tcPr>
            <w:tcW w:w="4338" w:type="dxa"/>
          </w:tcPr>
          <w:p w:rsidRPr="00FA128A" w:rsidR="006F5289" w:rsidP="5518DC2E" w:rsidRDefault="03F3DCA7" w14:paraId="5C68F153" w14:textId="77777777">
            <w:pPr>
              <w:pStyle w:val="BodyText"/>
              <w:spacing w:before="48" w:beforeLines="20" w:after="48" w:afterLines="20"/>
              <w:ind w:left="0" w:right="567" w:firstLine="1170"/>
            </w:pPr>
            <w:r>
              <w:t>Author</w:t>
            </w:r>
          </w:p>
        </w:tc>
        <w:tc>
          <w:tcPr>
            <w:tcW w:w="4410" w:type="dxa"/>
          </w:tcPr>
          <w:p w:rsidRPr="00FA128A" w:rsidR="006F5289" w:rsidP="5518DC2E" w:rsidRDefault="00CC1448" w14:paraId="40FEEDD8" w14:textId="5B52DC01">
            <w:pPr>
              <w:pStyle w:val="BodyText"/>
              <w:tabs>
                <w:tab w:val="left" w:pos="4320"/>
              </w:tabs>
              <w:spacing w:before="48" w:beforeLines="20" w:after="48" w:afterLines="20"/>
              <w:ind w:left="0" w:right="567" w:firstLine="1170"/>
            </w:pPr>
            <w:r>
              <w:rPr>
                <w:rStyle w:val="HighlightedVariable"/>
              </w:rPr>
              <w:t>Ritchie Bachini</w:t>
            </w:r>
          </w:p>
        </w:tc>
      </w:tr>
      <w:tr w:rsidR="006F5289" w:rsidTr="6F87863D" w14:paraId="4D429D9C" w14:textId="77777777">
        <w:trPr>
          <w:cnfStyle w:val="000000010000" w:firstRow="0" w:lastRow="0" w:firstColumn="0" w:lastColumn="0" w:oddVBand="0" w:evenVBand="0" w:oddHBand="0" w:evenHBand="1" w:firstRowFirstColumn="0" w:firstRowLastColumn="0" w:lastRowFirstColumn="0" w:lastRowLastColumn="0"/>
        </w:trPr>
        <w:tc>
          <w:tcPr>
            <w:tcW w:w="4338" w:type="dxa"/>
          </w:tcPr>
          <w:p w:rsidRPr="00FA128A" w:rsidR="006F5289" w:rsidP="5518DC2E" w:rsidRDefault="03F3DCA7" w14:paraId="420B08F5" w14:textId="77777777">
            <w:pPr>
              <w:pStyle w:val="BodyText"/>
              <w:spacing w:before="48" w:beforeLines="20" w:after="48" w:afterLines="20"/>
              <w:ind w:left="0" w:right="567" w:firstLine="1170"/>
            </w:pPr>
            <w:r>
              <w:t>Creation Date</w:t>
            </w:r>
          </w:p>
        </w:tc>
        <w:tc>
          <w:tcPr>
            <w:tcW w:w="4410" w:type="dxa"/>
          </w:tcPr>
          <w:p w:rsidRPr="00FA128A" w:rsidR="006F5289" w:rsidP="5518DC2E" w:rsidRDefault="00CC1448" w14:paraId="3C636C68" w14:textId="0CED54CE">
            <w:pPr>
              <w:pStyle w:val="BodyText"/>
              <w:spacing w:before="48" w:beforeLines="20" w:after="48" w:afterLines="20"/>
              <w:ind w:left="0" w:right="567" w:firstLine="1170"/>
            </w:pPr>
            <w:r>
              <w:t>06/30/2025</w:t>
            </w:r>
          </w:p>
        </w:tc>
      </w:tr>
      <w:tr w:rsidR="00B9356C" w:rsidTr="6F87863D" w14:paraId="6DDD37C9" w14:textId="77777777">
        <w:trPr>
          <w:cnfStyle w:val="000000100000" w:firstRow="0" w:lastRow="0" w:firstColumn="0" w:lastColumn="0" w:oddVBand="0" w:evenVBand="0" w:oddHBand="1" w:evenHBand="0" w:firstRowFirstColumn="0" w:firstRowLastColumn="0" w:lastRowFirstColumn="0" w:lastRowLastColumn="0"/>
        </w:trPr>
        <w:tc>
          <w:tcPr>
            <w:tcW w:w="4338" w:type="dxa"/>
          </w:tcPr>
          <w:p w:rsidRPr="00FA128A" w:rsidR="006F5289" w:rsidP="5518DC2E" w:rsidRDefault="03F3DCA7" w14:paraId="0FA53C9F" w14:textId="77777777">
            <w:pPr>
              <w:pStyle w:val="BodyText"/>
              <w:spacing w:before="48" w:beforeLines="20" w:after="48" w:afterLines="20"/>
              <w:ind w:left="0" w:right="567" w:firstLine="1170"/>
            </w:pPr>
            <w:r>
              <w:t>Last Updated</w:t>
            </w:r>
          </w:p>
        </w:tc>
        <w:tc>
          <w:tcPr>
            <w:tcW w:w="4410" w:type="dxa"/>
          </w:tcPr>
          <w:p w:rsidRPr="00FA128A" w:rsidR="006F5289" w:rsidP="6F87863D" w:rsidRDefault="514D58D9" w14:paraId="51135629" w14:textId="323D899A">
            <w:pPr>
              <w:pStyle w:val="BodyText"/>
              <w:spacing w:before="48" w:beforeLines="20" w:after="48" w:afterLines="20" w:line="259" w:lineRule="auto"/>
              <w:ind w:left="0" w:right="567" w:firstLine="1170"/>
            </w:pPr>
            <w:r>
              <w:t>2/</w:t>
            </w:r>
            <w:r w:rsidR="005321C5">
              <w:t>25</w:t>
            </w:r>
            <w:r>
              <w:t>/2026</w:t>
            </w:r>
          </w:p>
        </w:tc>
      </w:tr>
      <w:tr w:rsidR="006F5289" w:rsidTr="6F87863D" w14:paraId="58399DE3" w14:textId="77777777">
        <w:trPr>
          <w:cnfStyle w:val="000000010000" w:firstRow="0" w:lastRow="0" w:firstColumn="0" w:lastColumn="0" w:oddVBand="0" w:evenVBand="0" w:oddHBand="0" w:evenHBand="1" w:firstRowFirstColumn="0" w:firstRowLastColumn="0" w:lastRowFirstColumn="0" w:lastRowLastColumn="0"/>
        </w:trPr>
        <w:tc>
          <w:tcPr>
            <w:tcW w:w="4338" w:type="dxa"/>
          </w:tcPr>
          <w:p w:rsidRPr="00FA128A" w:rsidR="006F5289" w:rsidP="5518DC2E" w:rsidRDefault="03F3DCA7" w14:paraId="5AB21281" w14:textId="77777777">
            <w:pPr>
              <w:pStyle w:val="BodyText"/>
              <w:spacing w:before="48" w:beforeLines="20" w:after="48" w:afterLines="20"/>
              <w:ind w:left="0" w:right="567" w:firstLine="1170"/>
            </w:pPr>
            <w:r>
              <w:t>Document Reference</w:t>
            </w:r>
          </w:p>
        </w:tc>
        <w:tc>
          <w:tcPr>
            <w:tcW w:w="4410" w:type="dxa"/>
          </w:tcPr>
          <w:p w:rsidRPr="00FA128A" w:rsidR="006F5289" w:rsidP="5518DC2E" w:rsidRDefault="006F5289" w14:paraId="7C7CBBB2" w14:textId="77777777">
            <w:pPr>
              <w:pStyle w:val="BodyText"/>
              <w:spacing w:before="48" w:beforeLines="20" w:after="48" w:afterLines="20"/>
              <w:ind w:left="0" w:right="567" w:firstLine="1170"/>
            </w:pPr>
          </w:p>
        </w:tc>
      </w:tr>
      <w:tr w:rsidR="00B9356C" w:rsidTr="6F87863D" w14:paraId="26A60032" w14:textId="77777777">
        <w:trPr>
          <w:cnfStyle w:val="000000100000" w:firstRow="0" w:lastRow="0" w:firstColumn="0" w:lastColumn="0" w:oddVBand="0" w:evenVBand="0" w:oddHBand="1" w:evenHBand="0" w:firstRowFirstColumn="0" w:firstRowLastColumn="0" w:lastRowFirstColumn="0" w:lastRowLastColumn="0"/>
        </w:trPr>
        <w:tc>
          <w:tcPr>
            <w:tcW w:w="4338" w:type="dxa"/>
          </w:tcPr>
          <w:p w:rsidRPr="00FA128A" w:rsidR="006F5289" w:rsidP="5518DC2E" w:rsidRDefault="03F3DCA7" w14:paraId="356B01FB" w14:textId="77777777">
            <w:pPr>
              <w:pStyle w:val="BodyText"/>
              <w:spacing w:before="48" w:beforeLines="20" w:after="48" w:afterLines="20"/>
              <w:ind w:left="0" w:right="567" w:firstLine="1170"/>
            </w:pPr>
            <w:r>
              <w:t>Version</w:t>
            </w:r>
          </w:p>
        </w:tc>
        <w:tc>
          <w:tcPr>
            <w:tcW w:w="4410" w:type="dxa"/>
          </w:tcPr>
          <w:p w:rsidRPr="00E3412E" w:rsidR="006F5289" w:rsidP="6F87863D" w:rsidRDefault="03F3DCA7" w14:paraId="6537BEF7" w14:textId="6B337711">
            <w:pPr>
              <w:pStyle w:val="BodyText"/>
              <w:spacing w:before="48" w:beforeLines="20" w:after="48" w:afterLines="20"/>
              <w:ind w:left="0" w:right="567" w:firstLine="1170"/>
              <w:rPr>
                <w:rStyle w:val="HighlightedVariable"/>
                <w:lang w:val="fr-FR"/>
              </w:rPr>
            </w:pPr>
            <w:r w:rsidRPr="6F87863D">
              <w:rPr>
                <w:rStyle w:val="HighlightedVariable"/>
                <w:lang w:val="fr-FR"/>
              </w:rPr>
              <w:t>1.</w:t>
            </w:r>
            <w:r w:rsidR="005321C5">
              <w:rPr>
                <w:rStyle w:val="HighlightedVariable"/>
                <w:lang w:val="fr-FR"/>
              </w:rPr>
              <w:t>5</w:t>
            </w:r>
          </w:p>
        </w:tc>
      </w:tr>
    </w:tbl>
    <w:p w:rsidR="00C201DB" w:rsidRDefault="00C201DB" w14:paraId="2CB33062" w14:textId="77777777">
      <w:pPr>
        <w:pStyle w:val="BodyText"/>
      </w:pPr>
    </w:p>
    <w:p w:rsidR="00941EF9" w:rsidP="00D25469" w:rsidRDefault="00941EF9" w14:paraId="7153E6EE" w14:textId="05958F93">
      <w:pPr>
        <w:pStyle w:val="Heading1"/>
      </w:pPr>
      <w:bookmarkStart w:name="_Toc105005157" w:id="0"/>
      <w:bookmarkStart w:name="_Toc204206223" w:id="1"/>
      <w:r w:rsidRPr="00D25469">
        <w:t>Document Control</w:t>
      </w:r>
      <w:bookmarkEnd w:id="0"/>
      <w:bookmarkEnd w:id="1"/>
    </w:p>
    <w:p w:rsidRPr="00636F11" w:rsidR="00636F11" w:rsidP="00636F11" w:rsidRDefault="00636F11" w14:paraId="55B19C6B" w14:textId="77777777">
      <w:pPr>
        <w:pStyle w:val="BodyText"/>
      </w:pPr>
    </w:p>
    <w:p w:rsidRPr="00033A89" w:rsidR="00941EF9" w:rsidP="00033A89" w:rsidRDefault="00941EF9" w14:paraId="3ACF35AB" w14:textId="77777777">
      <w:pPr>
        <w:pStyle w:val="Heading2"/>
      </w:pPr>
      <w:bookmarkStart w:name="_Toc105005158" w:id="2"/>
      <w:bookmarkStart w:name="_Toc204206224" w:id="3"/>
      <w:r w:rsidRPr="00033A89">
        <w:t>Change Record</w:t>
      </w:r>
      <w:bookmarkEnd w:id="2"/>
      <w:bookmarkEnd w:id="3"/>
    </w:p>
    <w:p w:rsidR="00941EF9" w:rsidRDefault="00941EF9" w14:paraId="3A4AA8AE" w14:textId="77777777">
      <w:pPr>
        <w:pStyle w:val="BodyText"/>
        <w:ind w:left="8640" w:firstLine="720"/>
      </w:pPr>
      <w:r>
        <w:rPr>
          <w:color w:val="FFFFFF"/>
          <w:sz w:val="10"/>
        </w:rPr>
        <w:fldChar w:fldCharType="begin"/>
      </w:r>
      <w:r>
        <w:rPr>
          <w:color w:val="FFFFFF"/>
          <w:sz w:val="10"/>
        </w:rPr>
        <w:instrText xml:space="preserve"> SECTIONPAGES  \* MERGEFORMAT </w:instrText>
      </w:r>
      <w:r>
        <w:rPr>
          <w:color w:val="FFFFFF"/>
          <w:sz w:val="10"/>
        </w:rPr>
        <w:fldChar w:fldCharType="separate"/>
      </w:r>
      <w:r w:rsidR="00DF0966">
        <w:rPr>
          <w:noProof/>
          <w:color w:val="FFFFFF"/>
          <w:sz w:val="10"/>
        </w:rPr>
        <w:t>1</w:t>
      </w:r>
      <w:r>
        <w:rPr>
          <w:color w:val="FFFFFF"/>
          <w:sz w:val="10"/>
        </w:rPr>
        <w:fldChar w:fldCharType="end"/>
      </w:r>
    </w:p>
    <w:tbl>
      <w:tblPr>
        <w:tblStyle w:val="InforTable0"/>
        <w:tblW w:w="9833" w:type="dxa"/>
        <w:tblInd w:w="602" w:type="dxa"/>
        <w:tblLook w:val="04A0" w:firstRow="1" w:lastRow="0" w:firstColumn="1" w:lastColumn="0" w:noHBand="0" w:noVBand="1"/>
      </w:tblPr>
      <w:tblGrid>
        <w:gridCol w:w="1830"/>
        <w:gridCol w:w="1690"/>
        <w:gridCol w:w="1365"/>
        <w:gridCol w:w="4948"/>
      </w:tblGrid>
      <w:tr w:rsidR="001732A8" w:rsidTr="6F87863D" w14:paraId="6F0E0494" w14:textId="77777777">
        <w:trPr>
          <w:cnfStyle w:val="100000000000" w:firstRow="1" w:lastRow="0" w:firstColumn="0" w:lastColumn="0" w:oddVBand="0" w:evenVBand="0" w:oddHBand="0" w:evenHBand="0" w:firstRowFirstColumn="0" w:firstRowLastColumn="0" w:lastRowFirstColumn="0" w:lastRowLastColumn="0"/>
        </w:trPr>
        <w:tc>
          <w:tcPr>
            <w:tcW w:w="1830" w:type="dxa"/>
          </w:tcPr>
          <w:p w:rsidRPr="00FA128A" w:rsidR="001732A8" w:rsidP="00EE31B9" w:rsidRDefault="001732A8" w14:paraId="5D35E098" w14:textId="77777777">
            <w:pPr>
              <w:pStyle w:val="BodyText"/>
              <w:spacing w:before="60" w:after="60"/>
              <w:ind w:left="0" w:right="562"/>
              <w:rPr>
                <w:b w:val="0"/>
                <w:bCs/>
                <w:color w:val="FFFFFF"/>
              </w:rPr>
            </w:pPr>
            <w:r w:rsidRPr="00FA128A">
              <w:rPr>
                <w:bCs/>
                <w:color w:val="FFFFFF"/>
              </w:rPr>
              <w:t>Date</w:t>
            </w:r>
          </w:p>
        </w:tc>
        <w:tc>
          <w:tcPr>
            <w:tcW w:w="1690" w:type="dxa"/>
          </w:tcPr>
          <w:p w:rsidRPr="00FA128A" w:rsidR="001732A8" w:rsidP="00EE31B9" w:rsidRDefault="001732A8" w14:paraId="76F608B3" w14:textId="77777777">
            <w:pPr>
              <w:pStyle w:val="BodyText"/>
              <w:spacing w:before="60" w:after="60"/>
              <w:ind w:left="0" w:right="562"/>
              <w:rPr>
                <w:b w:val="0"/>
                <w:bCs/>
                <w:color w:val="FFFFFF"/>
              </w:rPr>
            </w:pPr>
            <w:r w:rsidRPr="00FA128A">
              <w:rPr>
                <w:bCs/>
                <w:color w:val="FFFFFF"/>
              </w:rPr>
              <w:t>Author</w:t>
            </w:r>
          </w:p>
        </w:tc>
        <w:tc>
          <w:tcPr>
            <w:tcW w:w="1365" w:type="dxa"/>
          </w:tcPr>
          <w:p w:rsidRPr="00FE0A85" w:rsidR="001732A8" w:rsidP="11CC6A6B" w:rsidRDefault="001732A8" w14:paraId="6102A57F" w14:textId="12DC1574">
            <w:pPr>
              <w:pStyle w:val="BodyText"/>
              <w:spacing w:before="60" w:after="60" w:line="259" w:lineRule="auto"/>
              <w:ind w:left="0" w:right="180"/>
            </w:pPr>
            <w:r w:rsidRPr="11CC6A6B">
              <w:t>Version</w:t>
            </w:r>
          </w:p>
        </w:tc>
        <w:tc>
          <w:tcPr>
            <w:tcW w:w="4948" w:type="dxa"/>
          </w:tcPr>
          <w:p w:rsidRPr="00FE0A85" w:rsidR="001732A8" w:rsidP="00EE31B9" w:rsidRDefault="001732A8" w14:paraId="3D93ED93" w14:textId="77777777">
            <w:pPr>
              <w:pStyle w:val="BodyText"/>
              <w:spacing w:before="60" w:after="60"/>
              <w:ind w:left="0" w:right="562"/>
              <w:rPr>
                <w:bCs/>
                <w:color w:val="FFFFFF"/>
              </w:rPr>
            </w:pPr>
            <w:r w:rsidRPr="00FE0A85">
              <w:rPr>
                <w:bCs/>
                <w:color w:val="FFFFFF"/>
              </w:rPr>
              <w:t>Change Reference</w:t>
            </w:r>
          </w:p>
        </w:tc>
      </w:tr>
      <w:tr w:rsidR="001732A8" w:rsidTr="6F87863D" w14:paraId="22E86D9E" w14:textId="77777777">
        <w:trPr>
          <w:cnfStyle w:val="000000100000" w:firstRow="0" w:lastRow="0" w:firstColumn="0" w:lastColumn="0" w:oddVBand="0" w:evenVBand="0" w:oddHBand="1" w:evenHBand="0" w:firstRowFirstColumn="0" w:firstRowLastColumn="0" w:lastRowFirstColumn="0" w:lastRowLastColumn="0"/>
        </w:trPr>
        <w:tc>
          <w:tcPr>
            <w:tcW w:w="1830" w:type="dxa"/>
          </w:tcPr>
          <w:p w:rsidRPr="00FA128A" w:rsidR="001732A8" w:rsidP="00DB288B" w:rsidRDefault="00CC1448" w14:paraId="07D29C5A" w14:textId="09ED64EB">
            <w:pPr>
              <w:pStyle w:val="BodyText"/>
              <w:spacing w:before="60" w:after="60"/>
              <w:ind w:left="0" w:right="567"/>
            </w:pPr>
            <w:r>
              <w:t>06/30/2025</w:t>
            </w:r>
          </w:p>
        </w:tc>
        <w:tc>
          <w:tcPr>
            <w:tcW w:w="1690" w:type="dxa"/>
          </w:tcPr>
          <w:p w:rsidRPr="00FA128A" w:rsidR="001732A8" w:rsidP="11CC6A6B" w:rsidRDefault="6C69124B" w14:paraId="35C4E277" w14:textId="0B4B95F1">
            <w:pPr>
              <w:pStyle w:val="BodyText"/>
              <w:spacing w:before="60" w:after="60" w:line="259" w:lineRule="auto"/>
              <w:ind w:left="0"/>
            </w:pPr>
            <w:r>
              <w:t>Ritchie Bachini</w:t>
            </w:r>
          </w:p>
        </w:tc>
        <w:tc>
          <w:tcPr>
            <w:tcW w:w="1365" w:type="dxa"/>
          </w:tcPr>
          <w:p w:rsidR="001732A8" w:rsidP="00084EA3" w:rsidRDefault="001732A8" w14:paraId="33E0A63D" w14:textId="50F149FF">
            <w:pPr>
              <w:pStyle w:val="BodyText"/>
              <w:spacing w:before="60" w:after="60"/>
              <w:ind w:left="0"/>
            </w:pPr>
            <w:r>
              <w:t>1.0</w:t>
            </w:r>
          </w:p>
        </w:tc>
        <w:tc>
          <w:tcPr>
            <w:tcW w:w="4948" w:type="dxa"/>
          </w:tcPr>
          <w:p w:rsidR="001732A8" w:rsidP="00084EA3" w:rsidRDefault="007A16B5" w14:paraId="4C56397E" w14:textId="68861579">
            <w:pPr>
              <w:pStyle w:val="BodyText"/>
              <w:spacing w:before="60" w:after="60"/>
              <w:ind w:left="0"/>
            </w:pPr>
            <w:r>
              <w:t>Initial draft: Executive Summary</w:t>
            </w:r>
            <w:r w:rsidR="00113904">
              <w:t>, Functional Specification</w:t>
            </w:r>
            <w:r w:rsidR="00E943FA">
              <w:t>, Testing Process</w:t>
            </w:r>
          </w:p>
        </w:tc>
      </w:tr>
      <w:tr w:rsidR="00FE4D60" w:rsidTr="6F87863D" w14:paraId="22BB5CBF" w14:textId="77777777">
        <w:trPr>
          <w:cnfStyle w:val="000000010000" w:firstRow="0" w:lastRow="0" w:firstColumn="0" w:lastColumn="0" w:oddVBand="0" w:evenVBand="0" w:oddHBand="0" w:evenHBand="1" w:firstRowFirstColumn="0" w:firstRowLastColumn="0" w:lastRowFirstColumn="0" w:lastRowLastColumn="0"/>
        </w:trPr>
        <w:tc>
          <w:tcPr>
            <w:tcW w:w="1830" w:type="dxa"/>
          </w:tcPr>
          <w:p w:rsidR="00FE4D60" w:rsidP="006C21C0" w:rsidRDefault="0023176F" w14:paraId="721A63CD" w14:textId="318E2790">
            <w:pPr>
              <w:pStyle w:val="BodyText"/>
              <w:spacing w:before="60" w:after="60"/>
              <w:ind w:left="0" w:right="567"/>
            </w:pPr>
            <w:r>
              <w:t>07/09/2025</w:t>
            </w:r>
          </w:p>
        </w:tc>
        <w:tc>
          <w:tcPr>
            <w:tcW w:w="1690" w:type="dxa"/>
          </w:tcPr>
          <w:p w:rsidR="00FE4D60" w:rsidP="0023176F" w:rsidRDefault="0023176F" w14:paraId="7973A1F6" w14:textId="4DD3A48C">
            <w:pPr>
              <w:pStyle w:val="BodyText"/>
              <w:spacing w:before="60" w:after="60"/>
              <w:ind w:left="0"/>
            </w:pPr>
            <w:r>
              <w:t>Ritchie Bachini</w:t>
            </w:r>
          </w:p>
        </w:tc>
        <w:tc>
          <w:tcPr>
            <w:tcW w:w="1365" w:type="dxa"/>
          </w:tcPr>
          <w:p w:rsidR="00FE4D60" w:rsidP="0023176F" w:rsidRDefault="0023176F" w14:paraId="6419492F" w14:textId="7423E3D0">
            <w:pPr>
              <w:pStyle w:val="BodyText"/>
              <w:spacing w:before="60" w:after="60"/>
              <w:ind w:left="0" w:right="144"/>
            </w:pPr>
            <w:r>
              <w:t>1.1</w:t>
            </w:r>
          </w:p>
        </w:tc>
        <w:tc>
          <w:tcPr>
            <w:tcW w:w="4948" w:type="dxa"/>
          </w:tcPr>
          <w:p w:rsidR="00FE4D60" w:rsidP="006C21C0" w:rsidRDefault="0023176F" w14:paraId="391982CA" w14:textId="215CC0F4">
            <w:pPr>
              <w:pStyle w:val="BodyText"/>
              <w:spacing w:before="60" w:after="60"/>
              <w:ind w:left="0"/>
            </w:pPr>
            <w:r>
              <w:t>Updated</w:t>
            </w:r>
            <w:r w:rsidR="00247C67">
              <w:t xml:space="preserve"> </w:t>
            </w:r>
            <w:r w:rsidR="00C77362">
              <w:t>Functional Requirements, business process flow</w:t>
            </w:r>
            <w:r w:rsidR="007755F8">
              <w:t>, testing process</w:t>
            </w:r>
          </w:p>
        </w:tc>
      </w:tr>
      <w:tr w:rsidR="00F10077" w:rsidTr="6F87863D" w14:paraId="7F3E1522" w14:textId="77777777">
        <w:trPr>
          <w:cnfStyle w:val="000000100000" w:firstRow="0" w:lastRow="0" w:firstColumn="0" w:lastColumn="0" w:oddVBand="0" w:evenVBand="0" w:oddHBand="1" w:evenHBand="0" w:firstRowFirstColumn="0" w:firstRowLastColumn="0" w:lastRowFirstColumn="0" w:lastRowLastColumn="0"/>
        </w:trPr>
        <w:tc>
          <w:tcPr>
            <w:tcW w:w="1830" w:type="dxa"/>
          </w:tcPr>
          <w:p w:rsidR="00F10077" w:rsidP="0023176F" w:rsidRDefault="1366A7EE" w14:paraId="1C326F0C" w14:textId="0EDB01CD">
            <w:pPr>
              <w:pStyle w:val="BodyText"/>
              <w:spacing w:before="60" w:after="60"/>
              <w:ind w:left="0" w:right="197"/>
            </w:pPr>
            <w:r>
              <w:t>07/11/2025</w:t>
            </w:r>
          </w:p>
        </w:tc>
        <w:tc>
          <w:tcPr>
            <w:tcW w:w="1690" w:type="dxa"/>
          </w:tcPr>
          <w:p w:rsidR="00F10077" w:rsidP="0023176F" w:rsidRDefault="1366A7EE" w14:paraId="55DAD708" w14:textId="09FE03C0">
            <w:pPr>
              <w:pStyle w:val="BodyText"/>
              <w:spacing w:before="60" w:after="60"/>
              <w:ind w:left="0" w:right="46"/>
            </w:pPr>
            <w:r>
              <w:t>Lawson Herman</w:t>
            </w:r>
          </w:p>
        </w:tc>
        <w:tc>
          <w:tcPr>
            <w:tcW w:w="1365" w:type="dxa"/>
          </w:tcPr>
          <w:p w:rsidR="00F10077" w:rsidP="0023176F" w:rsidRDefault="1366A7EE" w14:paraId="4778262C" w14:textId="180279CB">
            <w:pPr>
              <w:pStyle w:val="BodyText"/>
              <w:spacing w:before="60" w:after="60"/>
              <w:ind w:left="0" w:right="144"/>
            </w:pPr>
            <w:r>
              <w:t>1.1</w:t>
            </w:r>
          </w:p>
        </w:tc>
        <w:tc>
          <w:tcPr>
            <w:tcW w:w="4948" w:type="dxa"/>
          </w:tcPr>
          <w:p w:rsidR="00F10077" w:rsidP="006C21C0" w:rsidRDefault="1366A7EE" w14:paraId="675D3EC6" w14:textId="4634C1D8">
            <w:pPr>
              <w:pStyle w:val="BodyText"/>
              <w:spacing w:before="60" w:after="60"/>
              <w:ind w:left="0"/>
            </w:pPr>
            <w:r>
              <w:t>Initial functional Review Completed</w:t>
            </w:r>
          </w:p>
        </w:tc>
      </w:tr>
      <w:tr w:rsidR="00F42802" w:rsidTr="6F87863D" w14:paraId="5C854BE2" w14:textId="77777777">
        <w:trPr>
          <w:cnfStyle w:val="000000010000" w:firstRow="0" w:lastRow="0" w:firstColumn="0" w:lastColumn="0" w:oddVBand="0" w:evenVBand="0" w:oddHBand="0" w:evenHBand="1" w:firstRowFirstColumn="0" w:firstRowLastColumn="0" w:lastRowFirstColumn="0" w:lastRowLastColumn="0"/>
        </w:trPr>
        <w:tc>
          <w:tcPr>
            <w:tcW w:w="1830" w:type="dxa"/>
          </w:tcPr>
          <w:p w:rsidR="00F42802" w:rsidP="0023176F" w:rsidRDefault="58F0D8A0" w14:paraId="7479BA9C" w14:textId="34B52FD3">
            <w:pPr>
              <w:pStyle w:val="BodyText"/>
              <w:spacing w:before="60" w:after="60"/>
              <w:ind w:left="0" w:right="197"/>
            </w:pPr>
            <w:r>
              <w:t>7/11/25</w:t>
            </w:r>
          </w:p>
        </w:tc>
        <w:tc>
          <w:tcPr>
            <w:tcW w:w="1690" w:type="dxa"/>
          </w:tcPr>
          <w:p w:rsidR="00F42802" w:rsidP="0023176F" w:rsidRDefault="58F0D8A0" w14:paraId="7CF8EA07" w14:textId="1E7A2EC7">
            <w:pPr>
              <w:pStyle w:val="BodyText"/>
              <w:spacing w:before="60" w:after="60"/>
              <w:ind w:left="0" w:right="46"/>
            </w:pPr>
            <w:r>
              <w:t>Lila Elizalde</w:t>
            </w:r>
          </w:p>
        </w:tc>
        <w:tc>
          <w:tcPr>
            <w:tcW w:w="1365" w:type="dxa"/>
          </w:tcPr>
          <w:p w:rsidR="00F42802" w:rsidP="0023176F" w:rsidRDefault="58F0D8A0" w14:paraId="74371C61" w14:textId="537AC45D">
            <w:pPr>
              <w:pStyle w:val="BodyText"/>
              <w:spacing w:before="60" w:after="60"/>
              <w:ind w:left="0" w:right="144"/>
            </w:pPr>
            <w:r>
              <w:t>1.2</w:t>
            </w:r>
          </w:p>
        </w:tc>
        <w:tc>
          <w:tcPr>
            <w:tcW w:w="4948" w:type="dxa"/>
          </w:tcPr>
          <w:p w:rsidR="00E74061" w:rsidP="00494B23" w:rsidRDefault="58F0D8A0" w14:paraId="0148AF9A" w14:textId="24E1B635">
            <w:pPr>
              <w:pStyle w:val="BodyText"/>
              <w:spacing w:before="60" w:after="60"/>
              <w:ind w:left="0"/>
            </w:pPr>
            <w:r>
              <w:t>Review</w:t>
            </w:r>
            <w:r w:rsidR="704A5849">
              <w:t xml:space="preserve"> and updated- ready for </w:t>
            </w:r>
            <w:proofErr w:type="spellStart"/>
            <w:r w:rsidR="704A5849">
              <w:t>SoNH</w:t>
            </w:r>
            <w:commentRangeStart w:id="4"/>
            <w:proofErr w:type="spellEnd"/>
            <w:commentRangeEnd w:id="4"/>
            <w:r>
              <w:rPr>
                <w:rStyle w:val="CommentReference"/>
                <w:szCs w:val="22"/>
              </w:rPr>
              <w:commentReference w:id="4"/>
            </w:r>
          </w:p>
        </w:tc>
      </w:tr>
      <w:tr w:rsidR="7AAF9387" w:rsidTr="6F87863D" w14:paraId="0B1FF1B0" w14:textId="77777777">
        <w:trPr>
          <w:cnfStyle w:val="000000100000" w:firstRow="0" w:lastRow="0" w:firstColumn="0" w:lastColumn="0" w:oddVBand="0" w:evenVBand="0" w:oddHBand="1" w:evenHBand="0" w:firstRowFirstColumn="0" w:firstRowLastColumn="0" w:lastRowFirstColumn="0" w:lastRowLastColumn="0"/>
          <w:trHeight w:val="300"/>
        </w:trPr>
        <w:tc>
          <w:tcPr>
            <w:tcW w:w="1830" w:type="dxa"/>
          </w:tcPr>
          <w:p w:rsidR="7AAF9387" w:rsidP="7AAF9387" w:rsidRDefault="7AAF9387" w14:paraId="70102196" w14:textId="21373350">
            <w:pPr>
              <w:pStyle w:val="BodyText"/>
              <w:spacing w:before="60" w:after="60"/>
              <w:ind w:left="0" w:right="567"/>
            </w:pPr>
            <w:r>
              <w:t>07/</w:t>
            </w:r>
            <w:r w:rsidR="43C1104B">
              <w:t>23</w:t>
            </w:r>
            <w:r>
              <w:t>/2025</w:t>
            </w:r>
          </w:p>
        </w:tc>
        <w:tc>
          <w:tcPr>
            <w:tcW w:w="1690" w:type="dxa"/>
          </w:tcPr>
          <w:p w:rsidR="7AAF9387" w:rsidP="7AAF9387" w:rsidRDefault="7AAF9387" w14:paraId="22F6759B" w14:textId="4DD3A48C">
            <w:pPr>
              <w:pStyle w:val="BodyText"/>
              <w:spacing w:before="60" w:after="60"/>
              <w:ind w:left="0"/>
            </w:pPr>
            <w:r>
              <w:t>Ritchie Bachini</w:t>
            </w:r>
          </w:p>
        </w:tc>
        <w:tc>
          <w:tcPr>
            <w:tcW w:w="1365" w:type="dxa"/>
          </w:tcPr>
          <w:p w:rsidR="21671F59" w:rsidP="7AAF9387" w:rsidRDefault="21671F59" w14:paraId="2ADF9117" w14:textId="1B276CB9">
            <w:pPr>
              <w:pStyle w:val="BodyText"/>
              <w:spacing w:before="60" w:after="60" w:line="259" w:lineRule="auto"/>
              <w:ind w:left="0" w:right="144"/>
            </w:pPr>
            <w:r>
              <w:t>1.3</w:t>
            </w:r>
          </w:p>
        </w:tc>
        <w:tc>
          <w:tcPr>
            <w:tcW w:w="4948" w:type="dxa"/>
          </w:tcPr>
          <w:p w:rsidR="21671F59" w:rsidP="7AAF9387" w:rsidRDefault="21671F59" w14:paraId="714B8404" w14:textId="06D50442">
            <w:pPr>
              <w:pStyle w:val="BodyText"/>
              <w:spacing w:before="60" w:after="60" w:line="259" w:lineRule="auto"/>
              <w:ind w:left="0"/>
            </w:pPr>
            <w:r>
              <w:t>Updated using the BOA CB Recon sample file and bank file specs</w:t>
            </w:r>
          </w:p>
        </w:tc>
      </w:tr>
      <w:tr w:rsidR="6F87863D" w:rsidTr="6F87863D" w14:paraId="3536C80B" w14:textId="77777777">
        <w:trPr>
          <w:cnfStyle w:val="000000010000" w:firstRow="0" w:lastRow="0" w:firstColumn="0" w:lastColumn="0" w:oddVBand="0" w:evenVBand="0" w:oddHBand="0" w:evenHBand="1" w:firstRowFirstColumn="0" w:firstRowLastColumn="0" w:lastRowFirstColumn="0" w:lastRowLastColumn="0"/>
          <w:trHeight w:val="300"/>
        </w:trPr>
        <w:tc>
          <w:tcPr>
            <w:tcW w:w="1830" w:type="dxa"/>
          </w:tcPr>
          <w:p w:rsidRPr="001C2B9F" w:rsidR="0867FEFA" w:rsidP="6F87863D" w:rsidRDefault="0867FEFA" w14:paraId="0BF05F5F" w14:textId="4FF46CF5">
            <w:pPr>
              <w:pStyle w:val="BodyText"/>
              <w:ind w:left="0"/>
            </w:pPr>
            <w:r w:rsidRPr="001C2B9F">
              <w:t>2/12/2026</w:t>
            </w:r>
          </w:p>
        </w:tc>
        <w:tc>
          <w:tcPr>
            <w:tcW w:w="1690" w:type="dxa"/>
          </w:tcPr>
          <w:p w:rsidRPr="001C2B9F" w:rsidR="0867FEFA" w:rsidP="6F87863D" w:rsidRDefault="0867FEFA" w14:paraId="75DA6C96" w14:textId="68E1E446">
            <w:pPr>
              <w:pStyle w:val="BodyText"/>
              <w:ind w:left="0"/>
            </w:pPr>
            <w:r w:rsidRPr="001C2B9F">
              <w:t>Irie Mack Pable</w:t>
            </w:r>
          </w:p>
        </w:tc>
        <w:tc>
          <w:tcPr>
            <w:tcW w:w="1365" w:type="dxa"/>
          </w:tcPr>
          <w:p w:rsidRPr="001C2B9F" w:rsidR="0867FEFA" w:rsidP="6F87863D" w:rsidRDefault="0867FEFA" w14:paraId="1BE484C7" w14:textId="295CBB3E">
            <w:pPr>
              <w:pStyle w:val="BodyText"/>
              <w:spacing w:line="259" w:lineRule="auto"/>
              <w:ind w:left="0"/>
            </w:pPr>
            <w:r w:rsidRPr="001C2B9F">
              <w:t>1.4</w:t>
            </w:r>
          </w:p>
        </w:tc>
        <w:tc>
          <w:tcPr>
            <w:tcW w:w="4948" w:type="dxa"/>
          </w:tcPr>
          <w:p w:rsidRPr="001C2B9F" w:rsidR="0867FEFA" w:rsidP="6F87863D" w:rsidRDefault="0867FEFA" w14:paraId="3FA72B64" w14:textId="703AFF9F">
            <w:pPr>
              <w:pStyle w:val="BodyText"/>
              <w:spacing w:line="259" w:lineRule="auto"/>
              <w:ind w:left="0"/>
            </w:pPr>
            <w:r w:rsidRPr="001C2B9F">
              <w:t xml:space="preserve">Updated the navigation and URL links using the consolidated web app roles.  </w:t>
            </w:r>
          </w:p>
        </w:tc>
      </w:tr>
      <w:tr w:rsidR="000E4AAB" w:rsidTr="6F87863D" w14:paraId="296703D4" w14:textId="77777777">
        <w:trPr>
          <w:cnfStyle w:val="000000100000" w:firstRow="0" w:lastRow="0" w:firstColumn="0" w:lastColumn="0" w:oddVBand="0" w:evenVBand="0" w:oddHBand="1" w:evenHBand="0" w:firstRowFirstColumn="0" w:firstRowLastColumn="0" w:lastRowFirstColumn="0" w:lastRowLastColumn="0"/>
          <w:trHeight w:val="300"/>
        </w:trPr>
        <w:tc>
          <w:tcPr>
            <w:tcW w:w="1830" w:type="dxa"/>
          </w:tcPr>
          <w:p w:rsidRPr="6F87863D" w:rsidR="000E4AAB" w:rsidP="6F87863D" w:rsidRDefault="000E4AAB" w14:paraId="6B33745B" w14:textId="67AC0F93">
            <w:pPr>
              <w:pStyle w:val="BodyText"/>
              <w:ind w:left="0"/>
              <w:rPr>
                <w:highlight w:val="yellow"/>
              </w:rPr>
            </w:pPr>
            <w:r w:rsidRPr="000E4AAB">
              <w:t>2/2</w:t>
            </w:r>
            <w:r w:rsidR="001C2B9F">
              <w:t>5</w:t>
            </w:r>
            <w:r w:rsidRPr="000E4AAB">
              <w:t>/2026</w:t>
            </w:r>
          </w:p>
        </w:tc>
        <w:tc>
          <w:tcPr>
            <w:tcW w:w="1690" w:type="dxa"/>
          </w:tcPr>
          <w:p w:rsidRPr="000E4AAB" w:rsidR="000E4AAB" w:rsidP="6F87863D" w:rsidRDefault="000E4AAB" w14:paraId="3003C803" w14:textId="7862A993">
            <w:pPr>
              <w:pStyle w:val="BodyText"/>
              <w:ind w:left="0"/>
            </w:pPr>
            <w:r w:rsidRPr="000E4AAB">
              <w:t>Melanie Rose Nunez</w:t>
            </w:r>
          </w:p>
        </w:tc>
        <w:tc>
          <w:tcPr>
            <w:tcW w:w="1365" w:type="dxa"/>
          </w:tcPr>
          <w:p w:rsidRPr="000E4AAB" w:rsidR="000E4AAB" w:rsidP="6F87863D" w:rsidRDefault="000E4AAB" w14:paraId="1C1CE5CC" w14:textId="6DAD31E5">
            <w:pPr>
              <w:pStyle w:val="BodyText"/>
              <w:spacing w:line="259" w:lineRule="auto"/>
              <w:ind w:left="0"/>
            </w:pPr>
            <w:r w:rsidRPr="000E4AAB">
              <w:t>1.5</w:t>
            </w:r>
          </w:p>
        </w:tc>
        <w:tc>
          <w:tcPr>
            <w:tcW w:w="4948" w:type="dxa"/>
          </w:tcPr>
          <w:p w:rsidRPr="000E4AAB" w:rsidR="000E4AAB" w:rsidP="6F87863D" w:rsidRDefault="00F04740" w14:paraId="1BA87A42" w14:textId="3764F902">
            <w:pPr>
              <w:pStyle w:val="BodyText"/>
              <w:spacing w:line="259" w:lineRule="auto"/>
              <w:ind w:left="0"/>
            </w:pPr>
            <w:r>
              <w:t xml:space="preserve">Updated the </w:t>
            </w:r>
            <w:r w:rsidR="005321C5">
              <w:t xml:space="preserve">field </w:t>
            </w:r>
            <w:r>
              <w:t xml:space="preserve">mapping </w:t>
            </w:r>
            <w:r w:rsidR="003C78AC">
              <w:t>due to changes in the Cash</w:t>
            </w:r>
            <w:r w:rsidR="00050344">
              <w:t xml:space="preserve"> Management Account code from </w:t>
            </w:r>
            <w:r w:rsidR="00B63E09">
              <w:t>six leading zeroes to seven.</w:t>
            </w:r>
            <w:r w:rsidR="00366D8E">
              <w:t xml:space="preserve"> </w:t>
            </w:r>
          </w:p>
        </w:tc>
      </w:tr>
    </w:tbl>
    <w:p w:rsidR="001F61FA" w:rsidRDefault="001F61FA" w14:paraId="155C38B1" w14:textId="4CCB318D">
      <w:pPr>
        <w:pStyle w:val="BodyText"/>
      </w:pPr>
    </w:p>
    <w:p w:rsidR="00B524B8" w:rsidRDefault="00B524B8" w14:paraId="2A38BB8D" w14:textId="77777777">
      <w:pPr>
        <w:pStyle w:val="BodyText"/>
      </w:pPr>
    </w:p>
    <w:p w:rsidR="002C6041" w:rsidP="002C6041" w:rsidRDefault="002C6041" w14:paraId="2BFA7AC9" w14:textId="77777777">
      <w:pPr>
        <w:pStyle w:val="TOCHeading1"/>
        <w:tabs>
          <w:tab w:val="right" w:pos="10440"/>
        </w:tabs>
      </w:pPr>
      <w:bookmarkStart w:name="_Toc105005160" w:id="6"/>
      <w:bookmarkStart w:name="_Toc225080495" w:id="7"/>
      <w:bookmarkStart w:name="_Toc270369335" w:id="8"/>
      <w:r>
        <w:t>Contents</w:t>
      </w:r>
      <w:r>
        <w:tab/>
      </w:r>
    </w:p>
    <w:p w:rsidR="001E06C3" w:rsidRDefault="002C6041" w14:paraId="6E54427E" w14:textId="3195D6D5">
      <w:pPr>
        <w:pStyle w:val="TOC1"/>
        <w:tabs>
          <w:tab w:val="left" w:pos="2549"/>
        </w:tabs>
        <w:rPr>
          <w:rFonts w:asciiTheme="minorHAnsi" w:hAnsiTheme="minorHAnsi" w:eastAsiaTheme="minorEastAsia" w:cstheme="minorBidi"/>
          <w:b w:val="0"/>
          <w:noProof/>
          <w:kern w:val="2"/>
          <w:sz w:val="24"/>
          <w:szCs w:val="24"/>
          <w:lang w:val="en-PH" w:eastAsia="en-PH"/>
          <w14:ligatures w14:val="standardContextual"/>
        </w:rPr>
      </w:pPr>
      <w:r>
        <w:rPr>
          <w:b w:val="0"/>
        </w:rPr>
        <w:fldChar w:fldCharType="begin"/>
      </w:r>
      <w:r>
        <w:rPr>
          <w:b w:val="0"/>
        </w:rPr>
        <w:instrText xml:space="preserve"> TOC \o "1-2" \h \z </w:instrText>
      </w:r>
      <w:r>
        <w:rPr>
          <w:b w:val="0"/>
        </w:rPr>
        <w:fldChar w:fldCharType="separate"/>
      </w:r>
      <w:hyperlink w:history="1" w:anchor="_Toc204206223">
        <w:r w:rsidRPr="006B6685" w:rsidR="001E06C3">
          <w:rPr>
            <w:rStyle w:val="Hyperlink"/>
            <w:noProof/>
          </w:rPr>
          <w:t>1</w:t>
        </w:r>
        <w:r w:rsidR="001E06C3">
          <w:rPr>
            <w:rFonts w:asciiTheme="minorHAnsi" w:hAnsiTheme="minorHAnsi" w:eastAsiaTheme="minorEastAsia" w:cstheme="minorBidi"/>
            <w:b w:val="0"/>
            <w:noProof/>
            <w:kern w:val="2"/>
            <w:sz w:val="24"/>
            <w:szCs w:val="24"/>
            <w:lang w:val="en-PH" w:eastAsia="en-PH"/>
            <w14:ligatures w14:val="standardContextual"/>
          </w:rPr>
          <w:tab/>
        </w:r>
        <w:r w:rsidRPr="006B6685" w:rsidR="001E06C3">
          <w:rPr>
            <w:rStyle w:val="Hyperlink"/>
            <w:noProof/>
          </w:rPr>
          <w:t>Document Control</w:t>
        </w:r>
        <w:r w:rsidR="001E06C3">
          <w:rPr>
            <w:noProof/>
            <w:webHidden/>
          </w:rPr>
          <w:tab/>
        </w:r>
        <w:r w:rsidR="001E06C3">
          <w:rPr>
            <w:noProof/>
            <w:webHidden/>
          </w:rPr>
          <w:fldChar w:fldCharType="begin"/>
        </w:r>
        <w:r w:rsidR="001E06C3">
          <w:rPr>
            <w:noProof/>
            <w:webHidden/>
          </w:rPr>
          <w:instrText xml:space="preserve"> PAGEREF _Toc204206223 \h </w:instrText>
        </w:r>
        <w:r w:rsidR="001E06C3">
          <w:rPr>
            <w:noProof/>
            <w:webHidden/>
          </w:rPr>
        </w:r>
        <w:r w:rsidR="001E06C3">
          <w:rPr>
            <w:noProof/>
            <w:webHidden/>
          </w:rPr>
          <w:fldChar w:fldCharType="separate"/>
        </w:r>
        <w:r w:rsidR="001E06C3">
          <w:rPr>
            <w:noProof/>
            <w:webHidden/>
          </w:rPr>
          <w:t>2</w:t>
        </w:r>
        <w:r w:rsidR="001E06C3">
          <w:rPr>
            <w:noProof/>
            <w:webHidden/>
          </w:rPr>
          <w:fldChar w:fldCharType="end"/>
        </w:r>
      </w:hyperlink>
    </w:p>
    <w:p w:rsidR="001E06C3" w:rsidRDefault="001E06C3" w14:paraId="3187D948" w14:textId="5348DA68">
      <w:pPr>
        <w:pStyle w:val="TOC2"/>
        <w:tabs>
          <w:tab w:val="left" w:pos="2549"/>
        </w:tabs>
        <w:rPr>
          <w:rFonts w:asciiTheme="minorHAnsi" w:hAnsiTheme="minorHAnsi" w:eastAsiaTheme="minorEastAsia" w:cstheme="minorBidi"/>
          <w:noProof/>
          <w:kern w:val="2"/>
          <w:sz w:val="24"/>
          <w:szCs w:val="24"/>
          <w:lang w:val="en-PH" w:eastAsia="en-PH"/>
          <w14:ligatures w14:val="standardContextual"/>
        </w:rPr>
      </w:pPr>
      <w:hyperlink w:history="1" w:anchor="_Toc204206224">
        <w:r w:rsidRPr="006B6685">
          <w:rPr>
            <w:rStyle w:val="Hyperlink"/>
            <w:noProof/>
          </w:rPr>
          <w:t>1.1</w:t>
        </w:r>
        <w:r>
          <w:rPr>
            <w:rFonts w:asciiTheme="minorHAnsi" w:hAnsiTheme="minorHAnsi" w:eastAsiaTheme="minorEastAsia" w:cstheme="minorBidi"/>
            <w:noProof/>
            <w:kern w:val="2"/>
            <w:sz w:val="24"/>
            <w:szCs w:val="24"/>
            <w:lang w:val="en-PH" w:eastAsia="en-PH"/>
            <w14:ligatures w14:val="standardContextual"/>
          </w:rPr>
          <w:tab/>
        </w:r>
        <w:r w:rsidRPr="006B6685">
          <w:rPr>
            <w:rStyle w:val="Hyperlink"/>
            <w:noProof/>
          </w:rPr>
          <w:t>Change Record</w:t>
        </w:r>
        <w:r>
          <w:rPr>
            <w:noProof/>
            <w:webHidden/>
          </w:rPr>
          <w:tab/>
        </w:r>
        <w:r>
          <w:rPr>
            <w:noProof/>
            <w:webHidden/>
          </w:rPr>
          <w:fldChar w:fldCharType="begin"/>
        </w:r>
        <w:r>
          <w:rPr>
            <w:noProof/>
            <w:webHidden/>
          </w:rPr>
          <w:instrText xml:space="preserve"> PAGEREF _Toc204206224 \h </w:instrText>
        </w:r>
        <w:r>
          <w:rPr>
            <w:noProof/>
            <w:webHidden/>
          </w:rPr>
        </w:r>
        <w:r>
          <w:rPr>
            <w:noProof/>
            <w:webHidden/>
          </w:rPr>
          <w:fldChar w:fldCharType="separate"/>
        </w:r>
        <w:r>
          <w:rPr>
            <w:noProof/>
            <w:webHidden/>
          </w:rPr>
          <w:t>2</w:t>
        </w:r>
        <w:r>
          <w:rPr>
            <w:noProof/>
            <w:webHidden/>
          </w:rPr>
          <w:fldChar w:fldCharType="end"/>
        </w:r>
      </w:hyperlink>
    </w:p>
    <w:p w:rsidR="001E06C3" w:rsidRDefault="001E06C3" w14:paraId="43A75C39" w14:textId="04149487">
      <w:pPr>
        <w:pStyle w:val="TOC1"/>
        <w:tabs>
          <w:tab w:val="left" w:pos="2549"/>
        </w:tabs>
        <w:rPr>
          <w:rFonts w:asciiTheme="minorHAnsi" w:hAnsiTheme="minorHAnsi" w:eastAsiaTheme="minorEastAsia" w:cstheme="minorBidi"/>
          <w:b w:val="0"/>
          <w:noProof/>
          <w:kern w:val="2"/>
          <w:sz w:val="24"/>
          <w:szCs w:val="24"/>
          <w:lang w:val="en-PH" w:eastAsia="en-PH"/>
          <w14:ligatures w14:val="standardContextual"/>
        </w:rPr>
      </w:pPr>
      <w:hyperlink w:history="1" w:anchor="_Toc204206225">
        <w:r w:rsidRPr="006B6685">
          <w:rPr>
            <w:rStyle w:val="Hyperlink"/>
            <w:noProof/>
          </w:rPr>
          <w:t>2</w:t>
        </w:r>
        <w:r>
          <w:rPr>
            <w:rFonts w:asciiTheme="minorHAnsi" w:hAnsiTheme="minorHAnsi" w:eastAsiaTheme="minorEastAsia" w:cstheme="minorBidi"/>
            <w:b w:val="0"/>
            <w:noProof/>
            <w:kern w:val="2"/>
            <w:sz w:val="24"/>
            <w:szCs w:val="24"/>
            <w:lang w:val="en-PH" w:eastAsia="en-PH"/>
            <w14:ligatures w14:val="standardContextual"/>
          </w:rPr>
          <w:tab/>
        </w:r>
        <w:r w:rsidRPr="006B6685">
          <w:rPr>
            <w:rStyle w:val="Hyperlink"/>
            <w:noProof/>
          </w:rPr>
          <w:t>Executive Summary</w:t>
        </w:r>
        <w:r>
          <w:rPr>
            <w:noProof/>
            <w:webHidden/>
          </w:rPr>
          <w:tab/>
        </w:r>
        <w:r>
          <w:rPr>
            <w:noProof/>
            <w:webHidden/>
          </w:rPr>
          <w:fldChar w:fldCharType="begin"/>
        </w:r>
        <w:r>
          <w:rPr>
            <w:noProof/>
            <w:webHidden/>
          </w:rPr>
          <w:instrText xml:space="preserve"> PAGEREF _Toc204206225 \h </w:instrText>
        </w:r>
        <w:r>
          <w:rPr>
            <w:noProof/>
            <w:webHidden/>
          </w:rPr>
        </w:r>
        <w:r>
          <w:rPr>
            <w:noProof/>
            <w:webHidden/>
          </w:rPr>
          <w:fldChar w:fldCharType="separate"/>
        </w:r>
        <w:r>
          <w:rPr>
            <w:noProof/>
            <w:webHidden/>
          </w:rPr>
          <w:t>4</w:t>
        </w:r>
        <w:r>
          <w:rPr>
            <w:noProof/>
            <w:webHidden/>
          </w:rPr>
          <w:fldChar w:fldCharType="end"/>
        </w:r>
      </w:hyperlink>
    </w:p>
    <w:p w:rsidR="001E06C3" w:rsidRDefault="001E06C3" w14:paraId="0689D1F9" w14:textId="29FFD3B0">
      <w:pPr>
        <w:pStyle w:val="TOC2"/>
        <w:tabs>
          <w:tab w:val="left" w:pos="2549"/>
        </w:tabs>
        <w:rPr>
          <w:rFonts w:asciiTheme="minorHAnsi" w:hAnsiTheme="minorHAnsi" w:eastAsiaTheme="minorEastAsia" w:cstheme="minorBidi"/>
          <w:noProof/>
          <w:kern w:val="2"/>
          <w:sz w:val="24"/>
          <w:szCs w:val="24"/>
          <w:lang w:val="en-PH" w:eastAsia="en-PH"/>
          <w14:ligatures w14:val="standardContextual"/>
        </w:rPr>
      </w:pPr>
      <w:hyperlink w:history="1" w:anchor="_Toc204206226">
        <w:r w:rsidRPr="006B6685">
          <w:rPr>
            <w:rStyle w:val="Hyperlink"/>
            <w:noProof/>
          </w:rPr>
          <w:t>2.1</w:t>
        </w:r>
        <w:r>
          <w:rPr>
            <w:rFonts w:asciiTheme="minorHAnsi" w:hAnsiTheme="minorHAnsi" w:eastAsiaTheme="minorEastAsia" w:cstheme="minorBidi"/>
            <w:noProof/>
            <w:kern w:val="2"/>
            <w:sz w:val="24"/>
            <w:szCs w:val="24"/>
            <w:lang w:val="en-PH" w:eastAsia="en-PH"/>
            <w14:ligatures w14:val="standardContextual"/>
          </w:rPr>
          <w:tab/>
        </w:r>
        <w:r w:rsidRPr="006B6685">
          <w:rPr>
            <w:rStyle w:val="Hyperlink"/>
            <w:noProof/>
          </w:rPr>
          <w:t>Business Objectives</w:t>
        </w:r>
        <w:r>
          <w:rPr>
            <w:noProof/>
            <w:webHidden/>
          </w:rPr>
          <w:tab/>
        </w:r>
        <w:r>
          <w:rPr>
            <w:noProof/>
            <w:webHidden/>
          </w:rPr>
          <w:fldChar w:fldCharType="begin"/>
        </w:r>
        <w:r>
          <w:rPr>
            <w:noProof/>
            <w:webHidden/>
          </w:rPr>
          <w:instrText xml:space="preserve"> PAGEREF _Toc204206226 \h </w:instrText>
        </w:r>
        <w:r>
          <w:rPr>
            <w:noProof/>
            <w:webHidden/>
          </w:rPr>
        </w:r>
        <w:r>
          <w:rPr>
            <w:noProof/>
            <w:webHidden/>
          </w:rPr>
          <w:fldChar w:fldCharType="separate"/>
        </w:r>
        <w:r>
          <w:rPr>
            <w:noProof/>
            <w:webHidden/>
          </w:rPr>
          <w:t>4</w:t>
        </w:r>
        <w:r>
          <w:rPr>
            <w:noProof/>
            <w:webHidden/>
          </w:rPr>
          <w:fldChar w:fldCharType="end"/>
        </w:r>
      </w:hyperlink>
    </w:p>
    <w:p w:rsidR="001E06C3" w:rsidRDefault="001E06C3" w14:paraId="7048FA12" w14:textId="10C620FE">
      <w:pPr>
        <w:pStyle w:val="TOC2"/>
        <w:tabs>
          <w:tab w:val="left" w:pos="2549"/>
        </w:tabs>
        <w:rPr>
          <w:rFonts w:asciiTheme="minorHAnsi" w:hAnsiTheme="minorHAnsi" w:eastAsiaTheme="minorEastAsia" w:cstheme="minorBidi"/>
          <w:noProof/>
          <w:kern w:val="2"/>
          <w:sz w:val="24"/>
          <w:szCs w:val="24"/>
          <w:lang w:val="en-PH" w:eastAsia="en-PH"/>
          <w14:ligatures w14:val="standardContextual"/>
        </w:rPr>
      </w:pPr>
      <w:hyperlink w:history="1" w:anchor="_Toc204206227">
        <w:r w:rsidRPr="006B6685">
          <w:rPr>
            <w:rStyle w:val="Hyperlink"/>
            <w:noProof/>
          </w:rPr>
          <w:t>2.2</w:t>
        </w:r>
        <w:r>
          <w:rPr>
            <w:rFonts w:asciiTheme="minorHAnsi" w:hAnsiTheme="minorHAnsi" w:eastAsiaTheme="minorEastAsia" w:cstheme="minorBidi"/>
            <w:noProof/>
            <w:kern w:val="2"/>
            <w:sz w:val="24"/>
            <w:szCs w:val="24"/>
            <w:lang w:val="en-PH" w:eastAsia="en-PH"/>
            <w14:ligatures w14:val="standardContextual"/>
          </w:rPr>
          <w:tab/>
        </w:r>
        <w:r w:rsidRPr="006B6685">
          <w:rPr>
            <w:rStyle w:val="Hyperlink"/>
            <w:noProof/>
          </w:rPr>
          <w:t>Assumptions</w:t>
        </w:r>
        <w:r>
          <w:rPr>
            <w:noProof/>
            <w:webHidden/>
          </w:rPr>
          <w:tab/>
        </w:r>
        <w:r>
          <w:rPr>
            <w:noProof/>
            <w:webHidden/>
          </w:rPr>
          <w:fldChar w:fldCharType="begin"/>
        </w:r>
        <w:r>
          <w:rPr>
            <w:noProof/>
            <w:webHidden/>
          </w:rPr>
          <w:instrText xml:space="preserve"> PAGEREF _Toc204206227 \h </w:instrText>
        </w:r>
        <w:r>
          <w:rPr>
            <w:noProof/>
            <w:webHidden/>
          </w:rPr>
        </w:r>
        <w:r>
          <w:rPr>
            <w:noProof/>
            <w:webHidden/>
          </w:rPr>
          <w:fldChar w:fldCharType="separate"/>
        </w:r>
        <w:r>
          <w:rPr>
            <w:noProof/>
            <w:webHidden/>
          </w:rPr>
          <w:t>4</w:t>
        </w:r>
        <w:r>
          <w:rPr>
            <w:noProof/>
            <w:webHidden/>
          </w:rPr>
          <w:fldChar w:fldCharType="end"/>
        </w:r>
      </w:hyperlink>
    </w:p>
    <w:p w:rsidR="001E06C3" w:rsidRDefault="001E06C3" w14:paraId="3AAE82B8" w14:textId="59B54C26">
      <w:pPr>
        <w:pStyle w:val="TOC1"/>
        <w:tabs>
          <w:tab w:val="left" w:pos="2549"/>
        </w:tabs>
        <w:rPr>
          <w:rFonts w:asciiTheme="minorHAnsi" w:hAnsiTheme="minorHAnsi" w:eastAsiaTheme="minorEastAsia" w:cstheme="minorBidi"/>
          <w:b w:val="0"/>
          <w:noProof/>
          <w:kern w:val="2"/>
          <w:sz w:val="24"/>
          <w:szCs w:val="24"/>
          <w:lang w:val="en-PH" w:eastAsia="en-PH"/>
          <w14:ligatures w14:val="standardContextual"/>
        </w:rPr>
      </w:pPr>
      <w:hyperlink w:history="1" w:anchor="_Toc204206228">
        <w:r w:rsidRPr="006B6685">
          <w:rPr>
            <w:rStyle w:val="Hyperlink"/>
            <w:noProof/>
          </w:rPr>
          <w:t>3</w:t>
        </w:r>
        <w:r>
          <w:rPr>
            <w:rFonts w:asciiTheme="minorHAnsi" w:hAnsiTheme="minorHAnsi" w:eastAsiaTheme="minorEastAsia" w:cstheme="minorBidi"/>
            <w:b w:val="0"/>
            <w:noProof/>
            <w:kern w:val="2"/>
            <w:sz w:val="24"/>
            <w:szCs w:val="24"/>
            <w:lang w:val="en-PH" w:eastAsia="en-PH"/>
            <w14:ligatures w14:val="standardContextual"/>
          </w:rPr>
          <w:tab/>
        </w:r>
        <w:r w:rsidRPr="006B6685">
          <w:rPr>
            <w:rStyle w:val="Hyperlink"/>
            <w:noProof/>
          </w:rPr>
          <w:t>Functional Specifications</w:t>
        </w:r>
        <w:r>
          <w:rPr>
            <w:noProof/>
            <w:webHidden/>
          </w:rPr>
          <w:tab/>
        </w:r>
        <w:r>
          <w:rPr>
            <w:noProof/>
            <w:webHidden/>
          </w:rPr>
          <w:fldChar w:fldCharType="begin"/>
        </w:r>
        <w:r>
          <w:rPr>
            <w:noProof/>
            <w:webHidden/>
          </w:rPr>
          <w:instrText xml:space="preserve"> PAGEREF _Toc204206228 \h </w:instrText>
        </w:r>
        <w:r>
          <w:rPr>
            <w:noProof/>
            <w:webHidden/>
          </w:rPr>
        </w:r>
        <w:r>
          <w:rPr>
            <w:noProof/>
            <w:webHidden/>
          </w:rPr>
          <w:fldChar w:fldCharType="separate"/>
        </w:r>
        <w:r>
          <w:rPr>
            <w:noProof/>
            <w:webHidden/>
          </w:rPr>
          <w:t>6</w:t>
        </w:r>
        <w:r>
          <w:rPr>
            <w:noProof/>
            <w:webHidden/>
          </w:rPr>
          <w:fldChar w:fldCharType="end"/>
        </w:r>
      </w:hyperlink>
    </w:p>
    <w:p w:rsidR="001E06C3" w:rsidRDefault="001E06C3" w14:paraId="53D9A230" w14:textId="30F83416">
      <w:pPr>
        <w:pStyle w:val="TOC2"/>
        <w:tabs>
          <w:tab w:val="left" w:pos="2549"/>
        </w:tabs>
        <w:rPr>
          <w:rFonts w:asciiTheme="minorHAnsi" w:hAnsiTheme="minorHAnsi" w:eastAsiaTheme="minorEastAsia" w:cstheme="minorBidi"/>
          <w:noProof/>
          <w:kern w:val="2"/>
          <w:sz w:val="24"/>
          <w:szCs w:val="24"/>
          <w:lang w:val="en-PH" w:eastAsia="en-PH"/>
          <w14:ligatures w14:val="standardContextual"/>
        </w:rPr>
      </w:pPr>
      <w:hyperlink w:history="1" w:anchor="_Toc204206229">
        <w:r w:rsidRPr="006B6685">
          <w:rPr>
            <w:rStyle w:val="Hyperlink"/>
            <w:noProof/>
          </w:rPr>
          <w:t>3.1</w:t>
        </w:r>
        <w:r>
          <w:rPr>
            <w:rFonts w:asciiTheme="minorHAnsi" w:hAnsiTheme="minorHAnsi" w:eastAsiaTheme="minorEastAsia" w:cstheme="minorBidi"/>
            <w:noProof/>
            <w:kern w:val="2"/>
            <w:sz w:val="24"/>
            <w:szCs w:val="24"/>
            <w:lang w:val="en-PH" w:eastAsia="en-PH"/>
            <w14:ligatures w14:val="standardContextual"/>
          </w:rPr>
          <w:tab/>
        </w:r>
        <w:r w:rsidRPr="006B6685">
          <w:rPr>
            <w:rStyle w:val="Hyperlink"/>
            <w:noProof/>
          </w:rPr>
          <w:t>Overview</w:t>
        </w:r>
        <w:r>
          <w:rPr>
            <w:noProof/>
            <w:webHidden/>
          </w:rPr>
          <w:tab/>
        </w:r>
        <w:r>
          <w:rPr>
            <w:noProof/>
            <w:webHidden/>
          </w:rPr>
          <w:fldChar w:fldCharType="begin"/>
        </w:r>
        <w:r>
          <w:rPr>
            <w:noProof/>
            <w:webHidden/>
          </w:rPr>
          <w:instrText xml:space="preserve"> PAGEREF _Toc204206229 \h </w:instrText>
        </w:r>
        <w:r>
          <w:rPr>
            <w:noProof/>
            <w:webHidden/>
          </w:rPr>
        </w:r>
        <w:r>
          <w:rPr>
            <w:noProof/>
            <w:webHidden/>
          </w:rPr>
          <w:fldChar w:fldCharType="separate"/>
        </w:r>
        <w:r>
          <w:rPr>
            <w:noProof/>
            <w:webHidden/>
          </w:rPr>
          <w:t>6</w:t>
        </w:r>
        <w:r>
          <w:rPr>
            <w:noProof/>
            <w:webHidden/>
          </w:rPr>
          <w:fldChar w:fldCharType="end"/>
        </w:r>
      </w:hyperlink>
    </w:p>
    <w:p w:rsidR="001E06C3" w:rsidRDefault="001E06C3" w14:paraId="5F2FE101" w14:textId="4ED08FF6">
      <w:pPr>
        <w:pStyle w:val="TOC2"/>
        <w:tabs>
          <w:tab w:val="left" w:pos="2549"/>
        </w:tabs>
        <w:rPr>
          <w:rFonts w:asciiTheme="minorHAnsi" w:hAnsiTheme="minorHAnsi" w:eastAsiaTheme="minorEastAsia" w:cstheme="minorBidi"/>
          <w:noProof/>
          <w:kern w:val="2"/>
          <w:sz w:val="24"/>
          <w:szCs w:val="24"/>
          <w:lang w:val="en-PH" w:eastAsia="en-PH"/>
          <w14:ligatures w14:val="standardContextual"/>
        </w:rPr>
      </w:pPr>
      <w:hyperlink w:history="1" w:anchor="_Toc204206230">
        <w:r w:rsidRPr="006B6685">
          <w:rPr>
            <w:rStyle w:val="Hyperlink"/>
            <w:noProof/>
          </w:rPr>
          <w:t>3.2</w:t>
        </w:r>
        <w:r>
          <w:rPr>
            <w:rFonts w:asciiTheme="minorHAnsi" w:hAnsiTheme="minorHAnsi" w:eastAsiaTheme="minorEastAsia" w:cstheme="minorBidi"/>
            <w:noProof/>
            <w:kern w:val="2"/>
            <w:sz w:val="24"/>
            <w:szCs w:val="24"/>
            <w:lang w:val="en-PH" w:eastAsia="en-PH"/>
            <w14:ligatures w14:val="standardContextual"/>
          </w:rPr>
          <w:tab/>
        </w:r>
        <w:r w:rsidRPr="006B6685">
          <w:rPr>
            <w:rStyle w:val="Hyperlink"/>
            <w:noProof/>
          </w:rPr>
          <w:t>Functional Requirements</w:t>
        </w:r>
        <w:r>
          <w:rPr>
            <w:noProof/>
            <w:webHidden/>
          </w:rPr>
          <w:tab/>
        </w:r>
        <w:r>
          <w:rPr>
            <w:noProof/>
            <w:webHidden/>
          </w:rPr>
          <w:fldChar w:fldCharType="begin"/>
        </w:r>
        <w:r>
          <w:rPr>
            <w:noProof/>
            <w:webHidden/>
          </w:rPr>
          <w:instrText xml:space="preserve"> PAGEREF _Toc204206230 \h </w:instrText>
        </w:r>
        <w:r>
          <w:rPr>
            <w:noProof/>
            <w:webHidden/>
          </w:rPr>
        </w:r>
        <w:r>
          <w:rPr>
            <w:noProof/>
            <w:webHidden/>
          </w:rPr>
          <w:fldChar w:fldCharType="separate"/>
        </w:r>
        <w:r>
          <w:rPr>
            <w:noProof/>
            <w:webHidden/>
          </w:rPr>
          <w:t>6</w:t>
        </w:r>
        <w:r>
          <w:rPr>
            <w:noProof/>
            <w:webHidden/>
          </w:rPr>
          <w:fldChar w:fldCharType="end"/>
        </w:r>
      </w:hyperlink>
    </w:p>
    <w:p w:rsidR="001E06C3" w:rsidRDefault="001E06C3" w14:paraId="4AD7CDD6" w14:textId="6A569CC7">
      <w:pPr>
        <w:pStyle w:val="TOC2"/>
        <w:tabs>
          <w:tab w:val="left" w:pos="2549"/>
        </w:tabs>
        <w:rPr>
          <w:rFonts w:asciiTheme="minorHAnsi" w:hAnsiTheme="minorHAnsi" w:eastAsiaTheme="minorEastAsia" w:cstheme="minorBidi"/>
          <w:noProof/>
          <w:kern w:val="2"/>
          <w:sz w:val="24"/>
          <w:szCs w:val="24"/>
          <w:lang w:val="en-PH" w:eastAsia="en-PH"/>
          <w14:ligatures w14:val="standardContextual"/>
        </w:rPr>
      </w:pPr>
      <w:hyperlink w:history="1" w:anchor="_Toc204206231">
        <w:r w:rsidRPr="006B6685">
          <w:rPr>
            <w:rStyle w:val="Hyperlink"/>
            <w:noProof/>
          </w:rPr>
          <w:t>3.3</w:t>
        </w:r>
        <w:r>
          <w:rPr>
            <w:rFonts w:asciiTheme="minorHAnsi" w:hAnsiTheme="minorHAnsi" w:eastAsiaTheme="minorEastAsia" w:cstheme="minorBidi"/>
            <w:noProof/>
            <w:kern w:val="2"/>
            <w:sz w:val="24"/>
            <w:szCs w:val="24"/>
            <w:lang w:val="en-PH" w:eastAsia="en-PH"/>
            <w14:ligatures w14:val="standardContextual"/>
          </w:rPr>
          <w:tab/>
        </w:r>
        <w:r w:rsidRPr="006B6685">
          <w:rPr>
            <w:rStyle w:val="Hyperlink"/>
            <w:noProof/>
          </w:rPr>
          <w:t>Business Process Flow</w:t>
        </w:r>
        <w:r>
          <w:rPr>
            <w:noProof/>
            <w:webHidden/>
          </w:rPr>
          <w:tab/>
        </w:r>
        <w:r>
          <w:rPr>
            <w:noProof/>
            <w:webHidden/>
          </w:rPr>
          <w:fldChar w:fldCharType="begin"/>
        </w:r>
        <w:r>
          <w:rPr>
            <w:noProof/>
            <w:webHidden/>
          </w:rPr>
          <w:instrText xml:space="preserve"> PAGEREF _Toc204206231 \h </w:instrText>
        </w:r>
        <w:r>
          <w:rPr>
            <w:noProof/>
            <w:webHidden/>
          </w:rPr>
        </w:r>
        <w:r>
          <w:rPr>
            <w:noProof/>
            <w:webHidden/>
          </w:rPr>
          <w:fldChar w:fldCharType="separate"/>
        </w:r>
        <w:r>
          <w:rPr>
            <w:noProof/>
            <w:webHidden/>
          </w:rPr>
          <w:t>12</w:t>
        </w:r>
        <w:r>
          <w:rPr>
            <w:noProof/>
            <w:webHidden/>
          </w:rPr>
          <w:fldChar w:fldCharType="end"/>
        </w:r>
      </w:hyperlink>
    </w:p>
    <w:p w:rsidR="001E06C3" w:rsidRDefault="001E06C3" w14:paraId="540068DA" w14:textId="238BB369">
      <w:pPr>
        <w:pStyle w:val="TOC2"/>
        <w:tabs>
          <w:tab w:val="left" w:pos="2549"/>
        </w:tabs>
        <w:rPr>
          <w:rFonts w:asciiTheme="minorHAnsi" w:hAnsiTheme="minorHAnsi" w:eastAsiaTheme="minorEastAsia" w:cstheme="minorBidi"/>
          <w:noProof/>
          <w:kern w:val="2"/>
          <w:sz w:val="24"/>
          <w:szCs w:val="24"/>
          <w:lang w:val="en-PH" w:eastAsia="en-PH"/>
          <w14:ligatures w14:val="standardContextual"/>
        </w:rPr>
      </w:pPr>
      <w:hyperlink w:history="1" w:anchor="_Toc204206232">
        <w:r w:rsidRPr="006B6685">
          <w:rPr>
            <w:rStyle w:val="Hyperlink"/>
            <w:noProof/>
          </w:rPr>
          <w:t>3.4</w:t>
        </w:r>
        <w:r>
          <w:rPr>
            <w:rFonts w:asciiTheme="minorHAnsi" w:hAnsiTheme="minorHAnsi" w:eastAsiaTheme="minorEastAsia" w:cstheme="minorBidi"/>
            <w:noProof/>
            <w:kern w:val="2"/>
            <w:sz w:val="24"/>
            <w:szCs w:val="24"/>
            <w:lang w:val="en-PH" w:eastAsia="en-PH"/>
            <w14:ligatures w14:val="standardContextual"/>
          </w:rPr>
          <w:tab/>
        </w:r>
        <w:r w:rsidRPr="006B6685">
          <w:rPr>
            <w:rStyle w:val="Hyperlink"/>
            <w:noProof/>
          </w:rPr>
          <w:t>Field Mapping</w:t>
        </w:r>
        <w:r>
          <w:rPr>
            <w:noProof/>
            <w:webHidden/>
          </w:rPr>
          <w:tab/>
        </w:r>
        <w:r>
          <w:rPr>
            <w:noProof/>
            <w:webHidden/>
          </w:rPr>
          <w:fldChar w:fldCharType="begin"/>
        </w:r>
        <w:r>
          <w:rPr>
            <w:noProof/>
            <w:webHidden/>
          </w:rPr>
          <w:instrText xml:space="preserve"> PAGEREF _Toc204206232 \h </w:instrText>
        </w:r>
        <w:r>
          <w:rPr>
            <w:noProof/>
            <w:webHidden/>
          </w:rPr>
        </w:r>
        <w:r>
          <w:rPr>
            <w:noProof/>
            <w:webHidden/>
          </w:rPr>
          <w:fldChar w:fldCharType="separate"/>
        </w:r>
        <w:r>
          <w:rPr>
            <w:noProof/>
            <w:webHidden/>
          </w:rPr>
          <w:t>13</w:t>
        </w:r>
        <w:r>
          <w:rPr>
            <w:noProof/>
            <w:webHidden/>
          </w:rPr>
          <w:fldChar w:fldCharType="end"/>
        </w:r>
      </w:hyperlink>
    </w:p>
    <w:p w:rsidR="001E06C3" w:rsidRDefault="001E06C3" w14:paraId="2EC3526E" w14:textId="4AABEB2D">
      <w:pPr>
        <w:pStyle w:val="TOC1"/>
        <w:rPr>
          <w:rFonts w:asciiTheme="minorHAnsi" w:hAnsiTheme="minorHAnsi" w:eastAsiaTheme="minorEastAsia" w:cstheme="minorBidi"/>
          <w:b w:val="0"/>
          <w:noProof/>
          <w:kern w:val="2"/>
          <w:sz w:val="24"/>
          <w:szCs w:val="24"/>
          <w:lang w:val="en-PH" w:eastAsia="en-PH"/>
          <w14:ligatures w14:val="standardContextual"/>
        </w:rPr>
      </w:pPr>
      <w:hyperlink w:history="1" w:anchor="_Toc204206233">
        <w:r w:rsidRPr="006B6685">
          <w:rPr>
            <w:rStyle w:val="Hyperlink"/>
            <w:noProof/>
          </w:rPr>
          <w:t>Technical Specifications</w:t>
        </w:r>
        <w:r>
          <w:rPr>
            <w:noProof/>
            <w:webHidden/>
          </w:rPr>
          <w:tab/>
        </w:r>
        <w:r>
          <w:rPr>
            <w:noProof/>
            <w:webHidden/>
          </w:rPr>
          <w:fldChar w:fldCharType="begin"/>
        </w:r>
        <w:r>
          <w:rPr>
            <w:noProof/>
            <w:webHidden/>
          </w:rPr>
          <w:instrText xml:space="preserve"> PAGEREF _Toc204206233 \h </w:instrText>
        </w:r>
        <w:r>
          <w:rPr>
            <w:noProof/>
            <w:webHidden/>
          </w:rPr>
        </w:r>
        <w:r>
          <w:rPr>
            <w:noProof/>
            <w:webHidden/>
          </w:rPr>
          <w:fldChar w:fldCharType="separate"/>
        </w:r>
        <w:r>
          <w:rPr>
            <w:noProof/>
            <w:webHidden/>
          </w:rPr>
          <w:t>15</w:t>
        </w:r>
        <w:r>
          <w:rPr>
            <w:noProof/>
            <w:webHidden/>
          </w:rPr>
          <w:fldChar w:fldCharType="end"/>
        </w:r>
      </w:hyperlink>
    </w:p>
    <w:p w:rsidR="001E06C3" w:rsidRDefault="001E06C3" w14:paraId="163E1AA2" w14:textId="3DBB0CE9">
      <w:pPr>
        <w:pStyle w:val="TOC2"/>
        <w:tabs>
          <w:tab w:val="left" w:pos="2549"/>
        </w:tabs>
        <w:rPr>
          <w:rFonts w:asciiTheme="minorHAnsi" w:hAnsiTheme="minorHAnsi" w:eastAsiaTheme="minorEastAsia" w:cstheme="minorBidi"/>
          <w:noProof/>
          <w:kern w:val="2"/>
          <w:sz w:val="24"/>
          <w:szCs w:val="24"/>
          <w:lang w:val="en-PH" w:eastAsia="en-PH"/>
          <w14:ligatures w14:val="standardContextual"/>
        </w:rPr>
      </w:pPr>
      <w:hyperlink w:history="1" w:anchor="_Toc204206234">
        <w:r w:rsidRPr="006B6685">
          <w:rPr>
            <w:rStyle w:val="Hyperlink"/>
            <w:noProof/>
          </w:rPr>
          <w:t>3.5</w:t>
        </w:r>
        <w:r>
          <w:rPr>
            <w:rFonts w:asciiTheme="minorHAnsi" w:hAnsiTheme="minorHAnsi" w:eastAsiaTheme="minorEastAsia" w:cstheme="minorBidi"/>
            <w:noProof/>
            <w:kern w:val="2"/>
            <w:sz w:val="24"/>
            <w:szCs w:val="24"/>
            <w:lang w:val="en-PH" w:eastAsia="en-PH"/>
            <w14:ligatures w14:val="standardContextual"/>
          </w:rPr>
          <w:tab/>
        </w:r>
        <w:r w:rsidRPr="006B6685">
          <w:rPr>
            <w:rStyle w:val="Hyperlink"/>
            <w:noProof/>
          </w:rPr>
          <w:t>Solution Overview</w:t>
        </w:r>
        <w:r>
          <w:rPr>
            <w:noProof/>
            <w:webHidden/>
          </w:rPr>
          <w:tab/>
        </w:r>
        <w:r>
          <w:rPr>
            <w:noProof/>
            <w:webHidden/>
          </w:rPr>
          <w:fldChar w:fldCharType="begin"/>
        </w:r>
        <w:r>
          <w:rPr>
            <w:noProof/>
            <w:webHidden/>
          </w:rPr>
          <w:instrText xml:space="preserve"> PAGEREF _Toc204206234 \h </w:instrText>
        </w:r>
        <w:r>
          <w:rPr>
            <w:noProof/>
            <w:webHidden/>
          </w:rPr>
        </w:r>
        <w:r>
          <w:rPr>
            <w:noProof/>
            <w:webHidden/>
          </w:rPr>
          <w:fldChar w:fldCharType="separate"/>
        </w:r>
        <w:r>
          <w:rPr>
            <w:noProof/>
            <w:webHidden/>
          </w:rPr>
          <w:t>15</w:t>
        </w:r>
        <w:r>
          <w:rPr>
            <w:noProof/>
            <w:webHidden/>
          </w:rPr>
          <w:fldChar w:fldCharType="end"/>
        </w:r>
      </w:hyperlink>
    </w:p>
    <w:p w:rsidR="001E06C3" w:rsidRDefault="001E06C3" w14:paraId="67907611" w14:textId="14923A82">
      <w:pPr>
        <w:pStyle w:val="TOC2"/>
        <w:tabs>
          <w:tab w:val="left" w:pos="2549"/>
        </w:tabs>
        <w:rPr>
          <w:rFonts w:asciiTheme="minorHAnsi" w:hAnsiTheme="minorHAnsi" w:eastAsiaTheme="minorEastAsia" w:cstheme="minorBidi"/>
          <w:noProof/>
          <w:kern w:val="2"/>
          <w:sz w:val="24"/>
          <w:szCs w:val="24"/>
          <w:lang w:val="en-PH" w:eastAsia="en-PH"/>
          <w14:ligatures w14:val="standardContextual"/>
        </w:rPr>
      </w:pPr>
      <w:hyperlink w:history="1" w:anchor="_Toc204206235">
        <w:r w:rsidRPr="006B6685">
          <w:rPr>
            <w:rStyle w:val="Hyperlink"/>
            <w:noProof/>
          </w:rPr>
          <w:t>3.6</w:t>
        </w:r>
        <w:r>
          <w:rPr>
            <w:rFonts w:asciiTheme="minorHAnsi" w:hAnsiTheme="minorHAnsi" w:eastAsiaTheme="minorEastAsia" w:cstheme="minorBidi"/>
            <w:noProof/>
            <w:kern w:val="2"/>
            <w:sz w:val="24"/>
            <w:szCs w:val="24"/>
            <w:lang w:val="en-PH" w:eastAsia="en-PH"/>
            <w14:ligatures w14:val="standardContextual"/>
          </w:rPr>
          <w:tab/>
        </w:r>
        <w:r w:rsidRPr="006B6685">
          <w:rPr>
            <w:rStyle w:val="Hyperlink"/>
            <w:noProof/>
          </w:rPr>
          <w:t>Technical Configurations</w:t>
        </w:r>
        <w:r>
          <w:rPr>
            <w:noProof/>
            <w:webHidden/>
          </w:rPr>
          <w:tab/>
        </w:r>
        <w:r>
          <w:rPr>
            <w:noProof/>
            <w:webHidden/>
          </w:rPr>
          <w:fldChar w:fldCharType="begin"/>
        </w:r>
        <w:r>
          <w:rPr>
            <w:noProof/>
            <w:webHidden/>
          </w:rPr>
          <w:instrText xml:space="preserve"> PAGEREF _Toc204206235 \h </w:instrText>
        </w:r>
        <w:r>
          <w:rPr>
            <w:noProof/>
            <w:webHidden/>
          </w:rPr>
        </w:r>
        <w:r>
          <w:rPr>
            <w:noProof/>
            <w:webHidden/>
          </w:rPr>
          <w:fldChar w:fldCharType="separate"/>
        </w:r>
        <w:r>
          <w:rPr>
            <w:noProof/>
            <w:webHidden/>
          </w:rPr>
          <w:t>15</w:t>
        </w:r>
        <w:r>
          <w:rPr>
            <w:noProof/>
            <w:webHidden/>
          </w:rPr>
          <w:fldChar w:fldCharType="end"/>
        </w:r>
      </w:hyperlink>
    </w:p>
    <w:p w:rsidR="001E06C3" w:rsidRDefault="001E06C3" w14:paraId="2C0E5360" w14:textId="20BDCF00">
      <w:pPr>
        <w:pStyle w:val="TOC1"/>
        <w:tabs>
          <w:tab w:val="left" w:pos="2549"/>
        </w:tabs>
        <w:rPr>
          <w:rFonts w:asciiTheme="minorHAnsi" w:hAnsiTheme="minorHAnsi" w:eastAsiaTheme="minorEastAsia" w:cstheme="minorBidi"/>
          <w:b w:val="0"/>
          <w:noProof/>
          <w:kern w:val="2"/>
          <w:sz w:val="24"/>
          <w:szCs w:val="24"/>
          <w:lang w:val="en-PH" w:eastAsia="en-PH"/>
          <w14:ligatures w14:val="standardContextual"/>
        </w:rPr>
      </w:pPr>
      <w:hyperlink w:history="1" w:anchor="_Toc204206236">
        <w:r w:rsidRPr="006B6685">
          <w:rPr>
            <w:rStyle w:val="Hyperlink"/>
            <w:noProof/>
          </w:rPr>
          <w:t>4</w:t>
        </w:r>
        <w:r>
          <w:rPr>
            <w:rFonts w:asciiTheme="minorHAnsi" w:hAnsiTheme="minorHAnsi" w:eastAsiaTheme="minorEastAsia" w:cstheme="minorBidi"/>
            <w:b w:val="0"/>
            <w:noProof/>
            <w:kern w:val="2"/>
            <w:sz w:val="24"/>
            <w:szCs w:val="24"/>
            <w:lang w:val="en-PH" w:eastAsia="en-PH"/>
            <w14:ligatures w14:val="standardContextual"/>
          </w:rPr>
          <w:tab/>
        </w:r>
        <w:r w:rsidRPr="006B6685">
          <w:rPr>
            <w:rStyle w:val="Hyperlink"/>
            <w:noProof/>
          </w:rPr>
          <w:t>Testing Process</w:t>
        </w:r>
        <w:r>
          <w:rPr>
            <w:noProof/>
            <w:webHidden/>
          </w:rPr>
          <w:tab/>
        </w:r>
        <w:r>
          <w:rPr>
            <w:noProof/>
            <w:webHidden/>
          </w:rPr>
          <w:fldChar w:fldCharType="begin"/>
        </w:r>
        <w:r>
          <w:rPr>
            <w:noProof/>
            <w:webHidden/>
          </w:rPr>
          <w:instrText xml:space="preserve"> PAGEREF _Toc204206236 \h </w:instrText>
        </w:r>
        <w:r>
          <w:rPr>
            <w:noProof/>
            <w:webHidden/>
          </w:rPr>
        </w:r>
        <w:r>
          <w:rPr>
            <w:noProof/>
            <w:webHidden/>
          </w:rPr>
          <w:fldChar w:fldCharType="separate"/>
        </w:r>
        <w:r>
          <w:rPr>
            <w:noProof/>
            <w:webHidden/>
          </w:rPr>
          <w:t>18</w:t>
        </w:r>
        <w:r>
          <w:rPr>
            <w:noProof/>
            <w:webHidden/>
          </w:rPr>
          <w:fldChar w:fldCharType="end"/>
        </w:r>
      </w:hyperlink>
    </w:p>
    <w:p w:rsidR="001E06C3" w:rsidRDefault="001E06C3" w14:paraId="3CA1649D" w14:textId="1D0E1B1E">
      <w:pPr>
        <w:pStyle w:val="TOC1"/>
        <w:tabs>
          <w:tab w:val="left" w:pos="2549"/>
        </w:tabs>
        <w:rPr>
          <w:rFonts w:asciiTheme="minorHAnsi" w:hAnsiTheme="minorHAnsi" w:eastAsiaTheme="minorEastAsia" w:cstheme="minorBidi"/>
          <w:b w:val="0"/>
          <w:noProof/>
          <w:kern w:val="2"/>
          <w:sz w:val="24"/>
          <w:szCs w:val="24"/>
          <w:lang w:val="en-PH" w:eastAsia="en-PH"/>
          <w14:ligatures w14:val="standardContextual"/>
        </w:rPr>
      </w:pPr>
      <w:hyperlink w:history="1" w:anchor="_Toc204206237">
        <w:r w:rsidRPr="006B6685">
          <w:rPr>
            <w:rStyle w:val="Hyperlink"/>
            <w:noProof/>
          </w:rPr>
          <w:t>5</w:t>
        </w:r>
        <w:r>
          <w:rPr>
            <w:rFonts w:asciiTheme="minorHAnsi" w:hAnsiTheme="minorHAnsi" w:eastAsiaTheme="minorEastAsia" w:cstheme="minorBidi"/>
            <w:b w:val="0"/>
            <w:noProof/>
            <w:kern w:val="2"/>
            <w:sz w:val="24"/>
            <w:szCs w:val="24"/>
            <w:lang w:val="en-PH" w:eastAsia="en-PH"/>
            <w14:ligatures w14:val="standardContextual"/>
          </w:rPr>
          <w:tab/>
        </w:r>
        <w:r w:rsidRPr="006B6685">
          <w:rPr>
            <w:rStyle w:val="Hyperlink"/>
            <w:noProof/>
          </w:rPr>
          <w:t>Signature</w:t>
        </w:r>
        <w:r>
          <w:rPr>
            <w:noProof/>
            <w:webHidden/>
          </w:rPr>
          <w:tab/>
        </w:r>
        <w:r>
          <w:rPr>
            <w:noProof/>
            <w:webHidden/>
          </w:rPr>
          <w:fldChar w:fldCharType="begin"/>
        </w:r>
        <w:r>
          <w:rPr>
            <w:noProof/>
            <w:webHidden/>
          </w:rPr>
          <w:instrText xml:space="preserve"> PAGEREF _Toc204206237 \h </w:instrText>
        </w:r>
        <w:r>
          <w:rPr>
            <w:noProof/>
            <w:webHidden/>
          </w:rPr>
        </w:r>
        <w:r>
          <w:rPr>
            <w:noProof/>
            <w:webHidden/>
          </w:rPr>
          <w:fldChar w:fldCharType="separate"/>
        </w:r>
        <w:r>
          <w:rPr>
            <w:noProof/>
            <w:webHidden/>
          </w:rPr>
          <w:t>21</w:t>
        </w:r>
        <w:r>
          <w:rPr>
            <w:noProof/>
            <w:webHidden/>
          </w:rPr>
          <w:fldChar w:fldCharType="end"/>
        </w:r>
      </w:hyperlink>
    </w:p>
    <w:p w:rsidR="001E06C3" w:rsidRDefault="001E06C3" w14:paraId="169DB39A" w14:textId="60E1C257">
      <w:pPr>
        <w:pStyle w:val="TOC2"/>
        <w:tabs>
          <w:tab w:val="left" w:pos="2549"/>
        </w:tabs>
        <w:rPr>
          <w:rFonts w:asciiTheme="minorHAnsi" w:hAnsiTheme="minorHAnsi" w:eastAsiaTheme="minorEastAsia" w:cstheme="minorBidi"/>
          <w:noProof/>
          <w:kern w:val="2"/>
          <w:sz w:val="24"/>
          <w:szCs w:val="24"/>
          <w:lang w:val="en-PH" w:eastAsia="en-PH"/>
          <w14:ligatures w14:val="standardContextual"/>
        </w:rPr>
      </w:pPr>
      <w:hyperlink w:history="1" w:anchor="_Toc204206238">
        <w:r w:rsidRPr="006B6685">
          <w:rPr>
            <w:rStyle w:val="Hyperlink"/>
            <w:noProof/>
          </w:rPr>
          <w:t>5.1</w:t>
        </w:r>
        <w:r>
          <w:rPr>
            <w:rFonts w:asciiTheme="minorHAnsi" w:hAnsiTheme="minorHAnsi" w:eastAsiaTheme="minorEastAsia" w:cstheme="minorBidi"/>
            <w:noProof/>
            <w:kern w:val="2"/>
            <w:sz w:val="24"/>
            <w:szCs w:val="24"/>
            <w:lang w:val="en-PH" w:eastAsia="en-PH"/>
            <w14:ligatures w14:val="standardContextual"/>
          </w:rPr>
          <w:tab/>
        </w:r>
        <w:r w:rsidRPr="006B6685">
          <w:rPr>
            <w:rStyle w:val="Hyperlink"/>
            <w:noProof/>
          </w:rPr>
          <w:t>Functional Specification</w:t>
        </w:r>
        <w:r>
          <w:rPr>
            <w:noProof/>
            <w:webHidden/>
          </w:rPr>
          <w:tab/>
        </w:r>
        <w:r>
          <w:rPr>
            <w:noProof/>
            <w:webHidden/>
          </w:rPr>
          <w:fldChar w:fldCharType="begin"/>
        </w:r>
        <w:r>
          <w:rPr>
            <w:noProof/>
            <w:webHidden/>
          </w:rPr>
          <w:instrText xml:space="preserve"> PAGEREF _Toc204206238 \h </w:instrText>
        </w:r>
        <w:r>
          <w:rPr>
            <w:noProof/>
            <w:webHidden/>
          </w:rPr>
        </w:r>
        <w:r>
          <w:rPr>
            <w:noProof/>
            <w:webHidden/>
          </w:rPr>
          <w:fldChar w:fldCharType="separate"/>
        </w:r>
        <w:r>
          <w:rPr>
            <w:noProof/>
            <w:webHidden/>
          </w:rPr>
          <w:t>21</w:t>
        </w:r>
        <w:r>
          <w:rPr>
            <w:noProof/>
            <w:webHidden/>
          </w:rPr>
          <w:fldChar w:fldCharType="end"/>
        </w:r>
      </w:hyperlink>
    </w:p>
    <w:p w:rsidR="001E06C3" w:rsidRDefault="001E06C3" w14:paraId="3AFFE93F" w14:textId="4B2D9C7C">
      <w:pPr>
        <w:pStyle w:val="TOC2"/>
        <w:tabs>
          <w:tab w:val="left" w:pos="2549"/>
        </w:tabs>
        <w:rPr>
          <w:rFonts w:asciiTheme="minorHAnsi" w:hAnsiTheme="minorHAnsi" w:eastAsiaTheme="minorEastAsia" w:cstheme="minorBidi"/>
          <w:noProof/>
          <w:kern w:val="2"/>
          <w:sz w:val="24"/>
          <w:szCs w:val="24"/>
          <w:lang w:val="en-PH" w:eastAsia="en-PH"/>
          <w14:ligatures w14:val="standardContextual"/>
        </w:rPr>
      </w:pPr>
      <w:hyperlink w:history="1" w:anchor="_Toc204206239">
        <w:r w:rsidRPr="006B6685">
          <w:rPr>
            <w:rStyle w:val="Hyperlink"/>
            <w:noProof/>
          </w:rPr>
          <w:t>5.2</w:t>
        </w:r>
        <w:r>
          <w:rPr>
            <w:rFonts w:asciiTheme="minorHAnsi" w:hAnsiTheme="minorHAnsi" w:eastAsiaTheme="minorEastAsia" w:cstheme="minorBidi"/>
            <w:noProof/>
            <w:kern w:val="2"/>
            <w:sz w:val="24"/>
            <w:szCs w:val="24"/>
            <w:lang w:val="en-PH" w:eastAsia="en-PH"/>
            <w14:ligatures w14:val="standardContextual"/>
          </w:rPr>
          <w:tab/>
        </w:r>
        <w:r w:rsidRPr="006B6685">
          <w:rPr>
            <w:rStyle w:val="Hyperlink"/>
            <w:noProof/>
          </w:rPr>
          <w:t>Technical Specification</w:t>
        </w:r>
        <w:r>
          <w:rPr>
            <w:noProof/>
            <w:webHidden/>
          </w:rPr>
          <w:tab/>
        </w:r>
        <w:r>
          <w:rPr>
            <w:noProof/>
            <w:webHidden/>
          </w:rPr>
          <w:fldChar w:fldCharType="begin"/>
        </w:r>
        <w:r>
          <w:rPr>
            <w:noProof/>
            <w:webHidden/>
          </w:rPr>
          <w:instrText xml:space="preserve"> PAGEREF _Toc204206239 \h </w:instrText>
        </w:r>
        <w:r>
          <w:rPr>
            <w:noProof/>
            <w:webHidden/>
          </w:rPr>
        </w:r>
        <w:r>
          <w:rPr>
            <w:noProof/>
            <w:webHidden/>
          </w:rPr>
          <w:fldChar w:fldCharType="separate"/>
        </w:r>
        <w:r>
          <w:rPr>
            <w:noProof/>
            <w:webHidden/>
          </w:rPr>
          <w:t>21</w:t>
        </w:r>
        <w:r>
          <w:rPr>
            <w:noProof/>
            <w:webHidden/>
          </w:rPr>
          <w:fldChar w:fldCharType="end"/>
        </w:r>
      </w:hyperlink>
    </w:p>
    <w:p w:rsidR="001E06C3" w:rsidRDefault="001E06C3" w14:paraId="06A3E89D" w14:textId="37A41FBB">
      <w:pPr>
        <w:pStyle w:val="TOC2"/>
        <w:tabs>
          <w:tab w:val="left" w:pos="2549"/>
        </w:tabs>
        <w:rPr>
          <w:rFonts w:asciiTheme="minorHAnsi" w:hAnsiTheme="minorHAnsi" w:eastAsiaTheme="minorEastAsia" w:cstheme="minorBidi"/>
          <w:noProof/>
          <w:kern w:val="2"/>
          <w:sz w:val="24"/>
          <w:szCs w:val="24"/>
          <w:lang w:val="en-PH" w:eastAsia="en-PH"/>
          <w14:ligatures w14:val="standardContextual"/>
        </w:rPr>
      </w:pPr>
      <w:hyperlink w:history="1" w:anchor="_Toc204206240">
        <w:r w:rsidRPr="006B6685">
          <w:rPr>
            <w:rStyle w:val="Hyperlink"/>
            <w:noProof/>
          </w:rPr>
          <w:t>5.3</w:t>
        </w:r>
        <w:r>
          <w:rPr>
            <w:rFonts w:asciiTheme="minorHAnsi" w:hAnsiTheme="minorHAnsi" w:eastAsiaTheme="minorEastAsia" w:cstheme="minorBidi"/>
            <w:noProof/>
            <w:kern w:val="2"/>
            <w:sz w:val="24"/>
            <w:szCs w:val="24"/>
            <w:lang w:val="en-PH" w:eastAsia="en-PH"/>
            <w14:ligatures w14:val="standardContextual"/>
          </w:rPr>
          <w:tab/>
        </w:r>
        <w:r w:rsidRPr="006B6685">
          <w:rPr>
            <w:rStyle w:val="Hyperlink"/>
            <w:noProof/>
          </w:rPr>
          <w:t>Design Sign-off</w:t>
        </w:r>
        <w:r>
          <w:rPr>
            <w:noProof/>
            <w:webHidden/>
          </w:rPr>
          <w:tab/>
        </w:r>
        <w:r>
          <w:rPr>
            <w:noProof/>
            <w:webHidden/>
          </w:rPr>
          <w:fldChar w:fldCharType="begin"/>
        </w:r>
        <w:r>
          <w:rPr>
            <w:noProof/>
            <w:webHidden/>
          </w:rPr>
          <w:instrText xml:space="preserve"> PAGEREF _Toc204206240 \h </w:instrText>
        </w:r>
        <w:r>
          <w:rPr>
            <w:noProof/>
            <w:webHidden/>
          </w:rPr>
        </w:r>
        <w:r>
          <w:rPr>
            <w:noProof/>
            <w:webHidden/>
          </w:rPr>
          <w:fldChar w:fldCharType="separate"/>
        </w:r>
        <w:r>
          <w:rPr>
            <w:noProof/>
            <w:webHidden/>
          </w:rPr>
          <w:t>21</w:t>
        </w:r>
        <w:r>
          <w:rPr>
            <w:noProof/>
            <w:webHidden/>
          </w:rPr>
          <w:fldChar w:fldCharType="end"/>
        </w:r>
      </w:hyperlink>
    </w:p>
    <w:p w:rsidR="001E06C3" w:rsidRDefault="001E06C3" w14:paraId="591F7087" w14:textId="05E57738">
      <w:pPr>
        <w:pStyle w:val="TOC2"/>
        <w:tabs>
          <w:tab w:val="left" w:pos="2549"/>
        </w:tabs>
        <w:rPr>
          <w:rFonts w:asciiTheme="minorHAnsi" w:hAnsiTheme="minorHAnsi" w:eastAsiaTheme="minorEastAsia" w:cstheme="minorBidi"/>
          <w:noProof/>
          <w:kern w:val="2"/>
          <w:sz w:val="24"/>
          <w:szCs w:val="24"/>
          <w:lang w:val="en-PH" w:eastAsia="en-PH"/>
          <w14:ligatures w14:val="standardContextual"/>
        </w:rPr>
      </w:pPr>
      <w:hyperlink w:history="1" w:anchor="_Toc204206241">
        <w:r w:rsidRPr="006B6685">
          <w:rPr>
            <w:rStyle w:val="Hyperlink"/>
            <w:noProof/>
          </w:rPr>
          <w:t>5.4</w:t>
        </w:r>
        <w:r>
          <w:rPr>
            <w:rFonts w:asciiTheme="minorHAnsi" w:hAnsiTheme="minorHAnsi" w:eastAsiaTheme="minorEastAsia" w:cstheme="minorBidi"/>
            <w:noProof/>
            <w:kern w:val="2"/>
            <w:sz w:val="24"/>
            <w:szCs w:val="24"/>
            <w:lang w:val="en-PH" w:eastAsia="en-PH"/>
            <w14:ligatures w14:val="standardContextual"/>
          </w:rPr>
          <w:tab/>
        </w:r>
        <w:r w:rsidRPr="006B6685">
          <w:rPr>
            <w:rStyle w:val="Hyperlink"/>
            <w:noProof/>
          </w:rPr>
          <w:t>Testing Sign-off</w:t>
        </w:r>
        <w:r>
          <w:rPr>
            <w:noProof/>
            <w:webHidden/>
          </w:rPr>
          <w:tab/>
        </w:r>
        <w:r>
          <w:rPr>
            <w:noProof/>
            <w:webHidden/>
          </w:rPr>
          <w:fldChar w:fldCharType="begin"/>
        </w:r>
        <w:r>
          <w:rPr>
            <w:noProof/>
            <w:webHidden/>
          </w:rPr>
          <w:instrText xml:space="preserve"> PAGEREF _Toc204206241 \h </w:instrText>
        </w:r>
        <w:r>
          <w:rPr>
            <w:noProof/>
            <w:webHidden/>
          </w:rPr>
        </w:r>
        <w:r>
          <w:rPr>
            <w:noProof/>
            <w:webHidden/>
          </w:rPr>
          <w:fldChar w:fldCharType="separate"/>
        </w:r>
        <w:r>
          <w:rPr>
            <w:noProof/>
            <w:webHidden/>
          </w:rPr>
          <w:t>21</w:t>
        </w:r>
        <w:r>
          <w:rPr>
            <w:noProof/>
            <w:webHidden/>
          </w:rPr>
          <w:fldChar w:fldCharType="end"/>
        </w:r>
      </w:hyperlink>
    </w:p>
    <w:p w:rsidR="001E06C3" w:rsidRDefault="001E06C3" w14:paraId="262CCC4D" w14:textId="64598A13">
      <w:pPr>
        <w:pStyle w:val="TOC1"/>
        <w:tabs>
          <w:tab w:val="left" w:pos="2549"/>
        </w:tabs>
        <w:rPr>
          <w:rFonts w:asciiTheme="minorHAnsi" w:hAnsiTheme="minorHAnsi" w:eastAsiaTheme="minorEastAsia" w:cstheme="minorBidi"/>
          <w:b w:val="0"/>
          <w:noProof/>
          <w:kern w:val="2"/>
          <w:sz w:val="24"/>
          <w:szCs w:val="24"/>
          <w:lang w:val="en-PH" w:eastAsia="en-PH"/>
          <w14:ligatures w14:val="standardContextual"/>
        </w:rPr>
      </w:pPr>
      <w:hyperlink w:history="1" w:anchor="_Toc204206242">
        <w:r w:rsidRPr="006B6685">
          <w:rPr>
            <w:rStyle w:val="Hyperlink"/>
            <w:noProof/>
          </w:rPr>
          <w:t>6</w:t>
        </w:r>
        <w:r>
          <w:rPr>
            <w:rFonts w:asciiTheme="minorHAnsi" w:hAnsiTheme="minorHAnsi" w:eastAsiaTheme="minorEastAsia" w:cstheme="minorBidi"/>
            <w:b w:val="0"/>
            <w:noProof/>
            <w:kern w:val="2"/>
            <w:sz w:val="24"/>
            <w:szCs w:val="24"/>
            <w:lang w:val="en-PH" w:eastAsia="en-PH"/>
            <w14:ligatures w14:val="standardContextual"/>
          </w:rPr>
          <w:tab/>
        </w:r>
        <w:r w:rsidRPr="006B6685">
          <w:rPr>
            <w:rStyle w:val="Hyperlink"/>
            <w:noProof/>
          </w:rPr>
          <w:t>Appendix</w:t>
        </w:r>
        <w:r>
          <w:rPr>
            <w:noProof/>
            <w:webHidden/>
          </w:rPr>
          <w:tab/>
        </w:r>
        <w:r>
          <w:rPr>
            <w:noProof/>
            <w:webHidden/>
          </w:rPr>
          <w:fldChar w:fldCharType="begin"/>
        </w:r>
        <w:r>
          <w:rPr>
            <w:noProof/>
            <w:webHidden/>
          </w:rPr>
          <w:instrText xml:space="preserve"> PAGEREF _Toc204206242 \h </w:instrText>
        </w:r>
        <w:r>
          <w:rPr>
            <w:noProof/>
            <w:webHidden/>
          </w:rPr>
        </w:r>
        <w:r>
          <w:rPr>
            <w:noProof/>
            <w:webHidden/>
          </w:rPr>
          <w:fldChar w:fldCharType="separate"/>
        </w:r>
        <w:r>
          <w:rPr>
            <w:noProof/>
            <w:webHidden/>
          </w:rPr>
          <w:t>22</w:t>
        </w:r>
        <w:r>
          <w:rPr>
            <w:noProof/>
            <w:webHidden/>
          </w:rPr>
          <w:fldChar w:fldCharType="end"/>
        </w:r>
      </w:hyperlink>
    </w:p>
    <w:p w:rsidR="00FB23CA" w:rsidP="002C6041" w:rsidRDefault="002C6041" w14:paraId="2DD0A175" w14:textId="1FA676F9">
      <w:pPr>
        <w:pStyle w:val="Heading1"/>
      </w:pPr>
      <w:r>
        <w:rPr>
          <w:b w:val="0"/>
        </w:rPr>
        <w:fldChar w:fldCharType="end"/>
      </w:r>
      <w:bookmarkStart w:name="_Toc204206225" w:id="9"/>
      <w:r w:rsidR="00C525E4">
        <w:t>Executive Summary</w:t>
      </w:r>
      <w:bookmarkEnd w:id="6"/>
      <w:bookmarkEnd w:id="9"/>
    </w:p>
    <w:p w:rsidR="61B36815" w:rsidP="35FA47F1" w:rsidRDefault="1CD5CC87" w14:paraId="24F89173" w14:textId="45CB6309">
      <w:pPr>
        <w:spacing w:before="120" w:after="120"/>
        <w:ind w:left="720"/>
        <w:rPr>
          <w:rFonts w:eastAsia="Arial" w:cs="Arial"/>
        </w:rPr>
      </w:pPr>
      <w:r w:rsidRPr="35FA47F1">
        <w:rPr>
          <w:rFonts w:eastAsia="Arial" w:cs="Arial"/>
          <w:color w:val="1F487C"/>
        </w:rPr>
        <w:t>The State</w:t>
      </w:r>
      <w:r w:rsidRPr="35FA47F1" w:rsidR="7728CBBF">
        <w:rPr>
          <w:rFonts w:eastAsia="Arial" w:cs="Arial"/>
          <w:color w:val="1F487C"/>
        </w:rPr>
        <w:t xml:space="preserve"> of New Hampshire </w:t>
      </w:r>
      <w:r w:rsidRPr="35FA47F1" w:rsidR="7728CBBF">
        <w:rPr>
          <w:rFonts w:eastAsia="Arial" w:cs="Arial"/>
        </w:rPr>
        <w:t xml:space="preserve">requires an interface that will </w:t>
      </w:r>
      <w:r w:rsidRPr="35FA47F1" w:rsidR="733176DA">
        <w:rPr>
          <w:rFonts w:eastAsia="Arial" w:cs="Arial"/>
        </w:rPr>
        <w:t xml:space="preserve">automate the </w:t>
      </w:r>
      <w:r w:rsidRPr="35FA47F1" w:rsidR="7728CBBF">
        <w:rPr>
          <w:rFonts w:eastAsia="Arial" w:cs="Arial"/>
        </w:rPr>
        <w:t xml:space="preserve">process </w:t>
      </w:r>
      <w:r w:rsidRPr="35FA47F1" w:rsidR="42E540F8">
        <w:rPr>
          <w:rFonts w:eastAsia="Arial" w:cs="Arial"/>
        </w:rPr>
        <w:t>of the</w:t>
      </w:r>
      <w:r w:rsidRPr="35FA47F1" w:rsidR="7728CBBF">
        <w:rPr>
          <w:rFonts w:eastAsia="Arial" w:cs="Arial"/>
        </w:rPr>
        <w:t xml:space="preserve"> file from </w:t>
      </w:r>
      <w:r w:rsidRPr="35FA47F1" w:rsidR="78A84D41">
        <w:rPr>
          <w:rFonts w:eastAsia="Arial" w:cs="Arial"/>
        </w:rPr>
        <w:t xml:space="preserve">the </w:t>
      </w:r>
      <w:commentRangeStart w:id="10"/>
      <w:commentRangeStart w:id="11"/>
      <w:r w:rsidRPr="35FA47F1" w:rsidR="78A84D41">
        <w:rPr>
          <w:rFonts w:eastAsia="Arial" w:cs="Arial"/>
        </w:rPr>
        <w:t>Bank</w:t>
      </w:r>
      <w:commentRangeEnd w:id="10"/>
      <w:r w:rsidRPr="35FA47F1" w:rsidR="61B36815">
        <w:rPr>
          <w:rStyle w:val="CommentReference"/>
          <w:rFonts w:eastAsia="Arial" w:cs="Arial"/>
          <w:sz w:val="20"/>
          <w:szCs w:val="20"/>
        </w:rPr>
        <w:commentReference w:id="10"/>
      </w:r>
      <w:commentRangeEnd w:id="11"/>
      <w:r>
        <w:rPr>
          <w:rStyle w:val="CommentReference"/>
        </w:rPr>
        <w:commentReference w:id="11"/>
      </w:r>
      <w:r w:rsidRPr="35FA47F1" w:rsidR="78A84D41">
        <w:rPr>
          <w:rFonts w:eastAsia="Arial" w:cs="Arial"/>
        </w:rPr>
        <w:t xml:space="preserve"> of America </w:t>
      </w:r>
      <w:r w:rsidRPr="35FA47F1" w:rsidR="5C404410">
        <w:rPr>
          <w:rFonts w:eastAsia="Arial" w:cs="Arial"/>
        </w:rPr>
        <w:t xml:space="preserve">to Infor FSM for </w:t>
      </w:r>
      <w:r w:rsidRPr="35FA47F1" w:rsidR="20910066">
        <w:rPr>
          <w:rFonts w:eastAsia="Arial" w:cs="Arial"/>
          <w:color w:val="FF0000"/>
        </w:rPr>
        <w:t>payment</w:t>
      </w:r>
      <w:r w:rsidRPr="35FA47F1" w:rsidR="5C404410">
        <w:rPr>
          <w:rFonts w:eastAsia="Arial" w:cs="Arial"/>
          <w:color w:val="FF0000"/>
        </w:rPr>
        <w:t xml:space="preserve"> </w:t>
      </w:r>
      <w:r w:rsidRPr="35FA47F1" w:rsidR="5C404410">
        <w:rPr>
          <w:rFonts w:eastAsia="Arial" w:cs="Arial"/>
        </w:rPr>
        <w:t>reconciliation</w:t>
      </w:r>
      <w:r w:rsidRPr="35FA47F1" w:rsidR="549F924A">
        <w:rPr>
          <w:rFonts w:eastAsia="Arial" w:cs="Arial"/>
        </w:rPr>
        <w:t>, when</w:t>
      </w:r>
      <w:r w:rsidRPr="35FA47F1" w:rsidR="549F924A">
        <w:rPr>
          <w:rFonts w:eastAsia="Arial" w:cs="Arial"/>
          <w:color w:val="FF0000"/>
        </w:rPr>
        <w:t xml:space="preserve"> a payment is cleared by</w:t>
      </w:r>
      <w:r w:rsidRPr="35FA47F1" w:rsidR="5C404410">
        <w:rPr>
          <w:rFonts w:eastAsia="Arial" w:cs="Arial"/>
          <w:color w:val="FF0000"/>
        </w:rPr>
        <w:t xml:space="preserve"> the </w:t>
      </w:r>
      <w:r w:rsidRPr="35FA47F1" w:rsidR="633FFC48">
        <w:rPr>
          <w:rFonts w:eastAsia="Arial" w:cs="Arial"/>
          <w:color w:val="FF0000"/>
        </w:rPr>
        <w:t>bank</w:t>
      </w:r>
      <w:r w:rsidRPr="35FA47F1" w:rsidR="549F924A">
        <w:rPr>
          <w:rFonts w:eastAsia="Arial" w:cs="Arial"/>
          <w:color w:val="FF0000"/>
        </w:rPr>
        <w:t xml:space="preserve"> (</w:t>
      </w:r>
      <w:r w:rsidRPr="35FA47F1" w:rsidR="77B995AD">
        <w:rPr>
          <w:rFonts w:eastAsia="Arial" w:cs="Arial"/>
          <w:color w:val="FF0000"/>
        </w:rPr>
        <w:t>paid</w:t>
      </w:r>
      <w:r w:rsidRPr="35FA47F1" w:rsidR="549F924A">
        <w:rPr>
          <w:rFonts w:eastAsia="Arial" w:cs="Arial"/>
          <w:color w:val="FF0000"/>
        </w:rPr>
        <w:t xml:space="preserve">) then the status in FSM is to be changed from “open” to </w:t>
      </w:r>
      <w:r w:rsidRPr="35FA47F1" w:rsidR="235D723F">
        <w:rPr>
          <w:rFonts w:eastAsia="Arial" w:cs="Arial"/>
          <w:color w:val="FF0000"/>
        </w:rPr>
        <w:t>“</w:t>
      </w:r>
      <w:r w:rsidRPr="35FA47F1" w:rsidR="549F924A">
        <w:rPr>
          <w:rFonts w:eastAsia="Arial" w:cs="Arial"/>
          <w:color w:val="FF0000"/>
        </w:rPr>
        <w:t>reconciled</w:t>
      </w:r>
      <w:r w:rsidRPr="35FA47F1" w:rsidR="235D723F">
        <w:rPr>
          <w:rFonts w:eastAsia="Arial" w:cs="Arial"/>
          <w:color w:val="FF0000"/>
        </w:rPr>
        <w:t>”</w:t>
      </w:r>
      <w:r w:rsidRPr="35FA47F1" w:rsidR="5C404410">
        <w:rPr>
          <w:rFonts w:eastAsia="Arial" w:cs="Arial"/>
        </w:rPr>
        <w:t>. The inbound file will be used primarily to reconcile the cash ledger transactions in the Cash Management module.</w:t>
      </w:r>
    </w:p>
    <w:p w:rsidR="5C6BEB08" w:rsidP="5C6BEB08" w:rsidRDefault="5C6BEB08" w14:paraId="1DE32961" w14:textId="5C6A918F">
      <w:pPr>
        <w:spacing w:before="120" w:after="120"/>
        <w:ind w:left="720"/>
        <w:rPr>
          <w:rFonts w:eastAsia="Arial" w:cs="Arial"/>
        </w:rPr>
      </w:pPr>
    </w:p>
    <w:p w:rsidR="11CC6A6B" w:rsidP="11CC6A6B" w:rsidRDefault="11CC6A6B" w14:paraId="2EEE5F28" w14:textId="5F294C2A">
      <w:pPr>
        <w:pStyle w:val="BodyText"/>
        <w:ind w:left="720"/>
      </w:pPr>
    </w:p>
    <w:p w:rsidR="00FB23CA" w:rsidP="00160247" w:rsidRDefault="005F2D52" w14:paraId="7DE99620" w14:textId="32B29400">
      <w:pPr>
        <w:pStyle w:val="Heading2"/>
        <w:pBdr>
          <w:top w:val="single" w:color="ACACAC" w:sz="48" w:space="0"/>
        </w:pBdr>
      </w:pPr>
      <w:bookmarkStart w:name="_Toc105005161" w:id="12"/>
      <w:bookmarkStart w:name="_Toc204206226" w:id="13"/>
      <w:r>
        <w:t>Business Objectives</w:t>
      </w:r>
      <w:bookmarkEnd w:id="12"/>
      <w:bookmarkEnd w:id="13"/>
    </w:p>
    <w:p w:rsidR="4D3A6522" w:rsidP="5C6BEB08" w:rsidRDefault="4D3A6522" w14:paraId="708DFE3D" w14:textId="21EEEB7C">
      <w:pPr>
        <w:spacing w:before="120" w:after="120"/>
        <w:ind w:left="720"/>
        <w:jc w:val="both"/>
      </w:pPr>
      <w:r w:rsidRPr="36ACBC22">
        <w:rPr>
          <w:rFonts w:eastAsia="Arial" w:cs="Arial"/>
        </w:rPr>
        <w:t xml:space="preserve">This inbound interface will allow </w:t>
      </w:r>
      <w:proofErr w:type="spellStart"/>
      <w:r w:rsidRPr="36ACBC22">
        <w:rPr>
          <w:rFonts w:eastAsia="Arial" w:cs="Arial"/>
        </w:rPr>
        <w:t>SoNH</w:t>
      </w:r>
      <w:proofErr w:type="spellEnd"/>
      <w:r w:rsidRPr="36ACBC22">
        <w:rPr>
          <w:rFonts w:eastAsia="Arial" w:cs="Arial"/>
        </w:rPr>
        <w:t xml:space="preserve"> to automatically reconcile the cash ledger transactions in the “Manage Cash Ledger Transactions” under Cash Ledger Processing. Once the </w:t>
      </w:r>
      <w:r w:rsidRPr="36ACBC22" w:rsidR="26BADD2C">
        <w:rPr>
          <w:rFonts w:eastAsia="Arial" w:cs="Arial"/>
        </w:rPr>
        <w:t>bank</w:t>
      </w:r>
      <w:commentRangeStart w:id="14"/>
      <w:commentRangeStart w:id="15"/>
      <w:r w:rsidRPr="36ACBC22">
        <w:rPr>
          <w:rFonts w:eastAsia="Arial" w:cs="Arial"/>
        </w:rPr>
        <w:t xml:space="preserve"> </w:t>
      </w:r>
      <w:commentRangeEnd w:id="14"/>
      <w:r w:rsidRPr="36ACBC22">
        <w:rPr>
          <w:rStyle w:val="CommentReference"/>
          <w:rFonts w:eastAsia="Arial" w:cs="Arial"/>
          <w:sz w:val="20"/>
          <w:szCs w:val="20"/>
        </w:rPr>
        <w:commentReference w:id="14"/>
      </w:r>
      <w:commentRangeEnd w:id="15"/>
      <w:r>
        <w:rPr>
          <w:rStyle w:val="CommentReference"/>
        </w:rPr>
        <w:commentReference w:id="15"/>
      </w:r>
      <w:r w:rsidRPr="36ACBC22">
        <w:rPr>
          <w:rFonts w:eastAsia="Arial" w:cs="Arial"/>
        </w:rPr>
        <w:t xml:space="preserve">reconciliation file is sent to </w:t>
      </w:r>
      <w:proofErr w:type="spellStart"/>
      <w:r w:rsidRPr="36ACBC22">
        <w:rPr>
          <w:rFonts w:eastAsia="Arial" w:cs="Arial"/>
        </w:rPr>
        <w:t>SoNH’s</w:t>
      </w:r>
      <w:proofErr w:type="spellEnd"/>
      <w:r w:rsidRPr="36ACBC22">
        <w:rPr>
          <w:rFonts w:eastAsia="Arial" w:cs="Arial"/>
        </w:rPr>
        <w:t xml:space="preserve"> sftp directory, the file will be scanned, and </w:t>
      </w:r>
      <w:r w:rsidRPr="36ACBC22" w:rsidR="67A9FBB5">
        <w:rPr>
          <w:rFonts w:eastAsia="Arial" w:cs="Arial"/>
        </w:rPr>
        <w:t>records</w:t>
      </w:r>
      <w:commentRangeStart w:id="17"/>
      <w:commentRangeStart w:id="18"/>
      <w:r w:rsidRPr="36ACBC22">
        <w:rPr>
          <w:rFonts w:eastAsia="Arial" w:cs="Arial"/>
        </w:rPr>
        <w:t xml:space="preserve"> </w:t>
      </w:r>
      <w:commentRangeEnd w:id="17"/>
      <w:r w:rsidRPr="36ACBC22">
        <w:rPr>
          <w:rStyle w:val="CommentReference"/>
          <w:rFonts w:eastAsia="Arial" w:cs="Arial"/>
          <w:sz w:val="20"/>
          <w:szCs w:val="20"/>
        </w:rPr>
        <w:commentReference w:id="17"/>
      </w:r>
      <w:commentRangeEnd w:id="18"/>
      <w:r>
        <w:rPr>
          <w:rStyle w:val="CommentReference"/>
        </w:rPr>
        <w:commentReference w:id="18"/>
      </w:r>
      <w:r w:rsidRPr="36ACBC22">
        <w:rPr>
          <w:rFonts w:eastAsia="Arial" w:cs="Arial"/>
        </w:rPr>
        <w:t xml:space="preserve">will be loaded into Cash Ledger Bank Updates Maintenance. Once the </w:t>
      </w:r>
      <w:commentRangeStart w:id="20"/>
      <w:commentRangeStart w:id="21"/>
      <w:r w:rsidRPr="36ACBC22" w:rsidR="5B01D8B0">
        <w:rPr>
          <w:rFonts w:eastAsia="Arial" w:cs="Arial"/>
        </w:rPr>
        <w:t>records</w:t>
      </w:r>
      <w:commentRangeEnd w:id="20"/>
      <w:r w:rsidRPr="36ACBC22">
        <w:rPr>
          <w:rStyle w:val="CommentReference"/>
          <w:rFonts w:eastAsia="Arial" w:cs="Arial"/>
          <w:sz w:val="20"/>
          <w:szCs w:val="20"/>
        </w:rPr>
        <w:commentReference w:id="20"/>
      </w:r>
      <w:commentRangeEnd w:id="21"/>
      <w:r>
        <w:rPr>
          <w:rStyle w:val="CommentReference"/>
        </w:rPr>
        <w:commentReference w:id="21"/>
      </w:r>
      <w:r w:rsidRPr="36ACBC22">
        <w:rPr>
          <w:rFonts w:eastAsia="Arial" w:cs="Arial"/>
        </w:rPr>
        <w:t xml:space="preserve"> are loaded, IPA will trigger the “Update Ledger Transactions” action to update the status of the cash ledger transactions.</w:t>
      </w:r>
    </w:p>
    <w:p w:rsidR="5C6BEB08" w:rsidP="5C6BEB08" w:rsidRDefault="5C6BEB08" w14:paraId="0193DC9F" w14:textId="2844A549">
      <w:pPr>
        <w:spacing w:before="120" w:after="120"/>
        <w:ind w:left="720"/>
        <w:jc w:val="both"/>
        <w:rPr>
          <w:rFonts w:eastAsia="Arial" w:cs="Arial"/>
        </w:rPr>
      </w:pPr>
    </w:p>
    <w:p w:rsidR="11CC6A6B" w:rsidP="11CC6A6B" w:rsidRDefault="11CC6A6B" w14:paraId="5B49456D" w14:textId="352E2422">
      <w:pPr>
        <w:pStyle w:val="BodyText"/>
        <w:ind w:left="720"/>
      </w:pPr>
      <w:bookmarkStart w:name="_Toc105005162" w:id="22"/>
    </w:p>
    <w:p w:rsidR="00C56CE0" w:rsidP="00C56CE0" w:rsidRDefault="00C56CE0" w14:paraId="1CCA13E4" w14:textId="6B914A41">
      <w:pPr>
        <w:pStyle w:val="Heading2"/>
      </w:pPr>
      <w:bookmarkStart w:name="_Toc204206227" w:id="23"/>
      <w:r>
        <w:t>Assumptions</w:t>
      </w:r>
      <w:bookmarkEnd w:id="22"/>
      <w:bookmarkEnd w:id="23"/>
    </w:p>
    <w:p w:rsidRPr="0045374B" w:rsidR="0045374B" w:rsidP="0045374B" w:rsidRDefault="0045374B" w14:paraId="48B569B9" w14:textId="77777777">
      <w:pPr>
        <w:pStyle w:val="BodyText"/>
      </w:pPr>
      <w:r w:rsidRPr="0045374B">
        <w:t>This specification assumes that the following statements are true. Any changes can result in a change order and will be managed using the change order process as defined in the Service Workorder.</w:t>
      </w:r>
    </w:p>
    <w:p w:rsidRPr="0045374B" w:rsidR="0045374B" w:rsidP="0045374B" w:rsidRDefault="0045374B" w14:paraId="72A5B067" w14:textId="77777777">
      <w:pPr>
        <w:pStyle w:val="BodyText"/>
      </w:pPr>
    </w:p>
    <w:p w:rsidRPr="0045374B" w:rsidR="0045374B" w:rsidP="000B56FC" w:rsidRDefault="0045374B" w14:paraId="4FB8B973" w14:textId="76232005">
      <w:pPr>
        <w:pStyle w:val="BodyText"/>
        <w:numPr>
          <w:ilvl w:val="0"/>
          <w:numId w:val="9"/>
        </w:numPr>
      </w:pPr>
      <w:r>
        <w:t xml:space="preserve">This functional specification defines the complete scope for </w:t>
      </w:r>
      <w:r w:rsidR="18EDD0BF">
        <w:t>interface</w:t>
      </w:r>
      <w:r>
        <w:t xml:space="preserve"> development. Functions not described </w:t>
      </w:r>
      <w:r w:rsidR="1205185A">
        <w:t xml:space="preserve">here </w:t>
      </w:r>
      <w:r>
        <w:t>are excluded from the deliverable</w:t>
      </w:r>
      <w:r w:rsidR="70B58408">
        <w:t>s</w:t>
      </w:r>
      <w:r>
        <w:t>.</w:t>
      </w:r>
    </w:p>
    <w:p w:rsidR="2344E14A" w:rsidP="11CC6A6B" w:rsidRDefault="2344E14A" w14:paraId="447B6785" w14:textId="6E3685B4">
      <w:pPr>
        <w:pStyle w:val="ListParagraph"/>
        <w:numPr>
          <w:ilvl w:val="0"/>
          <w:numId w:val="9"/>
        </w:numPr>
        <w:contextualSpacing/>
      </w:pPr>
      <w:r>
        <w:t>This B</w:t>
      </w:r>
      <w:r w:rsidR="1A07BAD4">
        <w:t>ank of America</w:t>
      </w:r>
      <w:r>
        <w:t xml:space="preserve"> reconciliation inbound interface is applicable only to transactions processed in FSM, and for the bank accounts for which the mapping definitions on this document apply.</w:t>
      </w:r>
    </w:p>
    <w:p w:rsidR="11CC6A6B" w:rsidP="11CC6A6B" w:rsidRDefault="11CC6A6B" w14:paraId="7769033F" w14:textId="3AF6BFCB">
      <w:pPr>
        <w:pStyle w:val="ListParagraph"/>
        <w:ind w:left="1800"/>
        <w:contextualSpacing/>
      </w:pPr>
    </w:p>
    <w:p w:rsidR="11CC6A6B" w:rsidP="5C6BEB08" w:rsidRDefault="70FF08EF" w14:paraId="4B7BD5B1" w14:textId="1379C927">
      <w:pPr>
        <w:pStyle w:val="ListParagraph"/>
        <w:numPr>
          <w:ilvl w:val="0"/>
          <w:numId w:val="9"/>
        </w:numPr>
        <w:contextualSpacing/>
        <w:rPr>
          <w:b/>
          <w:bCs/>
          <w:color w:val="FF0000"/>
          <w:highlight w:val="yellow"/>
        </w:rPr>
      </w:pPr>
      <w:r w:rsidRPr="2F10E1BE">
        <w:rPr>
          <w:rFonts w:eastAsia="Arial"/>
          <w:lang w:val="en-US"/>
        </w:rPr>
        <w:t>The extract of recon file from B</w:t>
      </w:r>
      <w:r w:rsidRPr="2F10E1BE" w:rsidR="18E23513">
        <w:rPr>
          <w:rFonts w:eastAsia="Arial"/>
          <w:lang w:val="en-US"/>
        </w:rPr>
        <w:t xml:space="preserve">ank of America </w:t>
      </w:r>
      <w:r w:rsidRPr="2F10E1BE">
        <w:rPr>
          <w:rFonts w:eastAsia="Arial"/>
          <w:lang w:val="en-US"/>
        </w:rPr>
        <w:t>will be automated</w:t>
      </w:r>
      <w:r w:rsidRPr="2F10E1BE" w:rsidR="252785D0">
        <w:rPr>
          <w:rFonts w:eastAsia="Arial"/>
          <w:lang w:val="en-US"/>
        </w:rPr>
        <w:t xml:space="preserve"> and will be placed in </w:t>
      </w:r>
      <w:r w:rsidR="00AD5F2F">
        <w:rPr>
          <w:highlight w:val="yellow"/>
        </w:rPr>
        <w:t>the bank’s</w:t>
      </w:r>
      <w:commentRangeStart w:id="24"/>
      <w:commentRangeStart w:id="25"/>
      <w:r w:rsidRPr="2F10E1BE" w:rsidR="252785D0">
        <w:rPr>
          <w:highlight w:val="yellow"/>
        </w:rPr>
        <w:t xml:space="preserve"> sftp </w:t>
      </w:r>
      <w:r w:rsidR="002B1EB7">
        <w:rPr>
          <w:highlight w:val="yellow"/>
        </w:rPr>
        <w:t>directory</w:t>
      </w:r>
      <w:r w:rsidRPr="2F10E1BE" w:rsidR="252785D0">
        <w:rPr>
          <w:highlight w:val="yellow"/>
        </w:rPr>
        <w:t>.</w:t>
      </w:r>
      <w:r w:rsidRPr="2F10E1BE" w:rsidR="22DAF2E1">
        <w:rPr>
          <w:highlight w:val="yellow"/>
        </w:rPr>
        <w:t xml:space="preserve"> </w:t>
      </w:r>
      <w:proofErr w:type="spellStart"/>
      <w:r w:rsidRPr="2F10E1BE" w:rsidR="22DAF2E1">
        <w:rPr>
          <w:b/>
          <w:bCs/>
          <w:color w:val="FF0000"/>
          <w:highlight w:val="yellow"/>
        </w:rPr>
        <w:t>SoNH</w:t>
      </w:r>
      <w:proofErr w:type="spellEnd"/>
      <w:r w:rsidRPr="2F10E1BE" w:rsidR="22DAF2E1">
        <w:rPr>
          <w:b/>
          <w:bCs/>
          <w:color w:val="FF0000"/>
          <w:highlight w:val="yellow"/>
        </w:rPr>
        <w:t xml:space="preserve"> </w:t>
      </w:r>
      <w:r w:rsidR="00861F46">
        <w:rPr>
          <w:b/>
          <w:bCs/>
          <w:color w:val="FF0000"/>
          <w:highlight w:val="yellow"/>
        </w:rPr>
        <w:t>to ask the bank</w:t>
      </w:r>
      <w:r w:rsidR="002B1EB7">
        <w:rPr>
          <w:b/>
          <w:bCs/>
          <w:color w:val="FF0000"/>
          <w:highlight w:val="yellow"/>
        </w:rPr>
        <w:t>’s</w:t>
      </w:r>
      <w:r w:rsidR="00861F46">
        <w:rPr>
          <w:b/>
          <w:bCs/>
          <w:color w:val="FF0000"/>
          <w:highlight w:val="yellow"/>
        </w:rPr>
        <w:t xml:space="preserve"> sftp</w:t>
      </w:r>
      <w:r w:rsidRPr="2F10E1BE" w:rsidR="22DAF2E1">
        <w:rPr>
          <w:b/>
          <w:bCs/>
          <w:color w:val="FF0000"/>
          <w:highlight w:val="yellow"/>
        </w:rPr>
        <w:t xml:space="preserve"> directory.</w:t>
      </w:r>
      <w:commentRangeEnd w:id="24"/>
      <w:r>
        <w:rPr>
          <w:rStyle w:val="CommentReference"/>
          <w:b/>
          <w:bCs/>
          <w:color w:val="FF0000"/>
          <w:sz w:val="20"/>
          <w:szCs w:val="20"/>
          <w:highlight w:val="yellow"/>
        </w:rPr>
        <w:commentReference w:id="24"/>
      </w:r>
      <w:commentRangeEnd w:id="25"/>
      <w:r>
        <w:rPr>
          <w:rStyle w:val="CommentReference"/>
        </w:rPr>
        <w:commentReference w:id="25"/>
      </w:r>
    </w:p>
    <w:p w:rsidR="11CC6A6B" w:rsidP="5C6BEB08" w:rsidRDefault="11CC6A6B" w14:paraId="6960334B" w14:textId="50F5D906">
      <w:pPr>
        <w:pStyle w:val="ListParagraph"/>
        <w:ind w:left="1800"/>
        <w:contextualSpacing/>
        <w:rPr>
          <w:b/>
          <w:bCs/>
          <w:color w:val="FF0000"/>
          <w:highlight w:val="yellow"/>
        </w:rPr>
      </w:pPr>
    </w:p>
    <w:p w:rsidR="11CC6A6B" w:rsidP="5C6BEB08" w:rsidRDefault="22DAF2E1" w14:paraId="4F45450D" w14:textId="05489340">
      <w:pPr>
        <w:pStyle w:val="ListParagraph"/>
        <w:numPr>
          <w:ilvl w:val="0"/>
          <w:numId w:val="9"/>
        </w:numPr>
        <w:contextualSpacing/>
        <w:rPr>
          <w:highlight w:val="yellow"/>
        </w:rPr>
      </w:pPr>
      <w:r w:rsidRPr="5C6BEB08">
        <w:rPr>
          <w:highlight w:val="yellow"/>
        </w:rPr>
        <w:t>A job will be set to schedule this daily</w:t>
      </w:r>
      <w:r w:rsidRPr="5C6BEB08" w:rsidR="0E8578A8">
        <w:rPr>
          <w:highlight w:val="yellow"/>
        </w:rPr>
        <w:t xml:space="preserve">. However, </w:t>
      </w:r>
      <w:r w:rsidRPr="00B907BD" w:rsidR="00B907BD">
        <w:rPr>
          <w:color w:val="FF0000"/>
          <w:highlight w:val="yellow"/>
        </w:rPr>
        <w:t>the bank</w:t>
      </w:r>
      <w:r w:rsidRPr="5C6BEB08" w:rsidR="0E8578A8">
        <w:rPr>
          <w:highlight w:val="yellow"/>
        </w:rPr>
        <w:t xml:space="preserve"> will have capability to manually place the file to the sftp directory </w:t>
      </w:r>
      <w:r w:rsidRPr="5C6BEB08" w:rsidR="1F9C924C">
        <w:rPr>
          <w:highlight w:val="yellow"/>
        </w:rPr>
        <w:t>on demand.</w:t>
      </w:r>
    </w:p>
    <w:p w:rsidR="5C6BEB08" w:rsidP="5C6BEB08" w:rsidRDefault="5C6BEB08" w14:paraId="77BAAE79" w14:textId="2A1161B6">
      <w:pPr>
        <w:pStyle w:val="ListParagraph"/>
        <w:ind w:left="1800"/>
        <w:contextualSpacing/>
        <w:rPr>
          <w:highlight w:val="yellow"/>
        </w:rPr>
      </w:pPr>
    </w:p>
    <w:p w:rsidR="55DBAE42" w:rsidP="5C6BEB08" w:rsidRDefault="41944BD4" w14:paraId="0F6B4103" w14:textId="46A7E433">
      <w:pPr>
        <w:pStyle w:val="ListParagraph"/>
        <w:numPr>
          <w:ilvl w:val="0"/>
          <w:numId w:val="9"/>
        </w:numPr>
        <w:spacing w:line="259" w:lineRule="auto"/>
        <w:contextualSpacing/>
        <w:rPr>
          <w:b/>
          <w:bCs/>
          <w:color w:val="FF0000"/>
          <w:highlight w:val="yellow"/>
        </w:rPr>
      </w:pPr>
      <w:r>
        <w:t xml:space="preserve">Infor FSM will have access to the target directory. </w:t>
      </w:r>
      <w:proofErr w:type="spellStart"/>
      <w:r w:rsidR="78870F9E">
        <w:t>SoNH</w:t>
      </w:r>
      <w:proofErr w:type="spellEnd"/>
      <w:r w:rsidR="78870F9E">
        <w:t xml:space="preserve"> </w:t>
      </w:r>
      <w:r w:rsidR="6E96C778">
        <w:t xml:space="preserve">to </w:t>
      </w:r>
      <w:r w:rsidR="78870F9E">
        <w:t xml:space="preserve">ensure Bank </w:t>
      </w:r>
      <w:r w:rsidR="20FAF141">
        <w:t xml:space="preserve">engagement and </w:t>
      </w:r>
      <w:r w:rsidR="63DE5B2B">
        <w:t>involvement for testing</w:t>
      </w:r>
      <w:r w:rsidR="32B219D7">
        <w:t>.</w:t>
      </w:r>
    </w:p>
    <w:p w:rsidRPr="009914C2" w:rsidR="256FF67D" w:rsidP="000B56FC" w:rsidRDefault="256FF67D" w14:paraId="3240D2E9" w14:textId="70D89F14">
      <w:pPr>
        <w:pStyle w:val="BodyText"/>
        <w:numPr>
          <w:ilvl w:val="0"/>
          <w:numId w:val="9"/>
        </w:numPr>
        <w:spacing w:line="259" w:lineRule="auto"/>
      </w:pPr>
      <w:r w:rsidRPr="2AAD55C5">
        <w:rPr>
          <w:rFonts w:eastAsia="Arial" w:cs="Arial"/>
          <w:color w:val="000000" w:themeColor="text1"/>
        </w:rPr>
        <w:t xml:space="preserve">Infor FSM and </w:t>
      </w:r>
      <w:r w:rsidRPr="11CC6A6B" w:rsidR="002251F6">
        <w:rPr>
          <w:rFonts w:eastAsia="Arial" w:cs="Arial"/>
          <w:color w:val="000000" w:themeColor="text1"/>
        </w:rPr>
        <w:t>B</w:t>
      </w:r>
      <w:r w:rsidRPr="11CC6A6B" w:rsidR="7609BD83">
        <w:rPr>
          <w:rFonts w:eastAsia="Arial" w:cs="Arial"/>
          <w:color w:val="000000" w:themeColor="text1"/>
        </w:rPr>
        <w:t>ank of America</w:t>
      </w:r>
      <w:r w:rsidRPr="2AAD55C5">
        <w:rPr>
          <w:rFonts w:eastAsia="Arial" w:cs="Arial"/>
          <w:color w:val="000000" w:themeColor="text1"/>
        </w:rPr>
        <w:t xml:space="preserve"> test systems are available for testing and development of the interface.</w:t>
      </w:r>
    </w:p>
    <w:p w:rsidR="1947626A" w:rsidP="000B56FC" w:rsidRDefault="00B536CE" w14:paraId="690954CB" w14:textId="4DEFB9A0">
      <w:pPr>
        <w:pStyle w:val="BodyText"/>
        <w:numPr>
          <w:ilvl w:val="0"/>
          <w:numId w:val="9"/>
        </w:numPr>
      </w:pPr>
      <w:r>
        <w:t>All setup/configurations applicable to this interface within FSM have been completed.</w:t>
      </w:r>
    </w:p>
    <w:p w:rsidR="11CC6A6B" w:rsidP="5C6BEB08" w:rsidRDefault="00F16F6A" w14:paraId="726511B2" w14:textId="258D60A2">
      <w:pPr>
        <w:pStyle w:val="BodyText"/>
        <w:numPr>
          <w:ilvl w:val="0"/>
          <w:numId w:val="9"/>
        </w:numPr>
        <w:rPr>
          <w:b/>
          <w:bCs/>
          <w:color w:val="FF0000"/>
          <w:highlight w:val="yellow"/>
        </w:rPr>
      </w:pPr>
      <w:r w:rsidRPr="2AFFA669">
        <w:rPr>
          <w:rFonts w:eastAsia="Arial" w:cs="Arial"/>
          <w:color w:val="FF0000"/>
          <w:highlight w:val="yellow"/>
        </w:rPr>
        <w:t xml:space="preserve">Cash code </w:t>
      </w:r>
      <w:r w:rsidRPr="2AFFA669">
        <w:rPr>
          <w:rFonts w:eastAsia="Arial" w:cs="Arial"/>
          <w:b/>
          <w:bCs/>
          <w:color w:val="FF0000"/>
          <w:highlight w:val="yellow"/>
        </w:rPr>
        <w:t>0054</w:t>
      </w:r>
      <w:r w:rsidRPr="2AFFA669">
        <w:rPr>
          <w:rFonts w:eastAsia="Arial" w:cs="Arial"/>
          <w:color w:val="FF0000"/>
        </w:rPr>
        <w:t xml:space="preserve"> </w:t>
      </w:r>
      <w:r w:rsidRPr="2AFFA669">
        <w:rPr>
          <w:rFonts w:eastAsia="Arial" w:cs="Arial"/>
          <w:color w:val="333333"/>
        </w:rPr>
        <w:t>is the only cash code that will be used for B</w:t>
      </w:r>
      <w:r w:rsidRPr="2AFFA669" w:rsidR="00A1861E">
        <w:rPr>
          <w:rFonts w:eastAsia="Arial" w:cs="Arial"/>
          <w:color w:val="333333"/>
        </w:rPr>
        <w:t>ank of America</w:t>
      </w:r>
      <w:r w:rsidRPr="2AFFA669">
        <w:rPr>
          <w:rFonts w:eastAsia="Arial" w:cs="Arial"/>
          <w:color w:val="333333"/>
        </w:rPr>
        <w:t xml:space="preserve"> reconciliation and cash update. </w:t>
      </w:r>
    </w:p>
    <w:p w:rsidR="6EF17283" w:rsidP="35FA47F1" w:rsidRDefault="6EF17283" w14:paraId="5B21C791" w14:textId="4E0BE256">
      <w:pPr>
        <w:pStyle w:val="BodyText"/>
        <w:numPr>
          <w:ilvl w:val="0"/>
          <w:numId w:val="9"/>
        </w:numPr>
        <w:rPr>
          <w:rFonts w:eastAsia="Arial" w:cs="Arial"/>
          <w:b/>
          <w:bCs/>
          <w:color w:val="FF0000"/>
          <w:highlight w:val="yellow"/>
        </w:rPr>
      </w:pPr>
      <w:r w:rsidRPr="35FA47F1">
        <w:rPr>
          <w:rFonts w:eastAsia="Arial" w:cs="Arial"/>
          <w:color w:val="FF0000"/>
          <w:highlight w:val="yellow"/>
        </w:rPr>
        <w:t xml:space="preserve">Notifications of </w:t>
      </w:r>
      <w:proofErr w:type="gramStart"/>
      <w:r w:rsidRPr="35FA47F1">
        <w:rPr>
          <w:rFonts w:eastAsia="Arial" w:cs="Arial"/>
          <w:color w:val="FF0000"/>
          <w:highlight w:val="yellow"/>
        </w:rPr>
        <w:t>import</w:t>
      </w:r>
      <w:proofErr w:type="gramEnd"/>
      <w:r w:rsidRPr="35FA47F1">
        <w:rPr>
          <w:rFonts w:eastAsia="Arial" w:cs="Arial"/>
          <w:color w:val="FF0000"/>
          <w:highlight w:val="yellow"/>
        </w:rPr>
        <w:t xml:space="preserve"> to be sen</w:t>
      </w:r>
      <w:r w:rsidRPr="35FA47F1" w:rsidR="51D52553">
        <w:rPr>
          <w:rFonts w:eastAsia="Arial" w:cs="Arial"/>
          <w:color w:val="FF0000"/>
          <w:highlight w:val="yellow"/>
        </w:rPr>
        <w:t>t</w:t>
      </w:r>
      <w:r w:rsidRPr="35FA47F1">
        <w:rPr>
          <w:rFonts w:eastAsia="Arial" w:cs="Arial"/>
          <w:color w:val="FF0000"/>
          <w:highlight w:val="yellow"/>
        </w:rPr>
        <w:t xml:space="preserve"> to DEAM</w:t>
      </w:r>
      <w:r w:rsidRPr="35FA47F1" w:rsidR="54B6725F">
        <w:rPr>
          <w:rFonts w:eastAsia="Arial" w:cs="Arial"/>
          <w:color w:val="FF0000"/>
          <w:highlight w:val="yellow"/>
        </w:rPr>
        <w:t>, BOA</w:t>
      </w:r>
      <w:r w:rsidRPr="35FA47F1" w:rsidR="1510328F">
        <w:rPr>
          <w:rFonts w:eastAsia="Arial" w:cs="Arial"/>
          <w:color w:val="FF0000"/>
          <w:highlight w:val="yellow"/>
        </w:rPr>
        <w:t xml:space="preserve"> and Treasury.</w:t>
      </w:r>
      <w:r w:rsidRPr="35FA47F1" w:rsidR="367C04DF">
        <w:rPr>
          <w:rFonts w:eastAsia="Arial" w:cs="Arial"/>
          <w:b/>
          <w:bCs/>
          <w:color w:val="FF0000"/>
          <w:highlight w:val="yellow"/>
        </w:rPr>
        <w:t xml:space="preserve"> </w:t>
      </w:r>
      <w:commentRangeStart w:id="27"/>
      <w:commentRangeEnd w:id="27"/>
      <w:r>
        <w:rPr>
          <w:rStyle w:val="CommentReference"/>
          <w:rFonts w:eastAsia="Arial" w:cs="Arial"/>
          <w:b/>
          <w:bCs/>
          <w:color w:val="FF0000"/>
          <w:sz w:val="20"/>
          <w:szCs w:val="20"/>
          <w:highlight w:val="yellow"/>
        </w:rPr>
        <w:commentReference w:id="27"/>
      </w:r>
    </w:p>
    <w:p w:rsidR="1471D4C6" w:rsidP="6755460C" w:rsidRDefault="6EF17283" w14:paraId="7EE49840" w14:textId="53C3C058">
      <w:pPr>
        <w:pStyle w:val="BodyText"/>
        <w:numPr>
          <w:ilvl w:val="0"/>
          <w:numId w:val="9"/>
        </w:numPr>
        <w:rPr>
          <w:b/>
          <w:bCs/>
          <w:color w:val="FF0000"/>
          <w:highlight w:val="yellow"/>
        </w:rPr>
      </w:pPr>
      <w:r w:rsidRPr="35FA47F1">
        <w:rPr>
          <w:rFonts w:eastAsia="Arial" w:cs="Arial"/>
          <w:color w:val="FF0000"/>
          <w:highlight w:val="yellow"/>
        </w:rPr>
        <w:t xml:space="preserve">Notifications on </w:t>
      </w:r>
      <w:r w:rsidRPr="35FA47F1" w:rsidR="2CA756AC">
        <w:rPr>
          <w:rFonts w:eastAsia="Arial" w:cs="Arial"/>
          <w:color w:val="FF0000"/>
          <w:highlight w:val="yellow"/>
        </w:rPr>
        <w:t xml:space="preserve">update </w:t>
      </w:r>
      <w:r w:rsidRPr="35FA47F1" w:rsidR="7A72D219">
        <w:rPr>
          <w:rFonts w:eastAsia="Arial" w:cs="Arial"/>
          <w:color w:val="FF0000"/>
          <w:highlight w:val="yellow"/>
        </w:rPr>
        <w:t>process to</w:t>
      </w:r>
      <w:r w:rsidRPr="35FA47F1">
        <w:rPr>
          <w:rFonts w:eastAsia="Arial" w:cs="Arial"/>
          <w:color w:val="FF0000"/>
          <w:highlight w:val="yellow"/>
        </w:rPr>
        <w:t xml:space="preserve"> be sen</w:t>
      </w:r>
      <w:r w:rsidRPr="35FA47F1" w:rsidR="64DA5668">
        <w:rPr>
          <w:rFonts w:eastAsia="Arial" w:cs="Arial"/>
          <w:color w:val="FF0000"/>
          <w:highlight w:val="yellow"/>
        </w:rPr>
        <w:t>t</w:t>
      </w:r>
      <w:r w:rsidRPr="35FA47F1">
        <w:rPr>
          <w:rFonts w:eastAsia="Arial" w:cs="Arial"/>
          <w:color w:val="FF0000"/>
          <w:highlight w:val="yellow"/>
        </w:rPr>
        <w:t xml:space="preserve"> to</w:t>
      </w:r>
      <w:r w:rsidRPr="35FA47F1" w:rsidR="3FDD9DB9">
        <w:rPr>
          <w:rFonts w:eastAsia="Arial" w:cs="Arial"/>
          <w:color w:val="FF0000"/>
          <w:highlight w:val="yellow"/>
        </w:rPr>
        <w:t xml:space="preserve"> DEAM</w:t>
      </w:r>
      <w:r w:rsidRPr="35FA47F1" w:rsidR="271EE2FD">
        <w:rPr>
          <w:rFonts w:eastAsia="Arial" w:cs="Arial"/>
          <w:color w:val="FF0000"/>
          <w:highlight w:val="yellow"/>
        </w:rPr>
        <w:t>, BOA</w:t>
      </w:r>
      <w:r w:rsidRPr="35FA47F1" w:rsidR="3FDD9DB9">
        <w:rPr>
          <w:rFonts w:eastAsia="Arial" w:cs="Arial"/>
          <w:color w:val="FF0000"/>
          <w:highlight w:val="yellow"/>
        </w:rPr>
        <w:t xml:space="preserve"> and Treasury</w:t>
      </w:r>
      <w:r w:rsidRPr="35FA47F1" w:rsidR="65C71D63">
        <w:rPr>
          <w:rFonts w:eastAsia="Arial" w:cs="Arial"/>
          <w:color w:val="FF0000"/>
          <w:highlight w:val="yellow"/>
        </w:rPr>
        <w:t>.</w:t>
      </w:r>
      <w:r w:rsidRPr="35FA47F1">
        <w:rPr>
          <w:rFonts w:eastAsia="Arial" w:cs="Arial"/>
          <w:b/>
          <w:bCs/>
          <w:color w:val="FF0000"/>
          <w:highlight w:val="yellow"/>
        </w:rPr>
        <w:t xml:space="preserve">  </w:t>
      </w:r>
    </w:p>
    <w:p w:rsidR="1471D4C6" w:rsidP="6755460C" w:rsidRDefault="5E7F4A4E" w14:paraId="5060F357" w14:textId="31108144">
      <w:pPr>
        <w:pStyle w:val="BodyText"/>
        <w:numPr>
          <w:ilvl w:val="0"/>
          <w:numId w:val="9"/>
        </w:numPr>
        <w:rPr>
          <w:rFonts w:eastAsia="Arial" w:cs="Arial"/>
          <w:b/>
          <w:bCs/>
          <w:color w:val="FF0000"/>
          <w:highlight w:val="yellow"/>
        </w:rPr>
      </w:pPr>
      <w:r w:rsidRPr="35FA47F1">
        <w:rPr>
          <w:rFonts w:eastAsia="Arial" w:cs="Arial"/>
          <w:color w:val="FF0000"/>
          <w:highlight w:val="yellow"/>
        </w:rPr>
        <w:t>B</w:t>
      </w:r>
      <w:r w:rsidRPr="35FA47F1" w:rsidR="77AB667B">
        <w:rPr>
          <w:rFonts w:eastAsia="Arial" w:cs="Arial"/>
          <w:color w:val="FF0000"/>
          <w:highlight w:val="yellow"/>
        </w:rPr>
        <w:t>ank of America</w:t>
      </w:r>
      <w:r w:rsidRPr="35FA47F1">
        <w:rPr>
          <w:rFonts w:eastAsia="Arial" w:cs="Arial"/>
          <w:color w:val="FF0000"/>
          <w:highlight w:val="yellow"/>
        </w:rPr>
        <w:t xml:space="preserve"> </w:t>
      </w:r>
      <w:r w:rsidRPr="35FA47F1" w:rsidR="6EF17283">
        <w:rPr>
          <w:rFonts w:eastAsia="Arial" w:cs="Arial"/>
          <w:color w:val="FF0000"/>
          <w:highlight w:val="yellow"/>
        </w:rPr>
        <w:t xml:space="preserve">will provide the file layout </w:t>
      </w:r>
      <w:r w:rsidRPr="35FA47F1" w:rsidR="7960CC47">
        <w:rPr>
          <w:rFonts w:eastAsia="Arial" w:cs="Arial"/>
          <w:color w:val="FF0000"/>
          <w:highlight w:val="yellow"/>
        </w:rPr>
        <w:t>specs which will be mapped</w:t>
      </w:r>
      <w:r w:rsidRPr="35FA47F1" w:rsidR="6EF17283">
        <w:rPr>
          <w:rFonts w:eastAsia="Arial" w:cs="Arial"/>
          <w:color w:val="FF0000"/>
          <w:highlight w:val="yellow"/>
        </w:rPr>
        <w:t xml:space="preserve"> to </w:t>
      </w:r>
      <w:r w:rsidRPr="35FA47F1" w:rsidR="7960CC47">
        <w:rPr>
          <w:rFonts w:eastAsia="Arial" w:cs="Arial"/>
          <w:color w:val="FF0000"/>
          <w:highlight w:val="yellow"/>
        </w:rPr>
        <w:t>Infor FSM fields</w:t>
      </w:r>
      <w:r w:rsidRPr="35FA47F1" w:rsidR="475ABC18">
        <w:rPr>
          <w:rFonts w:eastAsia="Arial" w:cs="Arial"/>
          <w:color w:val="FF0000"/>
          <w:highlight w:val="yellow"/>
        </w:rPr>
        <w:t>.</w:t>
      </w:r>
    </w:p>
    <w:p w:rsidR="6549324C" w:rsidP="35FA47F1" w:rsidRDefault="6549324C" w14:paraId="65D37924" w14:textId="13E30F23">
      <w:pPr>
        <w:pStyle w:val="BodyText"/>
        <w:numPr>
          <w:ilvl w:val="0"/>
          <w:numId w:val="9"/>
        </w:numPr>
        <w:rPr>
          <w:rFonts w:eastAsia="Arial" w:cs="Arial"/>
          <w:b/>
          <w:bCs/>
        </w:rPr>
      </w:pPr>
      <w:r w:rsidRPr="35FA47F1">
        <w:rPr>
          <w:rFonts w:eastAsia="Arial" w:cs="Arial"/>
        </w:rPr>
        <w:t>Bank recon inbound file will need to be decrypted.</w:t>
      </w:r>
    </w:p>
    <w:p w:rsidR="333B2223" w:rsidP="0007576F" w:rsidRDefault="333B2223" w14:paraId="1FDF11BD" w14:textId="7F017D76">
      <w:pPr>
        <w:pStyle w:val="BodyText"/>
        <w:ind w:left="0"/>
        <w:rPr>
          <w:highlight w:val="yellow"/>
        </w:rPr>
      </w:pPr>
    </w:p>
    <w:p w:rsidR="00897903" w:rsidP="00062132" w:rsidRDefault="001F6C91" w14:paraId="7C53D119" w14:textId="4A0AA3F8">
      <w:pPr>
        <w:pStyle w:val="Heading1"/>
      </w:pPr>
      <w:bookmarkStart w:name="_Functional_Specifications" w:id="28"/>
      <w:bookmarkStart w:name="_Toc105005163" w:id="29"/>
      <w:bookmarkStart w:name="_Toc204206228" w:id="30"/>
      <w:bookmarkEnd w:id="28"/>
      <w:r>
        <w:t>Functional Specifications</w:t>
      </w:r>
      <w:bookmarkEnd w:id="29"/>
      <w:bookmarkEnd w:id="30"/>
    </w:p>
    <w:p w:rsidR="00897903" w:rsidP="00897903" w:rsidRDefault="00897903" w14:paraId="0BA2C84A" w14:textId="77777777">
      <w:pPr>
        <w:pStyle w:val="BodyText"/>
      </w:pPr>
    </w:p>
    <w:p w:rsidR="00897903" w:rsidP="00897903" w:rsidRDefault="00EF0F03" w14:paraId="7EEA6B76" w14:textId="4146B0FE">
      <w:pPr>
        <w:pStyle w:val="Heading2"/>
      </w:pPr>
      <w:bookmarkStart w:name="_Toc105005164" w:id="31"/>
      <w:bookmarkStart w:name="_Toc204206229" w:id="32"/>
      <w:r>
        <w:t>Overview</w:t>
      </w:r>
      <w:bookmarkEnd w:id="31"/>
      <w:bookmarkEnd w:id="32"/>
    </w:p>
    <w:p w:rsidR="00931F43" w:rsidP="00994D5D" w:rsidRDefault="00494B23" w14:paraId="5FA2CB69" w14:textId="6B696354">
      <w:pPr>
        <w:pStyle w:val="BodyText"/>
        <w:ind w:left="709"/>
      </w:pPr>
      <w:r>
        <w:t xml:space="preserve">The document can also be </w:t>
      </w:r>
      <w:r w:rsidR="7C72D319">
        <w:t>described</w:t>
      </w:r>
      <w:r>
        <w:t xml:space="preserve"> as a “Functional Design Document”</w:t>
      </w:r>
      <w:r w:rsidR="00F16F6A">
        <w:t xml:space="preserve"> which </w:t>
      </w:r>
      <w:r w:rsidR="00994D5D">
        <w:t>describes the detailed design for B</w:t>
      </w:r>
      <w:r w:rsidR="2680BFF1">
        <w:t>ank of America</w:t>
      </w:r>
      <w:r w:rsidR="00994D5D">
        <w:t xml:space="preserve"> </w:t>
      </w:r>
      <w:r w:rsidR="00D33C25">
        <w:t xml:space="preserve">Cash Ledger </w:t>
      </w:r>
      <w:r w:rsidR="00994D5D">
        <w:t xml:space="preserve">Reconciliation interface automation. </w:t>
      </w:r>
    </w:p>
    <w:p w:rsidR="7AAF9387" w:rsidP="7AAF9387" w:rsidRDefault="7AAF9387" w14:paraId="2AF276FF" w14:textId="69EE8BA8">
      <w:pPr>
        <w:pStyle w:val="BodyText"/>
        <w:ind w:left="709"/>
      </w:pPr>
    </w:p>
    <w:p w:rsidR="7AAF9387" w:rsidP="7AAF9387" w:rsidRDefault="7AAF9387" w14:paraId="39F00F1B" w14:textId="15EDD8D7">
      <w:pPr>
        <w:pStyle w:val="BodyText"/>
        <w:ind w:left="709"/>
      </w:pPr>
    </w:p>
    <w:p w:rsidR="00EE4E8E" w:rsidP="00EE4E8E" w:rsidRDefault="00504109" w14:paraId="1ABD8F3E" w14:textId="512DF377">
      <w:pPr>
        <w:pStyle w:val="Heading2"/>
      </w:pPr>
      <w:bookmarkStart w:name="_Toc105005165" w:id="33"/>
      <w:bookmarkStart w:name="_Toc204206230" w:id="34"/>
      <w:r>
        <w:t>Functional Requirements</w:t>
      </w:r>
      <w:bookmarkEnd w:id="33"/>
      <w:bookmarkEnd w:id="34"/>
    </w:p>
    <w:p w:rsidR="7AAF9387" w:rsidP="7AAF9387" w:rsidRDefault="7AAF9387" w14:paraId="6E47F0DE" w14:textId="2E30BB33">
      <w:pPr>
        <w:pStyle w:val="BodyText"/>
      </w:pPr>
    </w:p>
    <w:tbl>
      <w:tblPr>
        <w:tblStyle w:val="LightGrid-Accent1"/>
        <w:tblW w:w="5000" w:type="pct"/>
        <w:tblLook w:val="04A0" w:firstRow="1" w:lastRow="0" w:firstColumn="1" w:lastColumn="0" w:noHBand="0" w:noVBand="1"/>
      </w:tblPr>
      <w:tblGrid>
        <w:gridCol w:w="1834"/>
        <w:gridCol w:w="8586"/>
      </w:tblGrid>
      <w:tr w:rsidRPr="00113778" w:rsidR="00113778" w:rsidTr="2F10E1BE" w14:paraId="4E79C7E5" w14:textId="77777777">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880" w:type="pct"/>
            <w:hideMark/>
          </w:tcPr>
          <w:p w:rsidR="0BE364FF" w:rsidP="0BE364FF" w:rsidRDefault="0BE364FF" w14:paraId="7641BD87" w14:textId="1B204435">
            <w:pPr>
              <w:rPr>
                <w:rFonts w:eastAsia="Arial" w:cs="Arial"/>
                <w:b w:val="0"/>
                <w:bCs w:val="0"/>
                <w:color w:val="000000" w:themeColor="text1"/>
              </w:rPr>
            </w:pPr>
            <w:r w:rsidRPr="0BE364FF">
              <w:rPr>
                <w:rFonts w:eastAsia="Arial" w:cs="Arial"/>
                <w:color w:val="000000" w:themeColor="text1"/>
              </w:rPr>
              <w:t>Functional Requirement ID</w:t>
            </w:r>
          </w:p>
        </w:tc>
        <w:tc>
          <w:tcPr>
            <w:tcW w:w="4120" w:type="pct"/>
            <w:hideMark/>
          </w:tcPr>
          <w:p w:rsidR="0BE364FF" w:rsidP="0BE364FF" w:rsidRDefault="0BE364FF" w14:paraId="6E9F2C68" w14:textId="0885D175">
            <w:pPr>
              <w:cnfStyle w:val="100000000000" w:firstRow="1" w:lastRow="0" w:firstColumn="0" w:lastColumn="0" w:oddVBand="0" w:evenVBand="0" w:oddHBand="0" w:evenHBand="0" w:firstRowFirstColumn="0" w:firstRowLastColumn="0" w:lastRowFirstColumn="0" w:lastRowLastColumn="0"/>
              <w:rPr>
                <w:rFonts w:eastAsia="Arial" w:cs="Arial"/>
                <w:b w:val="0"/>
                <w:bCs w:val="0"/>
                <w:color w:val="000000" w:themeColor="text1"/>
              </w:rPr>
            </w:pPr>
            <w:r w:rsidRPr="0BE364FF">
              <w:rPr>
                <w:rFonts w:eastAsia="Arial" w:cs="Arial"/>
                <w:color w:val="000000" w:themeColor="text1"/>
              </w:rPr>
              <w:t>Requirement Definition</w:t>
            </w:r>
          </w:p>
        </w:tc>
      </w:tr>
      <w:tr w:rsidRPr="00113778" w:rsidR="00113778" w:rsidTr="2F10E1BE" w14:paraId="72AB5A32" w14:textId="77777777">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880" w:type="pct"/>
            <w:hideMark/>
          </w:tcPr>
          <w:p w:rsidRPr="00104C7D" w:rsidR="0BE364FF" w:rsidP="0BE364FF" w:rsidRDefault="00F862B1" w14:paraId="5919929C" w14:textId="53304C5C">
            <w:pPr>
              <w:rPr>
                <w:rFonts w:eastAsia="Arial" w:cs="Arial"/>
                <w:b w:val="0"/>
                <w:bCs w:val="0"/>
                <w:color w:val="000000" w:themeColor="text1"/>
              </w:rPr>
            </w:pPr>
            <w:r w:rsidRPr="00104C7D">
              <w:rPr>
                <w:rFonts w:eastAsia="Arial" w:cs="Arial"/>
                <w:b w:val="0"/>
                <w:bCs w:val="0"/>
                <w:color w:val="000000" w:themeColor="text1"/>
              </w:rPr>
              <w:t>3.2.1</w:t>
            </w:r>
          </w:p>
        </w:tc>
        <w:tc>
          <w:tcPr>
            <w:tcW w:w="4120" w:type="pct"/>
            <w:hideMark/>
          </w:tcPr>
          <w:p w:rsidR="0BE364FF" w:rsidP="0BE364FF" w:rsidRDefault="00104C7D" w14:paraId="7C7FE4DE" w14:textId="5D34E3CE">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rPr>
            </w:pPr>
            <w:r w:rsidRPr="2AFFA669">
              <w:rPr>
                <w:rFonts w:eastAsia="Arial" w:cs="Arial"/>
                <w:color w:val="000000" w:themeColor="text1"/>
              </w:rPr>
              <w:t xml:space="preserve">Transfer of </w:t>
            </w:r>
            <w:r w:rsidRPr="2AFFA669" w:rsidR="68C4A89B">
              <w:rPr>
                <w:rFonts w:eastAsia="Arial" w:cs="Arial"/>
                <w:color w:val="000000" w:themeColor="text1"/>
              </w:rPr>
              <w:t xml:space="preserve">Bank </w:t>
            </w:r>
            <w:r w:rsidRPr="2AFFA669">
              <w:rPr>
                <w:rFonts w:eastAsia="Arial" w:cs="Arial"/>
                <w:color w:val="000000" w:themeColor="text1"/>
              </w:rPr>
              <w:t>Recon Input File to SFTP</w:t>
            </w:r>
          </w:p>
        </w:tc>
      </w:tr>
      <w:tr w:rsidRPr="00113778" w:rsidR="00113778" w:rsidTr="2F10E1BE" w14:paraId="614F94BB" w14:textId="77777777">
        <w:trPr>
          <w:cnfStyle w:val="000000010000" w:firstRow="0" w:lastRow="0" w:firstColumn="0" w:lastColumn="0" w:oddVBand="0" w:evenVBand="0" w:oddHBand="0" w:evenHBand="1"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880" w:type="pct"/>
          </w:tcPr>
          <w:p w:rsidRPr="00104C7D" w:rsidR="0BE364FF" w:rsidP="0BE364FF" w:rsidRDefault="001B1F6E" w14:paraId="1E4D0478" w14:textId="0C9DFAAD">
            <w:pPr>
              <w:rPr>
                <w:rFonts w:eastAsia="Arial" w:cs="Arial"/>
                <w:b w:val="0"/>
                <w:bCs w:val="0"/>
                <w:color w:val="000000" w:themeColor="text1"/>
              </w:rPr>
            </w:pPr>
            <w:r w:rsidRPr="00104C7D">
              <w:rPr>
                <w:rFonts w:eastAsia="Arial" w:cs="Arial"/>
                <w:b w:val="0"/>
                <w:bCs w:val="0"/>
                <w:color w:val="000000" w:themeColor="text1"/>
              </w:rPr>
              <w:t>3.2.2</w:t>
            </w:r>
          </w:p>
        </w:tc>
        <w:tc>
          <w:tcPr>
            <w:tcW w:w="4120" w:type="pct"/>
            <w:hideMark/>
          </w:tcPr>
          <w:p w:rsidR="0BE364FF" w:rsidP="0BE364FF" w:rsidRDefault="00104C7D" w14:paraId="0ADAC4E2" w14:textId="4651044C">
            <w:pPr>
              <w:cnfStyle w:val="000000010000" w:firstRow="0" w:lastRow="0" w:firstColumn="0" w:lastColumn="0" w:oddVBand="0" w:evenVBand="0" w:oddHBand="0" w:evenHBand="1" w:firstRowFirstColumn="0" w:firstRowLastColumn="0" w:lastRowFirstColumn="0" w:lastRowLastColumn="0"/>
              <w:rPr>
                <w:rFonts w:eastAsia="Arial" w:cs="Arial"/>
                <w:color w:val="000000" w:themeColor="text1"/>
              </w:rPr>
            </w:pPr>
            <w:r>
              <w:rPr>
                <w:rFonts w:eastAsia="Arial" w:cs="Arial"/>
                <w:color w:val="000000" w:themeColor="text1"/>
              </w:rPr>
              <w:t>IPA Picks up the File in SFTP</w:t>
            </w:r>
            <w:r w:rsidRPr="7AAF9387" w:rsidR="532D09F7">
              <w:rPr>
                <w:rFonts w:eastAsia="Arial" w:cs="Arial"/>
                <w:color w:val="000000" w:themeColor="text1"/>
              </w:rPr>
              <w:t xml:space="preserve"> and reads data from the Input File</w:t>
            </w:r>
          </w:p>
        </w:tc>
      </w:tr>
      <w:tr w:rsidRPr="00113778" w:rsidR="00113778" w:rsidTr="2F10E1BE" w14:paraId="1763ED3F" w14:textId="77777777">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880" w:type="pct"/>
          </w:tcPr>
          <w:p w:rsidRPr="00104C7D" w:rsidR="0BE364FF" w:rsidP="0BE364FF" w:rsidRDefault="001B1F6E" w14:paraId="09210F30" w14:textId="4CFA5D0A">
            <w:pPr>
              <w:rPr>
                <w:rFonts w:eastAsia="Arial" w:cs="Arial"/>
                <w:b w:val="0"/>
                <w:bCs w:val="0"/>
                <w:color w:val="000000" w:themeColor="text1"/>
              </w:rPr>
            </w:pPr>
            <w:r w:rsidRPr="00104C7D">
              <w:rPr>
                <w:rFonts w:eastAsia="Arial" w:cs="Arial"/>
                <w:b w:val="0"/>
                <w:bCs w:val="0"/>
                <w:color w:val="000000" w:themeColor="text1"/>
              </w:rPr>
              <w:t>3.2.3</w:t>
            </w:r>
          </w:p>
        </w:tc>
        <w:tc>
          <w:tcPr>
            <w:tcW w:w="4120" w:type="pct"/>
          </w:tcPr>
          <w:p w:rsidR="0BE364FF" w:rsidP="0BE364FF" w:rsidRDefault="3B9805B9" w14:paraId="4B348F02" w14:textId="0BB13507">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rPr>
            </w:pPr>
            <w:r w:rsidRPr="2F10E1BE">
              <w:rPr>
                <w:rFonts w:eastAsia="Arial" w:cs="Arial"/>
                <w:color w:val="000000" w:themeColor="text1"/>
              </w:rPr>
              <w:t xml:space="preserve">IPA Import to </w:t>
            </w:r>
            <w:proofErr w:type="spellStart"/>
            <w:r w:rsidRPr="2F10E1BE">
              <w:rPr>
                <w:rFonts w:eastAsia="Arial" w:cs="Arial"/>
                <w:color w:val="000000" w:themeColor="text1"/>
              </w:rPr>
              <w:t>CashLedgerBankUpdate</w:t>
            </w:r>
            <w:proofErr w:type="spellEnd"/>
            <w:r w:rsidRPr="2F10E1BE">
              <w:rPr>
                <w:rFonts w:eastAsia="Arial" w:cs="Arial"/>
                <w:color w:val="000000" w:themeColor="text1"/>
              </w:rPr>
              <w:t xml:space="preserve"> Business </w:t>
            </w:r>
            <w:commentRangeStart w:id="35"/>
            <w:commentRangeStart w:id="36"/>
            <w:r w:rsidRPr="2F10E1BE">
              <w:rPr>
                <w:rFonts w:eastAsia="Arial" w:cs="Arial"/>
                <w:color w:val="000000" w:themeColor="text1"/>
              </w:rPr>
              <w:t>C</w:t>
            </w:r>
            <w:r w:rsidR="0011340B">
              <w:rPr>
                <w:rFonts w:eastAsia="Arial" w:cs="Arial"/>
                <w:color w:val="000000" w:themeColor="text1"/>
              </w:rPr>
              <w:t>la</w:t>
            </w:r>
            <w:r w:rsidRPr="2F10E1BE">
              <w:rPr>
                <w:rFonts w:eastAsia="Arial" w:cs="Arial"/>
                <w:color w:val="000000" w:themeColor="text1"/>
              </w:rPr>
              <w:t>ss</w:t>
            </w:r>
            <w:commentRangeEnd w:id="35"/>
            <w:r w:rsidR="00104C7D">
              <w:rPr>
                <w:rStyle w:val="CommentReference"/>
                <w:rFonts w:eastAsia="Arial" w:cs="Arial"/>
                <w:color w:val="000000" w:themeColor="text1"/>
                <w:sz w:val="20"/>
                <w:szCs w:val="20"/>
              </w:rPr>
              <w:commentReference w:id="35"/>
            </w:r>
            <w:commentRangeEnd w:id="36"/>
            <w:r>
              <w:rPr>
                <w:rStyle w:val="CommentReference"/>
              </w:rPr>
              <w:commentReference w:id="36"/>
            </w:r>
          </w:p>
        </w:tc>
      </w:tr>
      <w:tr w:rsidRPr="00113778" w:rsidR="00763A46" w:rsidTr="2F10E1BE" w14:paraId="149B04A3" w14:textId="77777777">
        <w:trPr>
          <w:cnfStyle w:val="000000010000" w:firstRow="0" w:lastRow="0" w:firstColumn="0" w:lastColumn="0" w:oddVBand="0" w:evenVBand="0" w:oddHBand="0" w:evenHBand="1"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880" w:type="pct"/>
          </w:tcPr>
          <w:p w:rsidRPr="00104C7D" w:rsidR="00763A46" w:rsidP="0BE364FF" w:rsidRDefault="001B1F6E" w14:paraId="63D5E051" w14:textId="78031923">
            <w:pPr>
              <w:rPr>
                <w:rFonts w:eastAsia="Arial" w:cs="Arial"/>
                <w:b w:val="0"/>
                <w:bCs w:val="0"/>
                <w:color w:val="000000" w:themeColor="text1"/>
              </w:rPr>
            </w:pPr>
            <w:r w:rsidRPr="00104C7D">
              <w:rPr>
                <w:rFonts w:eastAsia="Arial" w:cs="Arial"/>
                <w:b w:val="0"/>
                <w:bCs w:val="0"/>
                <w:color w:val="000000" w:themeColor="text1"/>
              </w:rPr>
              <w:t>3.2.4</w:t>
            </w:r>
          </w:p>
        </w:tc>
        <w:tc>
          <w:tcPr>
            <w:tcW w:w="4120" w:type="pct"/>
          </w:tcPr>
          <w:p w:rsidR="00763A46" w:rsidP="0BE364FF" w:rsidRDefault="00104C7D" w14:paraId="1F0B6E81" w14:textId="300354A7">
            <w:pPr>
              <w:cnfStyle w:val="000000010000" w:firstRow="0" w:lastRow="0" w:firstColumn="0" w:lastColumn="0" w:oddVBand="0" w:evenVBand="0" w:oddHBand="0" w:evenHBand="1" w:firstRowFirstColumn="0" w:firstRowLastColumn="0" w:lastRowFirstColumn="0" w:lastRowLastColumn="0"/>
              <w:rPr>
                <w:rFonts w:eastAsia="Arial" w:cs="Arial"/>
                <w:color w:val="000000" w:themeColor="text1"/>
              </w:rPr>
            </w:pPr>
            <w:r>
              <w:rPr>
                <w:rFonts w:eastAsia="Arial" w:cs="Arial"/>
                <w:color w:val="000000" w:themeColor="text1"/>
              </w:rPr>
              <w:t xml:space="preserve">Import Notification </w:t>
            </w:r>
            <w:r w:rsidR="00241031">
              <w:rPr>
                <w:rFonts w:eastAsia="Arial" w:cs="Arial"/>
                <w:color w:val="000000" w:themeColor="text1"/>
              </w:rPr>
              <w:t>–</w:t>
            </w:r>
            <w:r>
              <w:rPr>
                <w:rFonts w:eastAsia="Arial" w:cs="Arial"/>
                <w:color w:val="000000" w:themeColor="text1"/>
              </w:rPr>
              <w:t xml:space="preserve"> </w:t>
            </w:r>
            <w:r w:rsidR="00241031">
              <w:rPr>
                <w:rFonts w:eastAsia="Arial" w:cs="Arial"/>
                <w:color w:val="000000" w:themeColor="text1"/>
              </w:rPr>
              <w:t>Successful</w:t>
            </w:r>
            <w:r w:rsidRPr="6755460C" w:rsidR="68F40C6F">
              <w:rPr>
                <w:rFonts w:eastAsia="Arial" w:cs="Arial"/>
                <w:color w:val="000000" w:themeColor="text1"/>
              </w:rPr>
              <w:t xml:space="preserve"> </w:t>
            </w:r>
          </w:p>
        </w:tc>
      </w:tr>
      <w:tr w:rsidRPr="00113778" w:rsidR="00113778" w:rsidTr="2F10E1BE" w14:paraId="5FB15276" w14:textId="77777777">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880" w:type="pct"/>
          </w:tcPr>
          <w:p w:rsidRPr="00104C7D" w:rsidR="0BE364FF" w:rsidP="0BE364FF" w:rsidRDefault="001B1F6E" w14:paraId="3A40C218" w14:textId="28640E96">
            <w:pPr>
              <w:rPr>
                <w:rFonts w:eastAsia="Arial" w:cs="Arial"/>
                <w:b w:val="0"/>
                <w:bCs w:val="0"/>
                <w:color w:val="000000" w:themeColor="text1"/>
              </w:rPr>
            </w:pPr>
            <w:r w:rsidRPr="00104C7D">
              <w:rPr>
                <w:rFonts w:eastAsia="Arial" w:cs="Arial"/>
                <w:b w:val="0"/>
                <w:bCs w:val="0"/>
                <w:color w:val="000000" w:themeColor="text1"/>
              </w:rPr>
              <w:t>3.2.5</w:t>
            </w:r>
          </w:p>
        </w:tc>
        <w:tc>
          <w:tcPr>
            <w:tcW w:w="4120" w:type="pct"/>
            <w:hideMark/>
          </w:tcPr>
          <w:p w:rsidR="0BE364FF" w:rsidP="0BE364FF" w:rsidRDefault="00241031" w14:paraId="2F5E06B8" w14:textId="037D7162">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rPr>
            </w:pPr>
            <w:r>
              <w:rPr>
                <w:rFonts w:eastAsia="Arial" w:cs="Arial"/>
                <w:color w:val="000000" w:themeColor="text1"/>
              </w:rPr>
              <w:t>Import Notification – Failed and Error Handling</w:t>
            </w:r>
          </w:p>
        </w:tc>
      </w:tr>
      <w:tr w:rsidRPr="00113778" w:rsidR="001B1F6E" w:rsidTr="2F10E1BE" w14:paraId="1363DA95" w14:textId="77777777">
        <w:trPr>
          <w:cnfStyle w:val="000000010000" w:firstRow="0" w:lastRow="0" w:firstColumn="0" w:lastColumn="0" w:oddVBand="0" w:evenVBand="0" w:oddHBand="0" w:evenHBand="1"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880" w:type="pct"/>
          </w:tcPr>
          <w:p w:rsidRPr="00104C7D" w:rsidR="001B1F6E" w:rsidP="0BE364FF" w:rsidRDefault="001B1F6E" w14:paraId="72FAC41A" w14:textId="44CB5AFD">
            <w:pPr>
              <w:rPr>
                <w:rFonts w:eastAsia="Arial" w:cs="Arial"/>
                <w:b w:val="0"/>
                <w:bCs w:val="0"/>
                <w:color w:val="000000" w:themeColor="text1"/>
              </w:rPr>
            </w:pPr>
            <w:r w:rsidRPr="00104C7D">
              <w:rPr>
                <w:rFonts w:eastAsia="Arial" w:cs="Arial"/>
                <w:b w:val="0"/>
                <w:bCs w:val="0"/>
                <w:color w:val="000000" w:themeColor="text1"/>
              </w:rPr>
              <w:t>3.2.6</w:t>
            </w:r>
          </w:p>
        </w:tc>
        <w:tc>
          <w:tcPr>
            <w:tcW w:w="4120" w:type="pct"/>
          </w:tcPr>
          <w:p w:rsidRPr="0BE364FF" w:rsidR="001B1F6E" w:rsidP="0BE364FF" w:rsidRDefault="00241031" w14:paraId="1941FBC1" w14:textId="66C021D6">
            <w:pPr>
              <w:cnfStyle w:val="000000010000" w:firstRow="0" w:lastRow="0" w:firstColumn="0" w:lastColumn="0" w:oddVBand="0" w:evenVBand="0" w:oddHBand="0" w:evenHBand="1" w:firstRowFirstColumn="0" w:firstRowLastColumn="0" w:lastRowFirstColumn="0" w:lastRowLastColumn="0"/>
              <w:rPr>
                <w:rFonts w:eastAsia="Arial" w:cs="Arial"/>
                <w:color w:val="000000" w:themeColor="text1"/>
              </w:rPr>
            </w:pPr>
            <w:r>
              <w:rPr>
                <w:rFonts w:eastAsia="Arial" w:cs="Arial"/>
                <w:color w:val="000000" w:themeColor="text1"/>
              </w:rPr>
              <w:t>Update Ledger Transactions</w:t>
            </w:r>
          </w:p>
        </w:tc>
      </w:tr>
      <w:tr w:rsidRPr="00113778" w:rsidR="001B1F6E" w:rsidTr="2F10E1BE" w14:paraId="375CE7C0" w14:textId="77777777">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880" w:type="pct"/>
          </w:tcPr>
          <w:p w:rsidRPr="00104C7D" w:rsidR="001B1F6E" w:rsidP="0BE364FF" w:rsidRDefault="001B1F6E" w14:paraId="1B5D2A66" w14:textId="78D16FA6">
            <w:pPr>
              <w:rPr>
                <w:rFonts w:eastAsia="Arial" w:cs="Arial"/>
                <w:b w:val="0"/>
                <w:bCs w:val="0"/>
                <w:color w:val="000000" w:themeColor="text1"/>
              </w:rPr>
            </w:pPr>
            <w:r w:rsidRPr="00104C7D">
              <w:rPr>
                <w:rFonts w:eastAsia="Arial" w:cs="Arial"/>
                <w:b w:val="0"/>
                <w:bCs w:val="0"/>
                <w:color w:val="000000" w:themeColor="text1"/>
              </w:rPr>
              <w:t>3.2.7</w:t>
            </w:r>
          </w:p>
        </w:tc>
        <w:tc>
          <w:tcPr>
            <w:tcW w:w="4120" w:type="pct"/>
          </w:tcPr>
          <w:p w:rsidRPr="0BE364FF" w:rsidR="001B1F6E" w:rsidP="0BE364FF" w:rsidRDefault="00241031" w14:paraId="60304892" w14:textId="370B8787">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rPr>
            </w:pPr>
            <w:r>
              <w:rPr>
                <w:rFonts w:eastAsia="Arial" w:cs="Arial"/>
                <w:color w:val="000000" w:themeColor="text1"/>
              </w:rPr>
              <w:t>Notification for Successful Update of Ledger Transactions</w:t>
            </w:r>
          </w:p>
        </w:tc>
      </w:tr>
      <w:tr w:rsidRPr="00113778" w:rsidR="001B1F6E" w:rsidTr="2F10E1BE" w14:paraId="2BEF2144" w14:textId="77777777">
        <w:trPr>
          <w:cnfStyle w:val="000000010000" w:firstRow="0" w:lastRow="0" w:firstColumn="0" w:lastColumn="0" w:oddVBand="0" w:evenVBand="0" w:oddHBand="0" w:evenHBand="1"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880" w:type="pct"/>
          </w:tcPr>
          <w:p w:rsidRPr="00104C7D" w:rsidR="001B1F6E" w:rsidP="0BE364FF" w:rsidRDefault="001B1F6E" w14:paraId="7DF7A7B1" w14:textId="1E918109">
            <w:pPr>
              <w:rPr>
                <w:rFonts w:eastAsia="Arial" w:cs="Arial"/>
                <w:b w:val="0"/>
                <w:bCs w:val="0"/>
                <w:color w:val="000000" w:themeColor="text1"/>
              </w:rPr>
            </w:pPr>
            <w:r w:rsidRPr="00104C7D">
              <w:rPr>
                <w:rFonts w:eastAsia="Arial" w:cs="Arial"/>
                <w:b w:val="0"/>
                <w:bCs w:val="0"/>
                <w:color w:val="000000" w:themeColor="text1"/>
              </w:rPr>
              <w:t>3.2.8</w:t>
            </w:r>
          </w:p>
        </w:tc>
        <w:tc>
          <w:tcPr>
            <w:tcW w:w="4120" w:type="pct"/>
          </w:tcPr>
          <w:p w:rsidRPr="0BE364FF" w:rsidR="001B1F6E" w:rsidP="0BE364FF" w:rsidRDefault="5DDBFCB8" w14:paraId="20E929A3" w14:textId="07F6BB73">
            <w:pPr>
              <w:cnfStyle w:val="000000010000" w:firstRow="0" w:lastRow="0" w:firstColumn="0" w:lastColumn="0" w:oddVBand="0" w:evenVBand="0" w:oddHBand="0" w:evenHBand="1" w:firstRowFirstColumn="0" w:firstRowLastColumn="0" w:lastRowFirstColumn="0" w:lastRowLastColumn="0"/>
              <w:rPr>
                <w:rFonts w:eastAsia="Arial" w:cs="Arial"/>
                <w:color w:val="000000" w:themeColor="text1"/>
              </w:rPr>
            </w:pPr>
            <w:commentRangeStart w:id="38"/>
            <w:commentRangeStart w:id="39"/>
            <w:r w:rsidRPr="2F10E1BE">
              <w:rPr>
                <w:rFonts w:eastAsia="Arial" w:cs="Arial"/>
                <w:color w:val="000000" w:themeColor="text1"/>
              </w:rPr>
              <w:t>Notific</w:t>
            </w:r>
            <w:r w:rsidR="0011340B">
              <w:rPr>
                <w:rFonts w:eastAsia="Arial" w:cs="Arial"/>
                <w:color w:val="000000" w:themeColor="text1"/>
              </w:rPr>
              <w:t>a</w:t>
            </w:r>
            <w:r w:rsidRPr="2F10E1BE">
              <w:rPr>
                <w:rFonts w:eastAsia="Arial" w:cs="Arial"/>
                <w:color w:val="000000" w:themeColor="text1"/>
              </w:rPr>
              <w:t xml:space="preserve">tion </w:t>
            </w:r>
            <w:commentRangeEnd w:id="38"/>
            <w:r w:rsidRPr="2F10E1BE" w:rsidR="00241031">
              <w:rPr>
                <w:rStyle w:val="CommentReference"/>
                <w:rFonts w:eastAsia="Arial" w:cs="Arial"/>
                <w:color w:val="000000" w:themeColor="text1"/>
                <w:sz w:val="20"/>
                <w:szCs w:val="20"/>
              </w:rPr>
              <w:commentReference w:id="38"/>
            </w:r>
            <w:commentRangeEnd w:id="39"/>
            <w:r>
              <w:rPr>
                <w:rStyle w:val="CommentReference"/>
              </w:rPr>
              <w:commentReference w:id="39"/>
            </w:r>
            <w:r w:rsidRPr="2F10E1BE">
              <w:rPr>
                <w:rFonts w:eastAsia="Arial" w:cs="Arial"/>
                <w:color w:val="000000" w:themeColor="text1"/>
              </w:rPr>
              <w:t>for Update of Ledger Transactions with Error</w:t>
            </w:r>
          </w:p>
        </w:tc>
      </w:tr>
      <w:tr w:rsidRPr="00113778" w:rsidR="009631AE" w:rsidTr="2F10E1BE" w14:paraId="52DF2856" w14:textId="77777777">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880" w:type="pct"/>
          </w:tcPr>
          <w:p w:rsidRPr="00104C7D" w:rsidR="009631AE" w:rsidP="0BE364FF" w:rsidRDefault="009631AE" w14:paraId="2FA5260E" w14:textId="0DF19B4C">
            <w:pPr>
              <w:rPr>
                <w:rFonts w:eastAsia="Arial" w:cs="Arial"/>
                <w:b w:val="0"/>
                <w:bCs w:val="0"/>
                <w:color w:val="000000" w:themeColor="text1"/>
              </w:rPr>
            </w:pPr>
            <w:r>
              <w:rPr>
                <w:rFonts w:eastAsia="Arial" w:cs="Arial"/>
                <w:b w:val="0"/>
                <w:bCs w:val="0"/>
                <w:color w:val="000000" w:themeColor="text1"/>
              </w:rPr>
              <w:t>3.2.9</w:t>
            </w:r>
          </w:p>
        </w:tc>
        <w:tc>
          <w:tcPr>
            <w:tcW w:w="4120" w:type="pct"/>
          </w:tcPr>
          <w:p w:rsidR="009631AE" w:rsidP="0BE364FF" w:rsidRDefault="009631AE" w14:paraId="6DB1A3A0" w14:textId="5092A28E">
            <w:pPr>
              <w:cnfStyle w:val="000000100000" w:firstRow="0" w:lastRow="0" w:firstColumn="0" w:lastColumn="0" w:oddVBand="0" w:evenVBand="0" w:oddHBand="1" w:evenHBand="0" w:firstRowFirstColumn="0" w:firstRowLastColumn="0" w:lastRowFirstColumn="0" w:lastRowLastColumn="0"/>
              <w:rPr>
                <w:rFonts w:eastAsia="Arial" w:cs="Arial"/>
                <w:color w:val="000000" w:themeColor="text1"/>
              </w:rPr>
            </w:pPr>
            <w:r>
              <w:rPr>
                <w:rFonts w:eastAsia="Arial" w:cs="Arial"/>
                <w:color w:val="000000" w:themeColor="text1"/>
              </w:rPr>
              <w:t>Review of Cash Ledger Transactions Status</w:t>
            </w:r>
          </w:p>
        </w:tc>
      </w:tr>
    </w:tbl>
    <w:p w:rsidR="0BE364FF" w:rsidRDefault="0BE364FF" w14:paraId="3CFDB7D6" w14:textId="14613090"/>
    <w:p w:rsidR="7AAF9387" w:rsidRDefault="7AAF9387" w14:paraId="75AF50DB" w14:textId="5898A6A4"/>
    <w:p w:rsidR="00344F8A" w:rsidP="2AFFA669" w:rsidRDefault="74491DBE" w14:paraId="1A6F18E1" w14:textId="3A2D3061">
      <w:pPr>
        <w:pStyle w:val="Heading3"/>
        <w:rPr>
          <w:noProof/>
        </w:rPr>
      </w:pPr>
      <w:r w:rsidRPr="2AFFA669">
        <w:rPr>
          <w:noProof/>
        </w:rPr>
        <w:t xml:space="preserve">TRANSFER OF </w:t>
      </w:r>
      <w:r w:rsidRPr="2AFFA669" w:rsidR="10165618">
        <w:rPr>
          <w:noProof/>
        </w:rPr>
        <w:t>B</w:t>
      </w:r>
      <w:r w:rsidRPr="2AFFA669" w:rsidR="3367E020">
        <w:rPr>
          <w:noProof/>
        </w:rPr>
        <w:t>ANK</w:t>
      </w:r>
      <w:r w:rsidRPr="2AFFA669" w:rsidR="10165618">
        <w:rPr>
          <w:noProof/>
        </w:rPr>
        <w:t xml:space="preserve"> RECON </w:t>
      </w:r>
      <w:r w:rsidRPr="2AFFA669" w:rsidR="00B277D8">
        <w:rPr>
          <w:noProof/>
        </w:rPr>
        <w:t xml:space="preserve">INPUT </w:t>
      </w:r>
      <w:r w:rsidRPr="2AFFA669" w:rsidR="10165618">
        <w:rPr>
          <w:noProof/>
        </w:rPr>
        <w:t>FILE TO SFTP</w:t>
      </w:r>
      <w:r>
        <w:tab/>
      </w:r>
    </w:p>
    <w:p w:rsidR="6755460C" w:rsidP="6755460C" w:rsidRDefault="2F646979" w14:paraId="7DA4BCCF" w14:textId="3C50D760">
      <w:pPr>
        <w:ind w:left="1418"/>
        <w:rPr>
          <w:color w:val="FF0000"/>
        </w:rPr>
      </w:pPr>
      <w:r w:rsidRPr="6755460C">
        <w:rPr>
          <w:color w:val="FF0000"/>
        </w:rPr>
        <w:t xml:space="preserve">Bank of America provided </w:t>
      </w:r>
      <w:r w:rsidRPr="7AAF9387">
        <w:rPr>
          <w:color w:val="FF0000"/>
        </w:rPr>
        <w:t xml:space="preserve">the </w:t>
      </w:r>
      <w:r w:rsidRPr="6755460C">
        <w:rPr>
          <w:color w:val="FF0000"/>
        </w:rPr>
        <w:t>file layout</w:t>
      </w:r>
      <w:r w:rsidRPr="7AAF9387" w:rsidR="6BB05D53">
        <w:rPr>
          <w:color w:val="FF0000"/>
        </w:rPr>
        <w:t xml:space="preserve"> which will be used to map</w:t>
      </w:r>
      <w:r w:rsidRPr="6755460C">
        <w:rPr>
          <w:color w:val="FF0000"/>
        </w:rPr>
        <w:t xml:space="preserve"> the </w:t>
      </w:r>
      <w:r w:rsidRPr="7AAF9387" w:rsidR="6BB05D53">
        <w:rPr>
          <w:color w:val="FF0000"/>
        </w:rPr>
        <w:t>bank fields to</w:t>
      </w:r>
      <w:r w:rsidRPr="7AAF9387" w:rsidR="1ADF3E40">
        <w:rPr>
          <w:color w:val="FF0000"/>
        </w:rPr>
        <w:t xml:space="preserve"> </w:t>
      </w:r>
      <w:r w:rsidRPr="6755460C">
        <w:rPr>
          <w:color w:val="FF0000"/>
        </w:rPr>
        <w:t xml:space="preserve">FSM </w:t>
      </w:r>
      <w:r w:rsidRPr="7AAF9387" w:rsidR="1ADF3E40">
        <w:rPr>
          <w:color w:val="FF0000"/>
        </w:rPr>
        <w:t>fields.</w:t>
      </w:r>
    </w:p>
    <w:p w:rsidR="00344F8A" w:rsidP="001B1F6E" w:rsidRDefault="48D42E15" w14:paraId="551D34DC" w14:textId="2EC44C4B">
      <w:pPr>
        <w:ind w:left="1418"/>
      </w:pPr>
      <w:r>
        <w:t xml:space="preserve">The extraction of the </w:t>
      </w:r>
      <w:r w:rsidR="00535BDA">
        <w:t xml:space="preserve">reconciliation </w:t>
      </w:r>
      <w:r>
        <w:t xml:space="preserve">file from Bank of America and placement </w:t>
      </w:r>
      <w:r w:rsidR="05FB0C7F">
        <w:t>to</w:t>
      </w:r>
      <w:r>
        <w:t xml:space="preserve"> the sftp directory will be automated. </w:t>
      </w:r>
      <w:commentRangeStart w:id="41"/>
      <w:commentRangeStart w:id="42"/>
      <w:commentRangeStart w:id="43"/>
      <w:r w:rsidRPr="41EB7060">
        <w:rPr>
          <w:highlight w:val="yellow"/>
        </w:rPr>
        <w:t xml:space="preserve">However, </w:t>
      </w:r>
      <w:r w:rsidRPr="41EB7060" w:rsidR="04E4CA26">
        <w:rPr>
          <w:highlight w:val="yellow"/>
        </w:rPr>
        <w:t>the bank</w:t>
      </w:r>
      <w:r w:rsidRPr="41EB7060">
        <w:rPr>
          <w:highlight w:val="yellow"/>
        </w:rPr>
        <w:t xml:space="preserve"> will be allowed to</w:t>
      </w:r>
      <w:r w:rsidRPr="41EB7060" w:rsidR="005F1060">
        <w:rPr>
          <w:highlight w:val="yellow"/>
        </w:rPr>
        <w:t xml:space="preserve"> access and</w:t>
      </w:r>
      <w:r w:rsidRPr="41EB7060">
        <w:rPr>
          <w:highlight w:val="yellow"/>
        </w:rPr>
        <w:t xml:space="preserve"> </w:t>
      </w:r>
      <w:r w:rsidRPr="41EB7060" w:rsidR="00B277D8">
        <w:rPr>
          <w:highlight w:val="yellow"/>
        </w:rPr>
        <w:t xml:space="preserve">manually </w:t>
      </w:r>
      <w:r w:rsidRPr="41EB7060">
        <w:rPr>
          <w:highlight w:val="yellow"/>
        </w:rPr>
        <w:t>place the reconciliation file</w:t>
      </w:r>
      <w:r w:rsidRPr="41EB7060" w:rsidR="00605987">
        <w:rPr>
          <w:highlight w:val="yellow"/>
        </w:rPr>
        <w:t xml:space="preserve"> to the </w:t>
      </w:r>
      <w:r w:rsidRPr="41EB7060" w:rsidR="005F1060">
        <w:rPr>
          <w:highlight w:val="yellow"/>
        </w:rPr>
        <w:t xml:space="preserve">bank’s </w:t>
      </w:r>
      <w:r w:rsidRPr="41EB7060" w:rsidR="00605987">
        <w:rPr>
          <w:highlight w:val="yellow"/>
        </w:rPr>
        <w:t>sftp directory</w:t>
      </w:r>
      <w:r w:rsidRPr="41EB7060">
        <w:rPr>
          <w:highlight w:val="yellow"/>
        </w:rPr>
        <w:t xml:space="preserve"> on demand.</w:t>
      </w:r>
      <w:r w:rsidRPr="41EB7060" w:rsidR="00F36E91">
        <w:rPr>
          <w:highlight w:val="yellow"/>
        </w:rPr>
        <w:t xml:space="preserve"> </w:t>
      </w:r>
      <w:r w:rsidRPr="41EB7060">
        <w:rPr>
          <w:highlight w:val="yellow"/>
        </w:rPr>
        <w:t xml:space="preserve">Infor FSM will be able to retrieve files from </w:t>
      </w:r>
      <w:r w:rsidRPr="41EB7060" w:rsidR="002371ED">
        <w:rPr>
          <w:highlight w:val="yellow"/>
        </w:rPr>
        <w:t xml:space="preserve">bank’s </w:t>
      </w:r>
      <w:r w:rsidRPr="41EB7060">
        <w:rPr>
          <w:highlight w:val="yellow"/>
        </w:rPr>
        <w:t>sftp site.</w:t>
      </w:r>
      <w:commentRangeEnd w:id="41"/>
      <w:r>
        <w:rPr>
          <w:rStyle w:val="CommentReference"/>
          <w:sz w:val="20"/>
          <w:szCs w:val="20"/>
        </w:rPr>
        <w:commentReference w:id="41"/>
      </w:r>
      <w:commentRangeEnd w:id="42"/>
      <w:r>
        <w:rPr>
          <w:rStyle w:val="CommentReference"/>
        </w:rPr>
        <w:commentReference w:id="42"/>
      </w:r>
      <w:commentRangeEnd w:id="43"/>
      <w:r>
        <w:rPr>
          <w:rStyle w:val="CommentReference"/>
        </w:rPr>
        <w:commentReference w:id="43"/>
      </w:r>
    </w:p>
    <w:p w:rsidR="004B68E0" w:rsidP="001B1F6E" w:rsidRDefault="004B68E0" w14:paraId="22D5144F" w14:textId="77777777">
      <w:pPr>
        <w:ind w:left="1418"/>
        <w:rPr>
          <w:b/>
          <w:bCs/>
          <w:color w:val="FF0000"/>
          <w:highlight w:val="yellow"/>
        </w:rPr>
      </w:pPr>
    </w:p>
    <w:p w:rsidRPr="00066744" w:rsidR="004B68E0" w:rsidP="001B1F6E" w:rsidRDefault="002F4594" w14:paraId="28B29062" w14:textId="6FB58AD6">
      <w:pPr>
        <w:ind w:left="1418"/>
      </w:pPr>
      <w:r>
        <w:t xml:space="preserve">The recon file </w:t>
      </w:r>
      <w:r w:rsidR="00D61CB0">
        <w:t>will be extracted and place</w:t>
      </w:r>
      <w:r w:rsidR="00066744">
        <w:t xml:space="preserve">d </w:t>
      </w:r>
      <w:r w:rsidR="28D3A329">
        <w:t>in</w:t>
      </w:r>
      <w:r w:rsidR="00066744">
        <w:t xml:space="preserve"> </w:t>
      </w:r>
      <w:r w:rsidR="538B5B67">
        <w:t>the</w:t>
      </w:r>
      <w:r w:rsidR="00066744">
        <w:t xml:space="preserve"> sftp directory</w:t>
      </w:r>
      <w:r w:rsidR="00D61CB0">
        <w:t xml:space="preserve"> </w:t>
      </w:r>
      <w:r w:rsidRPr="57941ECE" w:rsidR="00D61CB0">
        <w:rPr>
          <w:b/>
          <w:bCs/>
        </w:rPr>
        <w:t xml:space="preserve">per </w:t>
      </w:r>
      <w:r w:rsidRPr="57941ECE" w:rsidR="00066744">
        <w:rPr>
          <w:b/>
          <w:bCs/>
        </w:rPr>
        <w:t>bank account</w:t>
      </w:r>
      <w:r w:rsidR="00666435">
        <w:t xml:space="preserve"> or cash management account</w:t>
      </w:r>
      <w:r w:rsidR="00066744">
        <w:t>.</w:t>
      </w:r>
    </w:p>
    <w:p w:rsidR="00344F8A" w:rsidP="001B1F6E" w:rsidRDefault="00344F8A" w14:paraId="0A91CC3C" w14:textId="08D38F6F">
      <w:pPr>
        <w:pStyle w:val="BodyText"/>
        <w:ind w:left="1418"/>
        <w:rPr>
          <w:noProof/>
        </w:rPr>
      </w:pPr>
    </w:p>
    <w:tbl>
      <w:tblPr>
        <w:tblStyle w:val="TableGrid"/>
        <w:tblW w:w="0" w:type="auto"/>
        <w:tblInd w:w="-113" w:type="dxa"/>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1899"/>
        <w:gridCol w:w="7134"/>
      </w:tblGrid>
      <w:tr w:rsidR="00720B2A" w:rsidTr="0FB9BCBA" w14:paraId="0210355C" w14:textId="77777777">
        <w:trPr>
          <w:trHeight w:val="300"/>
        </w:trPr>
        <w:tc>
          <w:tcPr>
            <w:tcW w:w="1899" w:type="dxa"/>
            <w:tcBorders>
              <w:top w:val="single" w:color="auto" w:sz="6" w:space="0"/>
              <w:left w:val="single" w:color="auto" w:sz="6" w:space="0"/>
              <w:bottom w:val="single" w:color="auto" w:sz="6" w:space="0"/>
              <w:right w:val="nil"/>
            </w:tcBorders>
            <w:shd w:val="clear" w:color="auto" w:fill="13A3F7"/>
            <w:tcMar>
              <w:left w:w="105" w:type="dxa"/>
              <w:right w:w="105" w:type="dxa"/>
            </w:tcMar>
            <w:vAlign w:val="center"/>
          </w:tcPr>
          <w:p w:rsidR="5C6BEB08" w:rsidP="5C6BEB08" w:rsidRDefault="5C6BEB08" w14:paraId="575B61D4" w14:textId="7D79A009">
            <w:pPr>
              <w:pStyle w:val="TableText"/>
              <w:jc w:val="center"/>
              <w:rPr>
                <w:rFonts w:eastAsia="Arial" w:cs="Arial"/>
                <w:b/>
                <w:bCs/>
                <w:color w:val="FFFFFF" w:themeColor="background1"/>
                <w:szCs w:val="16"/>
              </w:rPr>
            </w:pPr>
            <w:r w:rsidRPr="5C6BEB08">
              <w:rPr>
                <w:rFonts w:eastAsia="Arial" w:cs="Arial"/>
                <w:color w:val="FFFFFF" w:themeColor="background1"/>
                <w:szCs w:val="16"/>
              </w:rPr>
              <w:t>Functional Requirement ID</w:t>
            </w:r>
          </w:p>
        </w:tc>
        <w:tc>
          <w:tcPr>
            <w:tcW w:w="7134" w:type="dxa"/>
            <w:tcBorders>
              <w:top w:val="single" w:color="auto" w:sz="6" w:space="0"/>
              <w:left w:val="nil"/>
              <w:bottom w:val="single" w:color="auto" w:sz="6" w:space="0"/>
              <w:right w:val="single" w:color="auto" w:sz="6" w:space="0"/>
            </w:tcBorders>
            <w:shd w:val="clear" w:color="auto" w:fill="13A3F7"/>
            <w:tcMar>
              <w:left w:w="105" w:type="dxa"/>
              <w:right w:w="105" w:type="dxa"/>
            </w:tcMar>
            <w:vAlign w:val="center"/>
          </w:tcPr>
          <w:p w:rsidR="5C6BEB08" w:rsidP="5C6BEB08" w:rsidRDefault="5C6BEB08" w14:paraId="20B77471" w14:textId="3A76E7DC">
            <w:pPr>
              <w:pStyle w:val="TableText"/>
              <w:jc w:val="center"/>
              <w:rPr>
                <w:rFonts w:eastAsia="Arial" w:cs="Arial"/>
                <w:b/>
                <w:bCs/>
                <w:color w:val="FFFFFF" w:themeColor="background1"/>
                <w:szCs w:val="16"/>
              </w:rPr>
            </w:pPr>
            <w:r w:rsidRPr="5C6BEB08">
              <w:rPr>
                <w:rFonts w:eastAsia="Arial" w:cs="Arial"/>
                <w:color w:val="FFFFFF" w:themeColor="background1"/>
                <w:szCs w:val="16"/>
              </w:rPr>
              <w:t>Requirement Definition</w:t>
            </w:r>
          </w:p>
        </w:tc>
      </w:tr>
      <w:tr w:rsidR="005E3D55" w:rsidTr="0FB9BCBA" w14:paraId="2AE5986C" w14:textId="77777777">
        <w:trPr>
          <w:trHeight w:val="300"/>
        </w:trPr>
        <w:tc>
          <w:tcPr>
            <w:tcW w:w="1899" w:type="dxa"/>
            <w:tcBorders>
              <w:top w:val="single" w:color="auto" w:sz="6" w:space="0"/>
              <w:left w:val="single" w:color="auto" w:sz="6" w:space="0"/>
              <w:bottom w:val="single" w:color="auto" w:sz="6" w:space="0"/>
              <w:right w:val="single" w:color="auto" w:sz="6" w:space="0"/>
            </w:tcBorders>
            <w:shd w:val="clear" w:color="auto" w:fill="E8E8E8"/>
            <w:tcMar>
              <w:left w:w="105" w:type="dxa"/>
              <w:right w:w="105" w:type="dxa"/>
            </w:tcMar>
            <w:vAlign w:val="center"/>
          </w:tcPr>
          <w:p w:rsidR="5C6BEB08" w:rsidP="5C6BEB08" w:rsidRDefault="5C6BEB08" w14:paraId="45E92DDB" w14:textId="731D6EC5">
            <w:pPr>
              <w:pStyle w:val="TableText"/>
              <w:rPr>
                <w:rFonts w:eastAsia="Arial" w:cs="Arial"/>
                <w:color w:val="000000" w:themeColor="text1"/>
                <w:szCs w:val="16"/>
              </w:rPr>
            </w:pPr>
            <w:r w:rsidRPr="5C6BEB08">
              <w:rPr>
                <w:rFonts w:eastAsia="Arial" w:cs="Arial"/>
                <w:color w:val="000000" w:themeColor="text1"/>
                <w:szCs w:val="16"/>
                <w:lang w:val="en-AU"/>
              </w:rPr>
              <w:t>3.2.1.1</w:t>
            </w:r>
          </w:p>
        </w:tc>
        <w:tc>
          <w:tcPr>
            <w:tcW w:w="7134" w:type="dxa"/>
            <w:tcBorders>
              <w:top w:val="single" w:color="auto" w:sz="6" w:space="0"/>
              <w:left w:val="single" w:color="auto" w:sz="6" w:space="0"/>
              <w:bottom w:val="single" w:color="auto" w:sz="6" w:space="0"/>
              <w:right w:val="single" w:color="auto" w:sz="6" w:space="0"/>
            </w:tcBorders>
            <w:shd w:val="clear" w:color="auto" w:fill="E8E8E8"/>
            <w:tcMar>
              <w:left w:w="105" w:type="dxa"/>
              <w:right w:w="105" w:type="dxa"/>
            </w:tcMar>
            <w:vAlign w:val="center"/>
          </w:tcPr>
          <w:p w:rsidR="1511DEDD" w:rsidP="5C6BEB08" w:rsidRDefault="006B5D50" w14:paraId="61C24E05" w14:textId="2650C8F1">
            <w:pPr>
              <w:pStyle w:val="TableText"/>
              <w:rPr>
                <w:rFonts w:eastAsia="Arial" w:cs="Arial"/>
                <w:color w:val="000000" w:themeColor="text1"/>
                <w:szCs w:val="16"/>
              </w:rPr>
            </w:pPr>
            <w:r>
              <w:rPr>
                <w:rFonts w:eastAsia="Arial" w:cs="Arial"/>
                <w:color w:val="000000" w:themeColor="text1"/>
                <w:szCs w:val="16"/>
              </w:rPr>
              <w:t>The bank</w:t>
            </w:r>
            <w:r w:rsidRPr="5C6BEB08" w:rsidR="5C6BEB08">
              <w:rPr>
                <w:rFonts w:eastAsia="Arial" w:cs="Arial"/>
                <w:color w:val="000000" w:themeColor="text1"/>
                <w:szCs w:val="16"/>
              </w:rPr>
              <w:t xml:space="preserve"> must establish a secure SFTP connection for file transfer.</w:t>
            </w:r>
          </w:p>
          <w:p w:rsidR="2237EEFF" w:rsidP="0FB9BCBA" w:rsidRDefault="1A6067E8" w14:paraId="044CCC15" w14:textId="29F23549">
            <w:pPr>
              <w:pStyle w:val="TableText"/>
              <w:rPr>
                <w:color w:val="FF0000"/>
                <w:highlight w:val="yellow"/>
              </w:rPr>
            </w:pPr>
            <w:r>
              <w:t xml:space="preserve">SFTP Directory: </w:t>
            </w:r>
            <w:r w:rsidRPr="0FB9BCBA" w:rsidR="71D5837A">
              <w:rPr>
                <w:color w:val="FF0000"/>
                <w:highlight w:val="yellow"/>
              </w:rPr>
              <w:t>/outgoing</w:t>
            </w:r>
          </w:p>
          <w:p w:rsidR="00A904F8" w:rsidP="5C6BEB08" w:rsidRDefault="00A904F8" w14:paraId="7B79DD4A" w14:textId="40FF26D9">
            <w:pPr>
              <w:pStyle w:val="TableText"/>
              <w:rPr>
                <w:rFonts w:eastAsia="Arial" w:cs="Arial"/>
                <w:color w:val="000000" w:themeColor="text1"/>
                <w:szCs w:val="16"/>
              </w:rPr>
            </w:pPr>
          </w:p>
        </w:tc>
      </w:tr>
      <w:tr w:rsidR="005E3D55" w:rsidTr="0FB9BCBA" w14:paraId="5BEA2BE6" w14:textId="77777777">
        <w:trPr>
          <w:trHeight w:val="300"/>
        </w:trPr>
        <w:tc>
          <w:tcPr>
            <w:tcW w:w="1899"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5C6BEB08" w:rsidP="5C6BEB08" w:rsidRDefault="5C6BEB08" w14:paraId="7ECCE447" w14:textId="18B86B0F">
            <w:pPr>
              <w:pStyle w:val="TableText"/>
              <w:rPr>
                <w:rFonts w:eastAsia="Arial" w:cs="Arial"/>
                <w:color w:val="000000" w:themeColor="text1"/>
                <w:szCs w:val="16"/>
              </w:rPr>
            </w:pPr>
            <w:r w:rsidRPr="5C6BEB08">
              <w:rPr>
                <w:rFonts w:eastAsia="Arial" w:cs="Arial"/>
                <w:color w:val="000000" w:themeColor="text1"/>
                <w:szCs w:val="16"/>
                <w:lang w:val="en-AU"/>
              </w:rPr>
              <w:t>3.2.1.2</w:t>
            </w:r>
          </w:p>
        </w:tc>
        <w:tc>
          <w:tcPr>
            <w:tcW w:w="7134" w:type="dxa"/>
            <w:tcBorders>
              <w:top w:val="single" w:color="auto" w:sz="6" w:space="0"/>
              <w:left w:val="single" w:color="auto" w:sz="6" w:space="0"/>
              <w:bottom w:val="single" w:color="auto" w:sz="6" w:space="0"/>
              <w:right w:val="single" w:color="auto" w:sz="6" w:space="0"/>
            </w:tcBorders>
            <w:tcMar>
              <w:left w:w="105" w:type="dxa"/>
              <w:right w:w="105" w:type="dxa"/>
            </w:tcMar>
            <w:vAlign w:val="center"/>
          </w:tcPr>
          <w:p w:rsidR="0B2E1D79" w:rsidP="35FA47F1" w:rsidRDefault="0B2E1D79" w14:paraId="78100538" w14:textId="2083D033">
            <w:pPr>
              <w:pStyle w:val="TableText"/>
              <w:rPr>
                <w:rFonts w:eastAsia="Arial" w:cs="Arial"/>
                <w:color w:val="000000" w:themeColor="text1"/>
                <w:highlight w:val="yellow"/>
              </w:rPr>
            </w:pPr>
            <w:r w:rsidRPr="35FA47F1">
              <w:rPr>
                <w:rFonts w:eastAsia="Arial" w:cs="Arial"/>
                <w:color w:val="000000" w:themeColor="text1"/>
              </w:rPr>
              <w:t>Filename format</w:t>
            </w:r>
            <w:r w:rsidRPr="35FA47F1" w:rsidR="3F9C033E">
              <w:rPr>
                <w:rFonts w:eastAsia="Arial" w:cs="Arial"/>
                <w:color w:val="000000" w:themeColor="text1"/>
              </w:rPr>
              <w:t xml:space="preserve">: </w:t>
            </w:r>
            <w:r w:rsidRPr="35FA47F1">
              <w:rPr>
                <w:rFonts w:eastAsia="Arial" w:cs="Arial"/>
                <w:color w:val="000000" w:themeColor="text1"/>
              </w:rPr>
              <w:t xml:space="preserve"> </w:t>
            </w:r>
            <w:commentRangeStart w:id="45"/>
            <w:commentRangeStart w:id="46"/>
            <w:commentRangeStart w:id="47"/>
            <w:commentRangeEnd w:id="45"/>
            <w:r w:rsidRPr="35FA47F1">
              <w:rPr>
                <w:rStyle w:val="CommentReference"/>
                <w:rFonts w:eastAsia="Arial" w:cs="Arial"/>
                <w:color w:val="000000" w:themeColor="text1"/>
                <w:szCs w:val="20"/>
                <w:highlight w:val="yellow"/>
              </w:rPr>
              <w:commentReference w:id="45"/>
            </w:r>
            <w:commentRangeEnd w:id="46"/>
            <w:r>
              <w:rPr>
                <w:rStyle w:val="CommentReference"/>
              </w:rPr>
              <w:commentReference w:id="46"/>
            </w:r>
            <w:commentRangeEnd w:id="47"/>
            <w:r>
              <w:rPr>
                <w:rStyle w:val="CommentReference"/>
              </w:rPr>
              <w:commentReference w:id="47"/>
            </w:r>
            <w:r w:rsidRPr="35FA47F1" w:rsidR="75754607">
              <w:rPr>
                <w:rFonts w:eastAsia="Arial" w:cs="Arial"/>
                <w:color w:val="000000" w:themeColor="text1"/>
                <w:highlight w:val="yellow"/>
              </w:rPr>
              <w:t>NH-TREASURY-DEPT-UC-YB-O.YYMMDDHHMMS.txt</w:t>
            </w:r>
            <w:r w:rsidRPr="35FA47F1" w:rsidR="75754607">
              <w:rPr>
                <w:rFonts w:eastAsia="Arial" w:cs="Arial"/>
                <w:color w:val="000000" w:themeColor="text1"/>
              </w:rPr>
              <w:t xml:space="preserve">  </w:t>
            </w:r>
          </w:p>
          <w:p w:rsidR="00A904F8" w:rsidP="5C6BEB08" w:rsidRDefault="00A904F8" w14:paraId="2568DC93" w14:textId="2E468A49">
            <w:pPr>
              <w:pStyle w:val="TableText"/>
              <w:rPr>
                <w:rFonts w:eastAsia="Arial"/>
                <w:color w:val="000000" w:themeColor="text1"/>
                <w:highlight w:val="yellow"/>
              </w:rPr>
            </w:pPr>
          </w:p>
        </w:tc>
      </w:tr>
    </w:tbl>
    <w:p w:rsidR="0FB9BCBA" w:rsidRDefault="0FB9BCBA" w14:paraId="09123198" w14:textId="1A2B33EE"/>
    <w:p w:rsidR="00344F8A" w:rsidP="5C6BEB08" w:rsidRDefault="00344F8A" w14:paraId="4980D073" w14:textId="23399677">
      <w:pPr>
        <w:pStyle w:val="BodyText"/>
        <w:rPr>
          <w:noProof/>
        </w:rPr>
      </w:pPr>
    </w:p>
    <w:p w:rsidR="00344F8A" w:rsidP="00E71CC5" w:rsidRDefault="00F80E83" w14:paraId="153230FB" w14:textId="35589C84">
      <w:pPr>
        <w:pStyle w:val="Heading3"/>
      </w:pPr>
      <w:r>
        <w:rPr>
          <w:noProof/>
        </w:rPr>
        <w:t>IPA PICKS UP THE FILE IN SFTP</w:t>
      </w:r>
      <w:r w:rsidRPr="7AAF9387" w:rsidR="3CDEEE6D">
        <w:rPr>
          <w:noProof/>
        </w:rPr>
        <w:t xml:space="preserve"> and reads data from the input file</w:t>
      </w:r>
    </w:p>
    <w:p w:rsidR="00344F8A" w:rsidP="0067491F" w:rsidRDefault="4DFE37F3" w14:paraId="79480CC4" w14:textId="3BAF64AC">
      <w:pPr>
        <w:pStyle w:val="BodyText"/>
        <w:ind w:left="1418"/>
        <w:rPr>
          <w:rFonts w:eastAsia="Arial" w:cs="Arial"/>
        </w:rPr>
      </w:pPr>
      <w:r w:rsidRPr="2F10E1BE">
        <w:rPr>
          <w:rFonts w:eastAsia="Arial" w:cs="Arial"/>
          <w:color w:val="000000" w:themeColor="text1"/>
        </w:rPr>
        <w:t xml:space="preserve">IPA automatically picks up files from the SFTP </w:t>
      </w:r>
      <w:r w:rsidR="007B6604">
        <w:rPr>
          <w:rFonts w:eastAsia="Arial" w:cs="Arial"/>
          <w:color w:val="000000" w:themeColor="text1"/>
        </w:rPr>
        <w:t>folder</w:t>
      </w:r>
      <w:commentRangeStart w:id="48"/>
      <w:commentRangeStart w:id="49"/>
      <w:r w:rsidRPr="2F10E1BE">
        <w:rPr>
          <w:rFonts w:eastAsia="Arial" w:cs="Arial"/>
          <w:color w:val="000000" w:themeColor="text1"/>
        </w:rPr>
        <w:t xml:space="preserve"> </w:t>
      </w:r>
      <w:commentRangeEnd w:id="48"/>
      <w:r w:rsidRPr="2F10E1BE">
        <w:rPr>
          <w:rStyle w:val="CommentReference"/>
          <w:rFonts w:eastAsia="Arial" w:cs="Arial"/>
          <w:color w:val="000000" w:themeColor="text1"/>
          <w:sz w:val="20"/>
          <w:szCs w:val="20"/>
        </w:rPr>
        <w:commentReference w:id="48"/>
      </w:r>
      <w:commentRangeEnd w:id="49"/>
      <w:r>
        <w:rPr>
          <w:rStyle w:val="CommentReference"/>
        </w:rPr>
        <w:commentReference w:id="49"/>
      </w:r>
      <w:r w:rsidRPr="2F10E1BE">
        <w:rPr>
          <w:rFonts w:eastAsia="Arial" w:cs="Arial"/>
          <w:color w:val="000000" w:themeColor="text1"/>
        </w:rPr>
        <w:t>location for further processing.</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1899"/>
        <w:gridCol w:w="7134"/>
      </w:tblGrid>
      <w:tr w:rsidR="5C6BEB08" w:rsidTr="0FB9BCBA" w14:paraId="1D07DA08" w14:textId="77777777">
        <w:trPr>
          <w:trHeight w:val="300"/>
        </w:trPr>
        <w:tc>
          <w:tcPr>
            <w:tcW w:w="1899" w:type="dxa"/>
            <w:tcBorders>
              <w:top w:val="single" w:color="auto" w:sz="6" w:space="0"/>
              <w:left w:val="single" w:color="auto" w:sz="6" w:space="0"/>
              <w:bottom w:val="single" w:color="auto" w:sz="6" w:space="0"/>
              <w:right w:val="nil"/>
            </w:tcBorders>
            <w:shd w:val="clear" w:color="auto" w:fill="13A3F7"/>
            <w:tcMar>
              <w:left w:w="105" w:type="dxa"/>
              <w:right w:w="105" w:type="dxa"/>
            </w:tcMar>
            <w:vAlign w:val="center"/>
          </w:tcPr>
          <w:p w:rsidR="5C6BEB08" w:rsidP="5C6BEB08" w:rsidRDefault="5C6BEB08" w14:paraId="78BF09B2" w14:textId="673A4991">
            <w:pPr>
              <w:pStyle w:val="TableText"/>
              <w:jc w:val="center"/>
              <w:rPr>
                <w:rFonts w:eastAsia="Arial" w:cs="Arial"/>
                <w:b/>
                <w:bCs/>
                <w:color w:val="FFFFFF" w:themeColor="background1"/>
                <w:szCs w:val="16"/>
              </w:rPr>
            </w:pPr>
            <w:r w:rsidRPr="5C6BEB08">
              <w:rPr>
                <w:rFonts w:eastAsia="Arial" w:cs="Arial"/>
                <w:color w:val="FFFFFF" w:themeColor="background1"/>
                <w:szCs w:val="16"/>
              </w:rPr>
              <w:t>Functional Requirement ID</w:t>
            </w:r>
          </w:p>
        </w:tc>
        <w:tc>
          <w:tcPr>
            <w:tcW w:w="7134" w:type="dxa"/>
            <w:tcBorders>
              <w:top w:val="single" w:color="auto" w:sz="6" w:space="0"/>
              <w:left w:val="nil"/>
              <w:bottom w:val="single" w:color="auto" w:sz="6" w:space="0"/>
              <w:right w:val="single" w:color="auto" w:sz="6" w:space="0"/>
            </w:tcBorders>
            <w:shd w:val="clear" w:color="auto" w:fill="13A3F7"/>
            <w:tcMar>
              <w:left w:w="105" w:type="dxa"/>
              <w:right w:w="105" w:type="dxa"/>
            </w:tcMar>
            <w:vAlign w:val="center"/>
          </w:tcPr>
          <w:p w:rsidR="5C6BEB08" w:rsidP="5C6BEB08" w:rsidRDefault="5C6BEB08" w14:paraId="067BF07B" w14:textId="0F5C6D32">
            <w:pPr>
              <w:pStyle w:val="TableText"/>
              <w:jc w:val="center"/>
              <w:rPr>
                <w:rFonts w:eastAsia="Arial" w:cs="Arial"/>
                <w:b/>
                <w:bCs/>
                <w:color w:val="FFFFFF" w:themeColor="background1"/>
                <w:szCs w:val="16"/>
              </w:rPr>
            </w:pPr>
            <w:r w:rsidRPr="5C6BEB08">
              <w:rPr>
                <w:rFonts w:eastAsia="Arial" w:cs="Arial"/>
                <w:color w:val="FFFFFF" w:themeColor="background1"/>
                <w:szCs w:val="16"/>
              </w:rPr>
              <w:t>Requirement Definition</w:t>
            </w:r>
          </w:p>
        </w:tc>
      </w:tr>
      <w:tr w:rsidR="5C6BEB08" w:rsidTr="0FB9BCBA" w14:paraId="2F5492E8" w14:textId="77777777">
        <w:trPr>
          <w:trHeight w:val="300"/>
        </w:trPr>
        <w:tc>
          <w:tcPr>
            <w:tcW w:w="1899" w:type="dxa"/>
            <w:tcBorders>
              <w:top w:val="single" w:color="auto" w:sz="6" w:space="0"/>
              <w:left w:val="single" w:color="auto" w:sz="6" w:space="0"/>
              <w:bottom w:val="single" w:color="auto" w:sz="6" w:space="0"/>
              <w:right w:val="single" w:color="auto" w:sz="6" w:space="0"/>
            </w:tcBorders>
            <w:shd w:val="clear" w:color="auto" w:fill="E8E8E8"/>
            <w:tcMar>
              <w:left w:w="105" w:type="dxa"/>
              <w:right w:w="105" w:type="dxa"/>
            </w:tcMar>
            <w:vAlign w:val="center"/>
          </w:tcPr>
          <w:p w:rsidR="5C6BEB08" w:rsidP="5C6BEB08" w:rsidRDefault="5C6BEB08" w14:paraId="312F8CED" w14:textId="72A1427E">
            <w:pPr>
              <w:pStyle w:val="TableText"/>
              <w:rPr>
                <w:rFonts w:eastAsia="Arial" w:cs="Arial"/>
                <w:color w:val="000000" w:themeColor="text1"/>
                <w:szCs w:val="16"/>
              </w:rPr>
            </w:pPr>
            <w:r w:rsidRPr="5C6BEB08">
              <w:rPr>
                <w:rFonts w:eastAsia="Arial" w:cs="Arial"/>
                <w:color w:val="000000" w:themeColor="text1"/>
                <w:szCs w:val="16"/>
                <w:lang w:val="en-AU"/>
              </w:rPr>
              <w:t>3.2.2.1</w:t>
            </w:r>
          </w:p>
        </w:tc>
        <w:tc>
          <w:tcPr>
            <w:tcW w:w="7134" w:type="dxa"/>
            <w:tcBorders>
              <w:top w:val="single" w:color="auto" w:sz="6" w:space="0"/>
              <w:left w:val="single" w:color="auto" w:sz="6" w:space="0"/>
              <w:bottom w:val="single" w:color="auto" w:sz="6" w:space="0"/>
              <w:right w:val="single" w:color="auto" w:sz="6" w:space="0"/>
            </w:tcBorders>
            <w:shd w:val="clear" w:color="auto" w:fill="E8E8E8"/>
            <w:tcMar>
              <w:left w:w="105" w:type="dxa"/>
              <w:right w:w="105" w:type="dxa"/>
            </w:tcMar>
            <w:vAlign w:val="center"/>
          </w:tcPr>
          <w:p w:rsidR="5C6BEB08" w:rsidP="7AAF9387" w:rsidRDefault="125F63F9" w14:paraId="1FC1D14B" w14:textId="7101042B">
            <w:pPr>
              <w:spacing w:line="259" w:lineRule="auto"/>
              <w:rPr>
                <w:rFonts w:eastAsia="Arial" w:cs="Arial"/>
                <w:color w:val="000000" w:themeColor="text1"/>
                <w:sz w:val="16"/>
                <w:szCs w:val="16"/>
              </w:rPr>
            </w:pPr>
            <w:r w:rsidRPr="7AAF9387">
              <w:rPr>
                <w:rFonts w:eastAsia="Arial" w:cs="Arial"/>
                <w:color w:val="000000" w:themeColor="text1"/>
                <w:sz w:val="16"/>
                <w:szCs w:val="16"/>
              </w:rPr>
              <w:t xml:space="preserve">If no file is found, then IPA </w:t>
            </w:r>
            <w:bookmarkStart w:name="_Int_MaajMmY8" w:id="51"/>
            <w:r w:rsidRPr="7AAF9387">
              <w:rPr>
                <w:rFonts w:eastAsia="Arial" w:cs="Arial"/>
                <w:color w:val="000000" w:themeColor="text1"/>
                <w:sz w:val="16"/>
                <w:szCs w:val="16"/>
              </w:rPr>
              <w:t>will not</w:t>
            </w:r>
            <w:bookmarkEnd w:id="51"/>
            <w:r w:rsidRPr="7AAF9387">
              <w:rPr>
                <w:rFonts w:eastAsia="Arial" w:cs="Arial"/>
                <w:color w:val="000000" w:themeColor="text1"/>
                <w:sz w:val="16"/>
                <w:szCs w:val="16"/>
              </w:rPr>
              <w:t xml:space="preserve"> continue. </w:t>
            </w:r>
          </w:p>
          <w:p w:rsidR="5C6BEB08" w:rsidP="7AAF9387" w:rsidRDefault="125F63F9" w14:paraId="17584043" w14:textId="13CE1302">
            <w:pPr>
              <w:spacing w:line="259" w:lineRule="auto"/>
            </w:pPr>
            <w:r w:rsidRPr="7AAF9387">
              <w:rPr>
                <w:rFonts w:eastAsia="Arial" w:cs="Arial"/>
                <w:color w:val="000000" w:themeColor="text1"/>
                <w:sz w:val="16"/>
                <w:szCs w:val="16"/>
              </w:rPr>
              <w:t xml:space="preserve">If a file is found, but the file is empty, IPA will not process the file. IPA will not consider this an error. </w:t>
            </w:r>
          </w:p>
          <w:p w:rsidR="5C6BEB08" w:rsidP="5C6BEB08" w:rsidRDefault="125F63F9" w14:paraId="5B96F0D3" w14:textId="79C6F4EE">
            <w:pPr>
              <w:spacing w:line="259" w:lineRule="auto"/>
              <w:rPr>
                <w:rFonts w:eastAsia="Arial"/>
              </w:rPr>
            </w:pPr>
            <w:r w:rsidRPr="7AAF9387">
              <w:rPr>
                <w:rFonts w:eastAsia="Arial" w:cs="Arial"/>
                <w:color w:val="000000" w:themeColor="text1"/>
                <w:sz w:val="16"/>
                <w:szCs w:val="16"/>
              </w:rPr>
              <w:t>If a file is found, bring the file into the IPA.</w:t>
            </w:r>
          </w:p>
        </w:tc>
      </w:tr>
      <w:tr w:rsidR="7AAF9387" w:rsidTr="0FB9BCBA" w14:paraId="461E7632" w14:textId="77777777">
        <w:trPr>
          <w:trHeight w:val="300"/>
        </w:trPr>
        <w:tc>
          <w:tcPr>
            <w:tcW w:w="1899" w:type="dxa"/>
            <w:tcBorders>
              <w:top w:val="single" w:color="auto" w:sz="6" w:space="0"/>
              <w:left w:val="single" w:color="auto" w:sz="6" w:space="0"/>
              <w:bottom w:val="single" w:color="auto" w:sz="6" w:space="0"/>
              <w:right w:val="single" w:color="auto" w:sz="6" w:space="0"/>
            </w:tcBorders>
            <w:shd w:val="clear" w:color="auto" w:fill="E8E8E8"/>
            <w:tcMar>
              <w:left w:w="105" w:type="dxa"/>
              <w:right w:w="105" w:type="dxa"/>
            </w:tcMar>
            <w:vAlign w:val="center"/>
          </w:tcPr>
          <w:p w:rsidR="7AAF9387" w:rsidP="7AAF9387" w:rsidRDefault="7AAF9387" w14:paraId="4383C1D3" w14:textId="331C5798">
            <w:pPr>
              <w:pStyle w:val="TableText"/>
              <w:rPr>
                <w:rFonts w:eastAsia="Arial" w:cs="Arial"/>
                <w:color w:val="000000" w:themeColor="text1"/>
                <w:lang w:val="en-AU"/>
              </w:rPr>
            </w:pPr>
            <w:r w:rsidRPr="7AAF9387">
              <w:rPr>
                <w:rFonts w:eastAsia="Arial" w:cs="Arial"/>
                <w:color w:val="000000" w:themeColor="text1"/>
                <w:lang w:val="en-AU"/>
              </w:rPr>
              <w:t>3.2.2.</w:t>
            </w:r>
            <w:r w:rsidRPr="7AAF9387" w:rsidR="49136DD5">
              <w:rPr>
                <w:rFonts w:eastAsia="Arial" w:cs="Arial"/>
                <w:color w:val="000000" w:themeColor="text1"/>
                <w:lang w:val="en-AU"/>
              </w:rPr>
              <w:t>3</w:t>
            </w:r>
          </w:p>
        </w:tc>
        <w:tc>
          <w:tcPr>
            <w:tcW w:w="7134" w:type="dxa"/>
            <w:tcBorders>
              <w:top w:val="single" w:color="auto" w:sz="6" w:space="0"/>
              <w:left w:val="single" w:color="auto" w:sz="6" w:space="0"/>
              <w:bottom w:val="single" w:color="auto" w:sz="6" w:space="0"/>
              <w:right w:val="single" w:color="auto" w:sz="6" w:space="0"/>
            </w:tcBorders>
            <w:shd w:val="clear" w:color="auto" w:fill="E8E8E8"/>
            <w:tcMar>
              <w:left w:w="105" w:type="dxa"/>
              <w:right w:w="105" w:type="dxa"/>
            </w:tcMar>
            <w:vAlign w:val="center"/>
          </w:tcPr>
          <w:p w:rsidR="7AAF9387" w:rsidP="7AAF9387" w:rsidRDefault="7AAF9387" w14:paraId="48A75342" w14:textId="47AB15DD">
            <w:pPr>
              <w:spacing w:line="259" w:lineRule="auto"/>
              <w:rPr>
                <w:rFonts w:eastAsia="Arial" w:cs="Arial"/>
                <w:color w:val="000000" w:themeColor="text1"/>
                <w:sz w:val="16"/>
                <w:szCs w:val="16"/>
              </w:rPr>
            </w:pPr>
          </w:p>
          <w:p w:rsidR="7AAF9387" w:rsidP="7AAF9387" w:rsidRDefault="7F42FC48" w14:paraId="035EBC77" w14:textId="5C96F6E7">
            <w:pPr>
              <w:spacing w:line="259" w:lineRule="auto"/>
              <w:rPr>
                <w:rFonts w:eastAsia="Arial" w:cs="Arial"/>
                <w:color w:val="000000" w:themeColor="text1"/>
                <w:sz w:val="16"/>
                <w:szCs w:val="16"/>
              </w:rPr>
            </w:pPr>
            <w:r w:rsidRPr="0FB9BCBA">
              <w:rPr>
                <w:rFonts w:eastAsia="Arial" w:cs="Arial"/>
                <w:color w:val="000000" w:themeColor="text1"/>
                <w:sz w:val="16"/>
                <w:szCs w:val="16"/>
              </w:rPr>
              <w:t xml:space="preserve">Once input files are detected in the SFTP </w:t>
            </w:r>
            <w:r w:rsidRPr="0FB9BCBA" w:rsidR="11B63803">
              <w:rPr>
                <w:rFonts w:eastAsia="Arial" w:cs="Arial"/>
                <w:color w:val="000000" w:themeColor="text1"/>
                <w:sz w:val="16"/>
                <w:szCs w:val="16"/>
              </w:rPr>
              <w:t>directory</w:t>
            </w:r>
            <w:r w:rsidRPr="0FB9BCBA">
              <w:rPr>
                <w:rFonts w:eastAsia="Arial" w:cs="Arial"/>
                <w:color w:val="000000" w:themeColor="text1"/>
                <w:sz w:val="16"/>
                <w:szCs w:val="16"/>
              </w:rPr>
              <w:t xml:space="preserve">, </w:t>
            </w:r>
            <w:r w:rsidRPr="0FB9BCBA" w:rsidR="579EC043">
              <w:rPr>
                <w:rFonts w:eastAsia="Arial" w:cs="Arial"/>
                <w:color w:val="000000" w:themeColor="text1"/>
                <w:sz w:val="16"/>
                <w:szCs w:val="16"/>
              </w:rPr>
              <w:t xml:space="preserve">IPA will read the input file and transform the file into required FSM </w:t>
            </w:r>
            <w:proofErr w:type="spellStart"/>
            <w:r w:rsidRPr="0FB9BCBA" w:rsidR="579EC043">
              <w:rPr>
                <w:rFonts w:eastAsia="Arial" w:cs="Arial"/>
                <w:color w:val="000000" w:themeColor="text1"/>
                <w:sz w:val="16"/>
                <w:szCs w:val="16"/>
              </w:rPr>
              <w:t>CashLedgerUpdate</w:t>
            </w:r>
            <w:proofErr w:type="spellEnd"/>
            <w:r w:rsidRPr="0FB9BCBA" w:rsidR="579EC043">
              <w:rPr>
                <w:rFonts w:eastAsia="Arial" w:cs="Arial"/>
                <w:color w:val="000000" w:themeColor="text1"/>
                <w:sz w:val="16"/>
                <w:szCs w:val="16"/>
              </w:rPr>
              <w:t xml:space="preserve"> file layout.</w:t>
            </w:r>
          </w:p>
          <w:p w:rsidR="7AAF9387" w:rsidP="7AAF9387" w:rsidRDefault="7AAF9387" w14:paraId="2A7E8ADC" w14:textId="7B233909">
            <w:pPr>
              <w:spacing w:line="259" w:lineRule="auto"/>
              <w:rPr>
                <w:rFonts w:eastAsia="Arial" w:cs="Arial"/>
                <w:color w:val="000000" w:themeColor="text1"/>
                <w:sz w:val="16"/>
                <w:szCs w:val="16"/>
              </w:rPr>
            </w:pPr>
          </w:p>
          <w:p w:rsidR="2286D1AB" w:rsidP="7AAF9387" w:rsidRDefault="56F6DBDA" w14:paraId="0B542F16" w14:textId="3945E487">
            <w:pPr>
              <w:spacing w:line="259" w:lineRule="auto"/>
              <w:rPr>
                <w:rFonts w:eastAsia="Arial" w:cs="Arial"/>
                <w:color w:val="000000" w:themeColor="text1"/>
                <w:sz w:val="16"/>
                <w:szCs w:val="16"/>
              </w:rPr>
            </w:pPr>
            <w:r w:rsidRPr="35FA47F1">
              <w:rPr>
                <w:rFonts w:eastAsia="Arial" w:cs="Arial"/>
                <w:color w:val="000000" w:themeColor="text1"/>
                <w:sz w:val="16"/>
                <w:szCs w:val="16"/>
              </w:rPr>
              <w:t xml:space="preserve">The </w:t>
            </w:r>
            <w:r w:rsidRPr="35FA47F1">
              <w:rPr>
                <w:rFonts w:eastAsia="Arial" w:cs="Arial"/>
                <w:color w:val="000000" w:themeColor="text1"/>
                <w:sz w:val="16"/>
                <w:szCs w:val="16"/>
                <w:highlight w:val="yellow"/>
              </w:rPr>
              <w:t>file transformation</w:t>
            </w:r>
            <w:r w:rsidRPr="35FA47F1">
              <w:rPr>
                <w:rFonts w:eastAsia="Arial" w:cs="Arial"/>
                <w:color w:val="000000" w:themeColor="text1"/>
                <w:sz w:val="16"/>
                <w:szCs w:val="16"/>
              </w:rPr>
              <w:t xml:space="preserve"> includes populating the run group and other default required information not present </w:t>
            </w:r>
            <w:r w:rsidRPr="35FA47F1" w:rsidR="227A40CF">
              <w:rPr>
                <w:rFonts w:eastAsia="Arial" w:cs="Arial"/>
                <w:color w:val="000000" w:themeColor="text1"/>
                <w:sz w:val="16"/>
                <w:szCs w:val="16"/>
              </w:rPr>
              <w:t>in the</w:t>
            </w:r>
            <w:r w:rsidRPr="35FA47F1">
              <w:rPr>
                <w:rFonts w:eastAsia="Arial" w:cs="Arial"/>
                <w:color w:val="000000" w:themeColor="text1"/>
                <w:sz w:val="16"/>
                <w:szCs w:val="16"/>
              </w:rPr>
              <w:t xml:space="preserve"> </w:t>
            </w:r>
            <w:r w:rsidRPr="35FA47F1" w:rsidR="382CE255">
              <w:rPr>
                <w:rFonts w:eastAsia="Arial" w:cs="Arial"/>
                <w:color w:val="000000" w:themeColor="text1"/>
                <w:sz w:val="16"/>
                <w:szCs w:val="16"/>
              </w:rPr>
              <w:t>bank</w:t>
            </w:r>
            <w:r w:rsidRPr="35FA47F1">
              <w:rPr>
                <w:rFonts w:eastAsia="Arial" w:cs="Arial"/>
                <w:color w:val="000000" w:themeColor="text1"/>
                <w:sz w:val="16"/>
                <w:szCs w:val="16"/>
              </w:rPr>
              <w:t xml:space="preserve"> recon input file.  </w:t>
            </w:r>
          </w:p>
        </w:tc>
      </w:tr>
    </w:tbl>
    <w:p w:rsidR="7AAF9387" w:rsidRDefault="7AAF9387" w14:paraId="4F9A001D" w14:textId="75F3FCC7"/>
    <w:p w:rsidR="00072325" w:rsidP="00EF7FA1" w:rsidRDefault="00072325" w14:paraId="5702CC53" w14:textId="77777777">
      <w:pPr>
        <w:ind w:left="1440"/>
      </w:pPr>
    </w:p>
    <w:p w:rsidR="000033CF" w:rsidP="0067491F" w:rsidRDefault="000033CF" w14:paraId="101E63B2" w14:textId="520C152B">
      <w:pPr>
        <w:pStyle w:val="Heading3"/>
      </w:pPr>
      <w:r>
        <w:t>IPA IMPORT TO CASHLEDGERBANKUPDATE</w:t>
      </w:r>
      <w:r w:rsidR="002D23FA">
        <w:t xml:space="preserve"> BUSINESS CLASS</w:t>
      </w:r>
    </w:p>
    <w:p w:rsidRPr="001727FA" w:rsidR="001727FA" w:rsidP="00CE1B7E" w:rsidRDefault="001727FA" w14:paraId="00C55DDE" w14:textId="066677C9">
      <w:pPr>
        <w:pStyle w:val="BodyText"/>
        <w:ind w:left="1418"/>
        <w:rPr>
          <w:rFonts w:ascii="Segoe UI" w:hAnsi="Segoe UI" w:cs="Segoe UI"/>
          <w:sz w:val="18"/>
          <w:szCs w:val="18"/>
          <w:lang w:val="en-PH" w:eastAsia="en-PH"/>
        </w:rPr>
      </w:pPr>
      <w:r w:rsidRPr="001727FA">
        <w:rPr>
          <w:lang w:eastAsia="en-PH"/>
        </w:rPr>
        <w:t xml:space="preserve">IPA will automatically import FSM formatted files into FSM's Cash Ledger </w:t>
      </w:r>
      <w:r>
        <w:rPr>
          <w:lang w:eastAsia="en-PH"/>
        </w:rPr>
        <w:t>Bank Update business class</w:t>
      </w:r>
      <w:r w:rsidRPr="001727FA">
        <w:rPr>
          <w:lang w:eastAsia="en-PH"/>
        </w:rPr>
        <w:t xml:space="preserve"> for further processing.</w:t>
      </w:r>
      <w:r w:rsidRPr="001727FA">
        <w:rPr>
          <w:lang w:val="en-PH" w:eastAsia="en-PH"/>
        </w:rPr>
        <w:t> </w:t>
      </w:r>
    </w:p>
    <w:tbl>
      <w:tblPr>
        <w:tblW w:w="88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75"/>
        <w:gridCol w:w="7140"/>
      </w:tblGrid>
      <w:tr w:rsidRPr="001727FA" w:rsidR="001727FA" w:rsidTr="0FB9BCBA" w14:paraId="739E833B" w14:textId="77777777">
        <w:trPr>
          <w:trHeight w:val="318"/>
        </w:trPr>
        <w:tc>
          <w:tcPr>
            <w:tcW w:w="1675" w:type="dxa"/>
            <w:tcBorders>
              <w:top w:val="single" w:color="auto" w:sz="6" w:space="0"/>
              <w:left w:val="single" w:color="auto" w:sz="6" w:space="0"/>
              <w:bottom w:val="single" w:color="auto" w:sz="6" w:space="0"/>
              <w:right w:val="nil"/>
            </w:tcBorders>
            <w:shd w:val="clear" w:color="auto" w:fill="13A3F7"/>
            <w:vAlign w:val="center"/>
            <w:hideMark/>
          </w:tcPr>
          <w:p w:rsidRPr="001727FA" w:rsidR="001727FA" w:rsidP="001727FA" w:rsidRDefault="001727FA" w14:paraId="2EAEBF41" w14:textId="77777777">
            <w:pPr>
              <w:jc w:val="center"/>
              <w:textAlignment w:val="baseline"/>
              <w:rPr>
                <w:rFonts w:ascii="Times New Roman" w:hAnsi="Times New Roman"/>
                <w:b/>
                <w:bCs/>
                <w:color w:val="FFFFFF"/>
                <w:sz w:val="24"/>
                <w:szCs w:val="24"/>
                <w:lang w:val="en-PH" w:eastAsia="en-PH"/>
              </w:rPr>
            </w:pPr>
            <w:r w:rsidRPr="001727FA">
              <w:rPr>
                <w:rFonts w:cs="Arial"/>
                <w:color w:val="FFFFFF"/>
                <w:sz w:val="16"/>
                <w:szCs w:val="16"/>
                <w:lang w:eastAsia="en-PH"/>
              </w:rPr>
              <w:t>Functional Requirement ID</w:t>
            </w:r>
            <w:r w:rsidRPr="001727FA">
              <w:rPr>
                <w:rFonts w:cs="Arial"/>
                <w:b/>
                <w:bCs/>
                <w:color w:val="FFFFFF"/>
                <w:sz w:val="16"/>
                <w:szCs w:val="16"/>
                <w:lang w:val="en-PH" w:eastAsia="en-PH"/>
              </w:rPr>
              <w:t> </w:t>
            </w:r>
          </w:p>
        </w:tc>
        <w:tc>
          <w:tcPr>
            <w:tcW w:w="7140" w:type="dxa"/>
            <w:tcBorders>
              <w:top w:val="single" w:color="auto" w:sz="6" w:space="0"/>
              <w:left w:val="nil"/>
              <w:bottom w:val="single" w:color="auto" w:sz="6" w:space="0"/>
              <w:right w:val="single" w:color="auto" w:sz="6" w:space="0"/>
            </w:tcBorders>
            <w:shd w:val="clear" w:color="auto" w:fill="13A3F7"/>
            <w:vAlign w:val="center"/>
            <w:hideMark/>
          </w:tcPr>
          <w:p w:rsidRPr="001727FA" w:rsidR="001727FA" w:rsidP="7AAF9387" w:rsidRDefault="001727FA" w14:paraId="00EBDD89" w14:textId="77777777">
            <w:pPr>
              <w:ind w:left="90"/>
              <w:jc w:val="center"/>
              <w:textAlignment w:val="baseline"/>
              <w:rPr>
                <w:rFonts w:ascii="Times New Roman" w:hAnsi="Times New Roman"/>
                <w:b/>
                <w:bCs/>
                <w:color w:val="FFFFFF"/>
                <w:sz w:val="24"/>
                <w:szCs w:val="24"/>
                <w:lang w:val="en-PH" w:eastAsia="en-PH"/>
              </w:rPr>
            </w:pPr>
            <w:r w:rsidRPr="7AAF9387">
              <w:rPr>
                <w:rFonts w:cs="Arial"/>
                <w:color w:val="FFFFFF" w:themeColor="background1"/>
                <w:sz w:val="16"/>
                <w:szCs w:val="16"/>
                <w:lang w:eastAsia="en-PH"/>
              </w:rPr>
              <w:t>Requirement Definition</w:t>
            </w:r>
            <w:r w:rsidRPr="7AAF9387">
              <w:rPr>
                <w:rFonts w:cs="Arial"/>
                <w:b/>
                <w:color w:val="FFFFFF" w:themeColor="background1"/>
                <w:sz w:val="16"/>
                <w:szCs w:val="16"/>
                <w:lang w:val="en-PH" w:eastAsia="en-PH"/>
              </w:rPr>
              <w:t> </w:t>
            </w:r>
          </w:p>
        </w:tc>
      </w:tr>
      <w:tr w:rsidRPr="001727FA" w:rsidR="001727FA" w:rsidTr="0FB9BCBA" w14:paraId="5E7DFD77" w14:textId="77777777">
        <w:trPr>
          <w:trHeight w:val="318"/>
        </w:trPr>
        <w:tc>
          <w:tcPr>
            <w:tcW w:w="1675" w:type="dxa"/>
            <w:tcBorders>
              <w:top w:val="single" w:color="auto" w:sz="6" w:space="0"/>
              <w:left w:val="single" w:color="auto" w:sz="6" w:space="0"/>
              <w:bottom w:val="single" w:color="auto" w:sz="6" w:space="0"/>
              <w:right w:val="single" w:color="auto" w:sz="6" w:space="0"/>
            </w:tcBorders>
            <w:shd w:val="clear" w:color="auto" w:fill="E8E8E8"/>
            <w:vAlign w:val="center"/>
            <w:hideMark/>
          </w:tcPr>
          <w:p w:rsidRPr="001727FA" w:rsidR="001727FA" w:rsidP="001727FA" w:rsidRDefault="001727FA" w14:paraId="231D684F" w14:textId="77777777">
            <w:pPr>
              <w:textAlignment w:val="baseline"/>
              <w:rPr>
                <w:rFonts w:ascii="Times New Roman" w:hAnsi="Times New Roman"/>
                <w:sz w:val="24"/>
                <w:szCs w:val="24"/>
                <w:lang w:val="en-PH" w:eastAsia="en-PH"/>
              </w:rPr>
            </w:pPr>
            <w:r w:rsidRPr="001727FA">
              <w:rPr>
                <w:rFonts w:cs="Arial"/>
                <w:sz w:val="16"/>
                <w:szCs w:val="16"/>
                <w:lang w:eastAsia="en-PH"/>
              </w:rPr>
              <w:t>3.2.3.1</w:t>
            </w:r>
            <w:r w:rsidRPr="001727FA">
              <w:rPr>
                <w:rFonts w:cs="Arial"/>
                <w:sz w:val="16"/>
                <w:szCs w:val="16"/>
                <w:lang w:val="en-PH" w:eastAsia="en-PH"/>
              </w:rPr>
              <w:t> </w:t>
            </w:r>
          </w:p>
        </w:tc>
        <w:tc>
          <w:tcPr>
            <w:tcW w:w="7140" w:type="dxa"/>
            <w:tcBorders>
              <w:top w:val="single" w:color="auto" w:sz="6" w:space="0"/>
              <w:left w:val="single" w:color="auto" w:sz="6" w:space="0"/>
              <w:bottom w:val="single" w:color="auto" w:sz="6" w:space="0"/>
              <w:right w:val="single" w:color="auto" w:sz="6" w:space="0"/>
            </w:tcBorders>
            <w:shd w:val="clear" w:color="auto" w:fill="E8E8E8"/>
            <w:vAlign w:val="center"/>
            <w:hideMark/>
          </w:tcPr>
          <w:tbl>
            <w:tblPr>
              <w:tblW w:w="6941"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260"/>
              <w:gridCol w:w="5681"/>
            </w:tblGrid>
            <w:tr w:rsidRPr="00915706" w:rsidR="001727FA" w:rsidTr="0FB9BCBA" w14:paraId="2110C1DE" w14:textId="77777777">
              <w:trPr>
                <w:trHeight w:val="318"/>
              </w:trPr>
              <w:tc>
                <w:tcPr>
                  <w:tcW w:w="1260"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915706" w:rsidR="001727FA" w:rsidP="001727FA" w:rsidRDefault="001727FA" w14:paraId="3A375B51" w14:textId="77777777">
                  <w:pPr>
                    <w:textAlignment w:val="baseline"/>
                    <w:rPr>
                      <w:rFonts w:ascii="Times New Roman" w:hAnsi="Times New Roman"/>
                      <w:b/>
                      <w:bCs/>
                      <w:sz w:val="16"/>
                      <w:szCs w:val="16"/>
                      <w:lang w:val="en-PH" w:eastAsia="en-PH"/>
                    </w:rPr>
                  </w:pPr>
                  <w:r w:rsidRPr="00915706">
                    <w:rPr>
                      <w:rFonts w:cs="Arial"/>
                      <w:b/>
                      <w:bCs/>
                      <w:sz w:val="16"/>
                      <w:szCs w:val="16"/>
                      <w:lang w:eastAsia="en-PH"/>
                    </w:rPr>
                    <w:t>Interface Type</w:t>
                  </w:r>
                  <w:r w:rsidRPr="00915706">
                    <w:rPr>
                      <w:rFonts w:cs="Arial"/>
                      <w:b/>
                      <w:bCs/>
                      <w:sz w:val="16"/>
                      <w:szCs w:val="16"/>
                      <w:lang w:val="en-PH" w:eastAsia="en-PH"/>
                    </w:rPr>
                    <w:t> </w:t>
                  </w:r>
                </w:p>
              </w:tc>
              <w:tc>
                <w:tcPr>
                  <w:tcW w:w="5681"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915706" w:rsidR="001727FA" w:rsidP="001727FA" w:rsidRDefault="001727FA" w14:paraId="78B70A3D" w14:textId="77777777">
                  <w:pPr>
                    <w:textAlignment w:val="baseline"/>
                    <w:rPr>
                      <w:rFonts w:ascii="Times New Roman" w:hAnsi="Times New Roman"/>
                      <w:sz w:val="16"/>
                      <w:szCs w:val="16"/>
                      <w:lang w:val="en-PH" w:eastAsia="en-PH"/>
                    </w:rPr>
                  </w:pPr>
                  <w:r w:rsidRPr="00915706">
                    <w:rPr>
                      <w:rFonts w:cs="Arial"/>
                      <w:sz w:val="16"/>
                      <w:szCs w:val="16"/>
                      <w:lang w:eastAsia="en-PH"/>
                    </w:rPr>
                    <w:t>Inbound</w:t>
                  </w:r>
                  <w:r w:rsidRPr="00915706">
                    <w:rPr>
                      <w:rFonts w:cs="Arial"/>
                      <w:sz w:val="16"/>
                      <w:szCs w:val="16"/>
                      <w:lang w:val="en-PH" w:eastAsia="en-PH"/>
                    </w:rPr>
                    <w:t> </w:t>
                  </w:r>
                </w:p>
              </w:tc>
            </w:tr>
            <w:tr w:rsidRPr="00915706" w:rsidR="001727FA" w:rsidTr="0FB9BCBA" w14:paraId="19846125" w14:textId="77777777">
              <w:trPr>
                <w:trHeight w:val="318"/>
              </w:trPr>
              <w:tc>
                <w:tcPr>
                  <w:tcW w:w="1260"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hideMark/>
                </w:tcPr>
                <w:p w:rsidRPr="00915706" w:rsidR="001727FA" w:rsidP="001727FA" w:rsidRDefault="001727FA" w14:paraId="1AEA374B" w14:textId="77777777">
                  <w:pPr>
                    <w:textAlignment w:val="baseline"/>
                    <w:rPr>
                      <w:rFonts w:ascii="Times New Roman" w:hAnsi="Times New Roman"/>
                      <w:b/>
                      <w:bCs/>
                      <w:sz w:val="16"/>
                      <w:szCs w:val="16"/>
                      <w:lang w:val="en-PH" w:eastAsia="en-PH"/>
                    </w:rPr>
                  </w:pPr>
                  <w:r w:rsidRPr="00915706">
                    <w:rPr>
                      <w:rFonts w:cs="Arial"/>
                      <w:b/>
                      <w:bCs/>
                      <w:sz w:val="16"/>
                      <w:szCs w:val="16"/>
                      <w:lang w:eastAsia="en-PH"/>
                    </w:rPr>
                    <w:t>Source System</w:t>
                  </w:r>
                  <w:r w:rsidRPr="00915706">
                    <w:rPr>
                      <w:rFonts w:cs="Arial"/>
                      <w:b/>
                      <w:bCs/>
                      <w:sz w:val="16"/>
                      <w:szCs w:val="16"/>
                      <w:lang w:val="en-PH" w:eastAsia="en-PH"/>
                    </w:rPr>
                    <w:t> </w:t>
                  </w:r>
                </w:p>
              </w:tc>
              <w:tc>
                <w:tcPr>
                  <w:tcW w:w="5681"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hideMark/>
                </w:tcPr>
                <w:p w:rsidRPr="00915706" w:rsidR="001727FA" w:rsidP="001727FA" w:rsidRDefault="00855CC8" w14:paraId="26580353" w14:textId="1E75DC74">
                  <w:pPr>
                    <w:textAlignment w:val="baseline"/>
                    <w:rPr>
                      <w:rFonts w:ascii="Times New Roman" w:hAnsi="Times New Roman"/>
                      <w:sz w:val="16"/>
                      <w:szCs w:val="16"/>
                      <w:lang w:val="en-PH" w:eastAsia="en-PH"/>
                    </w:rPr>
                  </w:pPr>
                  <w:r w:rsidRPr="00915706">
                    <w:rPr>
                      <w:rFonts w:cs="Arial"/>
                      <w:sz w:val="16"/>
                      <w:szCs w:val="16"/>
                      <w:lang w:eastAsia="en-PH"/>
                    </w:rPr>
                    <w:t>Bank of America (BOA)</w:t>
                  </w:r>
                </w:p>
              </w:tc>
            </w:tr>
            <w:tr w:rsidRPr="00915706" w:rsidR="001727FA" w:rsidTr="0FB9BCBA" w14:paraId="217C30F8" w14:textId="77777777">
              <w:trPr>
                <w:trHeight w:val="318"/>
              </w:trPr>
              <w:tc>
                <w:tcPr>
                  <w:tcW w:w="1260"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915706" w:rsidR="001727FA" w:rsidP="001727FA" w:rsidRDefault="001727FA" w14:paraId="068F81B1" w14:textId="77777777">
                  <w:pPr>
                    <w:textAlignment w:val="baseline"/>
                    <w:rPr>
                      <w:rFonts w:ascii="Times New Roman" w:hAnsi="Times New Roman"/>
                      <w:b/>
                      <w:bCs/>
                      <w:sz w:val="16"/>
                      <w:szCs w:val="16"/>
                      <w:lang w:val="en-PH" w:eastAsia="en-PH"/>
                    </w:rPr>
                  </w:pPr>
                  <w:r w:rsidRPr="00915706">
                    <w:rPr>
                      <w:rFonts w:cs="Arial"/>
                      <w:b/>
                      <w:bCs/>
                      <w:sz w:val="16"/>
                      <w:szCs w:val="16"/>
                      <w:lang w:eastAsia="en-PH"/>
                    </w:rPr>
                    <w:t>Target System</w:t>
                  </w:r>
                  <w:r w:rsidRPr="00915706">
                    <w:rPr>
                      <w:rFonts w:cs="Arial"/>
                      <w:b/>
                      <w:bCs/>
                      <w:sz w:val="16"/>
                      <w:szCs w:val="16"/>
                      <w:lang w:val="en-PH" w:eastAsia="en-PH"/>
                    </w:rPr>
                    <w:t> </w:t>
                  </w:r>
                </w:p>
              </w:tc>
              <w:tc>
                <w:tcPr>
                  <w:tcW w:w="5681"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915706" w:rsidR="001727FA" w:rsidP="001727FA" w:rsidRDefault="001727FA" w14:paraId="4A6F0E16" w14:textId="77777777">
                  <w:pPr>
                    <w:textAlignment w:val="baseline"/>
                    <w:rPr>
                      <w:rFonts w:ascii="Times New Roman" w:hAnsi="Times New Roman"/>
                      <w:sz w:val="16"/>
                      <w:szCs w:val="16"/>
                      <w:lang w:val="en-PH" w:eastAsia="en-PH"/>
                    </w:rPr>
                  </w:pPr>
                  <w:r w:rsidRPr="00915706">
                    <w:rPr>
                      <w:rFonts w:cs="Arial"/>
                      <w:sz w:val="16"/>
                      <w:szCs w:val="16"/>
                      <w:lang w:eastAsia="en-PH"/>
                    </w:rPr>
                    <w:t>Infor Financials and Supply Management (FSM)</w:t>
                  </w:r>
                  <w:r w:rsidRPr="00915706">
                    <w:rPr>
                      <w:rFonts w:cs="Arial"/>
                      <w:sz w:val="16"/>
                      <w:szCs w:val="16"/>
                      <w:lang w:val="en-PH" w:eastAsia="en-PH"/>
                    </w:rPr>
                    <w:t> </w:t>
                  </w:r>
                </w:p>
              </w:tc>
            </w:tr>
            <w:tr w:rsidRPr="00915706" w:rsidR="001727FA" w:rsidTr="0FB9BCBA" w14:paraId="7AAE615B" w14:textId="77777777">
              <w:trPr>
                <w:trHeight w:val="318"/>
              </w:trPr>
              <w:tc>
                <w:tcPr>
                  <w:tcW w:w="1260"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hideMark/>
                </w:tcPr>
                <w:p w:rsidRPr="00915706" w:rsidR="001727FA" w:rsidP="001727FA" w:rsidRDefault="001727FA" w14:paraId="346F5ECE" w14:textId="77777777">
                  <w:pPr>
                    <w:textAlignment w:val="baseline"/>
                    <w:rPr>
                      <w:rFonts w:ascii="Times New Roman" w:hAnsi="Times New Roman"/>
                      <w:b/>
                      <w:bCs/>
                      <w:sz w:val="16"/>
                      <w:szCs w:val="16"/>
                      <w:lang w:val="en-PH" w:eastAsia="en-PH"/>
                    </w:rPr>
                  </w:pPr>
                  <w:r w:rsidRPr="00915706">
                    <w:rPr>
                      <w:rFonts w:cs="Arial"/>
                      <w:b/>
                      <w:bCs/>
                      <w:sz w:val="16"/>
                      <w:szCs w:val="16"/>
                      <w:lang w:eastAsia="en-PH"/>
                    </w:rPr>
                    <w:t>Frequency</w:t>
                  </w:r>
                  <w:r w:rsidRPr="00915706">
                    <w:rPr>
                      <w:rFonts w:cs="Arial"/>
                      <w:b/>
                      <w:bCs/>
                      <w:sz w:val="16"/>
                      <w:szCs w:val="16"/>
                      <w:lang w:val="en-PH" w:eastAsia="en-PH"/>
                    </w:rPr>
                    <w:t> </w:t>
                  </w:r>
                </w:p>
              </w:tc>
              <w:tc>
                <w:tcPr>
                  <w:tcW w:w="5681"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hideMark/>
                </w:tcPr>
                <w:p w:rsidRPr="00915706" w:rsidR="001727FA" w:rsidP="001727FA" w:rsidRDefault="001727FA" w14:paraId="2F94CDF8" w14:textId="77777777">
                  <w:pPr>
                    <w:textAlignment w:val="baseline"/>
                    <w:rPr>
                      <w:rFonts w:ascii="Times New Roman" w:hAnsi="Times New Roman"/>
                      <w:sz w:val="16"/>
                      <w:szCs w:val="16"/>
                      <w:lang w:val="en-PH" w:eastAsia="en-PH"/>
                    </w:rPr>
                  </w:pPr>
                  <w:r w:rsidRPr="00915706">
                    <w:rPr>
                      <w:rFonts w:cs="Arial"/>
                      <w:sz w:val="16"/>
                      <w:szCs w:val="16"/>
                      <w:lang w:eastAsia="en-PH"/>
                    </w:rPr>
                    <w:t>Once input files are detected</w:t>
                  </w:r>
                  <w:r w:rsidRPr="00915706">
                    <w:rPr>
                      <w:rFonts w:cs="Arial"/>
                      <w:sz w:val="16"/>
                      <w:szCs w:val="16"/>
                      <w:lang w:val="en-PH" w:eastAsia="en-PH"/>
                    </w:rPr>
                    <w:t> </w:t>
                  </w:r>
                </w:p>
              </w:tc>
            </w:tr>
            <w:tr w:rsidRPr="00915706" w:rsidR="001727FA" w:rsidTr="0FB9BCBA" w14:paraId="7C7FD963" w14:textId="77777777">
              <w:trPr>
                <w:trHeight w:val="318"/>
              </w:trPr>
              <w:tc>
                <w:tcPr>
                  <w:tcW w:w="1260"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915706" w:rsidR="001727FA" w:rsidP="001727FA" w:rsidRDefault="001727FA" w14:paraId="0ED9DE17" w14:textId="77777777">
                  <w:pPr>
                    <w:textAlignment w:val="baseline"/>
                    <w:rPr>
                      <w:rFonts w:ascii="Times New Roman" w:hAnsi="Times New Roman"/>
                      <w:b/>
                      <w:bCs/>
                      <w:sz w:val="16"/>
                      <w:szCs w:val="16"/>
                      <w:lang w:val="en-PH" w:eastAsia="en-PH"/>
                    </w:rPr>
                  </w:pPr>
                  <w:r w:rsidRPr="00915706">
                    <w:rPr>
                      <w:rFonts w:cs="Arial"/>
                      <w:b/>
                      <w:bCs/>
                      <w:sz w:val="16"/>
                      <w:szCs w:val="16"/>
                      <w:lang w:eastAsia="en-PH"/>
                    </w:rPr>
                    <w:t>Trigger</w:t>
                  </w:r>
                  <w:r w:rsidRPr="00915706">
                    <w:rPr>
                      <w:rFonts w:cs="Arial"/>
                      <w:b/>
                      <w:bCs/>
                      <w:sz w:val="16"/>
                      <w:szCs w:val="16"/>
                      <w:lang w:val="en-PH" w:eastAsia="en-PH"/>
                    </w:rPr>
                    <w:t> </w:t>
                  </w:r>
                </w:p>
              </w:tc>
              <w:tc>
                <w:tcPr>
                  <w:tcW w:w="5681"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915706" w:rsidR="001727FA" w:rsidP="001727FA" w:rsidRDefault="001727FA" w14:paraId="5729DFE9" w14:textId="77777777">
                  <w:pPr>
                    <w:textAlignment w:val="baseline"/>
                    <w:rPr>
                      <w:rFonts w:ascii="Times New Roman" w:hAnsi="Times New Roman"/>
                      <w:sz w:val="16"/>
                      <w:szCs w:val="16"/>
                      <w:lang w:val="en-PH" w:eastAsia="en-PH"/>
                    </w:rPr>
                  </w:pPr>
                  <w:r w:rsidRPr="00915706">
                    <w:rPr>
                      <w:rFonts w:cs="Arial"/>
                      <w:sz w:val="16"/>
                      <w:szCs w:val="16"/>
                      <w:lang w:eastAsia="en-PH"/>
                    </w:rPr>
                    <w:t xml:space="preserve">File existing in </w:t>
                  </w:r>
                  <w:r w:rsidRPr="00915706">
                    <w:rPr>
                      <w:rFonts w:cs="Arial"/>
                      <w:sz w:val="16"/>
                      <w:szCs w:val="16"/>
                      <w:lang w:val="en-AU" w:eastAsia="en-PH"/>
                    </w:rPr>
                    <w:t>designated client SFTP folder</w:t>
                  </w:r>
                  <w:r w:rsidRPr="00915706">
                    <w:rPr>
                      <w:rFonts w:cs="Arial"/>
                      <w:sz w:val="16"/>
                      <w:szCs w:val="16"/>
                      <w:lang w:val="en-PH" w:eastAsia="en-PH"/>
                    </w:rPr>
                    <w:t> </w:t>
                  </w:r>
                </w:p>
              </w:tc>
            </w:tr>
            <w:tr w:rsidRPr="00915706" w:rsidR="001727FA" w:rsidTr="0FB9BCBA" w14:paraId="67FAC15A" w14:textId="77777777">
              <w:trPr>
                <w:trHeight w:val="318"/>
              </w:trPr>
              <w:tc>
                <w:tcPr>
                  <w:tcW w:w="1260"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hideMark/>
                </w:tcPr>
                <w:p w:rsidRPr="00915706" w:rsidR="001727FA" w:rsidP="001727FA" w:rsidRDefault="001727FA" w14:paraId="4FC3B2CF" w14:textId="77777777">
                  <w:pPr>
                    <w:textAlignment w:val="baseline"/>
                    <w:rPr>
                      <w:rFonts w:ascii="Times New Roman" w:hAnsi="Times New Roman"/>
                      <w:b/>
                      <w:bCs/>
                      <w:sz w:val="16"/>
                      <w:szCs w:val="16"/>
                      <w:lang w:val="en-PH" w:eastAsia="en-PH"/>
                    </w:rPr>
                  </w:pPr>
                  <w:r w:rsidRPr="00915706">
                    <w:rPr>
                      <w:rFonts w:cs="Arial"/>
                      <w:b/>
                      <w:bCs/>
                      <w:sz w:val="16"/>
                      <w:szCs w:val="16"/>
                      <w:lang w:eastAsia="en-PH"/>
                    </w:rPr>
                    <w:t>File Location </w:t>
                  </w:r>
                  <w:r w:rsidRPr="00915706">
                    <w:rPr>
                      <w:rFonts w:cs="Arial"/>
                      <w:b/>
                      <w:bCs/>
                      <w:sz w:val="16"/>
                      <w:szCs w:val="16"/>
                      <w:lang w:val="en-PH" w:eastAsia="en-PH"/>
                    </w:rPr>
                    <w:t> </w:t>
                  </w:r>
                </w:p>
              </w:tc>
              <w:tc>
                <w:tcPr>
                  <w:tcW w:w="5681"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hideMark/>
                </w:tcPr>
                <w:p w:rsidRPr="003B744A" w:rsidR="001727FA" w:rsidP="0FB9BCBA" w:rsidRDefault="5D19554E" w14:paraId="21AF952E" w14:textId="24F04915">
                  <w:pPr>
                    <w:spacing w:line="259" w:lineRule="auto"/>
                  </w:pPr>
                  <w:r w:rsidRPr="0FB9BCBA">
                    <w:rPr>
                      <w:rFonts w:cs="Arial"/>
                      <w:sz w:val="16"/>
                      <w:szCs w:val="16"/>
                      <w:lang w:eastAsia="en-PH"/>
                    </w:rPr>
                    <w:t>/</w:t>
                  </w:r>
                  <w:proofErr w:type="gramStart"/>
                  <w:r w:rsidRPr="0FB9BCBA">
                    <w:rPr>
                      <w:rFonts w:cs="Arial"/>
                      <w:sz w:val="16"/>
                      <w:szCs w:val="16"/>
                      <w:lang w:eastAsia="en-PH"/>
                    </w:rPr>
                    <w:t>outgoing</w:t>
                  </w:r>
                  <w:proofErr w:type="gramEnd"/>
                </w:p>
              </w:tc>
            </w:tr>
            <w:tr w:rsidRPr="00915706" w:rsidR="001727FA" w:rsidTr="0FB9BCBA" w14:paraId="08CE7FA5" w14:textId="77777777">
              <w:trPr>
                <w:trHeight w:val="318"/>
              </w:trPr>
              <w:tc>
                <w:tcPr>
                  <w:tcW w:w="1260"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915706" w:rsidR="001727FA" w:rsidP="001727FA" w:rsidRDefault="001727FA" w14:paraId="19D88A04" w14:textId="77777777">
                  <w:pPr>
                    <w:textAlignment w:val="baseline"/>
                    <w:rPr>
                      <w:rFonts w:ascii="Times New Roman" w:hAnsi="Times New Roman"/>
                      <w:b/>
                      <w:bCs/>
                      <w:sz w:val="16"/>
                      <w:szCs w:val="16"/>
                      <w:lang w:val="en-PH" w:eastAsia="en-PH"/>
                    </w:rPr>
                  </w:pPr>
                  <w:r w:rsidRPr="00915706">
                    <w:rPr>
                      <w:rFonts w:cs="Arial"/>
                      <w:b/>
                      <w:bCs/>
                      <w:sz w:val="16"/>
                      <w:szCs w:val="16"/>
                      <w:lang w:eastAsia="en-PH"/>
                    </w:rPr>
                    <w:t>File Name</w:t>
                  </w:r>
                  <w:r w:rsidRPr="00915706">
                    <w:rPr>
                      <w:rFonts w:cs="Arial"/>
                      <w:b/>
                      <w:bCs/>
                      <w:sz w:val="16"/>
                      <w:szCs w:val="16"/>
                      <w:lang w:val="en-PH" w:eastAsia="en-PH"/>
                    </w:rPr>
                    <w:t> </w:t>
                  </w:r>
                </w:p>
              </w:tc>
              <w:tc>
                <w:tcPr>
                  <w:tcW w:w="5681"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915706" w:rsidR="001727FA" w:rsidP="0FB9BCBA" w:rsidRDefault="7C907F9D" w14:paraId="233379A5" w14:textId="739D32BA">
                  <w:pPr>
                    <w:pStyle w:val="TableText"/>
                    <w:textAlignment w:val="baseline"/>
                    <w:rPr>
                      <w:b/>
                      <w:bCs/>
                      <w:color w:val="FF0000"/>
                      <w:highlight w:val="yellow"/>
                      <w:lang w:val="en-PH" w:eastAsia="en-PH"/>
                    </w:rPr>
                  </w:pPr>
                  <w:r w:rsidRPr="0FB9BCBA">
                    <w:rPr>
                      <w:b/>
                      <w:bCs/>
                      <w:color w:val="FF0000"/>
                      <w:highlight w:val="yellow"/>
                    </w:rPr>
                    <w:t>NH-TREASURY-DEPT-UC-YB-O.YYMMDDHHMMS</w:t>
                  </w:r>
                  <w:r w:rsidRPr="0FB9BCBA" w:rsidR="504FAAA3">
                    <w:rPr>
                      <w:b/>
                      <w:bCs/>
                      <w:color w:val="FF0000"/>
                      <w:highlight w:val="yellow"/>
                    </w:rPr>
                    <w:t>.txt</w:t>
                  </w:r>
                </w:p>
              </w:tc>
            </w:tr>
            <w:tr w:rsidRPr="00915706" w:rsidR="001727FA" w:rsidTr="0FB9BCBA" w14:paraId="678BEED7" w14:textId="77777777">
              <w:trPr>
                <w:trHeight w:val="318"/>
              </w:trPr>
              <w:tc>
                <w:tcPr>
                  <w:tcW w:w="1260"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hideMark/>
                </w:tcPr>
                <w:p w:rsidRPr="00915706" w:rsidR="001727FA" w:rsidP="001727FA" w:rsidRDefault="001727FA" w14:paraId="7503821A" w14:textId="77777777">
                  <w:pPr>
                    <w:textAlignment w:val="baseline"/>
                    <w:rPr>
                      <w:rFonts w:ascii="Times New Roman" w:hAnsi="Times New Roman"/>
                      <w:b/>
                      <w:bCs/>
                      <w:sz w:val="16"/>
                      <w:szCs w:val="16"/>
                      <w:lang w:val="en-PH" w:eastAsia="en-PH"/>
                    </w:rPr>
                  </w:pPr>
                  <w:r w:rsidRPr="00915706">
                    <w:rPr>
                      <w:rFonts w:cs="Arial"/>
                      <w:b/>
                      <w:bCs/>
                      <w:sz w:val="16"/>
                      <w:szCs w:val="16"/>
                      <w:lang w:eastAsia="en-PH"/>
                    </w:rPr>
                    <w:t>File Format</w:t>
                  </w:r>
                  <w:r w:rsidRPr="00915706">
                    <w:rPr>
                      <w:rFonts w:cs="Arial"/>
                      <w:b/>
                      <w:bCs/>
                      <w:sz w:val="16"/>
                      <w:szCs w:val="16"/>
                      <w:lang w:val="en-PH" w:eastAsia="en-PH"/>
                    </w:rPr>
                    <w:t> </w:t>
                  </w:r>
                </w:p>
              </w:tc>
              <w:tc>
                <w:tcPr>
                  <w:tcW w:w="5681"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hideMark/>
                </w:tcPr>
                <w:p w:rsidRPr="00915706" w:rsidR="001727FA" w:rsidP="001727FA" w:rsidRDefault="001727FA" w14:paraId="22A3233F" w14:textId="6C49CF26">
                  <w:pPr>
                    <w:textAlignment w:val="baseline"/>
                    <w:rPr>
                      <w:rFonts w:cs="Arial"/>
                      <w:sz w:val="16"/>
                      <w:szCs w:val="16"/>
                      <w:lang w:eastAsia="en-PH"/>
                    </w:rPr>
                  </w:pPr>
                  <w:r w:rsidRPr="00915706">
                    <w:rPr>
                      <w:rFonts w:cs="Arial"/>
                      <w:sz w:val="16"/>
                      <w:szCs w:val="16"/>
                      <w:shd w:val="clear" w:color="auto" w:fill="FFFF00"/>
                      <w:lang w:eastAsia="en-PH"/>
                    </w:rPr>
                    <w:t>.</w:t>
                  </w:r>
                  <w:r w:rsidRPr="00915706" w:rsidR="1DD81D45">
                    <w:rPr>
                      <w:rFonts w:cs="Arial"/>
                      <w:sz w:val="16"/>
                      <w:szCs w:val="16"/>
                      <w:shd w:val="clear" w:color="auto" w:fill="FFFF00"/>
                      <w:lang w:eastAsia="en-PH"/>
                    </w:rPr>
                    <w:t>txt</w:t>
                  </w:r>
                </w:p>
              </w:tc>
            </w:tr>
          </w:tbl>
          <w:p w:rsidRPr="001727FA" w:rsidR="001727FA" w:rsidP="001727FA" w:rsidRDefault="001727FA" w14:paraId="7E56AED4" w14:textId="77777777">
            <w:pPr>
              <w:textAlignment w:val="baseline"/>
              <w:rPr>
                <w:rFonts w:ascii="Times New Roman" w:hAnsi="Times New Roman"/>
                <w:sz w:val="24"/>
                <w:szCs w:val="24"/>
                <w:lang w:val="en-PH" w:eastAsia="en-PH"/>
              </w:rPr>
            </w:pPr>
            <w:r w:rsidRPr="001727FA">
              <w:rPr>
                <w:rFonts w:cs="Arial"/>
                <w:sz w:val="16"/>
                <w:szCs w:val="16"/>
                <w:lang w:val="en-PH" w:eastAsia="en-PH"/>
              </w:rPr>
              <w:t> </w:t>
            </w:r>
          </w:p>
        </w:tc>
      </w:tr>
    </w:tbl>
    <w:p w:rsidRPr="002D23FA" w:rsidR="001727FA" w:rsidP="002D23FA" w:rsidRDefault="001727FA" w14:paraId="687908FC" w14:textId="77777777">
      <w:pPr>
        <w:pStyle w:val="BodyText"/>
      </w:pPr>
    </w:p>
    <w:p w:rsidR="009F4DB0" w:rsidP="009E2211" w:rsidRDefault="00B40BDF" w14:paraId="6849DC39" w14:textId="0482BC80">
      <w:pPr>
        <w:pStyle w:val="Heading3"/>
      </w:pPr>
      <w:r>
        <w:t>IMPOR</w:t>
      </w:r>
      <w:r w:rsidR="006F3258">
        <w:t>T</w:t>
      </w:r>
      <w:r>
        <w:t xml:space="preserve"> NOTIFICATION – </w:t>
      </w:r>
      <w:r w:rsidR="0090338C">
        <w:t>SUCCESSFUL</w:t>
      </w:r>
    </w:p>
    <w:p w:rsidRPr="000D1D18" w:rsidR="000D1D18" w:rsidP="00BE58D0" w:rsidRDefault="74C67D15" w14:paraId="6E57D58B" w14:textId="072701A9">
      <w:pPr>
        <w:pStyle w:val="BodyText"/>
        <w:ind w:left="1418"/>
        <w:rPr>
          <w:lang w:val="en-PH"/>
        </w:rPr>
      </w:pPr>
      <w:r>
        <w:t xml:space="preserve">IPA will notify </w:t>
      </w:r>
      <w:commentRangeStart w:id="52"/>
      <w:commentRangeStart w:id="53"/>
      <w:r w:rsidRPr="35FA47F1">
        <w:rPr>
          <w:color w:val="FF0000"/>
        </w:rPr>
        <w:t xml:space="preserve">the </w:t>
      </w:r>
      <w:r w:rsidRPr="35FA47F1" w:rsidR="6E777FEB">
        <w:rPr>
          <w:color w:val="FF0000"/>
        </w:rPr>
        <w:t>DEAM</w:t>
      </w:r>
      <w:r w:rsidRPr="35FA47F1" w:rsidR="0473AAD0">
        <w:rPr>
          <w:color w:val="FF0000"/>
        </w:rPr>
        <w:t>, BOA</w:t>
      </w:r>
      <w:r w:rsidRPr="35FA47F1" w:rsidR="6E777FEB">
        <w:rPr>
          <w:color w:val="FF0000"/>
        </w:rPr>
        <w:t xml:space="preserve"> and </w:t>
      </w:r>
      <w:r w:rsidRPr="35FA47F1" w:rsidR="76CF8B3F">
        <w:rPr>
          <w:color w:val="FF0000"/>
        </w:rPr>
        <w:t xml:space="preserve">Treasury </w:t>
      </w:r>
      <w:commentRangeEnd w:id="52"/>
      <w:r w:rsidRPr="35FA47F1" w:rsidR="000D1D18">
        <w:rPr>
          <w:rStyle w:val="CommentReference"/>
          <w:color w:val="FF0000"/>
          <w:sz w:val="20"/>
          <w:szCs w:val="20"/>
        </w:rPr>
        <w:commentReference w:id="52"/>
      </w:r>
      <w:commentRangeEnd w:id="53"/>
      <w:r>
        <w:rPr>
          <w:rStyle w:val="CommentReference"/>
        </w:rPr>
        <w:commentReference w:id="53"/>
      </w:r>
      <w:r w:rsidRPr="35FA47F1" w:rsidR="27F68E60">
        <w:rPr>
          <w:color w:val="FF0000"/>
        </w:rPr>
        <w:t>for</w:t>
      </w:r>
      <w:r>
        <w:t xml:space="preserve"> the </w:t>
      </w:r>
      <w:r w:rsidRPr="35FA47F1">
        <w:rPr>
          <w:b/>
          <w:bCs/>
        </w:rPr>
        <w:t>successful import</w:t>
      </w:r>
      <w:r>
        <w:t>.</w:t>
      </w:r>
    </w:p>
    <w:tbl>
      <w:tblPr>
        <w:tblW w:w="8771" w:type="dxa"/>
        <w:tblInd w:w="-8"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29"/>
        <w:gridCol w:w="7042"/>
      </w:tblGrid>
      <w:tr w:rsidRPr="00E33C58" w:rsidR="000D1D18" w:rsidTr="00915706" w14:paraId="504F980A" w14:textId="77777777">
        <w:trPr>
          <w:trHeight w:val="300"/>
        </w:trPr>
        <w:tc>
          <w:tcPr>
            <w:tcW w:w="1729" w:type="dxa"/>
            <w:tcBorders>
              <w:top w:val="single" w:color="4F81BD" w:sz="6" w:space="0"/>
              <w:left w:val="single" w:color="4F81BD" w:sz="6" w:space="0"/>
              <w:bottom w:val="single" w:color="4F81BD" w:sz="6" w:space="0"/>
              <w:right w:val="single" w:color="4F81BD" w:sz="6" w:space="0"/>
            </w:tcBorders>
            <w:shd w:val="clear" w:color="auto" w:fill="D3DFEE"/>
            <w:hideMark/>
          </w:tcPr>
          <w:p w:rsidRPr="00E33C58" w:rsidR="000D1D18" w:rsidP="009E2211" w:rsidRDefault="000D1D18" w14:paraId="3AA8394C" w14:textId="77777777">
            <w:pPr>
              <w:pStyle w:val="BodyText"/>
              <w:spacing w:before="100" w:beforeAutospacing="1" w:after="0"/>
              <w:ind w:left="120"/>
              <w:rPr>
                <w:sz w:val="16"/>
                <w:szCs w:val="16"/>
                <w:lang w:val="en-PH"/>
              </w:rPr>
            </w:pPr>
            <w:r w:rsidRPr="00E33C58">
              <w:rPr>
                <w:b/>
                <w:bCs/>
                <w:sz w:val="16"/>
                <w:szCs w:val="16"/>
              </w:rPr>
              <w:t>To</w:t>
            </w:r>
            <w:r w:rsidRPr="00E33C58">
              <w:rPr>
                <w:sz w:val="16"/>
                <w:szCs w:val="16"/>
                <w:lang w:val="en-PH"/>
              </w:rPr>
              <w:t> </w:t>
            </w:r>
          </w:p>
        </w:tc>
        <w:tc>
          <w:tcPr>
            <w:tcW w:w="7042" w:type="dxa"/>
            <w:tcBorders>
              <w:top w:val="single" w:color="4F81BD" w:sz="6" w:space="0"/>
              <w:left w:val="single" w:color="4F81BD" w:sz="6" w:space="0"/>
              <w:bottom w:val="single" w:color="4F81BD" w:sz="6" w:space="0"/>
              <w:right w:val="single" w:color="4F81BD" w:sz="6" w:space="0"/>
            </w:tcBorders>
            <w:shd w:val="clear" w:color="auto" w:fill="D3DFEE"/>
            <w:hideMark/>
          </w:tcPr>
          <w:p w:rsidRPr="00E33C58" w:rsidR="000D1D18" w:rsidP="009E2211" w:rsidRDefault="000D1D18" w14:paraId="62AADF91" w14:textId="77777777">
            <w:pPr>
              <w:pStyle w:val="BodyText"/>
              <w:spacing w:before="100" w:beforeAutospacing="1" w:after="0"/>
              <w:ind w:left="175"/>
              <w:rPr>
                <w:sz w:val="16"/>
                <w:szCs w:val="16"/>
                <w:lang w:val="en-PH"/>
              </w:rPr>
            </w:pPr>
            <w:r w:rsidRPr="00E33C58">
              <w:rPr>
                <w:i/>
                <w:iCs/>
                <w:sz w:val="16"/>
                <w:szCs w:val="16"/>
              </w:rPr>
              <w:t>&lt;!</w:t>
            </w:r>
            <w:proofErr w:type="spellStart"/>
            <w:r w:rsidRPr="00E33C58">
              <w:rPr>
                <w:i/>
                <w:iCs/>
                <w:sz w:val="16"/>
                <w:szCs w:val="16"/>
              </w:rPr>
              <w:t>ToRecipientList</w:t>
            </w:r>
            <w:proofErr w:type="spellEnd"/>
            <w:r w:rsidRPr="00E33C58">
              <w:rPr>
                <w:i/>
                <w:iCs/>
                <w:sz w:val="16"/>
                <w:szCs w:val="16"/>
              </w:rPr>
              <w:t>&gt;</w:t>
            </w:r>
            <w:r w:rsidRPr="00E33C58">
              <w:rPr>
                <w:sz w:val="16"/>
                <w:szCs w:val="16"/>
              </w:rPr>
              <w:t> </w:t>
            </w:r>
            <w:r w:rsidRPr="00E33C58">
              <w:rPr>
                <w:sz w:val="16"/>
                <w:szCs w:val="16"/>
                <w:lang w:val="en-PH"/>
              </w:rPr>
              <w:t> </w:t>
            </w:r>
          </w:p>
        </w:tc>
      </w:tr>
      <w:tr w:rsidRPr="00E33C58" w:rsidR="000D1D18" w:rsidTr="00915706" w14:paraId="3EFC8299" w14:textId="77777777">
        <w:trPr>
          <w:trHeight w:val="300"/>
        </w:trPr>
        <w:tc>
          <w:tcPr>
            <w:tcW w:w="1729" w:type="dxa"/>
            <w:tcBorders>
              <w:top w:val="single" w:color="4F81BD" w:sz="6" w:space="0"/>
              <w:left w:val="single" w:color="4F81BD" w:sz="6" w:space="0"/>
              <w:bottom w:val="single" w:color="4F81BD" w:sz="6" w:space="0"/>
              <w:right w:val="single" w:color="4F81BD" w:sz="6" w:space="0"/>
            </w:tcBorders>
            <w:hideMark/>
          </w:tcPr>
          <w:p w:rsidRPr="00E33C58" w:rsidR="000D1D18" w:rsidP="009E2211" w:rsidRDefault="000D1D18" w14:paraId="188893B9" w14:textId="77777777">
            <w:pPr>
              <w:pStyle w:val="BodyText"/>
              <w:spacing w:before="100" w:beforeAutospacing="1" w:after="0"/>
              <w:ind w:left="120"/>
              <w:rPr>
                <w:sz w:val="16"/>
                <w:szCs w:val="16"/>
                <w:lang w:val="en-PH"/>
              </w:rPr>
            </w:pPr>
            <w:r w:rsidRPr="00E33C58">
              <w:rPr>
                <w:b/>
                <w:bCs/>
                <w:sz w:val="16"/>
                <w:szCs w:val="16"/>
              </w:rPr>
              <w:t>Cc</w:t>
            </w:r>
            <w:r w:rsidRPr="00E33C58">
              <w:rPr>
                <w:sz w:val="16"/>
                <w:szCs w:val="16"/>
                <w:lang w:val="en-PH"/>
              </w:rPr>
              <w:t> </w:t>
            </w:r>
          </w:p>
        </w:tc>
        <w:tc>
          <w:tcPr>
            <w:tcW w:w="7042" w:type="dxa"/>
            <w:tcBorders>
              <w:top w:val="single" w:color="4F81BD" w:sz="6" w:space="0"/>
              <w:left w:val="single" w:color="4F81BD" w:sz="6" w:space="0"/>
              <w:bottom w:val="single" w:color="4F81BD" w:sz="6" w:space="0"/>
              <w:right w:val="single" w:color="4F81BD" w:sz="6" w:space="0"/>
            </w:tcBorders>
            <w:hideMark/>
          </w:tcPr>
          <w:p w:rsidRPr="00E33C58" w:rsidR="000D1D18" w:rsidP="009E2211" w:rsidRDefault="000D1D18" w14:paraId="4A97DCC0" w14:textId="77777777">
            <w:pPr>
              <w:pStyle w:val="BodyText"/>
              <w:spacing w:before="100" w:beforeAutospacing="1" w:after="0"/>
              <w:ind w:left="175"/>
              <w:rPr>
                <w:sz w:val="16"/>
                <w:szCs w:val="16"/>
                <w:lang w:val="en-PH"/>
              </w:rPr>
            </w:pPr>
            <w:r w:rsidRPr="00E33C58">
              <w:rPr>
                <w:i/>
                <w:iCs/>
                <w:sz w:val="16"/>
                <w:szCs w:val="16"/>
              </w:rPr>
              <w:t>&lt;!</w:t>
            </w:r>
            <w:proofErr w:type="spellStart"/>
            <w:r w:rsidRPr="00E33C58">
              <w:rPr>
                <w:i/>
                <w:iCs/>
                <w:sz w:val="16"/>
                <w:szCs w:val="16"/>
              </w:rPr>
              <w:t>CCRecipientList</w:t>
            </w:r>
            <w:proofErr w:type="spellEnd"/>
            <w:r w:rsidRPr="00E33C58">
              <w:rPr>
                <w:i/>
                <w:iCs/>
                <w:sz w:val="16"/>
                <w:szCs w:val="16"/>
              </w:rPr>
              <w:t>&gt;</w:t>
            </w:r>
            <w:r w:rsidRPr="00E33C58">
              <w:rPr>
                <w:sz w:val="16"/>
                <w:szCs w:val="16"/>
              </w:rPr>
              <w:t> </w:t>
            </w:r>
            <w:r w:rsidRPr="00E33C58">
              <w:rPr>
                <w:sz w:val="16"/>
                <w:szCs w:val="16"/>
                <w:lang w:val="en-PH"/>
              </w:rPr>
              <w:t> </w:t>
            </w:r>
          </w:p>
        </w:tc>
      </w:tr>
      <w:tr w:rsidRPr="00E33C58" w:rsidR="000D1D18" w:rsidTr="00915706" w14:paraId="73D9554A" w14:textId="77777777">
        <w:trPr>
          <w:trHeight w:val="300"/>
        </w:trPr>
        <w:tc>
          <w:tcPr>
            <w:tcW w:w="1729" w:type="dxa"/>
            <w:tcBorders>
              <w:top w:val="single" w:color="4F81BD" w:sz="6" w:space="0"/>
              <w:left w:val="single" w:color="4F81BD" w:sz="6" w:space="0"/>
              <w:bottom w:val="single" w:color="4F81BD" w:sz="6" w:space="0"/>
              <w:right w:val="single" w:color="4F81BD" w:sz="6" w:space="0"/>
            </w:tcBorders>
            <w:shd w:val="clear" w:color="auto" w:fill="D3DFEE"/>
            <w:hideMark/>
          </w:tcPr>
          <w:p w:rsidRPr="00E33C58" w:rsidR="000D1D18" w:rsidP="009E2211" w:rsidRDefault="000D1D18" w14:paraId="782B010B" w14:textId="77777777">
            <w:pPr>
              <w:pStyle w:val="BodyText"/>
              <w:spacing w:before="100" w:beforeAutospacing="1" w:after="0"/>
              <w:ind w:left="120"/>
              <w:rPr>
                <w:sz w:val="16"/>
                <w:szCs w:val="16"/>
                <w:lang w:val="en-PH"/>
              </w:rPr>
            </w:pPr>
            <w:r w:rsidRPr="00E33C58">
              <w:rPr>
                <w:b/>
                <w:bCs/>
                <w:sz w:val="16"/>
                <w:szCs w:val="16"/>
              </w:rPr>
              <w:t>Bcc </w:t>
            </w:r>
            <w:r w:rsidRPr="00E33C58">
              <w:rPr>
                <w:sz w:val="16"/>
                <w:szCs w:val="16"/>
                <w:lang w:val="en-PH"/>
              </w:rPr>
              <w:t> </w:t>
            </w:r>
          </w:p>
        </w:tc>
        <w:tc>
          <w:tcPr>
            <w:tcW w:w="7042" w:type="dxa"/>
            <w:tcBorders>
              <w:top w:val="single" w:color="4F81BD" w:sz="6" w:space="0"/>
              <w:left w:val="single" w:color="4F81BD" w:sz="6" w:space="0"/>
              <w:bottom w:val="single" w:color="4F81BD" w:sz="6" w:space="0"/>
              <w:right w:val="single" w:color="4F81BD" w:sz="6" w:space="0"/>
            </w:tcBorders>
            <w:shd w:val="clear" w:color="auto" w:fill="D3DFEE"/>
            <w:hideMark/>
          </w:tcPr>
          <w:p w:rsidRPr="00E33C58" w:rsidR="000D1D18" w:rsidP="009E2211" w:rsidRDefault="000D1D18" w14:paraId="24D3FE8E" w14:textId="77777777">
            <w:pPr>
              <w:pStyle w:val="BodyText"/>
              <w:spacing w:before="100" w:beforeAutospacing="1" w:after="0"/>
              <w:ind w:left="175"/>
              <w:rPr>
                <w:sz w:val="16"/>
                <w:szCs w:val="16"/>
                <w:lang w:val="en-PH"/>
              </w:rPr>
            </w:pPr>
            <w:r w:rsidRPr="00E33C58">
              <w:rPr>
                <w:i/>
                <w:iCs/>
                <w:sz w:val="16"/>
                <w:szCs w:val="16"/>
              </w:rPr>
              <w:t>&lt;!</w:t>
            </w:r>
            <w:proofErr w:type="spellStart"/>
            <w:r w:rsidRPr="00E33C58">
              <w:rPr>
                <w:i/>
                <w:iCs/>
                <w:sz w:val="16"/>
                <w:szCs w:val="16"/>
              </w:rPr>
              <w:t>BCCRecipientList</w:t>
            </w:r>
            <w:proofErr w:type="spellEnd"/>
            <w:r w:rsidRPr="00E33C58">
              <w:rPr>
                <w:i/>
                <w:iCs/>
                <w:sz w:val="16"/>
                <w:szCs w:val="16"/>
              </w:rPr>
              <w:t>&gt; </w:t>
            </w:r>
            <w:r w:rsidRPr="00E33C58">
              <w:rPr>
                <w:sz w:val="16"/>
                <w:szCs w:val="16"/>
                <w:lang w:val="en-PH"/>
              </w:rPr>
              <w:t> </w:t>
            </w:r>
          </w:p>
        </w:tc>
      </w:tr>
      <w:tr w:rsidRPr="00E33C58" w:rsidR="000D1D18" w:rsidTr="00915706" w14:paraId="2EEC97BC" w14:textId="77777777">
        <w:trPr>
          <w:trHeight w:val="300"/>
        </w:trPr>
        <w:tc>
          <w:tcPr>
            <w:tcW w:w="1729" w:type="dxa"/>
            <w:tcBorders>
              <w:top w:val="single" w:color="4F81BD" w:sz="6" w:space="0"/>
              <w:left w:val="single" w:color="4F81BD" w:sz="6" w:space="0"/>
              <w:bottom w:val="single" w:color="4F81BD" w:sz="6" w:space="0"/>
              <w:right w:val="single" w:color="4F81BD" w:sz="6" w:space="0"/>
            </w:tcBorders>
            <w:hideMark/>
          </w:tcPr>
          <w:p w:rsidRPr="00E33C58" w:rsidR="000D1D18" w:rsidP="009E2211" w:rsidRDefault="000D1D18" w14:paraId="73A9F190" w14:textId="77777777">
            <w:pPr>
              <w:pStyle w:val="BodyText"/>
              <w:spacing w:before="100" w:beforeAutospacing="1" w:after="0"/>
              <w:ind w:left="120"/>
              <w:rPr>
                <w:sz w:val="16"/>
                <w:szCs w:val="16"/>
                <w:lang w:val="en-PH"/>
              </w:rPr>
            </w:pPr>
            <w:r w:rsidRPr="00E33C58">
              <w:rPr>
                <w:b/>
                <w:bCs/>
                <w:sz w:val="16"/>
                <w:szCs w:val="16"/>
              </w:rPr>
              <w:t>From</w:t>
            </w:r>
            <w:r w:rsidRPr="00E33C58">
              <w:rPr>
                <w:sz w:val="16"/>
                <w:szCs w:val="16"/>
                <w:lang w:val="en-PH"/>
              </w:rPr>
              <w:t> </w:t>
            </w:r>
          </w:p>
        </w:tc>
        <w:tc>
          <w:tcPr>
            <w:tcW w:w="7042" w:type="dxa"/>
            <w:tcBorders>
              <w:top w:val="single" w:color="4F81BD" w:sz="6" w:space="0"/>
              <w:left w:val="single" w:color="4F81BD" w:sz="6" w:space="0"/>
              <w:bottom w:val="single" w:color="4F81BD" w:sz="6" w:space="0"/>
              <w:right w:val="single" w:color="4F81BD" w:sz="6" w:space="0"/>
            </w:tcBorders>
            <w:hideMark/>
          </w:tcPr>
          <w:p w:rsidRPr="00E33C58" w:rsidR="000D1D18" w:rsidP="009E2211" w:rsidRDefault="000D1D18" w14:paraId="59A520EA" w14:textId="77777777">
            <w:pPr>
              <w:pStyle w:val="BodyText"/>
              <w:spacing w:before="100" w:beforeAutospacing="1" w:after="0"/>
              <w:ind w:left="175"/>
              <w:rPr>
                <w:sz w:val="16"/>
                <w:szCs w:val="16"/>
                <w:lang w:val="en-PH"/>
              </w:rPr>
            </w:pPr>
            <w:r w:rsidRPr="00E33C58">
              <w:rPr>
                <w:i/>
                <w:iCs/>
                <w:sz w:val="16"/>
                <w:szCs w:val="16"/>
              </w:rPr>
              <w:t>&lt;!</w:t>
            </w:r>
            <w:proofErr w:type="spellStart"/>
            <w:r w:rsidRPr="00E33C58">
              <w:rPr>
                <w:i/>
                <w:iCs/>
                <w:sz w:val="16"/>
                <w:szCs w:val="16"/>
              </w:rPr>
              <w:t>FromEmailAddress</w:t>
            </w:r>
            <w:proofErr w:type="spellEnd"/>
            <w:r w:rsidRPr="00E33C58">
              <w:rPr>
                <w:i/>
                <w:iCs/>
                <w:sz w:val="16"/>
                <w:szCs w:val="16"/>
              </w:rPr>
              <w:t>&gt;</w:t>
            </w:r>
            <w:r w:rsidRPr="00E33C58">
              <w:rPr>
                <w:sz w:val="16"/>
                <w:szCs w:val="16"/>
                <w:lang w:val="en-PH"/>
              </w:rPr>
              <w:t> </w:t>
            </w:r>
          </w:p>
        </w:tc>
      </w:tr>
      <w:tr w:rsidRPr="00E33C58" w:rsidR="000D1D18" w:rsidTr="00915706" w14:paraId="61665CB6" w14:textId="77777777">
        <w:trPr>
          <w:trHeight w:val="300"/>
        </w:trPr>
        <w:tc>
          <w:tcPr>
            <w:tcW w:w="1729" w:type="dxa"/>
            <w:tcBorders>
              <w:top w:val="single" w:color="4F81BD" w:sz="6" w:space="0"/>
              <w:left w:val="single" w:color="4F81BD" w:sz="6" w:space="0"/>
              <w:bottom w:val="single" w:color="4F81BD" w:sz="6" w:space="0"/>
              <w:right w:val="single" w:color="4F81BD" w:sz="6" w:space="0"/>
            </w:tcBorders>
            <w:shd w:val="clear" w:color="auto" w:fill="D3DFEE"/>
            <w:hideMark/>
          </w:tcPr>
          <w:p w:rsidRPr="00E33C58" w:rsidR="000D1D18" w:rsidP="009E2211" w:rsidRDefault="000D1D18" w14:paraId="4585E243" w14:textId="77777777">
            <w:pPr>
              <w:pStyle w:val="BodyText"/>
              <w:spacing w:before="100" w:beforeAutospacing="1" w:after="0"/>
              <w:ind w:left="120"/>
              <w:rPr>
                <w:sz w:val="16"/>
                <w:szCs w:val="16"/>
                <w:lang w:val="en-PH"/>
              </w:rPr>
            </w:pPr>
            <w:r w:rsidRPr="00E33C58">
              <w:rPr>
                <w:b/>
                <w:bCs/>
                <w:sz w:val="16"/>
                <w:szCs w:val="16"/>
              </w:rPr>
              <w:t>Subject</w:t>
            </w:r>
            <w:r w:rsidRPr="00E33C58">
              <w:rPr>
                <w:sz w:val="16"/>
                <w:szCs w:val="16"/>
                <w:lang w:val="en-PH"/>
              </w:rPr>
              <w:t> </w:t>
            </w:r>
          </w:p>
        </w:tc>
        <w:tc>
          <w:tcPr>
            <w:tcW w:w="7042" w:type="dxa"/>
            <w:tcBorders>
              <w:top w:val="single" w:color="4F81BD" w:sz="6" w:space="0"/>
              <w:left w:val="single" w:color="4F81BD" w:sz="6" w:space="0"/>
              <w:bottom w:val="single" w:color="4F81BD" w:sz="6" w:space="0"/>
              <w:right w:val="single" w:color="4F81BD" w:sz="6" w:space="0"/>
            </w:tcBorders>
            <w:shd w:val="clear" w:color="auto" w:fill="D3DFEE"/>
            <w:hideMark/>
          </w:tcPr>
          <w:p w:rsidRPr="00E33C58" w:rsidR="000D1D18" w:rsidP="009E2211" w:rsidRDefault="000D1D18" w14:paraId="3C45EB73" w14:textId="1943EFAB">
            <w:pPr>
              <w:pStyle w:val="BodyText"/>
              <w:spacing w:before="100" w:beforeAutospacing="1" w:after="0"/>
              <w:ind w:left="175"/>
              <w:rPr>
                <w:sz w:val="16"/>
                <w:szCs w:val="16"/>
                <w:lang w:val="en-PH"/>
              </w:rPr>
            </w:pPr>
            <w:r w:rsidRPr="00E33C58">
              <w:rPr>
                <w:sz w:val="16"/>
                <w:szCs w:val="16"/>
              </w:rPr>
              <w:t>[&lt;</w:t>
            </w:r>
            <w:proofErr w:type="spellStart"/>
            <w:r w:rsidRPr="00E33C58">
              <w:rPr>
                <w:sz w:val="16"/>
                <w:szCs w:val="16"/>
              </w:rPr>
              <w:t>appProdline</w:t>
            </w:r>
            <w:proofErr w:type="spellEnd"/>
            <w:r w:rsidRPr="00E33C58">
              <w:rPr>
                <w:sz w:val="16"/>
                <w:szCs w:val="16"/>
              </w:rPr>
              <w:t>&gt;]-WU#&lt;</w:t>
            </w:r>
            <w:proofErr w:type="spellStart"/>
            <w:r w:rsidRPr="00E33C58">
              <w:rPr>
                <w:sz w:val="16"/>
                <w:szCs w:val="16"/>
              </w:rPr>
              <w:t>WorkUnit</w:t>
            </w:r>
            <w:proofErr w:type="spellEnd"/>
            <w:proofErr w:type="gramStart"/>
            <w:r w:rsidRPr="00E33C58">
              <w:rPr>
                <w:sz w:val="16"/>
                <w:szCs w:val="16"/>
              </w:rPr>
              <w:t>&gt;:NHFIRST</w:t>
            </w:r>
            <w:proofErr w:type="gramEnd"/>
            <w:r w:rsidRPr="00E33C58">
              <w:rPr>
                <w:sz w:val="16"/>
                <w:szCs w:val="16"/>
              </w:rPr>
              <w:t xml:space="preserve"> - Cash Ledger </w:t>
            </w:r>
            <w:r w:rsidRPr="00E33C58" w:rsidR="003620B8">
              <w:rPr>
                <w:sz w:val="16"/>
                <w:szCs w:val="16"/>
              </w:rPr>
              <w:t>Bank Upda</w:t>
            </w:r>
            <w:r w:rsidRPr="00E33C58">
              <w:rPr>
                <w:sz w:val="16"/>
                <w:szCs w:val="16"/>
              </w:rPr>
              <w:t>t</w:t>
            </w:r>
            <w:r w:rsidRPr="00E33C58" w:rsidR="003620B8">
              <w:rPr>
                <w:sz w:val="16"/>
                <w:szCs w:val="16"/>
              </w:rPr>
              <w:t>e</w:t>
            </w:r>
            <w:r w:rsidRPr="00E33C58">
              <w:rPr>
                <w:sz w:val="16"/>
                <w:szCs w:val="16"/>
              </w:rPr>
              <w:t xml:space="preserve"> imported successfully.</w:t>
            </w:r>
            <w:r w:rsidRPr="00E33C58">
              <w:rPr>
                <w:sz w:val="16"/>
                <w:szCs w:val="16"/>
                <w:lang w:val="en-PH"/>
              </w:rPr>
              <w:t> </w:t>
            </w:r>
          </w:p>
        </w:tc>
      </w:tr>
      <w:tr w:rsidRPr="00E33C58" w:rsidR="000D1D18" w:rsidTr="00915706" w14:paraId="326B0201" w14:textId="77777777">
        <w:trPr>
          <w:trHeight w:val="300"/>
        </w:trPr>
        <w:tc>
          <w:tcPr>
            <w:tcW w:w="1729" w:type="dxa"/>
            <w:tcBorders>
              <w:top w:val="single" w:color="4F81BD" w:sz="6" w:space="0"/>
              <w:left w:val="single" w:color="4F81BD" w:sz="6" w:space="0"/>
              <w:bottom w:val="single" w:color="4F81BD" w:sz="6" w:space="0"/>
              <w:right w:val="single" w:color="4F81BD" w:sz="6" w:space="0"/>
            </w:tcBorders>
            <w:hideMark/>
          </w:tcPr>
          <w:p w:rsidRPr="00E33C58" w:rsidR="000D1D18" w:rsidP="009E2211" w:rsidRDefault="000D1D18" w14:paraId="2EFFAC54" w14:textId="77777777">
            <w:pPr>
              <w:pStyle w:val="BodyText"/>
              <w:spacing w:before="100" w:beforeAutospacing="1" w:after="0"/>
              <w:ind w:left="120"/>
              <w:rPr>
                <w:sz w:val="16"/>
                <w:szCs w:val="16"/>
                <w:lang w:val="en-PH"/>
              </w:rPr>
            </w:pPr>
            <w:r w:rsidRPr="00E33C58">
              <w:rPr>
                <w:b/>
                <w:bCs/>
                <w:sz w:val="16"/>
                <w:szCs w:val="16"/>
              </w:rPr>
              <w:t>Body Header</w:t>
            </w:r>
            <w:r w:rsidRPr="00E33C58">
              <w:rPr>
                <w:sz w:val="16"/>
                <w:szCs w:val="16"/>
                <w:lang w:val="en-PH"/>
              </w:rPr>
              <w:t> </w:t>
            </w:r>
          </w:p>
        </w:tc>
        <w:tc>
          <w:tcPr>
            <w:tcW w:w="7042" w:type="dxa"/>
            <w:tcBorders>
              <w:top w:val="single" w:color="4F81BD" w:sz="6" w:space="0"/>
              <w:left w:val="single" w:color="4F81BD" w:sz="6" w:space="0"/>
              <w:bottom w:val="single" w:color="4F81BD" w:sz="6" w:space="0"/>
              <w:right w:val="single" w:color="4F81BD" w:sz="6" w:space="0"/>
            </w:tcBorders>
            <w:hideMark/>
          </w:tcPr>
          <w:p w:rsidRPr="00E33C58" w:rsidR="000D1D18" w:rsidP="009E2211" w:rsidRDefault="000D1D18" w14:paraId="2182CFCF" w14:textId="64D8E0A0">
            <w:pPr>
              <w:pStyle w:val="BodyText"/>
              <w:spacing w:before="100" w:beforeAutospacing="1" w:after="0"/>
              <w:ind w:left="175"/>
              <w:rPr>
                <w:sz w:val="16"/>
                <w:szCs w:val="16"/>
                <w:lang w:val="en-PH"/>
              </w:rPr>
            </w:pPr>
            <w:r w:rsidRPr="00E33C58">
              <w:rPr>
                <w:sz w:val="16"/>
                <w:szCs w:val="16"/>
                <w:lang w:val="en-PH"/>
              </w:rPr>
              <w:t xml:space="preserve">The </w:t>
            </w:r>
            <w:r w:rsidRPr="00E33C58">
              <w:rPr>
                <w:sz w:val="16"/>
                <w:szCs w:val="16"/>
              </w:rPr>
              <w:t xml:space="preserve">Cash Ledger </w:t>
            </w:r>
            <w:r w:rsidRPr="00E33C58" w:rsidR="003620B8">
              <w:rPr>
                <w:sz w:val="16"/>
                <w:szCs w:val="16"/>
              </w:rPr>
              <w:t xml:space="preserve">Bank Update </w:t>
            </w:r>
            <w:r w:rsidRPr="00E33C58">
              <w:rPr>
                <w:sz w:val="16"/>
                <w:szCs w:val="16"/>
              </w:rPr>
              <w:t>has been imported successfully.</w:t>
            </w:r>
            <w:r w:rsidRPr="00E33C58">
              <w:rPr>
                <w:sz w:val="16"/>
                <w:szCs w:val="16"/>
                <w:lang w:val="en-PH"/>
              </w:rPr>
              <w:t> </w:t>
            </w:r>
          </w:p>
        </w:tc>
      </w:tr>
      <w:tr w:rsidRPr="00E33C58" w:rsidR="000D1D18" w:rsidTr="00915706" w14:paraId="0CCF5A68" w14:textId="77777777">
        <w:trPr>
          <w:trHeight w:val="300"/>
        </w:trPr>
        <w:tc>
          <w:tcPr>
            <w:tcW w:w="1729" w:type="dxa"/>
            <w:tcBorders>
              <w:top w:val="single" w:color="4F81BD" w:sz="6" w:space="0"/>
              <w:left w:val="single" w:color="4F81BD" w:sz="6" w:space="0"/>
              <w:bottom w:val="single" w:color="4F81BD" w:sz="6" w:space="0"/>
              <w:right w:val="single" w:color="4F81BD" w:sz="6" w:space="0"/>
            </w:tcBorders>
            <w:hideMark/>
          </w:tcPr>
          <w:p w:rsidRPr="00E33C58" w:rsidR="000D1D18" w:rsidP="009E2211" w:rsidRDefault="000D1D18" w14:paraId="4E38B6FB" w14:textId="77777777">
            <w:pPr>
              <w:pStyle w:val="BodyText"/>
              <w:spacing w:before="100" w:beforeAutospacing="1" w:after="0"/>
              <w:ind w:left="120"/>
              <w:rPr>
                <w:sz w:val="16"/>
                <w:szCs w:val="16"/>
                <w:lang w:val="en-PH"/>
              </w:rPr>
            </w:pPr>
            <w:r w:rsidRPr="00E33C58">
              <w:rPr>
                <w:b/>
                <w:bCs/>
                <w:sz w:val="16"/>
                <w:szCs w:val="16"/>
              </w:rPr>
              <w:t>Body</w:t>
            </w:r>
            <w:r w:rsidRPr="00E33C58">
              <w:rPr>
                <w:sz w:val="16"/>
                <w:szCs w:val="16"/>
                <w:lang w:val="en-PH"/>
              </w:rPr>
              <w:t> </w:t>
            </w:r>
          </w:p>
        </w:tc>
        <w:tc>
          <w:tcPr>
            <w:tcW w:w="7042" w:type="dxa"/>
            <w:tcBorders>
              <w:top w:val="single" w:color="4F81BD" w:sz="6" w:space="0"/>
              <w:left w:val="single" w:color="4F81BD" w:sz="6" w:space="0"/>
              <w:bottom w:val="single" w:color="4F81BD" w:sz="6" w:space="0"/>
              <w:right w:val="single" w:color="4F81BD" w:sz="6" w:space="0"/>
            </w:tcBorders>
            <w:hideMark/>
          </w:tcPr>
          <w:p w:rsidRPr="00E33C58" w:rsidR="000D1D18" w:rsidP="009E2211" w:rsidRDefault="00FC1B94" w14:paraId="70D0941F" w14:textId="21C3CD70">
            <w:pPr>
              <w:pStyle w:val="BodyText"/>
              <w:spacing w:before="100" w:beforeAutospacing="1" w:after="0"/>
              <w:ind w:left="175"/>
              <w:rPr>
                <w:sz w:val="16"/>
                <w:szCs w:val="16"/>
                <w:lang w:val="en-PH"/>
              </w:rPr>
            </w:pPr>
            <w:r>
              <w:rPr>
                <w:sz w:val="16"/>
                <w:szCs w:val="16"/>
                <w:lang w:val="en-PH"/>
              </w:rPr>
              <w:t xml:space="preserve">File Name:  </w:t>
            </w:r>
            <w:r w:rsidRPr="00E33C58" w:rsidR="000D1D18">
              <w:rPr>
                <w:sz w:val="16"/>
                <w:szCs w:val="16"/>
                <w:lang w:val="en-PH"/>
              </w:rPr>
              <w:t>&lt;File Name&gt; </w:t>
            </w:r>
          </w:p>
        </w:tc>
      </w:tr>
      <w:tr w:rsidRPr="00E33C58" w:rsidR="000D1D18" w:rsidTr="00915706" w14:paraId="0CA74445" w14:textId="77777777">
        <w:trPr>
          <w:trHeight w:val="300"/>
        </w:trPr>
        <w:tc>
          <w:tcPr>
            <w:tcW w:w="1729" w:type="dxa"/>
            <w:tcBorders>
              <w:top w:val="single" w:color="4F81BD" w:sz="6" w:space="0"/>
              <w:left w:val="single" w:color="4F81BD" w:sz="6" w:space="0"/>
              <w:bottom w:val="single" w:color="4F81BD" w:sz="6" w:space="0"/>
              <w:right w:val="single" w:color="4F81BD" w:sz="6" w:space="0"/>
            </w:tcBorders>
            <w:hideMark/>
          </w:tcPr>
          <w:p w:rsidRPr="00E33C58" w:rsidR="000D1D18" w:rsidP="009E2211" w:rsidRDefault="000D1D18" w14:paraId="09CC060D" w14:textId="77777777">
            <w:pPr>
              <w:pStyle w:val="BodyText"/>
              <w:spacing w:before="100" w:beforeAutospacing="1" w:after="0"/>
              <w:ind w:left="120"/>
              <w:rPr>
                <w:sz w:val="16"/>
                <w:szCs w:val="16"/>
                <w:lang w:val="en-PH"/>
              </w:rPr>
            </w:pPr>
            <w:r w:rsidRPr="00E33C58">
              <w:rPr>
                <w:b/>
                <w:bCs/>
                <w:sz w:val="16"/>
                <w:szCs w:val="16"/>
              </w:rPr>
              <w:t>Body Footer</w:t>
            </w:r>
            <w:r w:rsidRPr="00E33C58">
              <w:rPr>
                <w:sz w:val="16"/>
                <w:szCs w:val="16"/>
                <w:lang w:val="en-PH"/>
              </w:rPr>
              <w:t> </w:t>
            </w:r>
          </w:p>
        </w:tc>
        <w:tc>
          <w:tcPr>
            <w:tcW w:w="7042" w:type="dxa"/>
            <w:tcBorders>
              <w:top w:val="single" w:color="4F81BD" w:sz="6" w:space="0"/>
              <w:left w:val="single" w:color="4F81BD" w:sz="6" w:space="0"/>
              <w:bottom w:val="single" w:color="4F81BD" w:sz="6" w:space="0"/>
              <w:right w:val="single" w:color="4F81BD" w:sz="6" w:space="0"/>
            </w:tcBorders>
            <w:hideMark/>
          </w:tcPr>
          <w:p w:rsidRPr="00E33C58" w:rsidR="000D1D18" w:rsidP="009E2211" w:rsidRDefault="000D1D18" w14:paraId="7310D206" w14:textId="77777777">
            <w:pPr>
              <w:pStyle w:val="BodyText"/>
              <w:spacing w:before="100" w:beforeAutospacing="1" w:after="0"/>
              <w:ind w:left="175"/>
              <w:rPr>
                <w:sz w:val="16"/>
                <w:szCs w:val="16"/>
                <w:lang w:val="en-PH"/>
              </w:rPr>
            </w:pPr>
            <w:r w:rsidRPr="00E33C58">
              <w:rPr>
                <w:sz w:val="16"/>
                <w:szCs w:val="16"/>
                <w:lang w:val="en-PH"/>
              </w:rPr>
              <w:t>This is a system-generated email by Infor Process Flow. Do not reply. </w:t>
            </w:r>
          </w:p>
          <w:p w:rsidRPr="00E33C58" w:rsidR="000D1D18" w:rsidP="009E2211" w:rsidRDefault="000D1D18" w14:paraId="67561DF3" w14:textId="77777777">
            <w:pPr>
              <w:pStyle w:val="BodyText"/>
              <w:spacing w:before="100" w:beforeAutospacing="1" w:after="0"/>
              <w:ind w:left="175"/>
              <w:rPr>
                <w:sz w:val="16"/>
                <w:szCs w:val="16"/>
                <w:lang w:val="en-PH"/>
              </w:rPr>
            </w:pPr>
            <w:r w:rsidRPr="00E33C58">
              <w:rPr>
                <w:sz w:val="16"/>
                <w:szCs w:val="16"/>
                <w:lang w:val="en-PH"/>
              </w:rPr>
              <w:t> </w:t>
            </w:r>
          </w:p>
          <w:p w:rsidRPr="00E33C58" w:rsidR="000D1D18" w:rsidP="009E2211" w:rsidRDefault="000D1D18" w14:paraId="6DC7D129" w14:textId="4B5F38FC">
            <w:pPr>
              <w:pStyle w:val="BodyText"/>
              <w:spacing w:before="100" w:beforeAutospacing="1" w:after="0"/>
              <w:ind w:left="175"/>
              <w:rPr>
                <w:sz w:val="16"/>
                <w:szCs w:val="16"/>
                <w:lang w:val="en-PH"/>
              </w:rPr>
            </w:pPr>
            <w:r w:rsidRPr="00E33C58">
              <w:rPr>
                <w:noProof/>
                <w:sz w:val="16"/>
                <w:szCs w:val="16"/>
                <w:lang w:val="en-PH"/>
              </w:rPr>
              <w:drawing>
                <wp:inline distT="0" distB="0" distL="0" distR="0" wp14:anchorId="6BDBE7C8" wp14:editId="64A6C3B3">
                  <wp:extent cx="1371600" cy="1365250"/>
                  <wp:effectExtent l="0" t="0" r="0" b="6350"/>
                  <wp:docPr id="1695114672" name="Picture 2" descr="Picture 708997408,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708997408, Pi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1600" cy="1365250"/>
                          </a:xfrm>
                          <a:prstGeom prst="rect">
                            <a:avLst/>
                          </a:prstGeom>
                          <a:noFill/>
                          <a:ln>
                            <a:noFill/>
                          </a:ln>
                        </pic:spPr>
                      </pic:pic>
                    </a:graphicData>
                  </a:graphic>
                </wp:inline>
              </w:drawing>
            </w:r>
            <w:r w:rsidRPr="00E33C58">
              <w:rPr>
                <w:sz w:val="16"/>
                <w:szCs w:val="16"/>
                <w:lang w:val="en-PH"/>
              </w:rPr>
              <w:t> </w:t>
            </w:r>
          </w:p>
          <w:p w:rsidRPr="00E33C58" w:rsidR="000D1D18" w:rsidP="009E2211" w:rsidRDefault="000D1D18" w14:paraId="6C601586" w14:textId="29A0414C">
            <w:pPr>
              <w:pStyle w:val="BodyText"/>
              <w:spacing w:before="100" w:beforeAutospacing="1" w:after="0"/>
              <w:ind w:left="175"/>
              <w:rPr>
                <w:sz w:val="16"/>
                <w:szCs w:val="16"/>
                <w:lang w:val="en-PH"/>
              </w:rPr>
            </w:pPr>
            <w:r w:rsidRPr="00E33C58">
              <w:rPr>
                <w:b/>
                <w:bCs/>
                <w:i/>
                <w:iCs/>
                <w:sz w:val="16"/>
                <w:szCs w:val="16"/>
                <w:lang w:val="en-PH"/>
              </w:rPr>
              <w:t xml:space="preserve">Statement of </w:t>
            </w:r>
            <w:proofErr w:type="spellStart"/>
            <w:proofErr w:type="gramStart"/>
            <w:r w:rsidRPr="00E33C58">
              <w:rPr>
                <w:b/>
                <w:bCs/>
                <w:i/>
                <w:iCs/>
                <w:sz w:val="16"/>
                <w:szCs w:val="16"/>
                <w:lang w:val="en-PH"/>
              </w:rPr>
              <w:t>Confidentiality</w:t>
            </w:r>
            <w:r w:rsidRPr="00E33C58">
              <w:rPr>
                <w:sz w:val="16"/>
                <w:szCs w:val="16"/>
                <w:lang w:val="en-PH"/>
              </w:rPr>
              <w:t>:The</w:t>
            </w:r>
            <w:proofErr w:type="spellEnd"/>
            <w:proofErr w:type="gramEnd"/>
            <w:r w:rsidRPr="00E33C58">
              <w:rPr>
                <w:sz w:val="16"/>
                <w:szCs w:val="16"/>
                <w:lang w:val="en-PH"/>
              </w:rPr>
              <w:t xml:space="preserve"> contents of this message and any attachments, if any, may contain confidential or privileged information and are intended for the exclusive use of the addressee(s). Any unauthorized disclosure, reproduction, use or dissemination (either whole or in part) is prohibited. If you are not the intended recipient of this message, please notify the sender immediately and destroy all copies of this message, along with attachments, if any, from your system. </w:t>
            </w:r>
          </w:p>
          <w:p w:rsidRPr="00E33C58" w:rsidR="000D1D18" w:rsidP="00915706" w:rsidRDefault="000D1D18" w14:paraId="3D269823" w14:textId="77777777">
            <w:pPr>
              <w:pStyle w:val="BodyText"/>
              <w:spacing w:before="100" w:beforeAutospacing="1" w:after="0"/>
              <w:ind w:left="175"/>
              <w:rPr>
                <w:sz w:val="16"/>
                <w:szCs w:val="16"/>
                <w:lang w:val="en-PH"/>
              </w:rPr>
            </w:pPr>
            <w:r w:rsidRPr="00E33C58">
              <w:rPr>
                <w:sz w:val="16"/>
                <w:szCs w:val="16"/>
                <w:lang w:val="en-PH"/>
              </w:rPr>
              <w:t> </w:t>
            </w:r>
          </w:p>
        </w:tc>
      </w:tr>
    </w:tbl>
    <w:p w:rsidRPr="000D1D18" w:rsidR="000D1D18" w:rsidP="000D1D18" w:rsidRDefault="000D1D18" w14:paraId="07F2BE79" w14:textId="77777777">
      <w:pPr>
        <w:pStyle w:val="BodyText"/>
        <w:ind w:left="709"/>
        <w:rPr>
          <w:lang w:val="en-PH"/>
        </w:rPr>
      </w:pPr>
      <w:r w:rsidRPr="000D1D18">
        <w:rPr>
          <w:lang w:val="en-PH"/>
        </w:rPr>
        <w:t> </w:t>
      </w:r>
    </w:p>
    <w:p w:rsidR="006B0F44" w:rsidP="00D56565" w:rsidRDefault="006B0F44" w14:paraId="080ACD72" w14:textId="53B66EED">
      <w:pPr>
        <w:pStyle w:val="Heading3"/>
      </w:pPr>
      <w:r w:rsidRPr="00761CC4">
        <w:t>IMPORT</w:t>
      </w:r>
      <w:r>
        <w:t xml:space="preserve"> NOTIFICATION – FAILED AND ERROR HANDLING</w:t>
      </w:r>
    </w:p>
    <w:p w:rsidR="006B0F44" w:rsidP="35FA47F1" w:rsidRDefault="71F8C194" w14:paraId="1AF536FD" w14:textId="3AC9A0A4">
      <w:pPr>
        <w:pStyle w:val="BodyText"/>
        <w:ind w:left="1418"/>
        <w:rPr>
          <w:color w:val="FF0000"/>
          <w:highlight w:val="yellow"/>
        </w:rPr>
      </w:pPr>
      <w:r>
        <w:t xml:space="preserve">IPA detects </w:t>
      </w:r>
      <w:r w:rsidRPr="35FA47F1">
        <w:rPr>
          <w:b/>
          <w:bCs/>
        </w:rPr>
        <w:t>import errors</w:t>
      </w:r>
      <w:r>
        <w:t xml:space="preserve"> and notifies the </w:t>
      </w:r>
      <w:r w:rsidRPr="35FA47F1">
        <w:rPr>
          <w:color w:val="FF0000"/>
          <w:highlight w:val="yellow"/>
        </w:rPr>
        <w:t>DEAM</w:t>
      </w:r>
      <w:r w:rsidRPr="35FA47F1" w:rsidR="567DE6C1">
        <w:rPr>
          <w:color w:val="FF0000"/>
          <w:highlight w:val="yellow"/>
        </w:rPr>
        <w:t>, BOA</w:t>
      </w:r>
      <w:r w:rsidRPr="35FA47F1">
        <w:rPr>
          <w:color w:val="FF0000"/>
          <w:highlight w:val="yellow"/>
        </w:rPr>
        <w:t xml:space="preserve"> </w:t>
      </w:r>
      <w:r w:rsidRPr="35FA47F1" w:rsidR="301C0ED1">
        <w:rPr>
          <w:color w:val="FF0000"/>
          <w:highlight w:val="yellow"/>
        </w:rPr>
        <w:t>and Treasury</w:t>
      </w:r>
      <w:r>
        <w:t>. </w:t>
      </w:r>
    </w:p>
    <w:tbl>
      <w:tblPr>
        <w:tblW w:w="8658"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1693"/>
        <w:gridCol w:w="6965"/>
      </w:tblGrid>
      <w:tr w:rsidRPr="00446A64" w:rsidR="00446A64" w:rsidTr="35FA47F1" w14:paraId="41582C58" w14:textId="77777777">
        <w:trPr>
          <w:trHeight w:val="300"/>
        </w:trPr>
        <w:tc>
          <w:tcPr>
            <w:tcW w:w="1693" w:type="dxa"/>
            <w:tcBorders>
              <w:top w:val="single" w:color="auto" w:sz="6" w:space="0"/>
              <w:left w:val="single" w:color="auto" w:sz="6" w:space="0"/>
              <w:bottom w:val="single" w:color="auto" w:sz="6" w:space="0"/>
              <w:right w:val="nil"/>
            </w:tcBorders>
            <w:shd w:val="clear" w:color="auto" w:fill="13A3F7"/>
            <w:vAlign w:val="center"/>
            <w:hideMark/>
          </w:tcPr>
          <w:p w:rsidRPr="00446A64" w:rsidR="00446A64" w:rsidP="00D56565" w:rsidRDefault="00446A64" w14:paraId="06A0E0C1" w14:textId="77777777">
            <w:pPr>
              <w:pStyle w:val="BodyText"/>
              <w:spacing w:before="0" w:after="0"/>
              <w:ind w:left="273"/>
              <w:rPr>
                <w:b/>
                <w:bCs/>
                <w:lang w:val="en-PH"/>
              </w:rPr>
            </w:pPr>
            <w:r w:rsidRPr="00446A64">
              <w:t>Functional Requirement ID</w:t>
            </w:r>
            <w:r w:rsidRPr="00446A64">
              <w:rPr>
                <w:b/>
                <w:bCs/>
                <w:lang w:val="en-PH"/>
              </w:rPr>
              <w:t> </w:t>
            </w:r>
          </w:p>
        </w:tc>
        <w:tc>
          <w:tcPr>
            <w:tcW w:w="6965" w:type="dxa"/>
            <w:tcBorders>
              <w:top w:val="single" w:color="auto" w:sz="6" w:space="0"/>
              <w:left w:val="nil"/>
              <w:bottom w:val="single" w:color="auto" w:sz="6" w:space="0"/>
              <w:right w:val="single" w:color="auto" w:sz="6" w:space="0"/>
            </w:tcBorders>
            <w:shd w:val="clear" w:color="auto" w:fill="13A3F7"/>
            <w:vAlign w:val="center"/>
            <w:hideMark/>
          </w:tcPr>
          <w:p w:rsidRPr="00446A64" w:rsidR="00446A64" w:rsidP="00446A64" w:rsidRDefault="00446A64" w14:paraId="64DB04E8" w14:textId="77777777">
            <w:pPr>
              <w:pStyle w:val="BodyText"/>
              <w:spacing w:before="0" w:after="0"/>
              <w:ind w:left="709"/>
              <w:rPr>
                <w:b/>
                <w:bCs/>
                <w:lang w:val="en-PH"/>
              </w:rPr>
            </w:pPr>
            <w:r w:rsidRPr="00446A64">
              <w:t>Requirement Definition</w:t>
            </w:r>
            <w:r w:rsidRPr="00446A64">
              <w:rPr>
                <w:b/>
                <w:bCs/>
                <w:lang w:val="en-PH"/>
              </w:rPr>
              <w:t> </w:t>
            </w:r>
          </w:p>
        </w:tc>
      </w:tr>
      <w:tr w:rsidRPr="00446A64" w:rsidR="00446A64" w:rsidTr="35FA47F1" w14:paraId="2E4D5155" w14:textId="77777777">
        <w:trPr>
          <w:trHeight w:val="300"/>
        </w:trPr>
        <w:tc>
          <w:tcPr>
            <w:tcW w:w="1693" w:type="dxa"/>
            <w:tcBorders>
              <w:top w:val="single" w:color="auto" w:sz="6" w:space="0"/>
              <w:left w:val="single" w:color="auto" w:sz="6" w:space="0"/>
              <w:bottom w:val="single" w:color="auto" w:sz="6" w:space="0"/>
              <w:right w:val="single" w:color="auto" w:sz="6" w:space="0"/>
            </w:tcBorders>
            <w:shd w:val="clear" w:color="auto" w:fill="E8E8E8"/>
            <w:vAlign w:val="center"/>
            <w:hideMark/>
          </w:tcPr>
          <w:p w:rsidRPr="00476F90" w:rsidR="00446A64" w:rsidP="00E33C58" w:rsidRDefault="00446A64" w14:paraId="6EAA13AB" w14:textId="77777777">
            <w:pPr>
              <w:pStyle w:val="BodyText"/>
              <w:spacing w:before="0" w:after="0"/>
              <w:ind w:left="273"/>
              <w:rPr>
                <w:sz w:val="16"/>
                <w:szCs w:val="16"/>
                <w:lang w:val="en-PH"/>
              </w:rPr>
            </w:pPr>
            <w:r w:rsidRPr="00476F90">
              <w:rPr>
                <w:sz w:val="16"/>
                <w:szCs w:val="16"/>
                <w:lang w:val="en-AU"/>
              </w:rPr>
              <w:t>3.2.5.1</w:t>
            </w:r>
            <w:r w:rsidRPr="00476F90">
              <w:rPr>
                <w:sz w:val="16"/>
                <w:szCs w:val="16"/>
                <w:lang w:val="en-PH"/>
              </w:rPr>
              <w:t> </w:t>
            </w:r>
          </w:p>
        </w:tc>
        <w:tc>
          <w:tcPr>
            <w:tcW w:w="6965" w:type="dxa"/>
            <w:tcBorders>
              <w:top w:val="single" w:color="auto" w:sz="6" w:space="0"/>
              <w:left w:val="single" w:color="auto" w:sz="6" w:space="0"/>
              <w:bottom w:val="single" w:color="auto" w:sz="6" w:space="0"/>
              <w:right w:val="single" w:color="auto" w:sz="6" w:space="0"/>
            </w:tcBorders>
            <w:shd w:val="clear" w:color="auto" w:fill="E8E8E8"/>
            <w:vAlign w:val="center"/>
            <w:hideMark/>
          </w:tcPr>
          <w:p w:rsidRPr="00476F90" w:rsidR="00446A64" w:rsidP="00446A64" w:rsidRDefault="00446A64" w14:paraId="0DC16FF3" w14:textId="77777777">
            <w:pPr>
              <w:pStyle w:val="BodyText"/>
              <w:spacing w:before="0" w:after="0"/>
              <w:ind w:left="709"/>
              <w:rPr>
                <w:sz w:val="16"/>
                <w:szCs w:val="16"/>
                <w:lang w:val="en-PH"/>
              </w:rPr>
            </w:pPr>
            <w:r w:rsidRPr="00476F90">
              <w:rPr>
                <w:sz w:val="16"/>
                <w:szCs w:val="16"/>
              </w:rPr>
              <w:t>Automated error detection mechanism for the following:</w:t>
            </w:r>
            <w:r w:rsidRPr="00476F90">
              <w:rPr>
                <w:sz w:val="16"/>
                <w:szCs w:val="16"/>
                <w:lang w:val="en-PH"/>
              </w:rPr>
              <w:t> </w:t>
            </w:r>
            <w:r w:rsidRPr="00476F90">
              <w:rPr>
                <w:sz w:val="16"/>
                <w:szCs w:val="16"/>
                <w:lang w:val="en-PH"/>
              </w:rPr>
              <w:br/>
            </w:r>
            <w:r w:rsidRPr="00476F90">
              <w:rPr>
                <w:sz w:val="16"/>
                <w:szCs w:val="16"/>
              </w:rPr>
              <w:t>A. File-Level Errors:</w:t>
            </w:r>
            <w:r w:rsidRPr="00476F90">
              <w:rPr>
                <w:sz w:val="16"/>
                <w:szCs w:val="16"/>
                <w:lang w:val="en-PH"/>
              </w:rPr>
              <w:t> </w:t>
            </w:r>
          </w:p>
          <w:p w:rsidRPr="00476F90" w:rsidR="00446A64" w:rsidP="00446A64" w:rsidRDefault="00446A64" w14:paraId="50F07540" w14:textId="77777777">
            <w:pPr>
              <w:pStyle w:val="BodyText"/>
              <w:spacing w:before="0" w:after="0"/>
              <w:ind w:left="709"/>
              <w:rPr>
                <w:sz w:val="16"/>
                <w:szCs w:val="16"/>
                <w:lang w:val="en-PH"/>
              </w:rPr>
            </w:pPr>
            <w:r w:rsidRPr="00476F90">
              <w:rPr>
                <w:sz w:val="16"/>
                <w:szCs w:val="16"/>
              </w:rPr>
              <w:t>1. Corrupt File – file in sftp is unreadable</w:t>
            </w:r>
            <w:r w:rsidRPr="00476F90">
              <w:rPr>
                <w:sz w:val="16"/>
                <w:szCs w:val="16"/>
                <w:lang w:val="en-PH"/>
              </w:rPr>
              <w:t> </w:t>
            </w:r>
          </w:p>
          <w:p w:rsidRPr="00476F90" w:rsidR="00446A64" w:rsidP="00446A64" w:rsidRDefault="00446A64" w14:paraId="33CEE607" w14:textId="77777777">
            <w:pPr>
              <w:pStyle w:val="BodyText"/>
              <w:spacing w:before="0" w:after="0"/>
              <w:ind w:left="709"/>
              <w:rPr>
                <w:sz w:val="16"/>
                <w:szCs w:val="16"/>
                <w:lang w:val="en-PH"/>
              </w:rPr>
            </w:pPr>
            <w:r w:rsidRPr="00476F90">
              <w:rPr>
                <w:sz w:val="16"/>
                <w:szCs w:val="16"/>
              </w:rPr>
              <w:t>2. Unsupported File Format - file in sftp is not in a required format in this document</w:t>
            </w:r>
            <w:r w:rsidRPr="00476F90">
              <w:rPr>
                <w:sz w:val="16"/>
                <w:szCs w:val="16"/>
                <w:lang w:val="en-PH"/>
              </w:rPr>
              <w:t> </w:t>
            </w:r>
          </w:p>
          <w:p w:rsidRPr="00476F90" w:rsidR="00446A64" w:rsidP="00446A64" w:rsidRDefault="00446A64" w14:paraId="235B62DA" w14:textId="77777777">
            <w:pPr>
              <w:pStyle w:val="BodyText"/>
              <w:spacing w:before="0" w:after="0"/>
              <w:ind w:left="709"/>
              <w:rPr>
                <w:sz w:val="16"/>
                <w:szCs w:val="16"/>
                <w:lang w:val="en-PH"/>
              </w:rPr>
            </w:pPr>
            <w:r w:rsidRPr="00476F90">
              <w:rPr>
                <w:sz w:val="16"/>
                <w:szCs w:val="16"/>
              </w:rPr>
              <w:t>3. File Name Mismatch – file in sftp is not in a required file naming format in this document</w:t>
            </w:r>
            <w:r w:rsidRPr="00476F90">
              <w:rPr>
                <w:sz w:val="16"/>
                <w:szCs w:val="16"/>
                <w:lang w:val="en-PH"/>
              </w:rPr>
              <w:t> </w:t>
            </w:r>
          </w:p>
          <w:p w:rsidRPr="00476F90" w:rsidR="00446A64" w:rsidP="00446A64" w:rsidRDefault="00446A64" w14:paraId="03EC038A" w14:textId="3737972D">
            <w:pPr>
              <w:pStyle w:val="BodyText"/>
              <w:spacing w:before="0" w:after="0"/>
              <w:ind w:left="709"/>
              <w:rPr>
                <w:sz w:val="16"/>
                <w:szCs w:val="16"/>
                <w:lang w:val="en-PH"/>
              </w:rPr>
            </w:pPr>
            <w:r w:rsidRPr="00476F90">
              <w:rPr>
                <w:sz w:val="16"/>
                <w:szCs w:val="16"/>
              </w:rPr>
              <w:t>4. Duplicate File – file is imported multiple times, causing redundant data (duplicate can be identified via run group</w:t>
            </w:r>
            <w:r w:rsidR="00836469">
              <w:rPr>
                <w:sz w:val="16"/>
                <w:szCs w:val="16"/>
              </w:rPr>
              <w:t xml:space="preserve"> which was already interfaced</w:t>
            </w:r>
            <w:r w:rsidRPr="00476F90">
              <w:rPr>
                <w:sz w:val="16"/>
                <w:szCs w:val="16"/>
              </w:rPr>
              <w:t>)</w:t>
            </w:r>
            <w:r w:rsidRPr="00476F90">
              <w:rPr>
                <w:sz w:val="16"/>
                <w:szCs w:val="16"/>
                <w:lang w:val="en-PH"/>
              </w:rPr>
              <w:t> </w:t>
            </w:r>
          </w:p>
          <w:p w:rsidRPr="00476F90" w:rsidR="00446A64" w:rsidP="00446A64" w:rsidRDefault="00446A64" w14:paraId="10507D68" w14:textId="77777777">
            <w:pPr>
              <w:pStyle w:val="BodyText"/>
              <w:spacing w:before="0" w:after="0"/>
              <w:ind w:left="709"/>
              <w:rPr>
                <w:sz w:val="16"/>
                <w:szCs w:val="16"/>
                <w:lang w:val="en-PH"/>
              </w:rPr>
            </w:pPr>
            <w:r w:rsidRPr="00476F90">
              <w:rPr>
                <w:sz w:val="16"/>
                <w:szCs w:val="16"/>
              </w:rPr>
              <w:t>B. Data Validation Errors:</w:t>
            </w:r>
            <w:r w:rsidRPr="00476F90">
              <w:rPr>
                <w:sz w:val="16"/>
                <w:szCs w:val="16"/>
                <w:lang w:val="en-PH"/>
              </w:rPr>
              <w:t> </w:t>
            </w:r>
          </w:p>
          <w:p w:rsidRPr="00476F90" w:rsidR="00446A64" w:rsidP="00446A64" w:rsidRDefault="00446A64" w14:paraId="7AE7C210" w14:textId="77777777">
            <w:pPr>
              <w:pStyle w:val="BodyText"/>
              <w:spacing w:before="0" w:after="0"/>
              <w:ind w:left="709"/>
              <w:rPr>
                <w:sz w:val="16"/>
                <w:szCs w:val="16"/>
                <w:lang w:val="en-PH"/>
              </w:rPr>
            </w:pPr>
            <w:r w:rsidRPr="00476F90">
              <w:rPr>
                <w:sz w:val="16"/>
                <w:szCs w:val="16"/>
              </w:rPr>
              <w:t>1. Missing Required Fields - A required field is blank.</w:t>
            </w:r>
            <w:r w:rsidRPr="00476F90">
              <w:rPr>
                <w:sz w:val="16"/>
                <w:szCs w:val="16"/>
                <w:lang w:val="en-PH"/>
              </w:rPr>
              <w:t> </w:t>
            </w:r>
          </w:p>
          <w:p w:rsidRPr="00476F90" w:rsidR="00446A64" w:rsidP="00446A64" w:rsidRDefault="00446A64" w14:paraId="280CE45D" w14:textId="77777777">
            <w:pPr>
              <w:pStyle w:val="BodyText"/>
              <w:spacing w:before="0" w:after="0"/>
              <w:ind w:left="709"/>
              <w:rPr>
                <w:sz w:val="16"/>
                <w:szCs w:val="16"/>
                <w:lang w:val="en-PH"/>
              </w:rPr>
            </w:pPr>
            <w:r w:rsidRPr="00476F90">
              <w:rPr>
                <w:sz w:val="16"/>
                <w:szCs w:val="16"/>
              </w:rPr>
              <w:t>2. Invalid Data Format - data does not follow the expected format.</w:t>
            </w:r>
            <w:r w:rsidRPr="00476F90">
              <w:rPr>
                <w:sz w:val="16"/>
                <w:szCs w:val="16"/>
                <w:lang w:val="en-PH"/>
              </w:rPr>
              <w:t> </w:t>
            </w:r>
          </w:p>
          <w:p w:rsidRPr="00476F90" w:rsidR="00446A64" w:rsidP="00446A64" w:rsidRDefault="00446A64" w14:paraId="11A183B4" w14:textId="77777777">
            <w:pPr>
              <w:pStyle w:val="BodyText"/>
              <w:spacing w:before="0" w:after="0"/>
              <w:ind w:left="709"/>
              <w:rPr>
                <w:sz w:val="16"/>
                <w:szCs w:val="16"/>
                <w:lang w:val="en-PH"/>
              </w:rPr>
            </w:pPr>
            <w:r w:rsidRPr="00476F90">
              <w:rPr>
                <w:sz w:val="16"/>
                <w:szCs w:val="16"/>
              </w:rPr>
              <w:t>3. Truncated Data – Data is cut off due to column size limitations.</w:t>
            </w:r>
            <w:r w:rsidRPr="00476F90">
              <w:rPr>
                <w:sz w:val="16"/>
                <w:szCs w:val="16"/>
                <w:lang w:val="en-PH"/>
              </w:rPr>
              <w:t> </w:t>
            </w:r>
            <w:r w:rsidRPr="00476F90">
              <w:rPr>
                <w:sz w:val="16"/>
                <w:szCs w:val="16"/>
                <w:lang w:val="en-PH"/>
              </w:rPr>
              <w:br/>
            </w:r>
            <w:r w:rsidRPr="00476F90">
              <w:rPr>
                <w:sz w:val="16"/>
                <w:szCs w:val="16"/>
              </w:rPr>
              <w:t>4. Reference Data Mismatch – Referenced IDs (e.g., Vendor ID) do not exist in FSM.</w:t>
            </w:r>
            <w:r w:rsidRPr="00476F90">
              <w:rPr>
                <w:sz w:val="16"/>
                <w:szCs w:val="16"/>
                <w:lang w:val="en-PH"/>
              </w:rPr>
              <w:t> </w:t>
            </w:r>
          </w:p>
          <w:p w:rsidRPr="00476F90" w:rsidR="00446A64" w:rsidP="00446A64" w:rsidRDefault="00446A64" w14:paraId="7C46418A" w14:textId="37C68F6C">
            <w:pPr>
              <w:pStyle w:val="BodyText"/>
              <w:spacing w:before="0" w:after="0"/>
              <w:ind w:left="709"/>
              <w:rPr>
                <w:sz w:val="16"/>
                <w:szCs w:val="16"/>
                <w:lang w:val="en-PH"/>
              </w:rPr>
            </w:pPr>
            <w:r w:rsidRPr="00476F90">
              <w:rPr>
                <w:sz w:val="16"/>
                <w:szCs w:val="16"/>
              </w:rPr>
              <w:t>5.Mismatched Data Types - data provided does not match data types</w:t>
            </w:r>
            <w:r w:rsidRPr="00476F90">
              <w:rPr>
                <w:sz w:val="16"/>
                <w:szCs w:val="16"/>
                <w:lang w:val="en-PH"/>
              </w:rPr>
              <w:t> </w:t>
            </w:r>
          </w:p>
        </w:tc>
      </w:tr>
      <w:tr w:rsidRPr="00446A64" w:rsidR="00446A64" w:rsidTr="35FA47F1" w14:paraId="368C5E65" w14:textId="77777777">
        <w:trPr>
          <w:trHeight w:val="300"/>
        </w:trPr>
        <w:tc>
          <w:tcPr>
            <w:tcW w:w="1693" w:type="dxa"/>
            <w:tcBorders>
              <w:top w:val="single" w:color="auto" w:sz="6" w:space="0"/>
              <w:left w:val="single" w:color="auto" w:sz="6" w:space="0"/>
              <w:bottom w:val="single" w:color="auto" w:sz="6" w:space="0"/>
              <w:right w:val="single" w:color="auto" w:sz="6" w:space="0"/>
            </w:tcBorders>
            <w:vAlign w:val="center"/>
            <w:hideMark/>
          </w:tcPr>
          <w:p w:rsidRPr="00476F90" w:rsidR="00446A64" w:rsidP="00E33C58" w:rsidRDefault="00446A64" w14:paraId="6735E9A4" w14:textId="77777777">
            <w:pPr>
              <w:pStyle w:val="BodyText"/>
              <w:spacing w:before="0" w:after="0"/>
              <w:ind w:left="273"/>
              <w:rPr>
                <w:sz w:val="16"/>
                <w:szCs w:val="16"/>
                <w:lang w:val="en-PH"/>
              </w:rPr>
            </w:pPr>
            <w:r w:rsidRPr="00476F90">
              <w:rPr>
                <w:sz w:val="16"/>
                <w:szCs w:val="16"/>
                <w:lang w:val="en-AU"/>
              </w:rPr>
              <w:t>3.2.5.2</w:t>
            </w:r>
            <w:r w:rsidRPr="00476F90">
              <w:rPr>
                <w:sz w:val="16"/>
                <w:szCs w:val="16"/>
                <w:lang w:val="en-PH"/>
              </w:rPr>
              <w:t> </w:t>
            </w:r>
          </w:p>
        </w:tc>
        <w:tc>
          <w:tcPr>
            <w:tcW w:w="6965" w:type="dxa"/>
            <w:tcBorders>
              <w:top w:val="single" w:color="auto" w:sz="6" w:space="0"/>
              <w:left w:val="single" w:color="auto" w:sz="6" w:space="0"/>
              <w:bottom w:val="single" w:color="auto" w:sz="6" w:space="0"/>
              <w:right w:val="single" w:color="auto" w:sz="6" w:space="0"/>
            </w:tcBorders>
            <w:vAlign w:val="center"/>
            <w:hideMark/>
          </w:tcPr>
          <w:p w:rsidRPr="00476F90" w:rsidR="00446A64" w:rsidP="00446A64" w:rsidRDefault="124EDF88" w14:paraId="1A512886" w14:textId="1286F8A9">
            <w:pPr>
              <w:pStyle w:val="BodyText"/>
              <w:spacing w:before="0" w:after="0"/>
              <w:ind w:left="709"/>
              <w:rPr>
                <w:sz w:val="16"/>
                <w:szCs w:val="16"/>
                <w:lang w:val="en-PH"/>
              </w:rPr>
            </w:pPr>
            <w:r w:rsidRPr="35FA47F1">
              <w:rPr>
                <w:sz w:val="16"/>
                <w:szCs w:val="16"/>
              </w:rPr>
              <w:t xml:space="preserve">A notification configured to alert </w:t>
            </w:r>
            <w:r w:rsidRPr="35FA47F1" w:rsidR="6CC06210">
              <w:rPr>
                <w:color w:val="FF0000"/>
                <w:sz w:val="16"/>
                <w:szCs w:val="16"/>
                <w:highlight w:val="yellow"/>
              </w:rPr>
              <w:t>DEAM</w:t>
            </w:r>
            <w:r w:rsidRPr="35FA47F1" w:rsidR="08092B76">
              <w:rPr>
                <w:color w:val="FF0000"/>
                <w:sz w:val="16"/>
                <w:szCs w:val="16"/>
                <w:highlight w:val="yellow"/>
              </w:rPr>
              <w:t>, BOA</w:t>
            </w:r>
            <w:commentRangeStart w:id="54"/>
            <w:commentRangeStart w:id="55"/>
            <w:r w:rsidRPr="35FA47F1">
              <w:rPr>
                <w:color w:val="FF0000"/>
                <w:sz w:val="16"/>
                <w:szCs w:val="16"/>
                <w:highlight w:val="yellow"/>
              </w:rPr>
              <w:t xml:space="preserve"> </w:t>
            </w:r>
            <w:r w:rsidRPr="35FA47F1" w:rsidR="301C0ED1">
              <w:rPr>
                <w:color w:val="FF0000"/>
                <w:sz w:val="16"/>
                <w:szCs w:val="16"/>
                <w:highlight w:val="yellow"/>
              </w:rPr>
              <w:t>and Treasury</w:t>
            </w:r>
            <w:r w:rsidRPr="35FA47F1" w:rsidR="301C0ED1">
              <w:rPr>
                <w:color w:val="FF0000"/>
                <w:sz w:val="16"/>
                <w:szCs w:val="16"/>
              </w:rPr>
              <w:t xml:space="preserve"> </w:t>
            </w:r>
            <w:r w:rsidRPr="35FA47F1">
              <w:rPr>
                <w:sz w:val="16"/>
                <w:szCs w:val="16"/>
              </w:rPr>
              <w:t>distribution group</w:t>
            </w:r>
            <w:commentRangeEnd w:id="54"/>
            <w:r w:rsidRPr="35FA47F1" w:rsidR="313532DB">
              <w:rPr>
                <w:rStyle w:val="CommentReference"/>
              </w:rPr>
              <w:commentReference w:id="54"/>
            </w:r>
            <w:commentRangeEnd w:id="55"/>
            <w:r>
              <w:rPr>
                <w:rStyle w:val="CommentReference"/>
              </w:rPr>
              <w:commentReference w:id="55"/>
            </w:r>
            <w:r w:rsidRPr="35FA47F1">
              <w:rPr>
                <w:sz w:val="16"/>
                <w:szCs w:val="16"/>
              </w:rPr>
              <w:t xml:space="preserve"> promptly upon error detection.</w:t>
            </w:r>
            <w:r w:rsidRPr="35FA47F1">
              <w:rPr>
                <w:sz w:val="16"/>
                <w:szCs w:val="16"/>
                <w:lang w:val="en-PH"/>
              </w:rPr>
              <w:t> </w:t>
            </w:r>
            <w:r w:rsidRPr="35FA47F1" w:rsidR="511812BE">
              <w:rPr>
                <w:color w:val="FF0000"/>
                <w:sz w:val="16"/>
                <w:szCs w:val="16"/>
                <w:highlight w:val="yellow"/>
                <w:lang w:val="en-PH"/>
              </w:rPr>
              <w:t>&lt;SONH to confirm&gt;</w:t>
            </w:r>
          </w:p>
        </w:tc>
      </w:tr>
      <w:tr w:rsidRPr="00446A64" w:rsidR="00446A64" w:rsidTr="35FA47F1" w14:paraId="692592E8" w14:textId="77777777">
        <w:trPr>
          <w:trHeight w:val="300"/>
        </w:trPr>
        <w:tc>
          <w:tcPr>
            <w:tcW w:w="1693" w:type="dxa"/>
            <w:tcBorders>
              <w:top w:val="single" w:color="auto" w:sz="6" w:space="0"/>
              <w:left w:val="single" w:color="auto" w:sz="6" w:space="0"/>
              <w:bottom w:val="single" w:color="auto" w:sz="6" w:space="0"/>
              <w:right w:val="single" w:color="auto" w:sz="6" w:space="0"/>
            </w:tcBorders>
            <w:shd w:val="clear" w:color="auto" w:fill="E8E8E8"/>
            <w:vAlign w:val="center"/>
            <w:hideMark/>
          </w:tcPr>
          <w:p w:rsidRPr="00476F90" w:rsidR="00446A64" w:rsidP="00E33C58" w:rsidRDefault="00446A64" w14:paraId="420E07A2" w14:textId="77777777">
            <w:pPr>
              <w:pStyle w:val="BodyText"/>
              <w:spacing w:before="0" w:after="0"/>
              <w:ind w:left="273"/>
              <w:rPr>
                <w:sz w:val="16"/>
                <w:szCs w:val="16"/>
                <w:lang w:val="en-PH"/>
              </w:rPr>
            </w:pPr>
            <w:r w:rsidRPr="00476F90">
              <w:rPr>
                <w:sz w:val="16"/>
                <w:szCs w:val="16"/>
                <w:lang w:val="en-AU"/>
              </w:rPr>
              <w:t>3.2.5.3</w:t>
            </w:r>
            <w:r w:rsidRPr="00476F90">
              <w:rPr>
                <w:sz w:val="16"/>
                <w:szCs w:val="16"/>
                <w:lang w:val="en-PH"/>
              </w:rPr>
              <w:t> </w:t>
            </w:r>
          </w:p>
        </w:tc>
        <w:tc>
          <w:tcPr>
            <w:tcW w:w="6965" w:type="dxa"/>
            <w:tcBorders>
              <w:top w:val="single" w:color="auto" w:sz="6" w:space="0"/>
              <w:left w:val="single" w:color="auto" w:sz="6" w:space="0"/>
              <w:bottom w:val="single" w:color="auto" w:sz="6" w:space="0"/>
              <w:right w:val="single" w:color="auto" w:sz="6" w:space="0"/>
            </w:tcBorders>
            <w:shd w:val="clear" w:color="auto" w:fill="E8E8E8"/>
            <w:vAlign w:val="center"/>
            <w:hideMark/>
          </w:tcPr>
          <w:p w:rsidRPr="00476F90" w:rsidR="00446A64" w:rsidP="00446A64" w:rsidRDefault="1EB73F19" w14:paraId="2F479B82" w14:textId="64614D7E">
            <w:pPr>
              <w:pStyle w:val="BodyText"/>
              <w:spacing w:before="0" w:after="0"/>
              <w:ind w:left="709"/>
              <w:rPr>
                <w:sz w:val="16"/>
                <w:szCs w:val="16"/>
                <w:lang w:val="en-PH"/>
              </w:rPr>
            </w:pPr>
            <w:r w:rsidRPr="35FA47F1">
              <w:rPr>
                <w:color w:val="FF0000"/>
                <w:sz w:val="16"/>
                <w:szCs w:val="16"/>
                <w:highlight w:val="yellow"/>
              </w:rPr>
              <w:t>DEAM</w:t>
            </w:r>
            <w:r w:rsidRPr="35FA47F1" w:rsidR="79055AAF">
              <w:rPr>
                <w:color w:val="FF0000"/>
                <w:sz w:val="16"/>
                <w:szCs w:val="16"/>
                <w:highlight w:val="yellow"/>
              </w:rPr>
              <w:t>, BOA</w:t>
            </w:r>
            <w:r w:rsidRPr="35FA47F1">
              <w:rPr>
                <w:color w:val="FF0000"/>
                <w:sz w:val="16"/>
                <w:szCs w:val="16"/>
                <w:highlight w:val="yellow"/>
              </w:rPr>
              <w:t xml:space="preserve"> or Treasury</w:t>
            </w:r>
            <w:commentRangeStart w:id="57"/>
            <w:commentRangeStart w:id="58"/>
            <w:r w:rsidRPr="35FA47F1" w:rsidR="124EDF88">
              <w:rPr>
                <w:sz w:val="16"/>
                <w:szCs w:val="16"/>
              </w:rPr>
              <w:t xml:space="preserve"> </w:t>
            </w:r>
            <w:commentRangeEnd w:id="57"/>
            <w:r w:rsidRPr="35FA47F1" w:rsidR="009A712E">
              <w:rPr>
                <w:rStyle w:val="CommentReference"/>
              </w:rPr>
              <w:commentReference w:id="57"/>
            </w:r>
            <w:commentRangeEnd w:id="58"/>
            <w:r>
              <w:rPr>
                <w:rStyle w:val="CommentReference"/>
              </w:rPr>
              <w:commentReference w:id="58"/>
            </w:r>
            <w:r w:rsidRPr="35FA47F1" w:rsidR="381EFD4A">
              <w:rPr>
                <w:sz w:val="16"/>
                <w:szCs w:val="16"/>
              </w:rPr>
              <w:t xml:space="preserve">to coordinate with the bank </w:t>
            </w:r>
            <w:r w:rsidRPr="35FA47F1" w:rsidR="79FB0AC8">
              <w:rPr>
                <w:sz w:val="16"/>
                <w:szCs w:val="16"/>
              </w:rPr>
              <w:t xml:space="preserve">to </w:t>
            </w:r>
            <w:r w:rsidRPr="35FA47F1" w:rsidR="124EDF88">
              <w:rPr>
                <w:sz w:val="16"/>
                <w:szCs w:val="16"/>
              </w:rPr>
              <w:t xml:space="preserve">resolve </w:t>
            </w:r>
            <w:r w:rsidRPr="35FA47F1" w:rsidR="79FB0AC8">
              <w:rPr>
                <w:sz w:val="16"/>
                <w:szCs w:val="16"/>
              </w:rPr>
              <w:t xml:space="preserve">the </w:t>
            </w:r>
            <w:r w:rsidRPr="35FA47F1" w:rsidR="124EDF88">
              <w:rPr>
                <w:sz w:val="16"/>
                <w:szCs w:val="16"/>
              </w:rPr>
              <w:t xml:space="preserve">errors and </w:t>
            </w:r>
            <w:commentRangeStart w:id="59"/>
            <w:commentRangeStart w:id="60"/>
            <w:r w:rsidRPr="35FA47F1" w:rsidR="124EDF88">
              <w:rPr>
                <w:sz w:val="16"/>
                <w:szCs w:val="16"/>
              </w:rPr>
              <w:t>re-upload fixed files</w:t>
            </w:r>
            <w:commentRangeEnd w:id="59"/>
            <w:r w:rsidRPr="35FA47F1" w:rsidR="009A712E">
              <w:rPr>
                <w:rStyle w:val="CommentReference"/>
              </w:rPr>
              <w:commentReference w:id="59"/>
            </w:r>
            <w:commentRangeEnd w:id="60"/>
            <w:r>
              <w:rPr>
                <w:rStyle w:val="CommentReference"/>
              </w:rPr>
              <w:commentReference w:id="60"/>
            </w:r>
            <w:r w:rsidRPr="35FA47F1" w:rsidR="124EDF88">
              <w:rPr>
                <w:sz w:val="16"/>
                <w:szCs w:val="16"/>
              </w:rPr>
              <w:t xml:space="preserve"> to the </w:t>
            </w:r>
            <w:r w:rsidRPr="35FA47F1" w:rsidR="63030C61">
              <w:rPr>
                <w:sz w:val="16"/>
                <w:szCs w:val="16"/>
              </w:rPr>
              <w:t xml:space="preserve">bank’s </w:t>
            </w:r>
            <w:r w:rsidRPr="35FA47F1" w:rsidR="124EDF88">
              <w:rPr>
                <w:sz w:val="16"/>
                <w:szCs w:val="16"/>
              </w:rPr>
              <w:t>SFTP location for re-processing by IPA. </w:t>
            </w:r>
            <w:r w:rsidRPr="35FA47F1" w:rsidR="124EDF88">
              <w:rPr>
                <w:sz w:val="16"/>
                <w:szCs w:val="16"/>
                <w:lang w:val="en-PH"/>
              </w:rPr>
              <w:t> </w:t>
            </w:r>
            <w:r w:rsidRPr="35FA47F1" w:rsidR="511812BE">
              <w:rPr>
                <w:sz w:val="16"/>
                <w:szCs w:val="16"/>
                <w:lang w:val="en-PH"/>
              </w:rPr>
              <w:t xml:space="preserve"> </w:t>
            </w:r>
            <w:r w:rsidRPr="35FA47F1" w:rsidR="511812BE">
              <w:rPr>
                <w:color w:val="FF0000"/>
                <w:sz w:val="16"/>
                <w:szCs w:val="16"/>
                <w:highlight w:val="yellow"/>
                <w:lang w:val="en-PH"/>
              </w:rPr>
              <w:t>&lt;SONH to confirm&gt;</w:t>
            </w:r>
          </w:p>
        </w:tc>
      </w:tr>
      <w:tr w:rsidRPr="00446A64" w:rsidR="00446A64" w:rsidTr="35FA47F1" w14:paraId="5ED5F97F" w14:textId="77777777">
        <w:trPr>
          <w:trHeight w:val="300"/>
        </w:trPr>
        <w:tc>
          <w:tcPr>
            <w:tcW w:w="1693" w:type="dxa"/>
            <w:tcBorders>
              <w:top w:val="single" w:color="auto" w:sz="6" w:space="0"/>
              <w:left w:val="single" w:color="auto" w:sz="6" w:space="0"/>
              <w:bottom w:val="single" w:color="auto" w:sz="6" w:space="0"/>
              <w:right w:val="single" w:color="auto" w:sz="6" w:space="0"/>
            </w:tcBorders>
            <w:vAlign w:val="center"/>
            <w:hideMark/>
          </w:tcPr>
          <w:p w:rsidRPr="00476F90" w:rsidR="00446A64" w:rsidP="00E33C58" w:rsidRDefault="00446A64" w14:paraId="6181AF76" w14:textId="77777777">
            <w:pPr>
              <w:pStyle w:val="BodyText"/>
              <w:spacing w:before="0" w:after="0"/>
              <w:ind w:left="273"/>
              <w:rPr>
                <w:sz w:val="16"/>
                <w:szCs w:val="16"/>
                <w:lang w:val="en-PH"/>
              </w:rPr>
            </w:pPr>
            <w:r w:rsidRPr="00476F90">
              <w:rPr>
                <w:sz w:val="16"/>
                <w:szCs w:val="16"/>
                <w:lang w:val="en-AU"/>
              </w:rPr>
              <w:t>3.2.5.4</w:t>
            </w:r>
            <w:r w:rsidRPr="00476F90">
              <w:rPr>
                <w:sz w:val="16"/>
                <w:szCs w:val="16"/>
                <w:lang w:val="en-PH"/>
              </w:rPr>
              <w:t> </w:t>
            </w:r>
          </w:p>
        </w:tc>
        <w:tc>
          <w:tcPr>
            <w:tcW w:w="6965" w:type="dxa"/>
            <w:tcBorders>
              <w:top w:val="single" w:color="auto" w:sz="6" w:space="0"/>
              <w:left w:val="single" w:color="auto" w:sz="6" w:space="0"/>
              <w:bottom w:val="single" w:color="auto" w:sz="6" w:space="0"/>
              <w:right w:val="single" w:color="auto" w:sz="6" w:space="0"/>
            </w:tcBorders>
            <w:vAlign w:val="center"/>
            <w:hideMark/>
          </w:tcPr>
          <w:p w:rsidRPr="00476F90" w:rsidR="00446A64" w:rsidP="00446A64" w:rsidRDefault="00446A64" w14:paraId="47353242" w14:textId="6697192E">
            <w:pPr>
              <w:pStyle w:val="BodyText"/>
              <w:spacing w:before="0" w:after="0"/>
              <w:ind w:left="709"/>
              <w:rPr>
                <w:sz w:val="16"/>
                <w:szCs w:val="16"/>
                <w:lang w:val="en-PH"/>
              </w:rPr>
            </w:pPr>
            <w:r w:rsidRPr="00476F90">
              <w:rPr>
                <w:sz w:val="16"/>
                <w:szCs w:val="16"/>
              </w:rPr>
              <w:t>IPA picks up and re-</w:t>
            </w:r>
            <w:r w:rsidRPr="6755460C" w:rsidR="49C519F7">
              <w:rPr>
                <w:sz w:val="16"/>
                <w:szCs w:val="16"/>
              </w:rPr>
              <w:t>processes</w:t>
            </w:r>
            <w:r w:rsidRPr="6755460C" w:rsidR="30BC5BB8">
              <w:rPr>
                <w:sz w:val="16"/>
                <w:szCs w:val="16"/>
              </w:rPr>
              <w:t xml:space="preserve"> </w:t>
            </w:r>
            <w:r w:rsidRPr="6755460C" w:rsidR="3AA81E22">
              <w:rPr>
                <w:sz w:val="16"/>
                <w:szCs w:val="16"/>
              </w:rPr>
              <w:t>corrected</w:t>
            </w:r>
            <w:r w:rsidRPr="00476F90">
              <w:rPr>
                <w:sz w:val="16"/>
                <w:szCs w:val="16"/>
              </w:rPr>
              <w:t xml:space="preserve"> files seamlessly upon re-upload.  </w:t>
            </w:r>
            <w:r w:rsidRPr="00476F90">
              <w:rPr>
                <w:sz w:val="16"/>
                <w:szCs w:val="16"/>
                <w:lang w:val="en-PH"/>
              </w:rPr>
              <w:t> </w:t>
            </w:r>
          </w:p>
        </w:tc>
      </w:tr>
    </w:tbl>
    <w:p w:rsidR="00446A64" w:rsidP="006B0F44" w:rsidRDefault="00446A64" w14:paraId="40F904D5" w14:textId="77777777">
      <w:pPr>
        <w:pStyle w:val="BodyText"/>
        <w:ind w:left="709"/>
      </w:pPr>
    </w:p>
    <w:tbl>
      <w:tblPr>
        <w:tblW w:w="8727" w:type="dxa"/>
        <w:tblInd w:w="-8"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20"/>
        <w:gridCol w:w="7007"/>
      </w:tblGrid>
      <w:tr w:rsidRPr="00E33C58" w:rsidR="006B0F44" w:rsidTr="00915706" w14:paraId="7D4505B4" w14:textId="77777777">
        <w:trPr>
          <w:trHeight w:val="301"/>
        </w:trPr>
        <w:tc>
          <w:tcPr>
            <w:tcW w:w="1720" w:type="dxa"/>
            <w:tcBorders>
              <w:top w:val="single" w:color="4F81BD" w:sz="6" w:space="0"/>
              <w:left w:val="single" w:color="4F81BD" w:sz="6" w:space="0"/>
              <w:bottom w:val="single" w:color="4F81BD" w:sz="6" w:space="0"/>
              <w:right w:val="single" w:color="4F81BD" w:sz="6" w:space="0"/>
            </w:tcBorders>
            <w:shd w:val="clear" w:color="auto" w:fill="D3DFEE"/>
            <w:hideMark/>
          </w:tcPr>
          <w:p w:rsidRPr="00E33C58" w:rsidR="006B0F44" w:rsidP="00E33C58" w:rsidRDefault="006B0F44" w14:paraId="4C4B4DD1" w14:textId="77777777">
            <w:pPr>
              <w:pStyle w:val="BodyText"/>
              <w:spacing w:before="0" w:after="0"/>
              <w:ind w:left="284"/>
              <w:rPr>
                <w:sz w:val="16"/>
                <w:szCs w:val="16"/>
                <w:lang w:val="en-PH"/>
              </w:rPr>
            </w:pPr>
            <w:r w:rsidRPr="00E33C58">
              <w:rPr>
                <w:b/>
                <w:bCs/>
                <w:sz w:val="16"/>
                <w:szCs w:val="16"/>
              </w:rPr>
              <w:t>To</w:t>
            </w:r>
            <w:r w:rsidRPr="00E33C58">
              <w:rPr>
                <w:sz w:val="16"/>
                <w:szCs w:val="16"/>
                <w:lang w:val="en-PH"/>
              </w:rPr>
              <w:t> </w:t>
            </w:r>
          </w:p>
        </w:tc>
        <w:tc>
          <w:tcPr>
            <w:tcW w:w="7007" w:type="dxa"/>
            <w:tcBorders>
              <w:top w:val="single" w:color="4F81BD" w:sz="6" w:space="0"/>
              <w:left w:val="single" w:color="4F81BD" w:sz="6" w:space="0"/>
              <w:bottom w:val="single" w:color="4F81BD" w:sz="6" w:space="0"/>
              <w:right w:val="single" w:color="4F81BD" w:sz="6" w:space="0"/>
            </w:tcBorders>
            <w:shd w:val="clear" w:color="auto" w:fill="D3DFEE"/>
            <w:hideMark/>
          </w:tcPr>
          <w:p w:rsidRPr="00E33C58" w:rsidR="006B0F44" w:rsidP="00E33C58" w:rsidRDefault="006B0F44" w14:paraId="7FF536D2" w14:textId="77777777">
            <w:pPr>
              <w:pStyle w:val="BodyText"/>
              <w:spacing w:before="0" w:after="0"/>
              <w:ind w:left="175"/>
              <w:rPr>
                <w:sz w:val="16"/>
                <w:szCs w:val="16"/>
                <w:lang w:val="en-PH"/>
              </w:rPr>
            </w:pPr>
            <w:r w:rsidRPr="00E33C58">
              <w:rPr>
                <w:i/>
                <w:iCs/>
                <w:sz w:val="16"/>
                <w:szCs w:val="16"/>
              </w:rPr>
              <w:t>&lt;!</w:t>
            </w:r>
            <w:proofErr w:type="spellStart"/>
            <w:r w:rsidRPr="00E33C58">
              <w:rPr>
                <w:i/>
                <w:iCs/>
                <w:sz w:val="16"/>
                <w:szCs w:val="16"/>
              </w:rPr>
              <w:t>ToRecipientList</w:t>
            </w:r>
            <w:proofErr w:type="spellEnd"/>
            <w:r w:rsidRPr="00E33C58">
              <w:rPr>
                <w:i/>
                <w:iCs/>
                <w:sz w:val="16"/>
                <w:szCs w:val="16"/>
              </w:rPr>
              <w:t>&gt;</w:t>
            </w:r>
            <w:r w:rsidRPr="00E33C58">
              <w:rPr>
                <w:sz w:val="16"/>
                <w:szCs w:val="16"/>
              </w:rPr>
              <w:t> </w:t>
            </w:r>
            <w:r w:rsidRPr="00E33C58">
              <w:rPr>
                <w:sz w:val="16"/>
                <w:szCs w:val="16"/>
                <w:lang w:val="en-PH"/>
              </w:rPr>
              <w:t> </w:t>
            </w:r>
          </w:p>
        </w:tc>
      </w:tr>
      <w:tr w:rsidRPr="00E33C58" w:rsidR="006B0F44" w:rsidTr="00915706" w14:paraId="3F763867" w14:textId="77777777">
        <w:trPr>
          <w:trHeight w:val="301"/>
        </w:trPr>
        <w:tc>
          <w:tcPr>
            <w:tcW w:w="1720" w:type="dxa"/>
            <w:tcBorders>
              <w:top w:val="single" w:color="4F81BD" w:sz="6" w:space="0"/>
              <w:left w:val="single" w:color="4F81BD" w:sz="6" w:space="0"/>
              <w:bottom w:val="single" w:color="4F81BD" w:sz="6" w:space="0"/>
              <w:right w:val="single" w:color="4F81BD" w:sz="6" w:space="0"/>
            </w:tcBorders>
            <w:hideMark/>
          </w:tcPr>
          <w:p w:rsidRPr="00E33C58" w:rsidR="006B0F44" w:rsidP="00E33C58" w:rsidRDefault="006B0F44" w14:paraId="5BF8CE7D" w14:textId="77777777">
            <w:pPr>
              <w:pStyle w:val="BodyText"/>
              <w:spacing w:before="0" w:after="0"/>
              <w:ind w:left="284"/>
              <w:rPr>
                <w:sz w:val="16"/>
                <w:szCs w:val="16"/>
                <w:lang w:val="en-PH"/>
              </w:rPr>
            </w:pPr>
            <w:r w:rsidRPr="00E33C58">
              <w:rPr>
                <w:b/>
                <w:bCs/>
                <w:sz w:val="16"/>
                <w:szCs w:val="16"/>
              </w:rPr>
              <w:t>Cc</w:t>
            </w:r>
            <w:r w:rsidRPr="00E33C58">
              <w:rPr>
                <w:sz w:val="16"/>
                <w:szCs w:val="16"/>
                <w:lang w:val="en-PH"/>
              </w:rPr>
              <w:t> </w:t>
            </w:r>
          </w:p>
        </w:tc>
        <w:tc>
          <w:tcPr>
            <w:tcW w:w="7007" w:type="dxa"/>
            <w:tcBorders>
              <w:top w:val="single" w:color="4F81BD" w:sz="6" w:space="0"/>
              <w:left w:val="single" w:color="4F81BD" w:sz="6" w:space="0"/>
              <w:bottom w:val="single" w:color="4F81BD" w:sz="6" w:space="0"/>
              <w:right w:val="single" w:color="4F81BD" w:sz="6" w:space="0"/>
            </w:tcBorders>
            <w:hideMark/>
          </w:tcPr>
          <w:p w:rsidRPr="00E33C58" w:rsidR="006B0F44" w:rsidP="00E33C58" w:rsidRDefault="006B0F44" w14:paraId="7316743D" w14:textId="77777777">
            <w:pPr>
              <w:pStyle w:val="BodyText"/>
              <w:spacing w:before="0" w:after="0"/>
              <w:ind w:left="175"/>
              <w:rPr>
                <w:sz w:val="16"/>
                <w:szCs w:val="16"/>
                <w:lang w:val="en-PH"/>
              </w:rPr>
            </w:pPr>
            <w:r w:rsidRPr="00E33C58">
              <w:rPr>
                <w:i/>
                <w:iCs/>
                <w:sz w:val="16"/>
                <w:szCs w:val="16"/>
              </w:rPr>
              <w:t>&lt;!</w:t>
            </w:r>
            <w:proofErr w:type="spellStart"/>
            <w:r w:rsidRPr="00E33C58">
              <w:rPr>
                <w:i/>
                <w:iCs/>
                <w:sz w:val="16"/>
                <w:szCs w:val="16"/>
              </w:rPr>
              <w:t>CCRecipientList</w:t>
            </w:r>
            <w:proofErr w:type="spellEnd"/>
            <w:r w:rsidRPr="00E33C58">
              <w:rPr>
                <w:i/>
                <w:iCs/>
                <w:sz w:val="16"/>
                <w:szCs w:val="16"/>
              </w:rPr>
              <w:t>&gt;</w:t>
            </w:r>
            <w:r w:rsidRPr="00E33C58">
              <w:rPr>
                <w:sz w:val="16"/>
                <w:szCs w:val="16"/>
              </w:rPr>
              <w:t> </w:t>
            </w:r>
            <w:r w:rsidRPr="00E33C58">
              <w:rPr>
                <w:sz w:val="16"/>
                <w:szCs w:val="16"/>
                <w:lang w:val="en-PH"/>
              </w:rPr>
              <w:t> </w:t>
            </w:r>
          </w:p>
        </w:tc>
      </w:tr>
      <w:tr w:rsidRPr="00E33C58" w:rsidR="006B0F44" w:rsidTr="00915706" w14:paraId="1ABA6603" w14:textId="77777777">
        <w:trPr>
          <w:trHeight w:val="301"/>
        </w:trPr>
        <w:tc>
          <w:tcPr>
            <w:tcW w:w="1720" w:type="dxa"/>
            <w:tcBorders>
              <w:top w:val="single" w:color="4F81BD" w:sz="6" w:space="0"/>
              <w:left w:val="single" w:color="4F81BD" w:sz="6" w:space="0"/>
              <w:bottom w:val="single" w:color="4F81BD" w:sz="6" w:space="0"/>
              <w:right w:val="single" w:color="4F81BD" w:sz="6" w:space="0"/>
            </w:tcBorders>
            <w:shd w:val="clear" w:color="auto" w:fill="D3DFEE"/>
            <w:hideMark/>
          </w:tcPr>
          <w:p w:rsidRPr="00E33C58" w:rsidR="006B0F44" w:rsidP="00E33C58" w:rsidRDefault="006B0F44" w14:paraId="355EA527" w14:textId="77777777">
            <w:pPr>
              <w:pStyle w:val="BodyText"/>
              <w:spacing w:before="0" w:after="0"/>
              <w:ind w:left="284"/>
              <w:rPr>
                <w:sz w:val="16"/>
                <w:szCs w:val="16"/>
                <w:lang w:val="en-PH"/>
              </w:rPr>
            </w:pPr>
            <w:r w:rsidRPr="00E33C58">
              <w:rPr>
                <w:b/>
                <w:bCs/>
                <w:sz w:val="16"/>
                <w:szCs w:val="16"/>
              </w:rPr>
              <w:t>Bcc </w:t>
            </w:r>
            <w:r w:rsidRPr="00E33C58">
              <w:rPr>
                <w:sz w:val="16"/>
                <w:szCs w:val="16"/>
                <w:lang w:val="en-PH"/>
              </w:rPr>
              <w:t> </w:t>
            </w:r>
          </w:p>
        </w:tc>
        <w:tc>
          <w:tcPr>
            <w:tcW w:w="7007" w:type="dxa"/>
            <w:tcBorders>
              <w:top w:val="single" w:color="4F81BD" w:sz="6" w:space="0"/>
              <w:left w:val="single" w:color="4F81BD" w:sz="6" w:space="0"/>
              <w:bottom w:val="single" w:color="4F81BD" w:sz="6" w:space="0"/>
              <w:right w:val="single" w:color="4F81BD" w:sz="6" w:space="0"/>
            </w:tcBorders>
            <w:shd w:val="clear" w:color="auto" w:fill="D3DFEE"/>
            <w:hideMark/>
          </w:tcPr>
          <w:p w:rsidRPr="00E33C58" w:rsidR="006B0F44" w:rsidP="00E33C58" w:rsidRDefault="006B0F44" w14:paraId="0AF2ABED" w14:textId="77777777">
            <w:pPr>
              <w:pStyle w:val="BodyText"/>
              <w:spacing w:before="0" w:after="0"/>
              <w:ind w:left="175"/>
              <w:rPr>
                <w:sz w:val="16"/>
                <w:szCs w:val="16"/>
                <w:lang w:val="en-PH"/>
              </w:rPr>
            </w:pPr>
            <w:r w:rsidRPr="00E33C58">
              <w:rPr>
                <w:i/>
                <w:iCs/>
                <w:sz w:val="16"/>
                <w:szCs w:val="16"/>
              </w:rPr>
              <w:t>&lt;!</w:t>
            </w:r>
            <w:proofErr w:type="spellStart"/>
            <w:r w:rsidRPr="00E33C58">
              <w:rPr>
                <w:i/>
                <w:iCs/>
                <w:sz w:val="16"/>
                <w:szCs w:val="16"/>
              </w:rPr>
              <w:t>BCCRecipientList</w:t>
            </w:r>
            <w:proofErr w:type="spellEnd"/>
            <w:r w:rsidRPr="00E33C58">
              <w:rPr>
                <w:i/>
                <w:iCs/>
                <w:sz w:val="16"/>
                <w:szCs w:val="16"/>
              </w:rPr>
              <w:t>&gt; </w:t>
            </w:r>
            <w:r w:rsidRPr="00E33C58">
              <w:rPr>
                <w:sz w:val="16"/>
                <w:szCs w:val="16"/>
                <w:lang w:val="en-PH"/>
              </w:rPr>
              <w:t> </w:t>
            </w:r>
          </w:p>
        </w:tc>
      </w:tr>
      <w:tr w:rsidRPr="00E33C58" w:rsidR="006B0F44" w:rsidTr="00915706" w14:paraId="56054E51" w14:textId="77777777">
        <w:trPr>
          <w:trHeight w:val="301"/>
        </w:trPr>
        <w:tc>
          <w:tcPr>
            <w:tcW w:w="1720" w:type="dxa"/>
            <w:tcBorders>
              <w:top w:val="single" w:color="4F81BD" w:sz="6" w:space="0"/>
              <w:left w:val="single" w:color="4F81BD" w:sz="6" w:space="0"/>
              <w:bottom w:val="single" w:color="4F81BD" w:sz="6" w:space="0"/>
              <w:right w:val="single" w:color="4F81BD" w:sz="6" w:space="0"/>
            </w:tcBorders>
            <w:hideMark/>
          </w:tcPr>
          <w:p w:rsidRPr="00E33C58" w:rsidR="006B0F44" w:rsidP="00E33C58" w:rsidRDefault="006B0F44" w14:paraId="7BE83C6E" w14:textId="77777777">
            <w:pPr>
              <w:pStyle w:val="BodyText"/>
              <w:spacing w:before="0" w:after="0"/>
              <w:ind w:left="284"/>
              <w:rPr>
                <w:sz w:val="16"/>
                <w:szCs w:val="16"/>
                <w:lang w:val="en-PH"/>
              </w:rPr>
            </w:pPr>
            <w:r w:rsidRPr="00E33C58">
              <w:rPr>
                <w:b/>
                <w:bCs/>
                <w:sz w:val="16"/>
                <w:szCs w:val="16"/>
              </w:rPr>
              <w:t>From</w:t>
            </w:r>
            <w:r w:rsidRPr="00E33C58">
              <w:rPr>
                <w:sz w:val="16"/>
                <w:szCs w:val="16"/>
                <w:lang w:val="en-PH"/>
              </w:rPr>
              <w:t> </w:t>
            </w:r>
          </w:p>
        </w:tc>
        <w:tc>
          <w:tcPr>
            <w:tcW w:w="7007" w:type="dxa"/>
            <w:tcBorders>
              <w:top w:val="single" w:color="4F81BD" w:sz="6" w:space="0"/>
              <w:left w:val="single" w:color="4F81BD" w:sz="6" w:space="0"/>
              <w:bottom w:val="single" w:color="4F81BD" w:sz="6" w:space="0"/>
              <w:right w:val="single" w:color="4F81BD" w:sz="6" w:space="0"/>
            </w:tcBorders>
            <w:hideMark/>
          </w:tcPr>
          <w:p w:rsidRPr="00E33C58" w:rsidR="006B0F44" w:rsidP="00E33C58" w:rsidRDefault="006B0F44" w14:paraId="176342C5" w14:textId="77777777">
            <w:pPr>
              <w:pStyle w:val="BodyText"/>
              <w:spacing w:before="0" w:after="0"/>
              <w:ind w:left="175"/>
              <w:rPr>
                <w:sz w:val="16"/>
                <w:szCs w:val="16"/>
                <w:lang w:val="en-PH"/>
              </w:rPr>
            </w:pPr>
            <w:r w:rsidRPr="00E33C58">
              <w:rPr>
                <w:i/>
                <w:iCs/>
                <w:sz w:val="16"/>
                <w:szCs w:val="16"/>
              </w:rPr>
              <w:t>&lt;!</w:t>
            </w:r>
            <w:proofErr w:type="spellStart"/>
            <w:r w:rsidRPr="00E33C58">
              <w:rPr>
                <w:i/>
                <w:iCs/>
                <w:sz w:val="16"/>
                <w:szCs w:val="16"/>
              </w:rPr>
              <w:t>FromEmailAddress</w:t>
            </w:r>
            <w:proofErr w:type="spellEnd"/>
            <w:r w:rsidRPr="00E33C58">
              <w:rPr>
                <w:i/>
                <w:iCs/>
                <w:sz w:val="16"/>
                <w:szCs w:val="16"/>
              </w:rPr>
              <w:t>&gt;</w:t>
            </w:r>
            <w:r w:rsidRPr="00E33C58">
              <w:rPr>
                <w:sz w:val="16"/>
                <w:szCs w:val="16"/>
                <w:lang w:val="en-PH"/>
              </w:rPr>
              <w:t> </w:t>
            </w:r>
          </w:p>
        </w:tc>
      </w:tr>
      <w:tr w:rsidRPr="00E33C58" w:rsidR="006B0F44" w:rsidTr="00915706" w14:paraId="5ABADC9F" w14:textId="77777777">
        <w:trPr>
          <w:trHeight w:val="301"/>
        </w:trPr>
        <w:tc>
          <w:tcPr>
            <w:tcW w:w="1720" w:type="dxa"/>
            <w:tcBorders>
              <w:top w:val="single" w:color="4F81BD" w:sz="6" w:space="0"/>
              <w:left w:val="single" w:color="4F81BD" w:sz="6" w:space="0"/>
              <w:bottom w:val="single" w:color="4F81BD" w:sz="6" w:space="0"/>
              <w:right w:val="single" w:color="4F81BD" w:sz="6" w:space="0"/>
            </w:tcBorders>
            <w:shd w:val="clear" w:color="auto" w:fill="D3DFEE"/>
            <w:hideMark/>
          </w:tcPr>
          <w:p w:rsidRPr="00E33C58" w:rsidR="006B0F44" w:rsidP="00E33C58" w:rsidRDefault="006B0F44" w14:paraId="249A4F98" w14:textId="77777777">
            <w:pPr>
              <w:pStyle w:val="BodyText"/>
              <w:spacing w:before="0" w:after="0"/>
              <w:ind w:left="284"/>
              <w:rPr>
                <w:sz w:val="16"/>
                <w:szCs w:val="16"/>
                <w:lang w:val="en-PH"/>
              </w:rPr>
            </w:pPr>
            <w:r w:rsidRPr="00E33C58">
              <w:rPr>
                <w:b/>
                <w:bCs/>
                <w:sz w:val="16"/>
                <w:szCs w:val="16"/>
              </w:rPr>
              <w:t>Subject</w:t>
            </w:r>
            <w:r w:rsidRPr="00E33C58">
              <w:rPr>
                <w:sz w:val="16"/>
                <w:szCs w:val="16"/>
                <w:lang w:val="en-PH"/>
              </w:rPr>
              <w:t> </w:t>
            </w:r>
          </w:p>
        </w:tc>
        <w:tc>
          <w:tcPr>
            <w:tcW w:w="7007" w:type="dxa"/>
            <w:tcBorders>
              <w:top w:val="single" w:color="4F81BD" w:sz="6" w:space="0"/>
              <w:left w:val="single" w:color="4F81BD" w:sz="6" w:space="0"/>
              <w:bottom w:val="single" w:color="4F81BD" w:sz="6" w:space="0"/>
              <w:right w:val="single" w:color="4F81BD" w:sz="6" w:space="0"/>
            </w:tcBorders>
            <w:shd w:val="clear" w:color="auto" w:fill="D3DFEE"/>
            <w:hideMark/>
          </w:tcPr>
          <w:p w:rsidRPr="00E33C58" w:rsidR="006B0F44" w:rsidP="00E33C58" w:rsidRDefault="006B0F44" w14:paraId="4EEC4FB6" w14:textId="035ACBD4">
            <w:pPr>
              <w:pStyle w:val="BodyText"/>
              <w:spacing w:before="0" w:after="0"/>
              <w:ind w:left="175"/>
              <w:rPr>
                <w:sz w:val="16"/>
                <w:szCs w:val="16"/>
                <w:lang w:val="en-PH"/>
              </w:rPr>
            </w:pPr>
            <w:r w:rsidRPr="00E33C58">
              <w:rPr>
                <w:sz w:val="16"/>
                <w:szCs w:val="16"/>
              </w:rPr>
              <w:t>[&lt;</w:t>
            </w:r>
            <w:proofErr w:type="spellStart"/>
            <w:r w:rsidRPr="00E33C58">
              <w:rPr>
                <w:sz w:val="16"/>
                <w:szCs w:val="16"/>
              </w:rPr>
              <w:t>appProdline</w:t>
            </w:r>
            <w:proofErr w:type="spellEnd"/>
            <w:r w:rsidRPr="00E33C58">
              <w:rPr>
                <w:sz w:val="16"/>
                <w:szCs w:val="16"/>
              </w:rPr>
              <w:t>&gt;]-WU#&lt;</w:t>
            </w:r>
            <w:proofErr w:type="spellStart"/>
            <w:r w:rsidRPr="00E33C58">
              <w:rPr>
                <w:sz w:val="16"/>
                <w:szCs w:val="16"/>
              </w:rPr>
              <w:t>WorkUnit</w:t>
            </w:r>
            <w:proofErr w:type="spellEnd"/>
            <w:proofErr w:type="gramStart"/>
            <w:r w:rsidRPr="00E33C58">
              <w:rPr>
                <w:sz w:val="16"/>
                <w:szCs w:val="16"/>
              </w:rPr>
              <w:t>&gt;:NHFIRST</w:t>
            </w:r>
            <w:proofErr w:type="gramEnd"/>
            <w:r w:rsidRPr="00E33C58">
              <w:rPr>
                <w:sz w:val="16"/>
                <w:szCs w:val="16"/>
              </w:rPr>
              <w:t xml:space="preserve"> - Cash Ledger Bank Update </w:t>
            </w:r>
            <w:r w:rsidRPr="00E33C58" w:rsidR="00DD650E">
              <w:rPr>
                <w:sz w:val="16"/>
                <w:szCs w:val="16"/>
              </w:rPr>
              <w:t xml:space="preserve">file </w:t>
            </w:r>
            <w:r w:rsidRPr="00E33C58" w:rsidR="006F3AF8">
              <w:rPr>
                <w:sz w:val="16"/>
                <w:szCs w:val="16"/>
              </w:rPr>
              <w:t>has import errors.</w:t>
            </w:r>
            <w:r w:rsidRPr="00E33C58">
              <w:rPr>
                <w:sz w:val="16"/>
                <w:szCs w:val="16"/>
                <w:lang w:val="en-PH"/>
              </w:rPr>
              <w:t> </w:t>
            </w:r>
          </w:p>
        </w:tc>
      </w:tr>
      <w:tr w:rsidRPr="00E33C58" w:rsidR="006B0F44" w:rsidTr="00915706" w14:paraId="16062C8C" w14:textId="77777777">
        <w:trPr>
          <w:trHeight w:val="301"/>
        </w:trPr>
        <w:tc>
          <w:tcPr>
            <w:tcW w:w="1720" w:type="dxa"/>
            <w:tcBorders>
              <w:top w:val="single" w:color="4F81BD" w:sz="6" w:space="0"/>
              <w:left w:val="single" w:color="4F81BD" w:sz="6" w:space="0"/>
              <w:bottom w:val="single" w:color="4F81BD" w:sz="6" w:space="0"/>
              <w:right w:val="single" w:color="4F81BD" w:sz="6" w:space="0"/>
            </w:tcBorders>
            <w:hideMark/>
          </w:tcPr>
          <w:p w:rsidRPr="00E33C58" w:rsidR="006B0F44" w:rsidP="00E33C58" w:rsidRDefault="006B0F44" w14:paraId="4DAEA1FE" w14:textId="77777777">
            <w:pPr>
              <w:pStyle w:val="BodyText"/>
              <w:spacing w:before="0" w:after="0"/>
              <w:ind w:left="284"/>
              <w:rPr>
                <w:sz w:val="16"/>
                <w:szCs w:val="16"/>
                <w:lang w:val="en-PH"/>
              </w:rPr>
            </w:pPr>
            <w:r w:rsidRPr="00E33C58">
              <w:rPr>
                <w:b/>
                <w:bCs/>
                <w:sz w:val="16"/>
                <w:szCs w:val="16"/>
              </w:rPr>
              <w:t>Body Header</w:t>
            </w:r>
            <w:r w:rsidRPr="00E33C58">
              <w:rPr>
                <w:sz w:val="16"/>
                <w:szCs w:val="16"/>
                <w:lang w:val="en-PH"/>
              </w:rPr>
              <w:t> </w:t>
            </w:r>
          </w:p>
        </w:tc>
        <w:tc>
          <w:tcPr>
            <w:tcW w:w="7007" w:type="dxa"/>
            <w:tcBorders>
              <w:top w:val="single" w:color="4F81BD" w:sz="6" w:space="0"/>
              <w:left w:val="single" w:color="4F81BD" w:sz="6" w:space="0"/>
              <w:bottom w:val="single" w:color="4F81BD" w:sz="6" w:space="0"/>
              <w:right w:val="single" w:color="4F81BD" w:sz="6" w:space="0"/>
            </w:tcBorders>
            <w:hideMark/>
          </w:tcPr>
          <w:p w:rsidR="001800DD" w:rsidP="00E33C58" w:rsidRDefault="00551722" w14:paraId="66DCEB3B" w14:textId="77777777">
            <w:pPr>
              <w:pStyle w:val="BodyText"/>
              <w:spacing w:before="0" w:after="0"/>
              <w:ind w:left="175"/>
              <w:rPr>
                <w:sz w:val="16"/>
                <w:szCs w:val="16"/>
              </w:rPr>
            </w:pPr>
            <w:r w:rsidRPr="00E33C58">
              <w:rPr>
                <w:sz w:val="16"/>
                <w:szCs w:val="16"/>
              </w:rPr>
              <w:t xml:space="preserve">A Cash Ledger </w:t>
            </w:r>
            <w:r w:rsidRPr="00E33C58" w:rsidR="00B52435">
              <w:rPr>
                <w:sz w:val="16"/>
                <w:szCs w:val="16"/>
              </w:rPr>
              <w:t>Bank Update</w:t>
            </w:r>
            <w:r w:rsidRPr="00E33C58">
              <w:rPr>
                <w:sz w:val="16"/>
                <w:szCs w:val="16"/>
              </w:rPr>
              <w:t xml:space="preserve"> file </w:t>
            </w:r>
            <w:r w:rsidR="00CA7F32">
              <w:rPr>
                <w:sz w:val="16"/>
                <w:szCs w:val="16"/>
              </w:rPr>
              <w:t>for Account</w:t>
            </w:r>
            <w:r w:rsidRPr="00E33C58">
              <w:rPr>
                <w:sz w:val="16"/>
                <w:szCs w:val="16"/>
              </w:rPr>
              <w:t xml:space="preserve"> &lt;</w:t>
            </w:r>
            <w:r w:rsidR="00FA15D6">
              <w:rPr>
                <w:sz w:val="16"/>
                <w:szCs w:val="16"/>
              </w:rPr>
              <w:t>Account Number</w:t>
            </w:r>
            <w:r w:rsidRPr="00E33C58">
              <w:rPr>
                <w:sz w:val="16"/>
                <w:szCs w:val="16"/>
              </w:rPr>
              <w:t xml:space="preserve">&gt; has import errors. </w:t>
            </w:r>
          </w:p>
          <w:p w:rsidRPr="00E33C58" w:rsidR="006B0F44" w:rsidP="00E33C58" w:rsidRDefault="00551722" w14:paraId="3F896C22" w14:textId="4814F3E1">
            <w:pPr>
              <w:pStyle w:val="BodyText"/>
              <w:spacing w:before="0" w:after="0"/>
              <w:ind w:left="175"/>
              <w:rPr>
                <w:sz w:val="16"/>
                <w:szCs w:val="16"/>
                <w:lang w:val="en-PH"/>
              </w:rPr>
            </w:pPr>
            <w:r w:rsidRPr="00E33C58">
              <w:rPr>
                <w:sz w:val="16"/>
                <w:szCs w:val="16"/>
              </w:rPr>
              <w:t>Pls check and resubmit files.</w:t>
            </w:r>
          </w:p>
        </w:tc>
      </w:tr>
      <w:tr w:rsidRPr="00E33C58" w:rsidR="006B0F44" w:rsidTr="00915706" w14:paraId="2E368619" w14:textId="77777777">
        <w:trPr>
          <w:trHeight w:val="301"/>
        </w:trPr>
        <w:tc>
          <w:tcPr>
            <w:tcW w:w="1720" w:type="dxa"/>
            <w:tcBorders>
              <w:top w:val="single" w:color="4F81BD" w:sz="6" w:space="0"/>
              <w:left w:val="single" w:color="4F81BD" w:sz="6" w:space="0"/>
              <w:bottom w:val="single" w:color="4F81BD" w:sz="6" w:space="0"/>
              <w:right w:val="single" w:color="4F81BD" w:sz="6" w:space="0"/>
            </w:tcBorders>
            <w:hideMark/>
          </w:tcPr>
          <w:p w:rsidRPr="00E33C58" w:rsidR="006B0F44" w:rsidP="00E33C58" w:rsidRDefault="006B0F44" w14:paraId="05E7A252" w14:textId="77777777">
            <w:pPr>
              <w:pStyle w:val="BodyText"/>
              <w:spacing w:before="0" w:after="0"/>
              <w:ind w:left="284"/>
              <w:rPr>
                <w:sz w:val="16"/>
                <w:szCs w:val="16"/>
                <w:lang w:val="en-PH"/>
              </w:rPr>
            </w:pPr>
            <w:r w:rsidRPr="00E33C58">
              <w:rPr>
                <w:b/>
                <w:bCs/>
                <w:sz w:val="16"/>
                <w:szCs w:val="16"/>
              </w:rPr>
              <w:t>Body</w:t>
            </w:r>
            <w:r w:rsidRPr="00E33C58">
              <w:rPr>
                <w:sz w:val="16"/>
                <w:szCs w:val="16"/>
                <w:lang w:val="en-PH"/>
              </w:rPr>
              <w:t> </w:t>
            </w:r>
          </w:p>
        </w:tc>
        <w:tc>
          <w:tcPr>
            <w:tcW w:w="7007" w:type="dxa"/>
            <w:tcBorders>
              <w:top w:val="single" w:color="4F81BD" w:sz="6" w:space="0"/>
              <w:left w:val="single" w:color="4F81BD" w:sz="6" w:space="0"/>
              <w:bottom w:val="single" w:color="4F81BD" w:sz="6" w:space="0"/>
              <w:right w:val="single" w:color="4F81BD" w:sz="6" w:space="0"/>
            </w:tcBorders>
            <w:hideMark/>
          </w:tcPr>
          <w:p w:rsidR="00FC1B94" w:rsidP="00E33C58" w:rsidRDefault="00FC1B94" w14:paraId="39A192ED" w14:textId="77777777">
            <w:pPr>
              <w:pStyle w:val="BodyText"/>
              <w:spacing w:before="0" w:after="0"/>
              <w:ind w:left="175"/>
              <w:rPr>
                <w:sz w:val="16"/>
                <w:szCs w:val="16"/>
                <w:lang w:val="en-PH"/>
              </w:rPr>
            </w:pPr>
            <w:r>
              <w:rPr>
                <w:sz w:val="16"/>
                <w:szCs w:val="16"/>
                <w:lang w:val="en-PH"/>
              </w:rPr>
              <w:t xml:space="preserve">File Name:  </w:t>
            </w:r>
            <w:r w:rsidRPr="00E33C58">
              <w:rPr>
                <w:sz w:val="16"/>
                <w:szCs w:val="16"/>
                <w:lang w:val="en-PH"/>
              </w:rPr>
              <w:t>&lt;File Name&gt; </w:t>
            </w:r>
          </w:p>
          <w:p w:rsidRPr="00E33C58" w:rsidR="0070147E" w:rsidP="00E33C58" w:rsidRDefault="00391A11" w14:paraId="40DD8BA6" w14:textId="17688700">
            <w:pPr>
              <w:pStyle w:val="BodyText"/>
              <w:spacing w:before="0" w:after="0"/>
              <w:ind w:left="175"/>
              <w:rPr>
                <w:sz w:val="16"/>
                <w:szCs w:val="16"/>
                <w:lang w:val="en-PH"/>
              </w:rPr>
            </w:pPr>
            <w:r>
              <w:rPr>
                <w:sz w:val="16"/>
                <w:szCs w:val="16"/>
                <w:lang w:val="en-PH"/>
              </w:rPr>
              <w:t xml:space="preserve">Error File:    </w:t>
            </w:r>
            <w:r w:rsidRPr="00E33C58" w:rsidR="0070147E">
              <w:rPr>
                <w:sz w:val="16"/>
                <w:szCs w:val="16"/>
                <w:lang w:val="en-PH"/>
              </w:rPr>
              <w:t>&lt;Error File Attachment&gt;  </w:t>
            </w:r>
          </w:p>
          <w:p w:rsidRPr="00E33C58" w:rsidR="0070147E" w:rsidP="00E33C58" w:rsidRDefault="0070147E" w14:paraId="0E432AE9" w14:textId="77777777">
            <w:pPr>
              <w:pStyle w:val="BodyText"/>
              <w:spacing w:before="0" w:after="0"/>
              <w:ind w:left="175"/>
              <w:rPr>
                <w:sz w:val="16"/>
                <w:szCs w:val="16"/>
                <w:lang w:val="en-PH"/>
              </w:rPr>
            </w:pPr>
            <w:r w:rsidRPr="00E33C58">
              <w:rPr>
                <w:sz w:val="16"/>
                <w:szCs w:val="16"/>
                <w:lang w:val="en-PH"/>
              </w:rPr>
              <w:t> </w:t>
            </w:r>
          </w:p>
          <w:p w:rsidR="0070147E" w:rsidP="00E33C58" w:rsidRDefault="0070147E" w14:paraId="41D1EAAF" w14:textId="77777777">
            <w:pPr>
              <w:pStyle w:val="BodyText"/>
              <w:spacing w:before="0" w:after="0"/>
              <w:ind w:left="175"/>
              <w:rPr>
                <w:sz w:val="16"/>
                <w:szCs w:val="16"/>
                <w:lang w:val="en-PH"/>
              </w:rPr>
            </w:pPr>
            <w:r w:rsidRPr="00E33C58">
              <w:rPr>
                <w:sz w:val="16"/>
                <w:szCs w:val="16"/>
                <w:lang w:val="en-PH"/>
              </w:rPr>
              <w:t>Please submit a help desk ticket. </w:t>
            </w:r>
          </w:p>
          <w:p w:rsidRPr="00E33C58" w:rsidR="00391A11" w:rsidP="00E33C58" w:rsidRDefault="00391A11" w14:paraId="28442FE4" w14:textId="77777777">
            <w:pPr>
              <w:pStyle w:val="BodyText"/>
              <w:spacing w:before="0" w:after="0"/>
              <w:ind w:left="175"/>
              <w:rPr>
                <w:sz w:val="16"/>
                <w:szCs w:val="16"/>
                <w:lang w:val="en-PH"/>
              </w:rPr>
            </w:pPr>
          </w:p>
          <w:p w:rsidRPr="00E33C58" w:rsidR="006B0F44" w:rsidP="00E33C58" w:rsidRDefault="006B0F44" w14:paraId="224AE4C1" w14:textId="3E3B0EF5">
            <w:pPr>
              <w:pStyle w:val="BodyText"/>
              <w:spacing w:before="0" w:after="0"/>
              <w:ind w:left="175"/>
              <w:rPr>
                <w:sz w:val="16"/>
                <w:szCs w:val="16"/>
                <w:lang w:val="en-PH"/>
              </w:rPr>
            </w:pPr>
          </w:p>
        </w:tc>
      </w:tr>
      <w:tr w:rsidRPr="00E33C58" w:rsidR="006B0F44" w:rsidTr="00915706" w14:paraId="69F19673" w14:textId="77777777">
        <w:trPr>
          <w:trHeight w:val="301"/>
        </w:trPr>
        <w:tc>
          <w:tcPr>
            <w:tcW w:w="1720" w:type="dxa"/>
            <w:tcBorders>
              <w:top w:val="single" w:color="4F81BD" w:sz="6" w:space="0"/>
              <w:left w:val="single" w:color="4F81BD" w:sz="6" w:space="0"/>
              <w:bottom w:val="single" w:color="4F81BD" w:sz="6" w:space="0"/>
              <w:right w:val="single" w:color="4F81BD" w:sz="6" w:space="0"/>
            </w:tcBorders>
            <w:hideMark/>
          </w:tcPr>
          <w:p w:rsidRPr="00E33C58" w:rsidR="006B0F44" w:rsidP="00E33C58" w:rsidRDefault="006B0F44" w14:paraId="7CC33995" w14:textId="77777777">
            <w:pPr>
              <w:pStyle w:val="BodyText"/>
              <w:spacing w:before="0" w:after="0"/>
              <w:ind w:left="284"/>
              <w:rPr>
                <w:sz w:val="16"/>
                <w:szCs w:val="16"/>
                <w:lang w:val="en-PH"/>
              </w:rPr>
            </w:pPr>
            <w:r w:rsidRPr="00E33C58">
              <w:rPr>
                <w:b/>
                <w:bCs/>
                <w:sz w:val="16"/>
                <w:szCs w:val="16"/>
              </w:rPr>
              <w:t>Body Footer</w:t>
            </w:r>
            <w:r w:rsidRPr="00E33C58">
              <w:rPr>
                <w:sz w:val="16"/>
                <w:szCs w:val="16"/>
                <w:lang w:val="en-PH"/>
              </w:rPr>
              <w:t> </w:t>
            </w:r>
          </w:p>
        </w:tc>
        <w:tc>
          <w:tcPr>
            <w:tcW w:w="7007" w:type="dxa"/>
            <w:tcBorders>
              <w:top w:val="single" w:color="4F81BD" w:sz="6" w:space="0"/>
              <w:left w:val="single" w:color="4F81BD" w:sz="6" w:space="0"/>
              <w:bottom w:val="single" w:color="4F81BD" w:sz="6" w:space="0"/>
              <w:right w:val="single" w:color="4F81BD" w:sz="6" w:space="0"/>
            </w:tcBorders>
            <w:hideMark/>
          </w:tcPr>
          <w:p w:rsidRPr="00E33C58" w:rsidR="006B0F44" w:rsidP="00E33C58" w:rsidRDefault="006B0F44" w14:paraId="6884F46D" w14:textId="77777777">
            <w:pPr>
              <w:pStyle w:val="BodyText"/>
              <w:spacing w:before="0" w:after="0"/>
              <w:ind w:left="175"/>
              <w:rPr>
                <w:sz w:val="16"/>
                <w:szCs w:val="16"/>
                <w:lang w:val="en-PH"/>
              </w:rPr>
            </w:pPr>
            <w:r w:rsidRPr="00E33C58">
              <w:rPr>
                <w:sz w:val="16"/>
                <w:szCs w:val="16"/>
                <w:lang w:val="en-PH"/>
              </w:rPr>
              <w:t>This is a system-generated email by Infor Process Flow. Do not reply. </w:t>
            </w:r>
          </w:p>
          <w:p w:rsidRPr="00E33C58" w:rsidR="006B0F44" w:rsidP="00E33C58" w:rsidRDefault="006B0F44" w14:paraId="4FA1D7A2" w14:textId="77777777">
            <w:pPr>
              <w:pStyle w:val="BodyText"/>
              <w:spacing w:before="0" w:after="0"/>
              <w:ind w:left="175"/>
              <w:rPr>
                <w:sz w:val="16"/>
                <w:szCs w:val="16"/>
                <w:lang w:val="en-PH"/>
              </w:rPr>
            </w:pPr>
            <w:r w:rsidRPr="00E33C58">
              <w:rPr>
                <w:sz w:val="16"/>
                <w:szCs w:val="16"/>
                <w:lang w:val="en-PH"/>
              </w:rPr>
              <w:t> </w:t>
            </w:r>
          </w:p>
          <w:p w:rsidRPr="00E33C58" w:rsidR="006B0F44" w:rsidP="00E33C58" w:rsidRDefault="006B0F44" w14:paraId="0EDA3A1F" w14:textId="77777777">
            <w:pPr>
              <w:pStyle w:val="BodyText"/>
              <w:spacing w:before="0" w:after="0"/>
              <w:ind w:left="175"/>
              <w:rPr>
                <w:sz w:val="16"/>
                <w:szCs w:val="16"/>
                <w:lang w:val="en-PH"/>
              </w:rPr>
            </w:pPr>
            <w:r w:rsidRPr="00E33C58">
              <w:rPr>
                <w:noProof/>
                <w:sz w:val="16"/>
                <w:szCs w:val="16"/>
                <w:lang w:val="en-PH"/>
              </w:rPr>
              <w:drawing>
                <wp:inline distT="0" distB="0" distL="0" distR="0" wp14:anchorId="65E3E949" wp14:editId="7379828A">
                  <wp:extent cx="1371600" cy="1365250"/>
                  <wp:effectExtent l="0" t="0" r="0" b="6350"/>
                  <wp:docPr id="1764845360" name="Picture 2" descr="Picture 708997408,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708997408, Pi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1600" cy="1365250"/>
                          </a:xfrm>
                          <a:prstGeom prst="rect">
                            <a:avLst/>
                          </a:prstGeom>
                          <a:noFill/>
                          <a:ln>
                            <a:noFill/>
                          </a:ln>
                        </pic:spPr>
                      </pic:pic>
                    </a:graphicData>
                  </a:graphic>
                </wp:inline>
              </w:drawing>
            </w:r>
            <w:r w:rsidRPr="00E33C58">
              <w:rPr>
                <w:sz w:val="16"/>
                <w:szCs w:val="16"/>
                <w:lang w:val="en-PH"/>
              </w:rPr>
              <w:t> </w:t>
            </w:r>
          </w:p>
          <w:p w:rsidRPr="00E33C58" w:rsidR="006B0F44" w:rsidP="00E33C58" w:rsidRDefault="006B0F44" w14:paraId="64F469B0" w14:textId="77777777">
            <w:pPr>
              <w:pStyle w:val="BodyText"/>
              <w:spacing w:before="0" w:after="0"/>
              <w:ind w:left="175"/>
              <w:rPr>
                <w:sz w:val="16"/>
                <w:szCs w:val="16"/>
                <w:lang w:val="en-PH"/>
              </w:rPr>
            </w:pPr>
            <w:r w:rsidRPr="00E33C58">
              <w:rPr>
                <w:sz w:val="16"/>
                <w:szCs w:val="16"/>
                <w:lang w:val="en-PH"/>
              </w:rPr>
              <w:t> </w:t>
            </w:r>
          </w:p>
          <w:p w:rsidRPr="00E33C58" w:rsidR="006B0F44" w:rsidP="00E33C58" w:rsidRDefault="006B0F44" w14:paraId="0F876825" w14:textId="77777777">
            <w:pPr>
              <w:pStyle w:val="BodyText"/>
              <w:spacing w:before="0" w:after="0"/>
              <w:ind w:left="175"/>
              <w:rPr>
                <w:sz w:val="16"/>
                <w:szCs w:val="16"/>
                <w:lang w:val="en-PH"/>
              </w:rPr>
            </w:pPr>
            <w:r w:rsidRPr="00E33C58">
              <w:rPr>
                <w:b/>
                <w:bCs/>
                <w:i/>
                <w:iCs/>
                <w:sz w:val="16"/>
                <w:szCs w:val="16"/>
                <w:lang w:val="en-PH"/>
              </w:rPr>
              <w:t xml:space="preserve">Statement of </w:t>
            </w:r>
            <w:proofErr w:type="spellStart"/>
            <w:proofErr w:type="gramStart"/>
            <w:r w:rsidRPr="00E33C58">
              <w:rPr>
                <w:b/>
                <w:bCs/>
                <w:i/>
                <w:iCs/>
                <w:sz w:val="16"/>
                <w:szCs w:val="16"/>
                <w:lang w:val="en-PH"/>
              </w:rPr>
              <w:t>Confidentiality</w:t>
            </w:r>
            <w:r w:rsidRPr="00E33C58">
              <w:rPr>
                <w:sz w:val="16"/>
                <w:szCs w:val="16"/>
                <w:lang w:val="en-PH"/>
              </w:rPr>
              <w:t>:The</w:t>
            </w:r>
            <w:proofErr w:type="spellEnd"/>
            <w:proofErr w:type="gramEnd"/>
            <w:r w:rsidRPr="00E33C58">
              <w:rPr>
                <w:sz w:val="16"/>
                <w:szCs w:val="16"/>
                <w:lang w:val="en-PH"/>
              </w:rPr>
              <w:t xml:space="preserve"> contents of this message and any attachments, if any, may contain confidential or privileged information and are intended for the exclusive use of the addressee(s). Any unauthorized disclosure, reproduction, use or dissemination (either whole or in part) is prohibited. If you are not the intended recipient of this message, please notify the sender immediately and destroy all copies of this message, along with attachments, if any, from your system. </w:t>
            </w:r>
          </w:p>
          <w:p w:rsidRPr="00E33C58" w:rsidR="006B0F44" w:rsidP="00E33C58" w:rsidRDefault="006B0F44" w14:paraId="58B319CC" w14:textId="77777777">
            <w:pPr>
              <w:pStyle w:val="BodyText"/>
              <w:spacing w:before="0" w:after="0"/>
              <w:ind w:left="175"/>
              <w:rPr>
                <w:sz w:val="16"/>
                <w:szCs w:val="16"/>
                <w:lang w:val="en-PH"/>
              </w:rPr>
            </w:pPr>
            <w:r w:rsidRPr="00E33C58">
              <w:rPr>
                <w:sz w:val="16"/>
                <w:szCs w:val="16"/>
                <w:lang w:val="en-PH"/>
              </w:rPr>
              <w:t> </w:t>
            </w:r>
          </w:p>
        </w:tc>
      </w:tr>
    </w:tbl>
    <w:p w:rsidRPr="00B40BDF" w:rsidR="000D1D18" w:rsidP="000D1D18" w:rsidRDefault="006B0F44" w14:paraId="68F160D1" w14:textId="54CEB683">
      <w:pPr>
        <w:pStyle w:val="BodyText"/>
        <w:ind w:left="709"/>
      </w:pPr>
      <w:r w:rsidRPr="000D1D18">
        <w:rPr>
          <w:lang w:val="en-PH"/>
        </w:rPr>
        <w:t> </w:t>
      </w:r>
    </w:p>
    <w:p w:rsidR="00FD784D" w:rsidP="000232B2" w:rsidRDefault="00682DD9" w14:paraId="329EF9FF" w14:textId="700385EE">
      <w:pPr>
        <w:pStyle w:val="Heading3"/>
      </w:pPr>
      <w:r>
        <w:t>UPDATE LEDGER TRANSACTIONS</w:t>
      </w:r>
    </w:p>
    <w:p w:rsidR="0072064C" w:rsidP="000232B2" w:rsidRDefault="00563ED4" w14:paraId="5A99844B" w14:textId="18EBF91C">
      <w:pPr>
        <w:pStyle w:val="BodyText"/>
        <w:ind w:left="1418"/>
      </w:pPr>
      <w:r w:rsidRPr="00563ED4">
        <w:t xml:space="preserve">Upon successful import of Cash Ledger </w:t>
      </w:r>
      <w:r w:rsidR="007B3431">
        <w:t xml:space="preserve">Bank </w:t>
      </w:r>
      <w:r w:rsidR="00CD6E76">
        <w:t>Update</w:t>
      </w:r>
      <w:r w:rsidRPr="00563ED4">
        <w:t xml:space="preserve"> records</w:t>
      </w:r>
      <w:r>
        <w:t>,</w:t>
      </w:r>
      <w:r w:rsidR="00492C52">
        <w:t xml:space="preserve"> </w:t>
      </w:r>
      <w:r w:rsidRPr="00492C52" w:rsidR="00492C52">
        <w:t xml:space="preserve">they will be accessible in the </w:t>
      </w:r>
      <w:r w:rsidR="009B6FFC">
        <w:t>Cash Ledger Bank Update</w:t>
      </w:r>
      <w:r w:rsidRPr="00492C52" w:rsidR="00492C52">
        <w:t xml:space="preserve"> Maintenance table under the </w:t>
      </w:r>
      <w:proofErr w:type="spellStart"/>
      <w:r w:rsidRPr="00492C52" w:rsidR="00492C52">
        <w:t>CashLedger</w:t>
      </w:r>
      <w:r w:rsidR="00492C52">
        <w:t>BankUpdate</w:t>
      </w:r>
      <w:proofErr w:type="spellEnd"/>
      <w:r w:rsidRPr="00492C52" w:rsidR="00492C52">
        <w:t xml:space="preserve"> business class</w:t>
      </w:r>
      <w:r w:rsidR="00492C52">
        <w:t>.</w:t>
      </w:r>
      <w:r>
        <w:t xml:space="preserve"> </w:t>
      </w:r>
      <w:r w:rsidR="0072064C">
        <w:t xml:space="preserve">IPA will </w:t>
      </w:r>
      <w:r w:rsidR="004C25D7">
        <w:t xml:space="preserve">then initiate an interface action and </w:t>
      </w:r>
      <w:r w:rsidR="0072064C">
        <w:t xml:space="preserve">run the </w:t>
      </w:r>
      <w:r w:rsidRPr="00682DD9" w:rsidR="002314F1">
        <w:rPr>
          <w:b/>
          <w:bCs/>
        </w:rPr>
        <w:t>Update Ledger Transactions</w:t>
      </w:r>
      <w:r w:rsidR="0072064C">
        <w:t xml:space="preserve"> for a run group in the input file and check the results. </w:t>
      </w:r>
    </w:p>
    <w:p w:rsidR="00870030" w:rsidP="6F87863D" w:rsidRDefault="22BBC3F5" w14:paraId="4B0DD1EC" w14:textId="57F0B191">
      <w:pPr>
        <w:ind w:left="1418"/>
        <w:rPr>
          <w:highlight w:val="yellow"/>
        </w:rPr>
      </w:pPr>
      <w:r w:rsidRPr="6F87863D">
        <w:rPr>
          <w:highlight w:val="yellow"/>
        </w:rPr>
        <w:t xml:space="preserve">Navigation: </w:t>
      </w:r>
      <w:r w:rsidRPr="6F87863D" w:rsidR="00DF0BC4">
        <w:rPr>
          <w:highlight w:val="yellow"/>
        </w:rPr>
        <w:t>Cash</w:t>
      </w:r>
      <w:r w:rsidRPr="6F87863D" w:rsidR="53554641">
        <w:rPr>
          <w:highlight w:val="yellow"/>
        </w:rPr>
        <w:t xml:space="preserve"> &gt;</w:t>
      </w:r>
      <w:r w:rsidRPr="6F87863D" w:rsidR="75B90656">
        <w:rPr>
          <w:highlight w:val="yellow"/>
        </w:rPr>
        <w:t xml:space="preserve"> Cash Ledger &gt; Processing tab &gt; Process section &gt; Bank Update Maintenance</w:t>
      </w:r>
    </w:p>
    <w:p w:rsidR="00870030" w:rsidP="00870030" w:rsidRDefault="00870030" w14:paraId="0FC92B9F" w14:textId="3EE43191">
      <w:pPr>
        <w:pStyle w:val="BodyText"/>
        <w:ind w:left="0"/>
      </w:pPr>
    </w:p>
    <w:p w:rsidR="75B90656" w:rsidP="6F87863D" w:rsidRDefault="75B90656" w14:paraId="74E267F1" w14:textId="48D9A07C">
      <w:pPr>
        <w:pStyle w:val="BodyText"/>
        <w:ind w:left="0"/>
      </w:pPr>
      <w:r>
        <w:rPr>
          <w:noProof/>
        </w:rPr>
        <w:drawing>
          <wp:inline distT="0" distB="0" distL="0" distR="0" wp14:anchorId="50C57447" wp14:editId="008C873F">
            <wp:extent cx="6858000" cy="3114675"/>
            <wp:effectExtent l="0" t="0" r="0" b="0"/>
            <wp:docPr id="4954489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48902" name="Picture 495448902"/>
                    <pic:cNvPicPr/>
                  </pic:nvPicPr>
                  <pic:blipFill>
                    <a:blip r:embed="rId16">
                      <a:extLst>
                        <a:ext uri="{28A0092B-C50C-407E-A947-70E740481C1C}">
                          <a14:useLocalDpi xmlns:a14="http://schemas.microsoft.com/office/drawing/2010/main"/>
                        </a:ext>
                      </a:extLst>
                    </a:blip>
                    <a:stretch>
                      <a:fillRect/>
                    </a:stretch>
                  </pic:blipFill>
                  <pic:spPr>
                    <a:xfrm>
                      <a:off x="0" y="0"/>
                      <a:ext cx="6858000" cy="3114675"/>
                    </a:xfrm>
                    <a:prstGeom prst="rect">
                      <a:avLst/>
                    </a:prstGeom>
                  </pic:spPr>
                </pic:pic>
              </a:graphicData>
            </a:graphic>
          </wp:inline>
        </w:drawing>
      </w:r>
    </w:p>
    <w:p w:rsidR="00E31C02" w:rsidP="000232B2" w:rsidRDefault="00E31C02" w14:paraId="1122A2ED" w14:textId="77777777">
      <w:pPr>
        <w:ind w:left="1418"/>
      </w:pPr>
    </w:p>
    <w:p w:rsidR="00A04828" w:rsidP="00800AF2" w:rsidRDefault="00A04828" w14:paraId="666F0677" w14:textId="77777777">
      <w:pPr>
        <w:ind w:left="709"/>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05"/>
        <w:gridCol w:w="7587"/>
      </w:tblGrid>
      <w:tr w:rsidRPr="00A04828" w:rsidR="00A04828" w:rsidTr="6F87863D" w14:paraId="5515C612" w14:textId="77777777">
        <w:trPr>
          <w:trHeight w:val="300"/>
        </w:trPr>
        <w:tc>
          <w:tcPr>
            <w:tcW w:w="1605" w:type="dxa"/>
            <w:tcBorders>
              <w:top w:val="single" w:color="auto" w:sz="6" w:space="0"/>
              <w:left w:val="single" w:color="auto" w:sz="6" w:space="0"/>
              <w:bottom w:val="single" w:color="auto" w:sz="6" w:space="0"/>
              <w:right w:val="nil"/>
            </w:tcBorders>
            <w:shd w:val="clear" w:color="auto" w:fill="13A3F7"/>
            <w:vAlign w:val="center"/>
            <w:hideMark/>
          </w:tcPr>
          <w:p w:rsidRPr="00A04828" w:rsidR="00A04828" w:rsidP="004A0C52" w:rsidRDefault="00A04828" w14:paraId="50CC24C7" w14:textId="77777777">
            <w:pPr>
              <w:ind w:left="273"/>
              <w:rPr>
                <w:b/>
                <w:bCs/>
                <w:lang w:val="en-PH"/>
              </w:rPr>
            </w:pPr>
            <w:r w:rsidRPr="00A04828">
              <w:t>Functional Requirement ID</w:t>
            </w:r>
            <w:r w:rsidRPr="00A04828">
              <w:rPr>
                <w:b/>
                <w:bCs/>
                <w:lang w:val="en-PH"/>
              </w:rPr>
              <w:t> </w:t>
            </w:r>
          </w:p>
        </w:tc>
        <w:tc>
          <w:tcPr>
            <w:tcW w:w="7185" w:type="dxa"/>
            <w:tcBorders>
              <w:top w:val="single" w:color="auto" w:sz="6" w:space="0"/>
              <w:left w:val="nil"/>
              <w:bottom w:val="single" w:color="auto" w:sz="6" w:space="0"/>
              <w:right w:val="single" w:color="auto" w:sz="6" w:space="0"/>
            </w:tcBorders>
            <w:shd w:val="clear" w:color="auto" w:fill="13A3F7"/>
            <w:vAlign w:val="center"/>
            <w:hideMark/>
          </w:tcPr>
          <w:p w:rsidRPr="00A04828" w:rsidR="00A04828" w:rsidP="00680010" w:rsidRDefault="00A04828" w14:paraId="42ABD4F6" w14:textId="77777777">
            <w:pPr>
              <w:ind w:left="371"/>
              <w:rPr>
                <w:b/>
                <w:bCs/>
                <w:lang w:val="en-PH"/>
              </w:rPr>
            </w:pPr>
            <w:r w:rsidRPr="00A04828">
              <w:t>Requirement Definition</w:t>
            </w:r>
            <w:r w:rsidRPr="00A04828">
              <w:rPr>
                <w:b/>
                <w:bCs/>
                <w:lang w:val="en-PH"/>
              </w:rPr>
              <w:t> </w:t>
            </w:r>
          </w:p>
        </w:tc>
      </w:tr>
      <w:tr w:rsidRPr="00A04828" w:rsidR="00A04828" w:rsidTr="6F87863D" w14:paraId="4010161B" w14:textId="77777777">
        <w:trPr>
          <w:trHeight w:val="300"/>
        </w:trPr>
        <w:tc>
          <w:tcPr>
            <w:tcW w:w="1605" w:type="dxa"/>
            <w:tcBorders>
              <w:top w:val="single" w:color="auto" w:sz="6" w:space="0"/>
              <w:left w:val="single" w:color="auto" w:sz="6" w:space="0"/>
              <w:bottom w:val="single" w:color="auto" w:sz="6" w:space="0"/>
              <w:right w:val="single" w:color="auto" w:sz="6" w:space="0"/>
            </w:tcBorders>
            <w:shd w:val="clear" w:color="auto" w:fill="E8E8E8"/>
            <w:vAlign w:val="center"/>
            <w:hideMark/>
          </w:tcPr>
          <w:p w:rsidRPr="004A0C52" w:rsidR="00A04828" w:rsidP="004A0C52" w:rsidRDefault="00A04828" w14:paraId="3F5C7F2D" w14:textId="77777777">
            <w:pPr>
              <w:ind w:left="273"/>
              <w:rPr>
                <w:sz w:val="16"/>
                <w:szCs w:val="16"/>
                <w:lang w:val="en-PH"/>
              </w:rPr>
            </w:pPr>
            <w:r w:rsidRPr="004A0C52">
              <w:rPr>
                <w:sz w:val="16"/>
                <w:szCs w:val="16"/>
                <w:lang w:val="en-AU"/>
              </w:rPr>
              <w:t>3.2.6.1</w:t>
            </w:r>
            <w:r w:rsidRPr="004A0C52">
              <w:rPr>
                <w:sz w:val="16"/>
                <w:szCs w:val="16"/>
                <w:lang w:val="en-PH"/>
              </w:rPr>
              <w:t> </w:t>
            </w:r>
          </w:p>
          <w:p w:rsidRPr="004A0C52" w:rsidR="00A04828" w:rsidP="004A0C52" w:rsidRDefault="00A04828" w14:paraId="5A87A4A2" w14:textId="77777777">
            <w:pPr>
              <w:ind w:left="273"/>
              <w:rPr>
                <w:sz w:val="16"/>
                <w:szCs w:val="16"/>
                <w:lang w:val="en-PH"/>
              </w:rPr>
            </w:pPr>
            <w:r w:rsidRPr="004A0C52">
              <w:rPr>
                <w:sz w:val="16"/>
                <w:szCs w:val="16"/>
                <w:lang w:val="en-PH"/>
              </w:rPr>
              <w:t> </w:t>
            </w:r>
          </w:p>
        </w:tc>
        <w:tc>
          <w:tcPr>
            <w:tcW w:w="7185" w:type="dxa"/>
            <w:tcBorders>
              <w:top w:val="single" w:color="auto" w:sz="6" w:space="0"/>
              <w:left w:val="single" w:color="auto" w:sz="6" w:space="0"/>
              <w:bottom w:val="single" w:color="auto" w:sz="6" w:space="0"/>
              <w:right w:val="single" w:color="auto" w:sz="6" w:space="0"/>
            </w:tcBorders>
            <w:shd w:val="clear" w:color="auto" w:fill="E8E8E8"/>
            <w:vAlign w:val="center"/>
            <w:hideMark/>
          </w:tcPr>
          <w:p w:rsidRPr="004A0C52" w:rsidR="00A04828" w:rsidP="00680010" w:rsidRDefault="00A04828" w14:paraId="20C3B90A" w14:textId="77777777">
            <w:pPr>
              <w:ind w:left="371"/>
              <w:rPr>
                <w:sz w:val="16"/>
                <w:szCs w:val="16"/>
                <w:lang w:val="en-PH"/>
              </w:rPr>
            </w:pPr>
            <w:r w:rsidRPr="004A0C52">
              <w:rPr>
                <w:sz w:val="16"/>
                <w:szCs w:val="16"/>
              </w:rPr>
              <w:t>Please take note of the following parameters:</w:t>
            </w:r>
            <w:r w:rsidRPr="004A0C52">
              <w:rPr>
                <w:sz w:val="16"/>
                <w:szCs w:val="16"/>
                <w:lang w:val="en-PH"/>
              </w:rPr>
              <w:t> </w:t>
            </w:r>
          </w:p>
          <w:p w:rsidRPr="004A0C52" w:rsidR="00A04828" w:rsidP="00680010" w:rsidRDefault="00A04828" w14:paraId="0F9E747A" w14:textId="77777777">
            <w:pPr>
              <w:ind w:left="371"/>
              <w:rPr>
                <w:sz w:val="16"/>
                <w:szCs w:val="16"/>
                <w:lang w:val="en-PH"/>
              </w:rPr>
            </w:pPr>
            <w:r w:rsidRPr="004A0C52">
              <w:rPr>
                <w:sz w:val="16"/>
                <w:szCs w:val="16"/>
                <w:lang w:val="en-PH"/>
              </w:rPr>
              <w:t> </w:t>
            </w:r>
          </w:p>
          <w:tbl>
            <w:tblPr>
              <w:tblW w:w="6570" w:type="dxa"/>
              <w:tblInd w:w="35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20"/>
              <w:gridCol w:w="3885"/>
              <w:gridCol w:w="1065"/>
            </w:tblGrid>
            <w:tr w:rsidRPr="006D4361" w:rsidR="00A04828" w:rsidTr="35FA47F1" w14:paraId="13B56172" w14:textId="77777777">
              <w:trPr>
                <w:trHeight w:val="213"/>
              </w:trPr>
              <w:tc>
                <w:tcPr>
                  <w:tcW w:w="1620" w:type="dxa"/>
                  <w:tcBorders>
                    <w:top w:val="single" w:color="auto" w:sz="6" w:space="0"/>
                    <w:left w:val="single" w:color="auto" w:sz="6" w:space="0"/>
                    <w:bottom w:val="single" w:color="auto" w:sz="6" w:space="0"/>
                    <w:right w:val="single" w:color="auto" w:sz="6" w:space="0"/>
                  </w:tcBorders>
                  <w:shd w:val="clear" w:color="auto" w:fill="00B0F0"/>
                  <w:hideMark/>
                </w:tcPr>
                <w:p w:rsidRPr="006D4361" w:rsidR="00A04828" w:rsidP="00680010" w:rsidRDefault="00A04828" w14:paraId="4CE71681" w14:textId="77777777">
                  <w:pPr>
                    <w:ind w:left="371"/>
                    <w:rPr>
                      <w:sz w:val="14"/>
                      <w:szCs w:val="14"/>
                      <w:lang w:val="en-PH"/>
                    </w:rPr>
                  </w:pPr>
                  <w:r w:rsidRPr="006D4361">
                    <w:rPr>
                      <w:sz w:val="14"/>
                      <w:szCs w:val="14"/>
                    </w:rPr>
                    <w:t>Field</w:t>
                  </w:r>
                  <w:r w:rsidRPr="006D4361">
                    <w:rPr>
                      <w:sz w:val="14"/>
                      <w:szCs w:val="14"/>
                      <w:lang w:val="en-PH"/>
                    </w:rPr>
                    <w:t> </w:t>
                  </w:r>
                </w:p>
              </w:tc>
              <w:tc>
                <w:tcPr>
                  <w:tcW w:w="3885" w:type="dxa"/>
                  <w:tcBorders>
                    <w:top w:val="single" w:color="auto" w:sz="6" w:space="0"/>
                    <w:left w:val="single" w:color="auto" w:sz="6" w:space="0"/>
                    <w:bottom w:val="single" w:color="auto" w:sz="6" w:space="0"/>
                    <w:right w:val="single" w:color="auto" w:sz="6" w:space="0"/>
                  </w:tcBorders>
                  <w:shd w:val="clear" w:color="auto" w:fill="00B0F0"/>
                  <w:hideMark/>
                </w:tcPr>
                <w:p w:rsidRPr="006D4361" w:rsidR="00A04828" w:rsidP="00680010" w:rsidRDefault="00A04828" w14:paraId="585736D1" w14:textId="77777777">
                  <w:pPr>
                    <w:ind w:left="371"/>
                    <w:rPr>
                      <w:sz w:val="14"/>
                      <w:szCs w:val="14"/>
                      <w:lang w:val="en-PH"/>
                    </w:rPr>
                  </w:pPr>
                  <w:r w:rsidRPr="006D4361">
                    <w:rPr>
                      <w:sz w:val="14"/>
                      <w:szCs w:val="14"/>
                    </w:rPr>
                    <w:t>Value</w:t>
                  </w:r>
                  <w:r w:rsidRPr="006D4361">
                    <w:rPr>
                      <w:sz w:val="14"/>
                      <w:szCs w:val="14"/>
                      <w:lang w:val="en-PH"/>
                    </w:rPr>
                    <w:t> </w:t>
                  </w:r>
                </w:p>
              </w:tc>
              <w:tc>
                <w:tcPr>
                  <w:tcW w:w="1065" w:type="dxa"/>
                  <w:tcBorders>
                    <w:top w:val="single" w:color="auto" w:sz="6" w:space="0"/>
                    <w:left w:val="single" w:color="auto" w:sz="6" w:space="0"/>
                    <w:bottom w:val="single" w:color="auto" w:sz="6" w:space="0"/>
                    <w:right w:val="single" w:color="auto" w:sz="6" w:space="0"/>
                  </w:tcBorders>
                  <w:shd w:val="clear" w:color="auto" w:fill="00B0F0"/>
                  <w:hideMark/>
                </w:tcPr>
                <w:p w:rsidRPr="006D4361" w:rsidR="00A04828" w:rsidP="00680010" w:rsidRDefault="00A04828" w14:paraId="24DED59B" w14:textId="77777777">
                  <w:pPr>
                    <w:ind w:left="371"/>
                    <w:rPr>
                      <w:sz w:val="14"/>
                      <w:szCs w:val="14"/>
                      <w:lang w:val="en-PH"/>
                    </w:rPr>
                  </w:pPr>
                  <w:r w:rsidRPr="006D4361">
                    <w:rPr>
                      <w:sz w:val="14"/>
                      <w:szCs w:val="14"/>
                    </w:rPr>
                    <w:t>Required</w:t>
                  </w:r>
                  <w:r w:rsidRPr="006D4361">
                    <w:rPr>
                      <w:sz w:val="14"/>
                      <w:szCs w:val="14"/>
                      <w:lang w:val="en-PH"/>
                    </w:rPr>
                    <w:t> </w:t>
                  </w:r>
                </w:p>
              </w:tc>
            </w:tr>
            <w:tr w:rsidRPr="006D4361" w:rsidR="00A04828" w:rsidTr="35FA47F1" w14:paraId="321DFAAD" w14:textId="77777777">
              <w:trPr>
                <w:trHeight w:val="213"/>
              </w:trPr>
              <w:tc>
                <w:tcPr>
                  <w:tcW w:w="1620" w:type="dxa"/>
                  <w:tcBorders>
                    <w:top w:val="single" w:color="auto" w:sz="6" w:space="0"/>
                    <w:left w:val="single" w:color="auto" w:sz="6" w:space="0"/>
                    <w:bottom w:val="single" w:color="auto" w:sz="6" w:space="0"/>
                    <w:right w:val="single" w:color="auto" w:sz="6" w:space="0"/>
                  </w:tcBorders>
                  <w:hideMark/>
                </w:tcPr>
                <w:p w:rsidRPr="006D4361" w:rsidR="00A04828" w:rsidP="00680010" w:rsidRDefault="00A04828" w14:paraId="3068067E" w14:textId="77777777">
                  <w:pPr>
                    <w:ind w:left="371"/>
                    <w:rPr>
                      <w:sz w:val="14"/>
                      <w:szCs w:val="14"/>
                      <w:lang w:val="en-PH"/>
                    </w:rPr>
                  </w:pPr>
                  <w:r w:rsidRPr="006D4361">
                    <w:rPr>
                      <w:sz w:val="14"/>
                      <w:szCs w:val="14"/>
                    </w:rPr>
                    <w:t>Cash Management Group</w:t>
                  </w:r>
                  <w:r w:rsidRPr="006D4361">
                    <w:rPr>
                      <w:sz w:val="14"/>
                      <w:szCs w:val="14"/>
                      <w:lang w:val="en-PH"/>
                    </w:rPr>
                    <w:t> </w:t>
                  </w:r>
                </w:p>
              </w:tc>
              <w:tc>
                <w:tcPr>
                  <w:tcW w:w="3885" w:type="dxa"/>
                  <w:tcBorders>
                    <w:top w:val="single" w:color="auto" w:sz="6" w:space="0"/>
                    <w:left w:val="single" w:color="auto" w:sz="6" w:space="0"/>
                    <w:bottom w:val="single" w:color="auto" w:sz="6" w:space="0"/>
                    <w:right w:val="single" w:color="auto" w:sz="6" w:space="0"/>
                  </w:tcBorders>
                  <w:hideMark/>
                </w:tcPr>
                <w:p w:rsidRPr="006D4361" w:rsidR="00A04828" w:rsidP="00680010" w:rsidRDefault="00A22BE3" w14:paraId="21CDCC78" w14:textId="25BBEB19">
                  <w:pPr>
                    <w:ind w:left="371"/>
                    <w:rPr>
                      <w:sz w:val="14"/>
                      <w:szCs w:val="14"/>
                      <w:lang w:val="en-PH"/>
                    </w:rPr>
                  </w:pPr>
                  <w:r w:rsidRPr="006D4361">
                    <w:rPr>
                      <w:sz w:val="14"/>
                      <w:szCs w:val="14"/>
                    </w:rPr>
                    <w:t>“</w:t>
                  </w:r>
                  <w:r w:rsidRPr="006D4361" w:rsidR="00A04828">
                    <w:rPr>
                      <w:sz w:val="14"/>
                      <w:szCs w:val="14"/>
                    </w:rPr>
                    <w:t>SONH</w:t>
                  </w:r>
                  <w:r w:rsidRPr="006D4361">
                    <w:rPr>
                      <w:sz w:val="14"/>
                      <w:szCs w:val="14"/>
                    </w:rPr>
                    <w:t>”</w:t>
                  </w:r>
                  <w:r w:rsidRPr="006D4361" w:rsidR="00A04828">
                    <w:rPr>
                      <w:sz w:val="14"/>
                      <w:szCs w:val="14"/>
                      <w:lang w:val="en-PH"/>
                    </w:rPr>
                    <w:t> </w:t>
                  </w:r>
                </w:p>
              </w:tc>
              <w:tc>
                <w:tcPr>
                  <w:tcW w:w="1065" w:type="dxa"/>
                  <w:tcBorders>
                    <w:top w:val="single" w:color="auto" w:sz="6" w:space="0"/>
                    <w:left w:val="single" w:color="auto" w:sz="6" w:space="0"/>
                    <w:bottom w:val="single" w:color="auto" w:sz="6" w:space="0"/>
                    <w:right w:val="single" w:color="auto" w:sz="6" w:space="0"/>
                  </w:tcBorders>
                  <w:hideMark/>
                </w:tcPr>
                <w:p w:rsidRPr="006D4361" w:rsidR="00A04828" w:rsidP="00680010" w:rsidRDefault="00A04828" w14:paraId="6F29D003" w14:textId="77777777">
                  <w:pPr>
                    <w:ind w:left="371"/>
                    <w:rPr>
                      <w:sz w:val="14"/>
                      <w:szCs w:val="14"/>
                      <w:lang w:val="en-PH"/>
                    </w:rPr>
                  </w:pPr>
                  <w:r w:rsidRPr="006D4361">
                    <w:rPr>
                      <w:sz w:val="14"/>
                      <w:szCs w:val="14"/>
                    </w:rPr>
                    <w:t>Yes</w:t>
                  </w:r>
                  <w:r w:rsidRPr="006D4361">
                    <w:rPr>
                      <w:sz w:val="14"/>
                      <w:szCs w:val="14"/>
                      <w:lang w:val="en-PH"/>
                    </w:rPr>
                    <w:t> </w:t>
                  </w:r>
                </w:p>
              </w:tc>
            </w:tr>
            <w:tr w:rsidRPr="006D4361" w:rsidR="00A04828" w:rsidTr="35FA47F1" w14:paraId="3AC76C7F" w14:textId="77777777">
              <w:trPr>
                <w:trHeight w:val="213"/>
              </w:trPr>
              <w:tc>
                <w:tcPr>
                  <w:tcW w:w="1620" w:type="dxa"/>
                  <w:tcBorders>
                    <w:top w:val="single" w:color="auto" w:sz="6" w:space="0"/>
                    <w:left w:val="single" w:color="auto" w:sz="6" w:space="0"/>
                    <w:bottom w:val="single" w:color="auto" w:sz="6" w:space="0"/>
                    <w:right w:val="single" w:color="auto" w:sz="6" w:space="0"/>
                  </w:tcBorders>
                  <w:hideMark/>
                </w:tcPr>
                <w:p w:rsidRPr="006D4361" w:rsidR="00A04828" w:rsidP="00680010" w:rsidRDefault="00A04828" w14:paraId="432694CA" w14:textId="77777777">
                  <w:pPr>
                    <w:ind w:left="371"/>
                    <w:rPr>
                      <w:sz w:val="14"/>
                      <w:szCs w:val="14"/>
                      <w:lang w:val="en-PH"/>
                    </w:rPr>
                  </w:pPr>
                  <w:r w:rsidRPr="006D4361">
                    <w:rPr>
                      <w:sz w:val="14"/>
                      <w:szCs w:val="14"/>
                    </w:rPr>
                    <w:t>Run Group</w:t>
                  </w:r>
                  <w:r w:rsidRPr="006D4361">
                    <w:rPr>
                      <w:sz w:val="14"/>
                      <w:szCs w:val="14"/>
                      <w:lang w:val="en-PH"/>
                    </w:rPr>
                    <w:t> </w:t>
                  </w:r>
                </w:p>
              </w:tc>
              <w:tc>
                <w:tcPr>
                  <w:tcW w:w="3885" w:type="dxa"/>
                  <w:tcBorders>
                    <w:top w:val="single" w:color="auto" w:sz="6" w:space="0"/>
                    <w:left w:val="single" w:color="auto" w:sz="6" w:space="0"/>
                    <w:bottom w:val="single" w:color="auto" w:sz="6" w:space="0"/>
                    <w:right w:val="single" w:color="auto" w:sz="6" w:space="0"/>
                  </w:tcBorders>
                  <w:hideMark/>
                </w:tcPr>
                <w:p w:rsidR="6BF1356E" w:rsidP="35FA47F1" w:rsidRDefault="6BF1356E" w14:paraId="54EAE117" w14:textId="47A891E7">
                  <w:pPr>
                    <w:pStyle w:val="TableText"/>
                    <w:rPr>
                      <w:color w:val="FF0000"/>
                      <w:highlight w:val="yellow"/>
                    </w:rPr>
                  </w:pPr>
                  <w:r w:rsidRPr="35FA47F1">
                    <w:rPr>
                      <w:color w:val="FF0000"/>
                      <w:highlight w:val="yellow"/>
                    </w:rPr>
                    <w:t>NH-TREASURY-DEPT-UC-YB-</w:t>
                  </w:r>
                  <w:proofErr w:type="gramStart"/>
                  <w:r w:rsidRPr="35FA47F1">
                    <w:rPr>
                      <w:color w:val="FF0000"/>
                      <w:highlight w:val="yellow"/>
                    </w:rPr>
                    <w:t>O.YYMMDDHHMMS</w:t>
                  </w:r>
                  <w:proofErr w:type="gramEnd"/>
                </w:p>
                <w:p w:rsidRPr="006D4361" w:rsidR="00FE1816" w:rsidP="00680010" w:rsidRDefault="00FE1816" w14:paraId="3A26F056" w14:textId="231FB243">
                  <w:pPr>
                    <w:ind w:left="371"/>
                    <w:rPr>
                      <w:sz w:val="14"/>
                      <w:szCs w:val="14"/>
                      <w:lang w:val="en-PH"/>
                    </w:rPr>
                  </w:pPr>
                </w:p>
              </w:tc>
              <w:tc>
                <w:tcPr>
                  <w:tcW w:w="1065" w:type="dxa"/>
                  <w:tcBorders>
                    <w:top w:val="single" w:color="auto" w:sz="6" w:space="0"/>
                    <w:left w:val="single" w:color="auto" w:sz="6" w:space="0"/>
                    <w:bottom w:val="single" w:color="auto" w:sz="6" w:space="0"/>
                    <w:right w:val="single" w:color="auto" w:sz="6" w:space="0"/>
                  </w:tcBorders>
                  <w:hideMark/>
                </w:tcPr>
                <w:p w:rsidRPr="006D4361" w:rsidR="00A04828" w:rsidP="00680010" w:rsidRDefault="00A04828" w14:paraId="02DEDCC0" w14:textId="77777777">
                  <w:pPr>
                    <w:ind w:left="371"/>
                    <w:rPr>
                      <w:sz w:val="14"/>
                      <w:szCs w:val="14"/>
                      <w:lang w:val="en-PH"/>
                    </w:rPr>
                  </w:pPr>
                  <w:r w:rsidRPr="006D4361">
                    <w:rPr>
                      <w:sz w:val="14"/>
                      <w:szCs w:val="14"/>
                    </w:rPr>
                    <w:t>Yes</w:t>
                  </w:r>
                  <w:r w:rsidRPr="006D4361">
                    <w:rPr>
                      <w:sz w:val="14"/>
                      <w:szCs w:val="14"/>
                      <w:lang w:val="en-PH"/>
                    </w:rPr>
                    <w:t> </w:t>
                  </w:r>
                </w:p>
              </w:tc>
            </w:tr>
            <w:tr w:rsidRPr="006D4361" w:rsidR="00A04828" w:rsidTr="35FA47F1" w14:paraId="2F19DFB6" w14:textId="77777777">
              <w:trPr>
                <w:trHeight w:val="213"/>
              </w:trPr>
              <w:tc>
                <w:tcPr>
                  <w:tcW w:w="1620" w:type="dxa"/>
                  <w:tcBorders>
                    <w:top w:val="single" w:color="auto" w:sz="6" w:space="0"/>
                    <w:left w:val="single" w:color="auto" w:sz="6" w:space="0"/>
                    <w:bottom w:val="single" w:color="auto" w:sz="6" w:space="0"/>
                    <w:right w:val="single" w:color="auto" w:sz="6" w:space="0"/>
                  </w:tcBorders>
                  <w:hideMark/>
                </w:tcPr>
                <w:p w:rsidRPr="006D4361" w:rsidR="00A04828" w:rsidP="00680010" w:rsidRDefault="006324E7" w14:paraId="20FACBE0" w14:textId="682D74D6">
                  <w:pPr>
                    <w:ind w:left="371"/>
                    <w:rPr>
                      <w:sz w:val="14"/>
                      <w:szCs w:val="14"/>
                      <w:lang w:val="en-PH"/>
                    </w:rPr>
                  </w:pPr>
                  <w:r w:rsidRPr="006D4361">
                    <w:rPr>
                      <w:sz w:val="14"/>
                      <w:szCs w:val="14"/>
                    </w:rPr>
                    <w:t>Ignore Duplicate Check Numbers</w:t>
                  </w:r>
                  <w:r w:rsidRPr="006D4361" w:rsidR="00A04828">
                    <w:rPr>
                      <w:sz w:val="14"/>
                      <w:szCs w:val="14"/>
                      <w:lang w:val="en-PH"/>
                    </w:rPr>
                    <w:t> </w:t>
                  </w:r>
                </w:p>
              </w:tc>
              <w:tc>
                <w:tcPr>
                  <w:tcW w:w="3885" w:type="dxa"/>
                  <w:tcBorders>
                    <w:top w:val="single" w:color="auto" w:sz="6" w:space="0"/>
                    <w:left w:val="single" w:color="auto" w:sz="6" w:space="0"/>
                    <w:bottom w:val="single" w:color="auto" w:sz="6" w:space="0"/>
                    <w:right w:val="single" w:color="auto" w:sz="6" w:space="0"/>
                  </w:tcBorders>
                  <w:hideMark/>
                </w:tcPr>
                <w:p w:rsidRPr="006D4361" w:rsidR="00A04828" w:rsidP="00680010" w:rsidRDefault="006324E7" w14:paraId="506C202C" w14:textId="3A907679">
                  <w:pPr>
                    <w:ind w:left="371"/>
                    <w:rPr>
                      <w:sz w:val="14"/>
                      <w:szCs w:val="14"/>
                      <w:lang w:val="en-PH"/>
                    </w:rPr>
                  </w:pPr>
                  <w:r w:rsidRPr="006D4361">
                    <w:rPr>
                      <w:sz w:val="14"/>
                      <w:szCs w:val="14"/>
                      <w:lang w:val="en-PH"/>
                    </w:rPr>
                    <w:t>Uncheck</w:t>
                  </w:r>
                </w:p>
              </w:tc>
              <w:tc>
                <w:tcPr>
                  <w:tcW w:w="1065" w:type="dxa"/>
                  <w:tcBorders>
                    <w:top w:val="single" w:color="auto" w:sz="6" w:space="0"/>
                    <w:left w:val="single" w:color="auto" w:sz="6" w:space="0"/>
                    <w:bottom w:val="single" w:color="auto" w:sz="6" w:space="0"/>
                    <w:right w:val="single" w:color="auto" w:sz="6" w:space="0"/>
                  </w:tcBorders>
                  <w:hideMark/>
                </w:tcPr>
                <w:p w:rsidRPr="006D4361" w:rsidR="00A04828" w:rsidP="00680010" w:rsidRDefault="00A04828" w14:paraId="5F1B22FB" w14:textId="77777777">
                  <w:pPr>
                    <w:ind w:left="371"/>
                    <w:rPr>
                      <w:sz w:val="14"/>
                      <w:szCs w:val="14"/>
                      <w:lang w:val="en-PH"/>
                    </w:rPr>
                  </w:pPr>
                  <w:r w:rsidRPr="006D4361">
                    <w:rPr>
                      <w:sz w:val="14"/>
                      <w:szCs w:val="14"/>
                    </w:rPr>
                    <w:t>No</w:t>
                  </w:r>
                  <w:r w:rsidRPr="006D4361">
                    <w:rPr>
                      <w:sz w:val="14"/>
                      <w:szCs w:val="14"/>
                      <w:lang w:val="en-PH"/>
                    </w:rPr>
                    <w:t> </w:t>
                  </w:r>
                </w:p>
              </w:tc>
            </w:tr>
            <w:tr w:rsidRPr="006D4361" w:rsidR="00A04828" w:rsidTr="35FA47F1" w14:paraId="3E6642EB" w14:textId="77777777">
              <w:trPr>
                <w:trHeight w:val="213"/>
              </w:trPr>
              <w:tc>
                <w:tcPr>
                  <w:tcW w:w="1620" w:type="dxa"/>
                  <w:tcBorders>
                    <w:top w:val="single" w:color="auto" w:sz="6" w:space="0"/>
                    <w:left w:val="single" w:color="auto" w:sz="6" w:space="0"/>
                    <w:bottom w:val="single" w:color="auto" w:sz="6" w:space="0"/>
                    <w:right w:val="single" w:color="auto" w:sz="6" w:space="0"/>
                  </w:tcBorders>
                  <w:hideMark/>
                </w:tcPr>
                <w:p w:rsidRPr="006D4361" w:rsidR="00A04828" w:rsidP="00680010" w:rsidRDefault="00252B0B" w14:paraId="0EA80B82" w14:textId="6B4A916F">
                  <w:pPr>
                    <w:ind w:left="371"/>
                    <w:rPr>
                      <w:sz w:val="14"/>
                      <w:szCs w:val="14"/>
                      <w:lang w:val="en-PH"/>
                    </w:rPr>
                  </w:pPr>
                  <w:r w:rsidRPr="006D4361">
                    <w:rPr>
                      <w:sz w:val="14"/>
                      <w:szCs w:val="14"/>
                    </w:rPr>
                    <w:t>Bank Account Number</w:t>
                  </w:r>
                </w:p>
              </w:tc>
              <w:tc>
                <w:tcPr>
                  <w:tcW w:w="3885" w:type="dxa"/>
                  <w:tcBorders>
                    <w:top w:val="single" w:color="auto" w:sz="6" w:space="0"/>
                    <w:left w:val="single" w:color="auto" w:sz="6" w:space="0"/>
                    <w:bottom w:val="single" w:color="auto" w:sz="6" w:space="0"/>
                    <w:right w:val="single" w:color="auto" w:sz="6" w:space="0"/>
                  </w:tcBorders>
                  <w:hideMark/>
                </w:tcPr>
                <w:p w:rsidRPr="006D4361" w:rsidR="00A04828" w:rsidP="00680010" w:rsidRDefault="00252B0B" w14:paraId="5FCE2B27" w14:textId="6AC05608">
                  <w:pPr>
                    <w:ind w:left="371"/>
                    <w:rPr>
                      <w:sz w:val="14"/>
                      <w:szCs w:val="14"/>
                      <w:lang w:val="en-PH"/>
                    </w:rPr>
                  </w:pPr>
                  <w:r w:rsidRPr="006D4361">
                    <w:rPr>
                      <w:sz w:val="14"/>
                      <w:szCs w:val="14"/>
                    </w:rPr>
                    <w:t>Leave &lt;blank&gt;</w:t>
                  </w:r>
                </w:p>
              </w:tc>
              <w:tc>
                <w:tcPr>
                  <w:tcW w:w="1065" w:type="dxa"/>
                  <w:tcBorders>
                    <w:top w:val="single" w:color="auto" w:sz="6" w:space="0"/>
                    <w:left w:val="single" w:color="auto" w:sz="6" w:space="0"/>
                    <w:bottom w:val="single" w:color="auto" w:sz="6" w:space="0"/>
                    <w:right w:val="single" w:color="auto" w:sz="6" w:space="0"/>
                  </w:tcBorders>
                  <w:hideMark/>
                </w:tcPr>
                <w:p w:rsidRPr="006D4361" w:rsidR="00A04828" w:rsidP="00680010" w:rsidRDefault="00A04828" w14:paraId="035A6877" w14:textId="77777777">
                  <w:pPr>
                    <w:ind w:left="371"/>
                    <w:rPr>
                      <w:sz w:val="14"/>
                      <w:szCs w:val="14"/>
                      <w:lang w:val="en-PH"/>
                    </w:rPr>
                  </w:pPr>
                  <w:r w:rsidRPr="006D4361">
                    <w:rPr>
                      <w:sz w:val="14"/>
                      <w:szCs w:val="14"/>
                    </w:rPr>
                    <w:t>No</w:t>
                  </w:r>
                  <w:r w:rsidRPr="006D4361">
                    <w:rPr>
                      <w:sz w:val="14"/>
                      <w:szCs w:val="14"/>
                      <w:lang w:val="en-PH"/>
                    </w:rPr>
                    <w:t> </w:t>
                  </w:r>
                </w:p>
              </w:tc>
            </w:tr>
          </w:tbl>
          <w:p w:rsidR="00463AD2" w:rsidP="00680010" w:rsidRDefault="00463AD2" w14:paraId="4F0F88BC" w14:textId="77777777">
            <w:pPr>
              <w:ind w:left="371"/>
              <w:jc w:val="center"/>
              <w:rPr>
                <w:sz w:val="16"/>
                <w:szCs w:val="16"/>
                <w:lang w:val="en-PH"/>
              </w:rPr>
            </w:pPr>
          </w:p>
          <w:p w:rsidR="00A04828" w:rsidP="00463AD2" w:rsidRDefault="007367AF" w14:paraId="7A25EBAC" w14:textId="6A90C62C">
            <w:pPr>
              <w:ind w:left="371"/>
              <w:rPr>
                <w:sz w:val="16"/>
                <w:szCs w:val="16"/>
                <w:lang w:val="en-PH"/>
              </w:rPr>
            </w:pPr>
            <w:r w:rsidRPr="004A0C52">
              <w:rPr>
                <w:noProof/>
                <w:sz w:val="16"/>
                <w:szCs w:val="16"/>
                <w:lang w:val="en-PH"/>
              </w:rPr>
              <w:drawing>
                <wp:inline distT="0" distB="0" distL="0" distR="0" wp14:anchorId="0FE03952" wp14:editId="2713F40F">
                  <wp:extent cx="2049780" cy="2044879"/>
                  <wp:effectExtent l="0" t="0" r="7620" b="0"/>
                  <wp:docPr id="146578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81257" name=""/>
                          <pic:cNvPicPr/>
                        </pic:nvPicPr>
                        <pic:blipFill>
                          <a:blip r:embed="rId17"/>
                          <a:stretch>
                            <a:fillRect/>
                          </a:stretch>
                        </pic:blipFill>
                        <pic:spPr>
                          <a:xfrm>
                            <a:off x="0" y="0"/>
                            <a:ext cx="2073080" cy="2068123"/>
                          </a:xfrm>
                          <a:prstGeom prst="rect">
                            <a:avLst/>
                          </a:prstGeom>
                        </pic:spPr>
                      </pic:pic>
                    </a:graphicData>
                  </a:graphic>
                </wp:inline>
              </w:drawing>
            </w:r>
          </w:p>
          <w:p w:rsidRPr="004A0C52" w:rsidR="00463AD2" w:rsidP="00680010" w:rsidRDefault="00463AD2" w14:paraId="68C66F7D" w14:textId="77777777">
            <w:pPr>
              <w:ind w:left="371"/>
              <w:jc w:val="center"/>
              <w:rPr>
                <w:sz w:val="16"/>
                <w:szCs w:val="16"/>
                <w:lang w:val="en-PH"/>
              </w:rPr>
            </w:pPr>
          </w:p>
          <w:p w:rsidRPr="004A0C52" w:rsidR="00A04828" w:rsidP="00680010" w:rsidRDefault="00A04828" w14:paraId="1BCF2DB5" w14:textId="78D94D39">
            <w:pPr>
              <w:ind w:left="371"/>
              <w:rPr>
                <w:sz w:val="16"/>
                <w:szCs w:val="16"/>
                <w:lang w:val="en-PH"/>
              </w:rPr>
            </w:pPr>
            <w:r w:rsidRPr="004A0C52">
              <w:rPr>
                <w:sz w:val="16"/>
                <w:szCs w:val="16"/>
                <w:lang w:val="en-PH"/>
              </w:rPr>
              <w:t> </w:t>
            </w:r>
          </w:p>
          <w:p w:rsidRPr="004A0C52" w:rsidR="00A04828" w:rsidP="00680010" w:rsidRDefault="00A04828" w14:paraId="761934EB" w14:textId="77777777">
            <w:pPr>
              <w:ind w:left="371"/>
              <w:rPr>
                <w:sz w:val="16"/>
                <w:szCs w:val="16"/>
                <w:lang w:val="en-PH"/>
              </w:rPr>
            </w:pPr>
            <w:r w:rsidRPr="004A0C52">
              <w:rPr>
                <w:sz w:val="16"/>
                <w:szCs w:val="16"/>
                <w:lang w:val="en-PH"/>
              </w:rPr>
              <w:t> </w:t>
            </w:r>
          </w:p>
        </w:tc>
      </w:tr>
      <w:tr w:rsidRPr="00A04828" w:rsidR="00A04828" w:rsidTr="6F87863D" w14:paraId="35FB9274" w14:textId="77777777">
        <w:trPr>
          <w:trHeight w:val="300"/>
        </w:trPr>
        <w:tc>
          <w:tcPr>
            <w:tcW w:w="1605" w:type="dxa"/>
            <w:tcBorders>
              <w:top w:val="single" w:color="auto" w:sz="6" w:space="0"/>
              <w:left w:val="single" w:color="auto" w:sz="6" w:space="0"/>
              <w:bottom w:val="single" w:color="auto" w:sz="6" w:space="0"/>
              <w:right w:val="single" w:color="auto" w:sz="6" w:space="0"/>
            </w:tcBorders>
            <w:vAlign w:val="center"/>
            <w:hideMark/>
          </w:tcPr>
          <w:p w:rsidRPr="00680010" w:rsidR="00A04828" w:rsidP="00680010" w:rsidRDefault="00A04828" w14:paraId="442CD1AA" w14:textId="77777777">
            <w:pPr>
              <w:ind w:left="273"/>
              <w:rPr>
                <w:sz w:val="16"/>
                <w:szCs w:val="16"/>
                <w:lang w:val="en-PH"/>
              </w:rPr>
            </w:pPr>
            <w:r w:rsidRPr="00680010">
              <w:rPr>
                <w:sz w:val="16"/>
                <w:szCs w:val="16"/>
                <w:lang w:val="en-AU"/>
              </w:rPr>
              <w:t>3.2.6.2</w:t>
            </w:r>
            <w:r w:rsidRPr="00680010">
              <w:rPr>
                <w:sz w:val="16"/>
                <w:szCs w:val="16"/>
                <w:lang w:val="en-PH"/>
              </w:rPr>
              <w:t> </w:t>
            </w:r>
          </w:p>
        </w:tc>
        <w:tc>
          <w:tcPr>
            <w:tcW w:w="7185" w:type="dxa"/>
            <w:tcBorders>
              <w:top w:val="single" w:color="auto" w:sz="6" w:space="0"/>
              <w:left w:val="single" w:color="auto" w:sz="6" w:space="0"/>
              <w:bottom w:val="single" w:color="auto" w:sz="6" w:space="0"/>
              <w:right w:val="single" w:color="auto" w:sz="6" w:space="0"/>
            </w:tcBorders>
            <w:vAlign w:val="center"/>
            <w:hideMark/>
          </w:tcPr>
          <w:p w:rsidRPr="00680010" w:rsidR="00650909" w:rsidP="00680010" w:rsidRDefault="44227F4F" w14:paraId="341EDA2E" w14:textId="101B2CAF">
            <w:pPr>
              <w:ind w:left="371"/>
              <w:rPr>
                <w:sz w:val="16"/>
                <w:szCs w:val="16"/>
              </w:rPr>
            </w:pPr>
            <w:r w:rsidRPr="2F10E1BE">
              <w:rPr>
                <w:sz w:val="16"/>
                <w:szCs w:val="16"/>
              </w:rPr>
              <w:t>Successful</w:t>
            </w:r>
            <w:r w:rsidRPr="2F10E1BE" w:rsidR="1CDC58F7">
              <w:rPr>
                <w:sz w:val="16"/>
                <w:szCs w:val="16"/>
              </w:rPr>
              <w:t xml:space="preserve"> update </w:t>
            </w:r>
            <w:r w:rsidRPr="2F10E1BE">
              <w:rPr>
                <w:sz w:val="16"/>
                <w:szCs w:val="16"/>
              </w:rPr>
              <w:t xml:space="preserve">will result in Cash Ledger Transactions with status “Reconciled” or </w:t>
            </w:r>
            <w:r w:rsidRPr="2F10E1BE" w:rsidR="08261A36">
              <w:rPr>
                <w:sz w:val="16"/>
                <w:szCs w:val="16"/>
              </w:rPr>
              <w:t xml:space="preserve">the </w:t>
            </w:r>
            <w:r w:rsidRPr="2F10E1BE">
              <w:rPr>
                <w:sz w:val="16"/>
                <w:szCs w:val="16"/>
              </w:rPr>
              <w:t>status</w:t>
            </w:r>
            <w:r w:rsidRPr="2F10E1BE" w:rsidR="08261A36">
              <w:rPr>
                <w:sz w:val="16"/>
                <w:szCs w:val="16"/>
              </w:rPr>
              <w:t xml:space="preserve"> name</w:t>
            </w:r>
            <w:r w:rsidRPr="2F10E1BE">
              <w:rPr>
                <w:sz w:val="16"/>
                <w:szCs w:val="16"/>
              </w:rPr>
              <w:t xml:space="preserve"> as indicated in</w:t>
            </w:r>
            <w:commentRangeStart w:id="62"/>
            <w:commentRangeStart w:id="63"/>
            <w:r w:rsidRPr="2F10E1BE">
              <w:rPr>
                <w:sz w:val="16"/>
                <w:szCs w:val="16"/>
              </w:rPr>
              <w:t xml:space="preserve"> </w:t>
            </w:r>
            <w:r w:rsidR="00EA7D9D">
              <w:rPr>
                <w:sz w:val="16"/>
                <w:szCs w:val="16"/>
              </w:rPr>
              <w:t xml:space="preserve">reconciliation </w:t>
            </w:r>
            <w:r w:rsidRPr="2F10E1BE">
              <w:rPr>
                <w:sz w:val="16"/>
                <w:szCs w:val="16"/>
              </w:rPr>
              <w:t>file</w:t>
            </w:r>
            <w:commentRangeEnd w:id="62"/>
            <w:r w:rsidRPr="2F10E1BE" w:rsidR="00650909">
              <w:rPr>
                <w:rStyle w:val="CommentReference"/>
              </w:rPr>
              <w:commentReference w:id="62"/>
            </w:r>
            <w:commentRangeEnd w:id="63"/>
            <w:r>
              <w:rPr>
                <w:rStyle w:val="CommentReference"/>
              </w:rPr>
              <w:commentReference w:id="63"/>
            </w:r>
            <w:r w:rsidRPr="2F10E1BE">
              <w:rPr>
                <w:sz w:val="16"/>
                <w:szCs w:val="16"/>
              </w:rPr>
              <w:t>.</w:t>
            </w:r>
          </w:p>
          <w:p w:rsidRPr="00680010" w:rsidR="00A04828" w:rsidP="00680010" w:rsidRDefault="00A04828" w14:paraId="06744805" w14:textId="24BE5064">
            <w:pPr>
              <w:ind w:left="371"/>
              <w:rPr>
                <w:sz w:val="16"/>
                <w:szCs w:val="16"/>
                <w:lang w:val="en-PH"/>
              </w:rPr>
            </w:pPr>
          </w:p>
        </w:tc>
      </w:tr>
      <w:tr w:rsidRPr="00A04828" w:rsidR="00C2318D" w:rsidTr="6F87863D" w14:paraId="2C7DD750" w14:textId="77777777">
        <w:trPr>
          <w:trHeight w:val="300"/>
        </w:trPr>
        <w:tc>
          <w:tcPr>
            <w:tcW w:w="1605" w:type="dxa"/>
            <w:tcBorders>
              <w:top w:val="single" w:color="auto" w:sz="6" w:space="0"/>
              <w:left w:val="single" w:color="auto" w:sz="6" w:space="0"/>
              <w:bottom w:val="single" w:color="auto" w:sz="6" w:space="0"/>
              <w:right w:val="single" w:color="auto" w:sz="6" w:space="0"/>
            </w:tcBorders>
            <w:vAlign w:val="center"/>
          </w:tcPr>
          <w:p w:rsidRPr="00680010" w:rsidR="00C2318D" w:rsidP="00680010" w:rsidRDefault="00C2318D" w14:paraId="0ECA1C5F" w14:textId="02E7F4E8">
            <w:pPr>
              <w:ind w:left="273"/>
              <w:rPr>
                <w:sz w:val="16"/>
                <w:szCs w:val="16"/>
                <w:lang w:val="en-AU"/>
              </w:rPr>
            </w:pPr>
            <w:r>
              <w:rPr>
                <w:sz w:val="16"/>
                <w:szCs w:val="16"/>
                <w:lang w:val="en-AU"/>
              </w:rPr>
              <w:t>3.2.6.3</w:t>
            </w:r>
          </w:p>
        </w:tc>
        <w:tc>
          <w:tcPr>
            <w:tcW w:w="7185" w:type="dxa"/>
            <w:tcBorders>
              <w:top w:val="single" w:color="auto" w:sz="6" w:space="0"/>
              <w:left w:val="single" w:color="auto" w:sz="6" w:space="0"/>
              <w:bottom w:val="single" w:color="auto" w:sz="6" w:space="0"/>
              <w:right w:val="single" w:color="auto" w:sz="6" w:space="0"/>
            </w:tcBorders>
            <w:vAlign w:val="center"/>
          </w:tcPr>
          <w:p w:rsidR="00C2318D" w:rsidP="00C2318D" w:rsidRDefault="00C2318D" w14:paraId="41388240" w14:textId="77777777">
            <w:pPr>
              <w:ind w:left="371"/>
              <w:rPr>
                <w:b/>
                <w:bCs/>
                <w:sz w:val="16"/>
                <w:szCs w:val="16"/>
              </w:rPr>
            </w:pPr>
          </w:p>
          <w:p w:rsidRPr="00463AD2" w:rsidR="00C2318D" w:rsidP="00C2318D" w:rsidRDefault="00C2318D" w14:paraId="76EDE0C8" w14:textId="44606611">
            <w:pPr>
              <w:ind w:left="371"/>
              <w:rPr>
                <w:sz w:val="16"/>
                <w:szCs w:val="16"/>
              </w:rPr>
            </w:pPr>
            <w:r w:rsidRPr="00463AD2">
              <w:rPr>
                <w:sz w:val="16"/>
                <w:szCs w:val="16"/>
              </w:rPr>
              <w:t>Error Handling:</w:t>
            </w:r>
          </w:p>
          <w:p w:rsidRPr="00C2318D" w:rsidR="00C2318D" w:rsidP="00C2318D" w:rsidRDefault="00C2318D" w14:paraId="1ED555DD" w14:textId="77777777">
            <w:pPr>
              <w:ind w:left="371"/>
              <w:rPr>
                <w:sz w:val="16"/>
                <w:szCs w:val="16"/>
              </w:rPr>
            </w:pPr>
          </w:p>
          <w:p w:rsidRPr="00C2318D" w:rsidR="00C2318D" w:rsidP="00C2318D" w:rsidRDefault="00C2318D" w14:paraId="794BC6D7" w14:textId="77777777">
            <w:pPr>
              <w:ind w:left="371"/>
              <w:rPr>
                <w:sz w:val="16"/>
                <w:szCs w:val="16"/>
              </w:rPr>
            </w:pPr>
            <w:r w:rsidRPr="00C2318D">
              <w:rPr>
                <w:sz w:val="16"/>
                <w:szCs w:val="16"/>
              </w:rPr>
              <w:t xml:space="preserve">At the end of the process, IPA will send an email to the end user telling them the file/run group name, number of records, and whether errors were encountered. </w:t>
            </w:r>
          </w:p>
          <w:p w:rsidRPr="00C2318D" w:rsidR="00C2318D" w:rsidP="00C2318D" w:rsidRDefault="00C2318D" w14:paraId="6B1811DA" w14:textId="77777777">
            <w:pPr>
              <w:ind w:left="371"/>
              <w:rPr>
                <w:sz w:val="16"/>
                <w:szCs w:val="16"/>
              </w:rPr>
            </w:pPr>
          </w:p>
          <w:p w:rsidRPr="00C2318D" w:rsidR="00C2318D" w:rsidP="00C2318D" w:rsidRDefault="3C7D9C2D" w14:paraId="1571B9D4" w14:textId="4089F23D">
            <w:pPr>
              <w:ind w:left="371"/>
              <w:rPr>
                <w:sz w:val="16"/>
                <w:szCs w:val="16"/>
              </w:rPr>
            </w:pPr>
            <w:r w:rsidRPr="6F87863D">
              <w:rPr>
                <w:sz w:val="16"/>
                <w:szCs w:val="16"/>
              </w:rPr>
              <w:t xml:space="preserve">In cases where errors are encountered during the bank update process, </w:t>
            </w:r>
            <w:r w:rsidRPr="6F87863D" w:rsidR="681170AF">
              <w:rPr>
                <w:color w:val="FF0000"/>
                <w:sz w:val="16"/>
                <w:szCs w:val="16"/>
                <w:highlight w:val="yellow"/>
              </w:rPr>
              <w:t>Treasury</w:t>
            </w:r>
            <w:r w:rsidRPr="6F87863D" w:rsidR="681170AF">
              <w:rPr>
                <w:sz w:val="16"/>
                <w:szCs w:val="16"/>
              </w:rPr>
              <w:t xml:space="preserve"> </w:t>
            </w:r>
            <w:r w:rsidRPr="6F87863D" w:rsidR="0775D94B">
              <w:rPr>
                <w:b/>
                <w:bCs/>
                <w:color w:val="FF0000"/>
                <w:sz w:val="16"/>
                <w:szCs w:val="16"/>
                <w:highlight w:val="yellow"/>
              </w:rPr>
              <w:t>&lt;SONH to confirm</w:t>
            </w:r>
            <w:r w:rsidRPr="6F87863D" w:rsidR="0775D94B">
              <w:rPr>
                <w:sz w:val="16"/>
                <w:szCs w:val="16"/>
              </w:rPr>
              <w:t xml:space="preserve">&gt; </w:t>
            </w:r>
            <w:r w:rsidRPr="6F87863D">
              <w:rPr>
                <w:sz w:val="16"/>
                <w:szCs w:val="16"/>
              </w:rPr>
              <w:t>needs to check the error</w:t>
            </w:r>
            <w:r w:rsidRPr="6F87863D" w:rsidR="681170AF">
              <w:rPr>
                <w:sz w:val="16"/>
                <w:szCs w:val="16"/>
              </w:rPr>
              <w:t>s</w:t>
            </w:r>
            <w:r w:rsidRPr="6F87863D">
              <w:rPr>
                <w:sz w:val="16"/>
                <w:szCs w:val="16"/>
              </w:rPr>
              <w:t xml:space="preserve"> via </w:t>
            </w:r>
            <w:r w:rsidRPr="6F87863D" w:rsidR="53B0336E">
              <w:rPr>
                <w:sz w:val="16"/>
                <w:szCs w:val="16"/>
              </w:rPr>
              <w:t>Cash &gt; Cash Ledger &gt; Processing tab &gt; Process section &gt; Bank Update Maintenance</w:t>
            </w:r>
            <w:r w:rsidRPr="6F87863D">
              <w:rPr>
                <w:sz w:val="16"/>
                <w:szCs w:val="16"/>
              </w:rPr>
              <w:t xml:space="preserve"> and resolve the error.</w:t>
            </w:r>
          </w:p>
          <w:p w:rsidRPr="00C2318D" w:rsidR="00C2318D" w:rsidP="00C2318D" w:rsidRDefault="00C2318D" w14:paraId="46F2C791" w14:textId="77777777">
            <w:pPr>
              <w:ind w:left="371"/>
              <w:rPr>
                <w:sz w:val="16"/>
                <w:szCs w:val="16"/>
              </w:rPr>
            </w:pPr>
          </w:p>
          <w:p w:rsidRPr="00C2318D" w:rsidR="00C2318D" w:rsidP="00C2318D" w:rsidRDefault="70A16952" w14:paraId="6ADEDF70" w14:textId="0A5AF2F7">
            <w:pPr>
              <w:ind w:left="371"/>
              <w:rPr>
                <w:sz w:val="16"/>
                <w:szCs w:val="16"/>
              </w:rPr>
            </w:pPr>
            <w:r w:rsidRPr="6F87863D">
              <w:rPr>
                <w:sz w:val="16"/>
                <w:szCs w:val="16"/>
              </w:rPr>
              <w:t xml:space="preserve">After correcting the error, the </w:t>
            </w:r>
            <w:r w:rsidRPr="6F87863D" w:rsidR="5997C2F1">
              <w:rPr>
                <w:color w:val="FF0000"/>
                <w:sz w:val="16"/>
                <w:szCs w:val="16"/>
                <w:highlight w:val="yellow"/>
              </w:rPr>
              <w:t>Treasury</w:t>
            </w:r>
            <w:r w:rsidRPr="6F87863D">
              <w:rPr>
                <w:sz w:val="16"/>
                <w:szCs w:val="16"/>
              </w:rPr>
              <w:t xml:space="preserve"> must manually run the </w:t>
            </w:r>
            <w:r w:rsidRPr="6F87863D" w:rsidR="4D8C028C">
              <w:rPr>
                <w:b/>
                <w:bCs/>
                <w:sz w:val="16"/>
                <w:szCs w:val="16"/>
              </w:rPr>
              <w:t>Update Ledger Transactions</w:t>
            </w:r>
            <w:r w:rsidRPr="6F87863D">
              <w:rPr>
                <w:sz w:val="16"/>
                <w:szCs w:val="16"/>
              </w:rPr>
              <w:t xml:space="preserve"> to update the Cash Ledger transactions that went into error.</w:t>
            </w:r>
          </w:p>
          <w:p w:rsidR="6F87863D" w:rsidP="6F87863D" w:rsidRDefault="6F87863D" w14:paraId="7C18A896" w14:textId="0E2D57D6">
            <w:pPr>
              <w:ind w:left="371"/>
              <w:rPr>
                <w:sz w:val="16"/>
                <w:szCs w:val="16"/>
              </w:rPr>
            </w:pPr>
          </w:p>
          <w:p w:rsidR="30097568" w:rsidP="6F87863D" w:rsidRDefault="30097568" w14:paraId="40484D01" w14:textId="3BD8C976">
            <w:pPr>
              <w:ind w:left="371"/>
            </w:pPr>
            <w:r>
              <w:rPr>
                <w:noProof/>
              </w:rPr>
              <w:drawing>
                <wp:inline distT="0" distB="0" distL="0" distR="0" wp14:anchorId="016CD558" wp14:editId="044EE42F">
                  <wp:extent cx="4572000" cy="2076450"/>
                  <wp:effectExtent l="0" t="0" r="0" b="0"/>
                  <wp:docPr id="58875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5829" name="Picture 58875829"/>
                          <pic:cNvPicPr/>
                        </pic:nvPicPr>
                        <pic:blipFill>
                          <a:blip r:embed="rId16">
                            <a:extLst>
                              <a:ext uri="{28A0092B-C50C-407E-A947-70E740481C1C}">
                                <a14:useLocalDpi xmlns:a14="http://schemas.microsoft.com/office/drawing/2010/main"/>
                              </a:ext>
                            </a:extLst>
                          </a:blip>
                          <a:stretch>
                            <a:fillRect/>
                          </a:stretch>
                        </pic:blipFill>
                        <pic:spPr>
                          <a:xfrm>
                            <a:off x="0" y="0"/>
                            <a:ext cx="4572000" cy="2076450"/>
                          </a:xfrm>
                          <a:prstGeom prst="rect">
                            <a:avLst/>
                          </a:prstGeom>
                        </pic:spPr>
                      </pic:pic>
                    </a:graphicData>
                  </a:graphic>
                </wp:inline>
              </w:drawing>
            </w:r>
          </w:p>
          <w:p w:rsidR="006D4361" w:rsidP="006D4361" w:rsidRDefault="006D4361" w14:paraId="4ADE1688" w14:textId="77777777">
            <w:pPr>
              <w:ind w:left="371"/>
              <w:rPr>
                <w:sz w:val="16"/>
                <w:szCs w:val="16"/>
              </w:rPr>
            </w:pPr>
          </w:p>
          <w:p w:rsidRPr="00680010" w:rsidR="006D4361" w:rsidP="006D4361" w:rsidRDefault="006D4361" w14:paraId="7AAF2726" w14:textId="2F1A7A30">
            <w:pPr>
              <w:ind w:left="371"/>
            </w:pPr>
          </w:p>
        </w:tc>
      </w:tr>
    </w:tbl>
    <w:p w:rsidR="00A04828" w:rsidP="00800AF2" w:rsidRDefault="00A04828" w14:paraId="3027105B" w14:textId="77777777">
      <w:pPr>
        <w:ind w:left="709"/>
      </w:pPr>
    </w:p>
    <w:p w:rsidR="009F1ED1" w:rsidP="006D4361" w:rsidRDefault="53385703" w14:paraId="14128AAF" w14:textId="36D421BA">
      <w:pPr>
        <w:pStyle w:val="Heading3"/>
      </w:pPr>
      <w:r>
        <w:t xml:space="preserve">NOTIFICATION FOR SUCCESSFUL </w:t>
      </w:r>
      <w:r w:rsidR="0050521C">
        <w:t>UPDATE OF LEDGER TRANSACTIONS</w:t>
      </w:r>
    </w:p>
    <w:p w:rsidRPr="00686E97" w:rsidR="00686E97" w:rsidP="35FA47F1" w:rsidRDefault="3840752C" w14:paraId="7FCFC374" w14:textId="13989530">
      <w:pPr>
        <w:pStyle w:val="BodyText"/>
        <w:ind w:left="1418"/>
        <w:rPr>
          <w:lang w:val="en-PH" w:eastAsia="en-PH"/>
        </w:rPr>
      </w:pPr>
      <w:r w:rsidRPr="35FA47F1">
        <w:rPr>
          <w:lang w:eastAsia="en-PH"/>
        </w:rPr>
        <w:t xml:space="preserve">IPA will notify the </w:t>
      </w:r>
      <w:commentRangeStart w:id="65"/>
      <w:commentRangeStart w:id="66"/>
      <w:commentRangeEnd w:id="65"/>
      <w:r w:rsidRPr="35FA47F1" w:rsidR="00686E97">
        <w:rPr>
          <w:rStyle w:val="CommentReference"/>
          <w:color w:val="FF0000"/>
          <w:sz w:val="20"/>
          <w:szCs w:val="20"/>
          <w:highlight w:val="yellow"/>
          <w:lang w:eastAsia="en-PH"/>
        </w:rPr>
        <w:commentReference w:id="65"/>
      </w:r>
      <w:commentRangeEnd w:id="66"/>
      <w:r>
        <w:rPr>
          <w:rStyle w:val="CommentReference"/>
        </w:rPr>
        <w:commentReference w:id="66"/>
      </w:r>
      <w:r w:rsidRPr="35FA47F1" w:rsidR="15780877">
        <w:rPr>
          <w:color w:val="FF0000"/>
          <w:highlight w:val="yellow"/>
          <w:lang w:eastAsia="en-PH"/>
        </w:rPr>
        <w:t>DEAM</w:t>
      </w:r>
      <w:r w:rsidRPr="35FA47F1" w:rsidR="5CB71EC6">
        <w:rPr>
          <w:color w:val="FF0000"/>
          <w:highlight w:val="yellow"/>
          <w:lang w:eastAsia="en-PH"/>
        </w:rPr>
        <w:t>, BOA</w:t>
      </w:r>
      <w:r w:rsidRPr="35FA47F1" w:rsidR="15780877">
        <w:rPr>
          <w:color w:val="FF0000"/>
          <w:highlight w:val="yellow"/>
          <w:lang w:eastAsia="en-PH"/>
        </w:rPr>
        <w:t xml:space="preserve"> and</w:t>
      </w:r>
      <w:r w:rsidRPr="35FA47F1" w:rsidR="15780877">
        <w:rPr>
          <w:color w:val="FF0000"/>
          <w:lang w:eastAsia="en-PH"/>
        </w:rPr>
        <w:t xml:space="preserve"> </w:t>
      </w:r>
      <w:r w:rsidRPr="35FA47F1" w:rsidR="1A193619">
        <w:rPr>
          <w:color w:val="FF0000"/>
          <w:highlight w:val="yellow"/>
          <w:lang w:eastAsia="en-PH"/>
        </w:rPr>
        <w:t>Treasury</w:t>
      </w:r>
      <w:r w:rsidRPr="35FA47F1">
        <w:rPr>
          <w:color w:val="FF0000"/>
          <w:lang w:eastAsia="en-PH"/>
        </w:rPr>
        <w:t xml:space="preserve"> </w:t>
      </w:r>
      <w:r w:rsidRPr="35FA47F1">
        <w:rPr>
          <w:lang w:eastAsia="en-PH"/>
        </w:rPr>
        <w:t xml:space="preserve">for the </w:t>
      </w:r>
      <w:r w:rsidRPr="35FA47F1">
        <w:rPr>
          <w:b/>
          <w:bCs/>
          <w:lang w:eastAsia="en-PH"/>
        </w:rPr>
        <w:t xml:space="preserve">successful </w:t>
      </w:r>
      <w:r w:rsidRPr="35FA47F1" w:rsidR="4E1017F8">
        <w:rPr>
          <w:b/>
          <w:bCs/>
          <w:lang w:eastAsia="en-PH"/>
        </w:rPr>
        <w:t>update.</w:t>
      </w:r>
      <w:r w:rsidRPr="35FA47F1">
        <w:rPr>
          <w:lang w:val="en-PH" w:eastAsia="en-PH"/>
        </w:rPr>
        <w:t> </w:t>
      </w:r>
    </w:p>
    <w:tbl>
      <w:tblPr>
        <w:tblW w:w="8445" w:type="dxa"/>
        <w:tblInd w:w="-8"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65"/>
        <w:gridCol w:w="6780"/>
      </w:tblGrid>
      <w:tr w:rsidRPr="00815720" w:rsidR="00686E97" w:rsidTr="6F87863D" w14:paraId="3939569C" w14:textId="77777777">
        <w:trPr>
          <w:trHeight w:val="300"/>
        </w:trPr>
        <w:tc>
          <w:tcPr>
            <w:tcW w:w="166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815720" w:rsidR="00686E97" w:rsidP="00686E97" w:rsidRDefault="00686E97" w14:paraId="608A3838" w14:textId="77777777">
            <w:pPr>
              <w:textAlignment w:val="baseline"/>
              <w:rPr>
                <w:rFonts w:ascii="Times New Roman" w:hAnsi="Times New Roman"/>
                <w:sz w:val="16"/>
                <w:szCs w:val="16"/>
                <w:lang w:val="en-PH" w:eastAsia="en-PH"/>
              </w:rPr>
            </w:pPr>
            <w:r w:rsidRPr="00815720">
              <w:rPr>
                <w:rFonts w:cs="Arial"/>
                <w:b/>
                <w:bCs/>
                <w:color w:val="000000"/>
                <w:sz w:val="16"/>
                <w:szCs w:val="16"/>
                <w:lang w:eastAsia="en-PH"/>
              </w:rPr>
              <w:t>To</w:t>
            </w:r>
            <w:r w:rsidRPr="00815720">
              <w:rPr>
                <w:rFonts w:cs="Arial"/>
                <w:color w:val="000000"/>
                <w:sz w:val="16"/>
                <w:szCs w:val="16"/>
                <w:lang w:val="en-PH" w:eastAsia="en-PH"/>
              </w:rPr>
              <w:t> </w:t>
            </w:r>
          </w:p>
        </w:tc>
        <w:tc>
          <w:tcPr>
            <w:tcW w:w="6780"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815720" w:rsidR="00686E97" w:rsidP="00D40905" w:rsidRDefault="00686E97" w14:paraId="319B9895" w14:textId="77777777">
            <w:pPr>
              <w:ind w:left="175"/>
              <w:textAlignment w:val="baseline"/>
              <w:rPr>
                <w:rFonts w:ascii="Times New Roman" w:hAnsi="Times New Roman"/>
                <w:sz w:val="16"/>
                <w:szCs w:val="16"/>
                <w:lang w:val="en-PH" w:eastAsia="en-PH"/>
              </w:rPr>
            </w:pPr>
            <w:r w:rsidRPr="00815720">
              <w:rPr>
                <w:rFonts w:cs="Arial"/>
                <w:i/>
                <w:iCs/>
                <w:color w:val="000000"/>
                <w:sz w:val="16"/>
                <w:szCs w:val="16"/>
                <w:lang w:eastAsia="en-PH"/>
              </w:rPr>
              <w:t>&lt;!</w:t>
            </w:r>
            <w:proofErr w:type="spellStart"/>
            <w:r w:rsidRPr="00815720">
              <w:rPr>
                <w:rFonts w:cs="Arial"/>
                <w:i/>
                <w:iCs/>
                <w:color w:val="000000"/>
                <w:sz w:val="16"/>
                <w:szCs w:val="16"/>
                <w:lang w:eastAsia="en-PH"/>
              </w:rPr>
              <w:t>ToRecipientList</w:t>
            </w:r>
            <w:proofErr w:type="spellEnd"/>
            <w:r w:rsidRPr="00815720">
              <w:rPr>
                <w:rFonts w:cs="Arial"/>
                <w:i/>
                <w:iCs/>
                <w:color w:val="000000"/>
                <w:sz w:val="16"/>
                <w:szCs w:val="16"/>
                <w:lang w:eastAsia="en-PH"/>
              </w:rPr>
              <w:t>&gt;</w:t>
            </w:r>
            <w:r w:rsidRPr="00815720">
              <w:rPr>
                <w:rFonts w:cs="Arial"/>
                <w:color w:val="000000"/>
                <w:sz w:val="16"/>
                <w:szCs w:val="16"/>
                <w:lang w:eastAsia="en-PH"/>
              </w:rPr>
              <w:t> </w:t>
            </w:r>
            <w:r w:rsidRPr="00815720">
              <w:rPr>
                <w:rFonts w:cs="Arial"/>
                <w:color w:val="000000"/>
                <w:sz w:val="16"/>
                <w:szCs w:val="16"/>
                <w:lang w:val="en-PH" w:eastAsia="en-PH"/>
              </w:rPr>
              <w:t> </w:t>
            </w:r>
          </w:p>
        </w:tc>
      </w:tr>
      <w:tr w:rsidRPr="00815720" w:rsidR="00686E97" w:rsidTr="6F87863D" w14:paraId="5341BFE0" w14:textId="77777777">
        <w:trPr>
          <w:trHeight w:val="300"/>
        </w:trPr>
        <w:tc>
          <w:tcPr>
            <w:tcW w:w="166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hideMark/>
          </w:tcPr>
          <w:p w:rsidRPr="00815720" w:rsidR="00686E97" w:rsidP="00686E97" w:rsidRDefault="00686E97" w14:paraId="67BC6746" w14:textId="77777777">
            <w:pPr>
              <w:textAlignment w:val="baseline"/>
              <w:rPr>
                <w:rFonts w:ascii="Times New Roman" w:hAnsi="Times New Roman"/>
                <w:sz w:val="16"/>
                <w:szCs w:val="16"/>
                <w:lang w:val="en-PH" w:eastAsia="en-PH"/>
              </w:rPr>
            </w:pPr>
            <w:r w:rsidRPr="00815720">
              <w:rPr>
                <w:rFonts w:cs="Arial"/>
                <w:b/>
                <w:bCs/>
                <w:color w:val="000000"/>
                <w:sz w:val="16"/>
                <w:szCs w:val="16"/>
                <w:lang w:eastAsia="en-PH"/>
              </w:rPr>
              <w:t>Cc</w:t>
            </w:r>
            <w:r w:rsidRPr="00815720">
              <w:rPr>
                <w:rFonts w:cs="Arial"/>
                <w:color w:val="000000"/>
                <w:sz w:val="16"/>
                <w:szCs w:val="16"/>
                <w:lang w:val="en-PH" w:eastAsia="en-PH"/>
              </w:rPr>
              <w:t> </w:t>
            </w:r>
          </w:p>
        </w:tc>
        <w:tc>
          <w:tcPr>
            <w:tcW w:w="6780"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hideMark/>
          </w:tcPr>
          <w:p w:rsidRPr="00815720" w:rsidR="00686E97" w:rsidP="00D40905" w:rsidRDefault="00686E97" w14:paraId="41D2E902" w14:textId="77777777">
            <w:pPr>
              <w:ind w:left="175"/>
              <w:textAlignment w:val="baseline"/>
              <w:rPr>
                <w:rFonts w:ascii="Times New Roman" w:hAnsi="Times New Roman"/>
                <w:sz w:val="16"/>
                <w:szCs w:val="16"/>
                <w:lang w:val="en-PH" w:eastAsia="en-PH"/>
              </w:rPr>
            </w:pPr>
            <w:r w:rsidRPr="00815720">
              <w:rPr>
                <w:rFonts w:cs="Arial"/>
                <w:i/>
                <w:iCs/>
                <w:color w:val="000000"/>
                <w:sz w:val="16"/>
                <w:szCs w:val="16"/>
                <w:lang w:eastAsia="en-PH"/>
              </w:rPr>
              <w:t>&lt;!</w:t>
            </w:r>
            <w:proofErr w:type="spellStart"/>
            <w:r w:rsidRPr="00815720">
              <w:rPr>
                <w:rFonts w:cs="Arial"/>
                <w:i/>
                <w:iCs/>
                <w:color w:val="000000"/>
                <w:sz w:val="16"/>
                <w:szCs w:val="16"/>
                <w:lang w:eastAsia="en-PH"/>
              </w:rPr>
              <w:t>CCRecipientList</w:t>
            </w:r>
            <w:proofErr w:type="spellEnd"/>
            <w:r w:rsidRPr="00815720">
              <w:rPr>
                <w:rFonts w:cs="Arial"/>
                <w:i/>
                <w:iCs/>
                <w:color w:val="000000"/>
                <w:sz w:val="16"/>
                <w:szCs w:val="16"/>
                <w:lang w:eastAsia="en-PH"/>
              </w:rPr>
              <w:t>&gt;</w:t>
            </w:r>
            <w:r w:rsidRPr="00815720">
              <w:rPr>
                <w:rFonts w:cs="Arial"/>
                <w:color w:val="000000"/>
                <w:sz w:val="16"/>
                <w:szCs w:val="16"/>
                <w:lang w:eastAsia="en-PH"/>
              </w:rPr>
              <w:t> </w:t>
            </w:r>
            <w:r w:rsidRPr="00815720">
              <w:rPr>
                <w:rFonts w:cs="Arial"/>
                <w:color w:val="000000"/>
                <w:sz w:val="16"/>
                <w:szCs w:val="16"/>
                <w:lang w:val="en-PH" w:eastAsia="en-PH"/>
              </w:rPr>
              <w:t> </w:t>
            </w:r>
          </w:p>
        </w:tc>
      </w:tr>
      <w:tr w:rsidRPr="00815720" w:rsidR="00686E97" w:rsidTr="6F87863D" w14:paraId="6F819DCC" w14:textId="77777777">
        <w:trPr>
          <w:trHeight w:val="300"/>
        </w:trPr>
        <w:tc>
          <w:tcPr>
            <w:tcW w:w="166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815720" w:rsidR="00686E97" w:rsidP="00686E97" w:rsidRDefault="00686E97" w14:paraId="1C6ADF86" w14:textId="77777777">
            <w:pPr>
              <w:textAlignment w:val="baseline"/>
              <w:rPr>
                <w:rFonts w:ascii="Times New Roman" w:hAnsi="Times New Roman"/>
                <w:sz w:val="16"/>
                <w:szCs w:val="16"/>
                <w:lang w:val="en-PH" w:eastAsia="en-PH"/>
              </w:rPr>
            </w:pPr>
            <w:r w:rsidRPr="00815720">
              <w:rPr>
                <w:rFonts w:cs="Arial"/>
                <w:b/>
                <w:bCs/>
                <w:color w:val="000000"/>
                <w:sz w:val="16"/>
                <w:szCs w:val="16"/>
                <w:lang w:eastAsia="en-PH"/>
              </w:rPr>
              <w:t>Bcc </w:t>
            </w:r>
            <w:r w:rsidRPr="00815720">
              <w:rPr>
                <w:rFonts w:cs="Arial"/>
                <w:color w:val="000000"/>
                <w:sz w:val="16"/>
                <w:szCs w:val="16"/>
                <w:lang w:val="en-PH" w:eastAsia="en-PH"/>
              </w:rPr>
              <w:t> </w:t>
            </w:r>
          </w:p>
        </w:tc>
        <w:tc>
          <w:tcPr>
            <w:tcW w:w="6780"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815720" w:rsidR="00686E97" w:rsidP="00D40905" w:rsidRDefault="00686E97" w14:paraId="4B0DE7C7" w14:textId="77777777">
            <w:pPr>
              <w:ind w:left="175"/>
              <w:textAlignment w:val="baseline"/>
              <w:rPr>
                <w:rFonts w:ascii="Times New Roman" w:hAnsi="Times New Roman"/>
                <w:sz w:val="16"/>
                <w:szCs w:val="16"/>
                <w:lang w:val="en-PH" w:eastAsia="en-PH"/>
              </w:rPr>
            </w:pPr>
            <w:r w:rsidRPr="00815720">
              <w:rPr>
                <w:rFonts w:cs="Arial"/>
                <w:i/>
                <w:iCs/>
                <w:color w:val="000000"/>
                <w:sz w:val="16"/>
                <w:szCs w:val="16"/>
                <w:lang w:eastAsia="en-PH"/>
              </w:rPr>
              <w:t>&lt;!</w:t>
            </w:r>
            <w:proofErr w:type="spellStart"/>
            <w:r w:rsidRPr="00815720">
              <w:rPr>
                <w:rFonts w:cs="Arial"/>
                <w:i/>
                <w:iCs/>
                <w:color w:val="000000"/>
                <w:sz w:val="16"/>
                <w:szCs w:val="16"/>
                <w:lang w:eastAsia="en-PH"/>
              </w:rPr>
              <w:t>BCCRecipientList</w:t>
            </w:r>
            <w:proofErr w:type="spellEnd"/>
            <w:r w:rsidRPr="00815720">
              <w:rPr>
                <w:rFonts w:cs="Arial"/>
                <w:i/>
                <w:iCs/>
                <w:color w:val="000000"/>
                <w:sz w:val="16"/>
                <w:szCs w:val="16"/>
                <w:lang w:eastAsia="en-PH"/>
              </w:rPr>
              <w:t>&gt; </w:t>
            </w:r>
            <w:r w:rsidRPr="00815720">
              <w:rPr>
                <w:rFonts w:cs="Arial"/>
                <w:color w:val="000000"/>
                <w:sz w:val="16"/>
                <w:szCs w:val="16"/>
                <w:lang w:val="en-PH" w:eastAsia="en-PH"/>
              </w:rPr>
              <w:t> </w:t>
            </w:r>
          </w:p>
        </w:tc>
      </w:tr>
      <w:tr w:rsidRPr="00815720" w:rsidR="00686E97" w:rsidTr="6F87863D" w14:paraId="1058812F" w14:textId="77777777">
        <w:trPr>
          <w:trHeight w:val="300"/>
        </w:trPr>
        <w:tc>
          <w:tcPr>
            <w:tcW w:w="166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hideMark/>
          </w:tcPr>
          <w:p w:rsidRPr="00815720" w:rsidR="00686E97" w:rsidP="00686E97" w:rsidRDefault="00686E97" w14:paraId="5A8F9983" w14:textId="77777777">
            <w:pPr>
              <w:textAlignment w:val="baseline"/>
              <w:rPr>
                <w:rFonts w:ascii="Times New Roman" w:hAnsi="Times New Roman"/>
                <w:sz w:val="16"/>
                <w:szCs w:val="16"/>
                <w:lang w:val="en-PH" w:eastAsia="en-PH"/>
              </w:rPr>
            </w:pPr>
            <w:r w:rsidRPr="00815720">
              <w:rPr>
                <w:rFonts w:cs="Arial"/>
                <w:b/>
                <w:bCs/>
                <w:color w:val="000000"/>
                <w:sz w:val="16"/>
                <w:szCs w:val="16"/>
                <w:lang w:eastAsia="en-PH"/>
              </w:rPr>
              <w:t>From</w:t>
            </w:r>
            <w:r w:rsidRPr="00815720">
              <w:rPr>
                <w:rFonts w:cs="Arial"/>
                <w:color w:val="000000"/>
                <w:sz w:val="16"/>
                <w:szCs w:val="16"/>
                <w:lang w:val="en-PH" w:eastAsia="en-PH"/>
              </w:rPr>
              <w:t> </w:t>
            </w:r>
          </w:p>
        </w:tc>
        <w:tc>
          <w:tcPr>
            <w:tcW w:w="6780"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hideMark/>
          </w:tcPr>
          <w:p w:rsidRPr="00815720" w:rsidR="00686E97" w:rsidP="00D40905" w:rsidRDefault="00686E97" w14:paraId="520120EA" w14:textId="77777777">
            <w:pPr>
              <w:ind w:left="175"/>
              <w:textAlignment w:val="baseline"/>
              <w:rPr>
                <w:rFonts w:ascii="Times New Roman" w:hAnsi="Times New Roman"/>
                <w:sz w:val="16"/>
                <w:szCs w:val="16"/>
                <w:lang w:val="en-PH" w:eastAsia="en-PH"/>
              </w:rPr>
            </w:pPr>
            <w:r w:rsidRPr="00815720">
              <w:rPr>
                <w:rFonts w:cs="Arial"/>
                <w:i/>
                <w:iCs/>
                <w:color w:val="000000"/>
                <w:sz w:val="16"/>
                <w:szCs w:val="16"/>
                <w:lang w:eastAsia="en-PH"/>
              </w:rPr>
              <w:t>&lt;!</w:t>
            </w:r>
            <w:proofErr w:type="spellStart"/>
            <w:r w:rsidRPr="00815720">
              <w:rPr>
                <w:rFonts w:cs="Arial"/>
                <w:i/>
                <w:iCs/>
                <w:color w:val="000000"/>
                <w:sz w:val="16"/>
                <w:szCs w:val="16"/>
                <w:lang w:eastAsia="en-PH"/>
              </w:rPr>
              <w:t>FromEmailAddress</w:t>
            </w:r>
            <w:proofErr w:type="spellEnd"/>
            <w:r w:rsidRPr="00815720">
              <w:rPr>
                <w:rFonts w:cs="Arial"/>
                <w:i/>
                <w:iCs/>
                <w:color w:val="000000"/>
                <w:sz w:val="16"/>
                <w:szCs w:val="16"/>
                <w:lang w:eastAsia="en-PH"/>
              </w:rPr>
              <w:t>&gt;</w:t>
            </w:r>
            <w:r w:rsidRPr="00815720">
              <w:rPr>
                <w:rFonts w:cs="Arial"/>
                <w:color w:val="000000"/>
                <w:sz w:val="16"/>
                <w:szCs w:val="16"/>
                <w:lang w:val="en-PH" w:eastAsia="en-PH"/>
              </w:rPr>
              <w:t> </w:t>
            </w:r>
          </w:p>
        </w:tc>
      </w:tr>
      <w:tr w:rsidRPr="00815720" w:rsidR="00686E97" w:rsidTr="6F87863D" w14:paraId="47C80FAE" w14:textId="77777777">
        <w:trPr>
          <w:trHeight w:val="300"/>
        </w:trPr>
        <w:tc>
          <w:tcPr>
            <w:tcW w:w="166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815720" w:rsidR="00686E97" w:rsidP="00686E97" w:rsidRDefault="00686E97" w14:paraId="2E60A930" w14:textId="77777777">
            <w:pPr>
              <w:textAlignment w:val="baseline"/>
              <w:rPr>
                <w:rFonts w:ascii="Times New Roman" w:hAnsi="Times New Roman"/>
                <w:sz w:val="16"/>
                <w:szCs w:val="16"/>
                <w:lang w:val="en-PH" w:eastAsia="en-PH"/>
              </w:rPr>
            </w:pPr>
            <w:r w:rsidRPr="00815720">
              <w:rPr>
                <w:rFonts w:cs="Arial"/>
                <w:b/>
                <w:bCs/>
                <w:color w:val="000000"/>
                <w:sz w:val="16"/>
                <w:szCs w:val="16"/>
                <w:lang w:eastAsia="en-PH"/>
              </w:rPr>
              <w:t>Subject</w:t>
            </w:r>
            <w:r w:rsidRPr="00815720">
              <w:rPr>
                <w:rFonts w:cs="Arial"/>
                <w:color w:val="000000"/>
                <w:sz w:val="16"/>
                <w:szCs w:val="16"/>
                <w:lang w:val="en-PH" w:eastAsia="en-PH"/>
              </w:rPr>
              <w:t> </w:t>
            </w:r>
          </w:p>
        </w:tc>
        <w:tc>
          <w:tcPr>
            <w:tcW w:w="6780"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815720" w:rsidR="00686E97" w:rsidP="00D40905" w:rsidRDefault="00686E97" w14:paraId="4D476A5B" w14:textId="754A8704">
            <w:pPr>
              <w:ind w:left="175"/>
              <w:textAlignment w:val="baseline"/>
              <w:rPr>
                <w:rFonts w:ascii="Times New Roman" w:hAnsi="Times New Roman"/>
                <w:sz w:val="16"/>
                <w:szCs w:val="16"/>
                <w:lang w:val="en-PH" w:eastAsia="en-PH"/>
              </w:rPr>
            </w:pPr>
            <w:r w:rsidRPr="00815720">
              <w:rPr>
                <w:rFonts w:cs="Arial"/>
                <w:color w:val="000000"/>
                <w:sz w:val="16"/>
                <w:szCs w:val="16"/>
                <w:lang w:eastAsia="en-PH"/>
              </w:rPr>
              <w:t>[&lt;</w:t>
            </w:r>
            <w:proofErr w:type="spellStart"/>
            <w:r w:rsidRPr="00815720">
              <w:rPr>
                <w:rFonts w:cs="Arial"/>
                <w:color w:val="000000"/>
                <w:sz w:val="16"/>
                <w:szCs w:val="16"/>
                <w:lang w:eastAsia="en-PH"/>
              </w:rPr>
              <w:t>appProdline</w:t>
            </w:r>
            <w:proofErr w:type="spellEnd"/>
            <w:r w:rsidRPr="00815720">
              <w:rPr>
                <w:rFonts w:cs="Arial"/>
                <w:color w:val="000000"/>
                <w:sz w:val="16"/>
                <w:szCs w:val="16"/>
                <w:lang w:eastAsia="en-PH"/>
              </w:rPr>
              <w:t>&gt;]-WU#&lt;</w:t>
            </w:r>
            <w:proofErr w:type="spellStart"/>
            <w:r w:rsidRPr="00815720">
              <w:rPr>
                <w:rFonts w:cs="Arial"/>
                <w:color w:val="000000"/>
                <w:sz w:val="16"/>
                <w:szCs w:val="16"/>
                <w:lang w:eastAsia="en-PH"/>
              </w:rPr>
              <w:t>WorkUnit</w:t>
            </w:r>
            <w:proofErr w:type="spellEnd"/>
            <w:proofErr w:type="gramStart"/>
            <w:r w:rsidRPr="00815720">
              <w:rPr>
                <w:rFonts w:cs="Arial"/>
                <w:color w:val="000000"/>
                <w:sz w:val="16"/>
                <w:szCs w:val="16"/>
                <w:lang w:eastAsia="en-PH"/>
              </w:rPr>
              <w:t>&gt;:NHFIRST</w:t>
            </w:r>
            <w:proofErr w:type="gramEnd"/>
            <w:r w:rsidRPr="00815720">
              <w:rPr>
                <w:rFonts w:cs="Arial"/>
                <w:color w:val="000000"/>
                <w:sz w:val="16"/>
                <w:szCs w:val="16"/>
                <w:lang w:eastAsia="en-PH"/>
              </w:rPr>
              <w:t xml:space="preserve"> </w:t>
            </w:r>
            <w:r w:rsidR="003231BB">
              <w:rPr>
                <w:rFonts w:cs="Arial"/>
                <w:color w:val="000000"/>
                <w:sz w:val="16"/>
                <w:szCs w:val="16"/>
                <w:lang w:eastAsia="en-PH"/>
              </w:rPr>
              <w:t>–</w:t>
            </w:r>
            <w:r w:rsidRPr="00815720">
              <w:rPr>
                <w:rFonts w:cs="Arial"/>
                <w:color w:val="000000"/>
                <w:sz w:val="16"/>
                <w:szCs w:val="16"/>
                <w:lang w:eastAsia="en-PH"/>
              </w:rPr>
              <w:t xml:space="preserve"> </w:t>
            </w:r>
            <w:r w:rsidR="003231BB">
              <w:rPr>
                <w:rFonts w:cs="Arial"/>
                <w:color w:val="000000"/>
                <w:sz w:val="16"/>
                <w:szCs w:val="16"/>
                <w:lang w:eastAsia="en-PH"/>
              </w:rPr>
              <w:t xml:space="preserve">Successful </w:t>
            </w:r>
            <w:r w:rsidR="00B37E25">
              <w:rPr>
                <w:rFonts w:cs="Arial"/>
                <w:color w:val="000000"/>
                <w:sz w:val="16"/>
                <w:szCs w:val="16"/>
                <w:lang w:eastAsia="en-PH"/>
              </w:rPr>
              <w:t>Update of Cash Ledger Transactions</w:t>
            </w:r>
          </w:p>
        </w:tc>
      </w:tr>
      <w:tr w:rsidRPr="00815720" w:rsidR="00686E97" w:rsidTr="6F87863D" w14:paraId="3E911383" w14:textId="77777777">
        <w:trPr>
          <w:trHeight w:val="300"/>
        </w:trPr>
        <w:tc>
          <w:tcPr>
            <w:tcW w:w="166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hideMark/>
          </w:tcPr>
          <w:p w:rsidRPr="00815720" w:rsidR="00686E97" w:rsidP="00686E97" w:rsidRDefault="00686E97" w14:paraId="610E7241" w14:textId="77777777">
            <w:pPr>
              <w:textAlignment w:val="baseline"/>
              <w:rPr>
                <w:rFonts w:ascii="Times New Roman" w:hAnsi="Times New Roman"/>
                <w:sz w:val="16"/>
                <w:szCs w:val="16"/>
                <w:lang w:val="en-PH" w:eastAsia="en-PH"/>
              </w:rPr>
            </w:pPr>
            <w:r w:rsidRPr="00815720">
              <w:rPr>
                <w:rFonts w:cs="Arial"/>
                <w:b/>
                <w:bCs/>
                <w:color w:val="000000"/>
                <w:sz w:val="16"/>
                <w:szCs w:val="16"/>
                <w:lang w:eastAsia="en-PH"/>
              </w:rPr>
              <w:t>Body Header</w:t>
            </w:r>
            <w:r w:rsidRPr="00815720">
              <w:rPr>
                <w:rFonts w:cs="Arial"/>
                <w:color w:val="000000"/>
                <w:sz w:val="16"/>
                <w:szCs w:val="16"/>
                <w:lang w:val="en-PH" w:eastAsia="en-PH"/>
              </w:rPr>
              <w:t> </w:t>
            </w:r>
          </w:p>
        </w:tc>
        <w:tc>
          <w:tcPr>
            <w:tcW w:w="6780"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hideMark/>
          </w:tcPr>
          <w:p w:rsidRPr="00815720" w:rsidR="00686E97" w:rsidP="00D40905" w:rsidRDefault="00686E97" w14:paraId="024224F9" w14:textId="79D3C526">
            <w:pPr>
              <w:ind w:left="175"/>
              <w:textAlignment w:val="baseline"/>
              <w:rPr>
                <w:rFonts w:ascii="Times New Roman" w:hAnsi="Times New Roman"/>
                <w:sz w:val="16"/>
                <w:szCs w:val="16"/>
                <w:lang w:val="en-PH" w:eastAsia="en-PH"/>
              </w:rPr>
            </w:pPr>
            <w:r w:rsidRPr="00815720">
              <w:rPr>
                <w:rFonts w:cs="Arial"/>
                <w:color w:val="000000"/>
                <w:sz w:val="16"/>
                <w:szCs w:val="16"/>
                <w:lang w:val="en-PH" w:eastAsia="en-PH"/>
              </w:rPr>
              <w:t xml:space="preserve">The </w:t>
            </w:r>
            <w:r w:rsidR="00FD7C0B">
              <w:rPr>
                <w:rFonts w:cs="Arial"/>
                <w:color w:val="000000"/>
                <w:sz w:val="16"/>
                <w:szCs w:val="16"/>
                <w:lang w:eastAsia="en-PH"/>
              </w:rPr>
              <w:t>Update of Cash Ledger Transactions</w:t>
            </w:r>
            <w:r w:rsidRPr="00815720">
              <w:rPr>
                <w:rFonts w:cs="Arial"/>
                <w:color w:val="000000"/>
                <w:sz w:val="16"/>
                <w:szCs w:val="16"/>
                <w:lang w:eastAsia="en-PH"/>
              </w:rPr>
              <w:t xml:space="preserve"> </w:t>
            </w:r>
            <w:r w:rsidR="006911A0">
              <w:rPr>
                <w:rFonts w:cs="Arial"/>
                <w:color w:val="000000"/>
                <w:sz w:val="16"/>
                <w:szCs w:val="16"/>
                <w:lang w:eastAsia="en-PH"/>
              </w:rPr>
              <w:t>f</w:t>
            </w:r>
            <w:r w:rsidR="003231BB">
              <w:rPr>
                <w:sz w:val="16"/>
                <w:szCs w:val="16"/>
              </w:rPr>
              <w:t xml:space="preserve">or </w:t>
            </w:r>
            <w:r w:rsidR="00952AC0">
              <w:rPr>
                <w:sz w:val="16"/>
                <w:szCs w:val="16"/>
              </w:rPr>
              <w:t>Run Group</w:t>
            </w:r>
            <w:r w:rsidRPr="00E33C58" w:rsidR="003231BB">
              <w:rPr>
                <w:sz w:val="16"/>
                <w:szCs w:val="16"/>
              </w:rPr>
              <w:t xml:space="preserve"> &lt;</w:t>
            </w:r>
            <w:r w:rsidR="00952AC0">
              <w:rPr>
                <w:sz w:val="16"/>
                <w:szCs w:val="16"/>
              </w:rPr>
              <w:t>Run Group</w:t>
            </w:r>
            <w:r w:rsidRPr="00E33C58" w:rsidR="003231BB">
              <w:rPr>
                <w:sz w:val="16"/>
                <w:szCs w:val="16"/>
              </w:rPr>
              <w:t xml:space="preserve">&gt; </w:t>
            </w:r>
            <w:r w:rsidR="00621E3D">
              <w:rPr>
                <w:rFonts w:cs="Arial"/>
                <w:sz w:val="16"/>
                <w:szCs w:val="16"/>
                <w:lang w:eastAsia="en-PH"/>
              </w:rPr>
              <w:t>w</w:t>
            </w:r>
            <w:r w:rsidR="00F53443">
              <w:rPr>
                <w:rFonts w:cs="Arial"/>
                <w:sz w:val="16"/>
                <w:szCs w:val="16"/>
                <w:lang w:eastAsia="en-PH"/>
              </w:rPr>
              <w:t>as successful.</w:t>
            </w:r>
          </w:p>
        </w:tc>
      </w:tr>
      <w:tr w:rsidRPr="00815720" w:rsidR="00686E97" w:rsidTr="6F87863D" w14:paraId="730CF314" w14:textId="77777777">
        <w:trPr>
          <w:trHeight w:val="795"/>
        </w:trPr>
        <w:tc>
          <w:tcPr>
            <w:tcW w:w="166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hideMark/>
          </w:tcPr>
          <w:p w:rsidRPr="00815720" w:rsidR="00686E97" w:rsidP="00686E97" w:rsidRDefault="00686E97" w14:paraId="5EA66521" w14:textId="77777777">
            <w:pPr>
              <w:textAlignment w:val="baseline"/>
              <w:rPr>
                <w:rFonts w:ascii="Times New Roman" w:hAnsi="Times New Roman"/>
                <w:sz w:val="16"/>
                <w:szCs w:val="16"/>
                <w:lang w:val="en-PH" w:eastAsia="en-PH"/>
              </w:rPr>
            </w:pPr>
            <w:r w:rsidRPr="00815720">
              <w:rPr>
                <w:rFonts w:cs="Arial"/>
                <w:b/>
                <w:bCs/>
                <w:color w:val="000000"/>
                <w:sz w:val="16"/>
                <w:szCs w:val="16"/>
                <w:lang w:eastAsia="en-PH"/>
              </w:rPr>
              <w:t>Body</w:t>
            </w:r>
            <w:r w:rsidRPr="00815720">
              <w:rPr>
                <w:rFonts w:cs="Arial"/>
                <w:color w:val="000000"/>
                <w:sz w:val="16"/>
                <w:szCs w:val="16"/>
                <w:lang w:val="en-PH" w:eastAsia="en-PH"/>
              </w:rPr>
              <w:t> </w:t>
            </w:r>
          </w:p>
        </w:tc>
        <w:tc>
          <w:tcPr>
            <w:tcW w:w="6780"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hideMark/>
          </w:tcPr>
          <w:p w:rsidRPr="00815720" w:rsidR="00686E97" w:rsidP="00D40905" w:rsidRDefault="00391A11" w14:paraId="308279FB" w14:textId="4B0686B9">
            <w:pPr>
              <w:ind w:left="175"/>
              <w:textAlignment w:val="baseline"/>
              <w:rPr>
                <w:rFonts w:ascii="Times New Roman" w:hAnsi="Times New Roman"/>
                <w:sz w:val="16"/>
                <w:szCs w:val="16"/>
                <w:lang w:val="en-PH" w:eastAsia="en-PH"/>
              </w:rPr>
            </w:pPr>
            <w:r>
              <w:rPr>
                <w:sz w:val="16"/>
                <w:szCs w:val="16"/>
                <w:lang w:val="en-PH"/>
              </w:rPr>
              <w:t xml:space="preserve">File Name:  </w:t>
            </w:r>
            <w:r w:rsidR="00D40905">
              <w:rPr>
                <w:sz w:val="16"/>
                <w:szCs w:val="16"/>
                <w:lang w:val="en-PH"/>
              </w:rPr>
              <w:t xml:space="preserve">       </w:t>
            </w:r>
            <w:r w:rsidRPr="00E33C58">
              <w:rPr>
                <w:sz w:val="16"/>
                <w:szCs w:val="16"/>
                <w:lang w:val="en-PH"/>
              </w:rPr>
              <w:t>&lt;File Name&gt; </w:t>
            </w:r>
          </w:p>
          <w:p w:rsidRPr="00815720" w:rsidR="00686E97" w:rsidP="00D40905" w:rsidRDefault="00391A11" w14:paraId="188E679B" w14:textId="5C48E1D9">
            <w:pPr>
              <w:ind w:left="175"/>
              <w:textAlignment w:val="baseline"/>
              <w:rPr>
                <w:rFonts w:ascii="Times New Roman" w:hAnsi="Times New Roman"/>
                <w:sz w:val="16"/>
                <w:szCs w:val="16"/>
                <w:lang w:val="en-PH" w:eastAsia="en-PH"/>
              </w:rPr>
            </w:pPr>
            <w:r>
              <w:rPr>
                <w:rFonts w:cs="Arial"/>
                <w:sz w:val="16"/>
                <w:szCs w:val="16"/>
                <w:lang w:val="en-PH" w:eastAsia="en-PH"/>
              </w:rPr>
              <w:t xml:space="preserve">Run Group:  </w:t>
            </w:r>
            <w:r w:rsidR="00D40905">
              <w:rPr>
                <w:rFonts w:cs="Arial"/>
                <w:sz w:val="16"/>
                <w:szCs w:val="16"/>
                <w:lang w:val="en-PH" w:eastAsia="en-PH"/>
              </w:rPr>
              <w:t xml:space="preserve">     </w:t>
            </w:r>
            <w:r w:rsidRPr="00815720" w:rsidR="00686E97">
              <w:rPr>
                <w:rFonts w:cs="Arial"/>
                <w:sz w:val="16"/>
                <w:szCs w:val="16"/>
                <w:lang w:val="en-PH" w:eastAsia="en-PH"/>
              </w:rPr>
              <w:t>&lt;Run Group&gt;  </w:t>
            </w:r>
          </w:p>
          <w:p w:rsidRPr="00815720" w:rsidR="00686E97" w:rsidP="00D40905" w:rsidRDefault="00D40905" w14:paraId="2A295B7C" w14:textId="6D3479D3">
            <w:pPr>
              <w:ind w:left="175"/>
              <w:textAlignment w:val="baseline"/>
              <w:rPr>
                <w:rFonts w:ascii="Times New Roman" w:hAnsi="Times New Roman"/>
                <w:sz w:val="16"/>
                <w:szCs w:val="16"/>
                <w:lang w:val="en-PH" w:eastAsia="en-PH"/>
              </w:rPr>
            </w:pPr>
            <w:r>
              <w:rPr>
                <w:rFonts w:cs="Arial"/>
                <w:sz w:val="16"/>
                <w:szCs w:val="16"/>
                <w:lang w:val="en-PH" w:eastAsia="en-PH"/>
              </w:rPr>
              <w:t xml:space="preserve">No. of Records: </w:t>
            </w:r>
            <w:r w:rsidRPr="00815720" w:rsidR="00686E97">
              <w:rPr>
                <w:rFonts w:cs="Arial"/>
                <w:sz w:val="16"/>
                <w:szCs w:val="16"/>
                <w:lang w:val="en-PH" w:eastAsia="en-PH"/>
              </w:rPr>
              <w:t>&lt;</w:t>
            </w:r>
            <w:proofErr w:type="spellStart"/>
            <w:r w:rsidRPr="00815720" w:rsidR="00686E97">
              <w:rPr>
                <w:rFonts w:cs="Arial"/>
                <w:sz w:val="16"/>
                <w:szCs w:val="16"/>
                <w:lang w:val="en-PH" w:eastAsia="en-PH"/>
              </w:rPr>
              <w:t>No.of</w:t>
            </w:r>
            <w:proofErr w:type="spellEnd"/>
            <w:r w:rsidRPr="00815720" w:rsidR="00686E97">
              <w:rPr>
                <w:rFonts w:cs="Arial"/>
                <w:sz w:val="16"/>
                <w:szCs w:val="16"/>
                <w:lang w:val="en-PH" w:eastAsia="en-PH"/>
              </w:rPr>
              <w:t xml:space="preserve"> Records&gt;  </w:t>
            </w:r>
          </w:p>
          <w:p w:rsidRPr="00815720" w:rsidR="00686E97" w:rsidP="00D40905" w:rsidRDefault="00D40905" w14:paraId="0FA7640A" w14:textId="70919297">
            <w:pPr>
              <w:ind w:left="175"/>
              <w:textAlignment w:val="baseline"/>
              <w:rPr>
                <w:rFonts w:ascii="Times New Roman" w:hAnsi="Times New Roman"/>
                <w:sz w:val="16"/>
                <w:szCs w:val="16"/>
                <w:lang w:val="en-PH" w:eastAsia="en-PH"/>
              </w:rPr>
            </w:pPr>
            <w:r>
              <w:rPr>
                <w:rFonts w:cs="Arial"/>
                <w:sz w:val="16"/>
                <w:szCs w:val="16"/>
                <w:lang w:val="en-PH" w:eastAsia="en-PH"/>
              </w:rPr>
              <w:t xml:space="preserve">Work Unit:          </w:t>
            </w:r>
            <w:r w:rsidRPr="00815720" w:rsidR="00686E97">
              <w:rPr>
                <w:rFonts w:cs="Arial"/>
                <w:sz w:val="16"/>
                <w:szCs w:val="16"/>
                <w:lang w:val="en-PH" w:eastAsia="en-PH"/>
              </w:rPr>
              <w:t>&lt;</w:t>
            </w:r>
            <w:proofErr w:type="spellStart"/>
            <w:r w:rsidRPr="00815720" w:rsidR="00686E97">
              <w:rPr>
                <w:rFonts w:cs="Arial"/>
                <w:sz w:val="16"/>
                <w:szCs w:val="16"/>
                <w:lang w:val="en-PH" w:eastAsia="en-PH"/>
              </w:rPr>
              <w:t>WorkUnit</w:t>
            </w:r>
            <w:proofErr w:type="spellEnd"/>
            <w:r w:rsidRPr="00815720" w:rsidR="00686E97">
              <w:rPr>
                <w:rFonts w:cs="Arial"/>
                <w:sz w:val="16"/>
                <w:szCs w:val="16"/>
                <w:lang w:val="en-PH" w:eastAsia="en-PH"/>
              </w:rPr>
              <w:t>&gt; </w:t>
            </w:r>
          </w:p>
          <w:p w:rsidRPr="00815720" w:rsidR="00686E97" w:rsidP="00D40905" w:rsidRDefault="00686E97" w14:paraId="23B58BC2" w14:textId="77777777">
            <w:pPr>
              <w:ind w:left="175"/>
              <w:textAlignment w:val="baseline"/>
              <w:rPr>
                <w:rFonts w:ascii="Times New Roman" w:hAnsi="Times New Roman"/>
                <w:sz w:val="16"/>
                <w:szCs w:val="16"/>
                <w:lang w:val="en-PH" w:eastAsia="en-PH"/>
              </w:rPr>
            </w:pPr>
            <w:r w:rsidRPr="00815720">
              <w:rPr>
                <w:rFonts w:ascii="Segoe UI" w:hAnsi="Segoe UI" w:cs="Segoe UI"/>
                <w:sz w:val="16"/>
                <w:szCs w:val="16"/>
                <w:lang w:val="en-PH" w:eastAsia="en-PH"/>
              </w:rPr>
              <w:t>  </w:t>
            </w:r>
          </w:p>
          <w:p w:rsidR="00686E97" w:rsidP="00D40905" w:rsidRDefault="00686E97" w14:paraId="010BA26D" w14:textId="7199E041">
            <w:pPr>
              <w:ind w:left="175"/>
              <w:textAlignment w:val="baseline"/>
              <w:rPr>
                <w:rFonts w:cs="Arial"/>
                <w:color w:val="00B0F0"/>
                <w:sz w:val="16"/>
                <w:szCs w:val="16"/>
                <w:lang w:val="en-PH" w:eastAsia="en-PH"/>
              </w:rPr>
            </w:pPr>
            <w:commentRangeStart w:id="68"/>
            <w:commentRangeStart w:id="69"/>
            <w:r w:rsidRPr="2F10E1BE">
              <w:rPr>
                <w:rFonts w:cs="Arial"/>
                <w:color w:val="00B0F0"/>
                <w:sz w:val="16"/>
                <w:szCs w:val="16"/>
                <w:lang w:val="en-PH" w:eastAsia="en-PH"/>
              </w:rPr>
              <w:t>   </w:t>
            </w:r>
            <w:commentRangeEnd w:id="68"/>
            <w:r>
              <w:rPr>
                <w:rStyle w:val="CommentReference"/>
                <w:rFonts w:cs="Arial"/>
                <w:color w:val="00B0F0"/>
                <w:lang w:val="en-PH" w:eastAsia="en-PH"/>
              </w:rPr>
              <w:commentReference w:id="68"/>
            </w:r>
            <w:commentRangeEnd w:id="69"/>
            <w:r>
              <w:rPr>
                <w:rStyle w:val="CommentReference"/>
              </w:rPr>
              <w:commentReference w:id="69"/>
            </w:r>
          </w:p>
          <w:p w:rsidRPr="00815720" w:rsidR="00D40905" w:rsidP="00D40905" w:rsidRDefault="00D40905" w14:paraId="06BF46D4" w14:textId="7A780AB7">
            <w:pPr>
              <w:ind w:left="175"/>
              <w:textAlignment w:val="baseline"/>
              <w:rPr>
                <w:rFonts w:ascii="Times New Roman" w:hAnsi="Times New Roman"/>
                <w:sz w:val="16"/>
                <w:szCs w:val="16"/>
                <w:lang w:val="en-PH" w:eastAsia="en-PH"/>
              </w:rPr>
            </w:pPr>
          </w:p>
        </w:tc>
      </w:tr>
      <w:tr w:rsidRPr="00815720" w:rsidR="00686E97" w:rsidTr="6F87863D" w14:paraId="0FD206C0" w14:textId="77777777">
        <w:trPr>
          <w:trHeight w:val="300"/>
        </w:trPr>
        <w:tc>
          <w:tcPr>
            <w:tcW w:w="166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hideMark/>
          </w:tcPr>
          <w:p w:rsidRPr="00815720" w:rsidR="00686E97" w:rsidP="00686E97" w:rsidRDefault="00686E97" w14:paraId="52D62BB8" w14:textId="77777777">
            <w:pPr>
              <w:textAlignment w:val="baseline"/>
              <w:rPr>
                <w:rFonts w:ascii="Times New Roman" w:hAnsi="Times New Roman"/>
                <w:sz w:val="16"/>
                <w:szCs w:val="16"/>
                <w:lang w:val="en-PH" w:eastAsia="en-PH"/>
              </w:rPr>
            </w:pPr>
            <w:r w:rsidRPr="00815720">
              <w:rPr>
                <w:rFonts w:cs="Arial"/>
                <w:b/>
                <w:bCs/>
                <w:color w:val="000000"/>
                <w:sz w:val="16"/>
                <w:szCs w:val="16"/>
                <w:lang w:eastAsia="en-PH"/>
              </w:rPr>
              <w:t>Body Footer</w:t>
            </w:r>
            <w:r w:rsidRPr="00815720">
              <w:rPr>
                <w:rFonts w:cs="Arial"/>
                <w:color w:val="000000"/>
                <w:sz w:val="16"/>
                <w:szCs w:val="16"/>
                <w:lang w:val="en-PH" w:eastAsia="en-PH"/>
              </w:rPr>
              <w:t> </w:t>
            </w:r>
          </w:p>
        </w:tc>
        <w:tc>
          <w:tcPr>
            <w:tcW w:w="6780"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hideMark/>
          </w:tcPr>
          <w:p w:rsidRPr="00815720" w:rsidR="00686E97" w:rsidP="00D40905" w:rsidRDefault="00686E97" w14:paraId="7D580995" w14:textId="77777777">
            <w:pPr>
              <w:ind w:left="175"/>
              <w:textAlignment w:val="baseline"/>
              <w:rPr>
                <w:rFonts w:ascii="Times New Roman" w:hAnsi="Times New Roman"/>
                <w:sz w:val="16"/>
                <w:szCs w:val="16"/>
                <w:lang w:val="en-PH" w:eastAsia="en-PH"/>
              </w:rPr>
            </w:pPr>
            <w:r w:rsidRPr="00815720">
              <w:rPr>
                <w:rFonts w:cs="Arial"/>
                <w:color w:val="000000"/>
                <w:sz w:val="16"/>
                <w:szCs w:val="16"/>
                <w:lang w:val="en-PH" w:eastAsia="en-PH"/>
              </w:rPr>
              <w:t>This is a system-generated email by Infor Process Flow. Do not reply. </w:t>
            </w:r>
          </w:p>
          <w:p w:rsidRPr="00815720" w:rsidR="00686E97" w:rsidP="00D40905" w:rsidRDefault="00686E97" w14:paraId="35748DDE" w14:textId="77777777">
            <w:pPr>
              <w:ind w:left="175"/>
              <w:textAlignment w:val="baseline"/>
              <w:rPr>
                <w:rFonts w:ascii="Times New Roman" w:hAnsi="Times New Roman"/>
                <w:sz w:val="16"/>
                <w:szCs w:val="16"/>
                <w:lang w:val="en-PH" w:eastAsia="en-PH"/>
              </w:rPr>
            </w:pPr>
            <w:r w:rsidRPr="00815720">
              <w:rPr>
                <w:rFonts w:cs="Arial"/>
                <w:color w:val="000000"/>
                <w:sz w:val="16"/>
                <w:szCs w:val="16"/>
                <w:lang w:val="en-PH" w:eastAsia="en-PH"/>
              </w:rPr>
              <w:t> </w:t>
            </w:r>
          </w:p>
          <w:p w:rsidRPr="00815720" w:rsidR="00686E97" w:rsidP="00D40905" w:rsidRDefault="00686E97" w14:paraId="5373577D" w14:textId="2F65BA2B">
            <w:pPr>
              <w:ind w:left="175"/>
              <w:textAlignment w:val="baseline"/>
              <w:rPr>
                <w:rFonts w:ascii="Times New Roman" w:hAnsi="Times New Roman"/>
                <w:sz w:val="16"/>
                <w:szCs w:val="16"/>
                <w:lang w:val="en-PH" w:eastAsia="en-PH"/>
              </w:rPr>
            </w:pPr>
            <w:r w:rsidRPr="00815720">
              <w:rPr>
                <w:rFonts w:ascii="Times New Roman" w:hAnsi="Times New Roman"/>
                <w:noProof/>
                <w:sz w:val="16"/>
                <w:szCs w:val="16"/>
                <w:lang w:val="en-PH" w:eastAsia="en-PH"/>
              </w:rPr>
              <w:drawing>
                <wp:inline distT="0" distB="0" distL="0" distR="0" wp14:anchorId="297B71F6" wp14:editId="7DF8085C">
                  <wp:extent cx="1371600" cy="1363980"/>
                  <wp:effectExtent l="0" t="0" r="0" b="7620"/>
                  <wp:docPr id="866469798" name="Picture 5" descr="Picture 708997408,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icture 708997408, Pi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1600" cy="1363980"/>
                          </a:xfrm>
                          <a:prstGeom prst="rect">
                            <a:avLst/>
                          </a:prstGeom>
                          <a:noFill/>
                          <a:ln>
                            <a:noFill/>
                          </a:ln>
                        </pic:spPr>
                      </pic:pic>
                    </a:graphicData>
                  </a:graphic>
                </wp:inline>
              </w:drawing>
            </w:r>
            <w:r w:rsidRPr="00815720">
              <w:rPr>
                <w:rFonts w:cs="Arial"/>
                <w:color w:val="000000"/>
                <w:sz w:val="16"/>
                <w:szCs w:val="16"/>
                <w:lang w:val="en-PH" w:eastAsia="en-PH"/>
              </w:rPr>
              <w:t> </w:t>
            </w:r>
          </w:p>
          <w:p w:rsidRPr="00815720" w:rsidR="00686E97" w:rsidP="00D40905" w:rsidRDefault="00686E97" w14:paraId="0AF02816" w14:textId="77777777">
            <w:pPr>
              <w:ind w:left="175"/>
              <w:textAlignment w:val="baseline"/>
              <w:rPr>
                <w:rFonts w:ascii="Times New Roman" w:hAnsi="Times New Roman"/>
                <w:sz w:val="16"/>
                <w:szCs w:val="16"/>
                <w:lang w:val="en-PH" w:eastAsia="en-PH"/>
              </w:rPr>
            </w:pPr>
            <w:r w:rsidRPr="00815720">
              <w:rPr>
                <w:rFonts w:cs="Arial"/>
                <w:color w:val="000000"/>
                <w:sz w:val="16"/>
                <w:szCs w:val="16"/>
                <w:lang w:val="en-PH" w:eastAsia="en-PH"/>
              </w:rPr>
              <w:t> </w:t>
            </w:r>
          </w:p>
          <w:p w:rsidRPr="00815720" w:rsidR="00686E97" w:rsidP="00D40905" w:rsidRDefault="00686E97" w14:paraId="3A3E8705" w14:textId="77777777">
            <w:pPr>
              <w:ind w:left="175"/>
              <w:textAlignment w:val="baseline"/>
              <w:rPr>
                <w:rFonts w:ascii="Times New Roman" w:hAnsi="Times New Roman"/>
                <w:sz w:val="16"/>
                <w:szCs w:val="16"/>
                <w:lang w:val="en-PH" w:eastAsia="en-PH"/>
              </w:rPr>
            </w:pPr>
            <w:r w:rsidRPr="00815720">
              <w:rPr>
                <w:rFonts w:cs="Arial"/>
                <w:b/>
                <w:bCs/>
                <w:i/>
                <w:iCs/>
                <w:color w:val="000000"/>
                <w:sz w:val="16"/>
                <w:szCs w:val="16"/>
                <w:lang w:val="en-PH" w:eastAsia="en-PH"/>
              </w:rPr>
              <w:t xml:space="preserve">Statement of </w:t>
            </w:r>
            <w:proofErr w:type="spellStart"/>
            <w:proofErr w:type="gramStart"/>
            <w:r w:rsidRPr="00815720">
              <w:rPr>
                <w:rFonts w:cs="Arial"/>
                <w:b/>
                <w:bCs/>
                <w:i/>
                <w:iCs/>
                <w:color w:val="000000"/>
                <w:sz w:val="16"/>
                <w:szCs w:val="16"/>
                <w:lang w:val="en-PH" w:eastAsia="en-PH"/>
              </w:rPr>
              <w:t>Confidentiality</w:t>
            </w:r>
            <w:r w:rsidRPr="00815720">
              <w:rPr>
                <w:rFonts w:cs="Arial"/>
                <w:color w:val="000000"/>
                <w:sz w:val="16"/>
                <w:szCs w:val="16"/>
                <w:lang w:val="en-PH" w:eastAsia="en-PH"/>
              </w:rPr>
              <w:t>:The</w:t>
            </w:r>
            <w:proofErr w:type="spellEnd"/>
            <w:proofErr w:type="gramEnd"/>
            <w:r w:rsidRPr="00815720">
              <w:rPr>
                <w:rFonts w:cs="Arial"/>
                <w:color w:val="000000"/>
                <w:sz w:val="16"/>
                <w:szCs w:val="16"/>
                <w:lang w:val="en-PH" w:eastAsia="en-PH"/>
              </w:rPr>
              <w:t xml:space="preserve"> contents of this message and any attachments, if any, may contain confidential or privileged information and are intended for the exclusive use of the addressee(s). Any unauthorized disclosure, reproduction, use or dissemination (either whole or in part) is prohibited. If you are not the intended recipient of this message, please notify the sender immediately and destroy all copies of this message, along with attachments, if any, from your system. </w:t>
            </w:r>
          </w:p>
          <w:p w:rsidRPr="00815720" w:rsidR="00686E97" w:rsidP="00D40905" w:rsidRDefault="00686E97" w14:paraId="0BCE990C" w14:textId="77777777">
            <w:pPr>
              <w:ind w:left="175"/>
              <w:textAlignment w:val="baseline"/>
              <w:rPr>
                <w:rFonts w:ascii="Times New Roman" w:hAnsi="Times New Roman"/>
                <w:sz w:val="16"/>
                <w:szCs w:val="16"/>
                <w:lang w:val="en-PH" w:eastAsia="en-PH"/>
              </w:rPr>
            </w:pPr>
            <w:r w:rsidRPr="00815720">
              <w:rPr>
                <w:rFonts w:cs="Arial"/>
                <w:color w:val="000000"/>
                <w:sz w:val="16"/>
                <w:szCs w:val="16"/>
                <w:lang w:val="en-PH" w:eastAsia="en-PH"/>
              </w:rPr>
              <w:t> </w:t>
            </w:r>
          </w:p>
        </w:tc>
      </w:tr>
    </w:tbl>
    <w:p w:rsidR="009B3928" w:rsidP="000D7BBF" w:rsidRDefault="009B3928" w14:paraId="6F5B5935" w14:textId="30D1381E">
      <w:pPr>
        <w:pStyle w:val="Heading3"/>
      </w:pPr>
      <w:r>
        <w:t xml:space="preserve">NOTIFICATION FOR </w:t>
      </w:r>
      <w:r w:rsidR="00FC3232">
        <w:t>UPDATE OF LEDGER TRANSACTIONS</w:t>
      </w:r>
      <w:r w:rsidRPr="0020776B">
        <w:t xml:space="preserve"> WITH ERROR</w:t>
      </w:r>
    </w:p>
    <w:p w:rsidRPr="00922F69" w:rsidR="006E1842" w:rsidP="004820F7" w:rsidRDefault="1C2DE7E0" w14:paraId="4E8823A3" w14:textId="6DBDB707">
      <w:pPr>
        <w:pStyle w:val="BodyText"/>
        <w:ind w:left="1418"/>
      </w:pPr>
      <w:r>
        <w:t>IPA</w:t>
      </w:r>
      <w:r w:rsidR="3D55C6D7">
        <w:t xml:space="preserve"> </w:t>
      </w:r>
      <w:r w:rsidR="1F302CD1">
        <w:t>detects the</w:t>
      </w:r>
      <w:r>
        <w:t xml:space="preserve"> </w:t>
      </w:r>
      <w:r w:rsidR="3D55C6D7">
        <w:t xml:space="preserve">errors and notifies </w:t>
      </w:r>
      <w:r w:rsidRPr="35FA47F1" w:rsidR="3D55C6D7">
        <w:rPr>
          <w:color w:val="FF0000"/>
          <w:highlight w:val="yellow"/>
        </w:rPr>
        <w:t>DEAM</w:t>
      </w:r>
      <w:r w:rsidRPr="35FA47F1" w:rsidR="58F735F9">
        <w:rPr>
          <w:color w:val="FF0000"/>
          <w:highlight w:val="yellow"/>
        </w:rPr>
        <w:t>, BOA</w:t>
      </w:r>
      <w:r w:rsidRPr="35FA47F1" w:rsidR="3D55C6D7">
        <w:rPr>
          <w:color w:val="FF0000"/>
          <w:highlight w:val="yellow"/>
        </w:rPr>
        <w:t xml:space="preserve"> and </w:t>
      </w:r>
      <w:r w:rsidRPr="35FA47F1" w:rsidR="1CFDFD96">
        <w:rPr>
          <w:color w:val="FF0000"/>
          <w:highlight w:val="yellow"/>
        </w:rPr>
        <w:t>Treasury</w:t>
      </w:r>
      <w:r w:rsidR="3D55C6D7">
        <w:t>.</w:t>
      </w:r>
      <w:r w:rsidR="1CFDFD96">
        <w:t xml:space="preserve"> </w:t>
      </w:r>
      <w:r w:rsidRPr="35FA47F1" w:rsidR="1CFDFD96">
        <w:rPr>
          <w:color w:val="FF0000"/>
          <w:highlight w:val="yellow"/>
        </w:rPr>
        <w:t>&lt;SONH to confirm distribution group&gt;</w:t>
      </w:r>
    </w:p>
    <w:tbl>
      <w:tblPr>
        <w:tblW w:w="8432" w:type="dxa"/>
        <w:tblInd w:w="7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54"/>
        <w:gridCol w:w="6778"/>
      </w:tblGrid>
      <w:tr w:rsidRPr="00E11920" w:rsidR="00E11920" w:rsidTr="2F10E1BE" w14:paraId="0BAF1378" w14:textId="77777777">
        <w:trPr>
          <w:trHeight w:val="257"/>
        </w:trPr>
        <w:tc>
          <w:tcPr>
            <w:tcW w:w="1654" w:type="dxa"/>
            <w:tcBorders>
              <w:top w:val="single" w:color="auto" w:sz="6" w:space="0"/>
              <w:left w:val="single" w:color="auto" w:sz="6" w:space="0"/>
              <w:bottom w:val="single" w:color="auto" w:sz="6" w:space="0"/>
              <w:right w:val="nil"/>
            </w:tcBorders>
            <w:shd w:val="clear" w:color="auto" w:fill="13A3F7"/>
            <w:vAlign w:val="center"/>
            <w:hideMark/>
          </w:tcPr>
          <w:p w:rsidRPr="00E11920" w:rsidR="00E11920" w:rsidP="00E11920" w:rsidRDefault="00E11920" w14:paraId="7887F7C3" w14:textId="77777777">
            <w:pPr>
              <w:pStyle w:val="BodyText"/>
              <w:spacing w:before="0" w:after="0"/>
              <w:ind w:left="261"/>
              <w:jc w:val="both"/>
              <w:rPr>
                <w:b/>
                <w:bCs/>
                <w:lang w:val="en-PH"/>
              </w:rPr>
            </w:pPr>
            <w:r w:rsidRPr="00E11920">
              <w:t>Functional Requirement ID</w:t>
            </w:r>
            <w:r w:rsidRPr="00E11920">
              <w:rPr>
                <w:b/>
                <w:bCs/>
                <w:lang w:val="en-PH"/>
              </w:rPr>
              <w:t> </w:t>
            </w:r>
          </w:p>
        </w:tc>
        <w:tc>
          <w:tcPr>
            <w:tcW w:w="6778" w:type="dxa"/>
            <w:tcBorders>
              <w:top w:val="single" w:color="auto" w:sz="6" w:space="0"/>
              <w:left w:val="nil"/>
              <w:bottom w:val="single" w:color="auto" w:sz="6" w:space="0"/>
              <w:right w:val="single" w:color="auto" w:sz="6" w:space="0"/>
            </w:tcBorders>
            <w:shd w:val="clear" w:color="auto" w:fill="13A3F7"/>
            <w:vAlign w:val="center"/>
            <w:hideMark/>
          </w:tcPr>
          <w:p w:rsidRPr="00E11920" w:rsidR="00E11920" w:rsidP="00E11920" w:rsidRDefault="00E11920" w14:paraId="1338F8D7" w14:textId="77777777">
            <w:pPr>
              <w:pStyle w:val="BodyText"/>
              <w:spacing w:before="0" w:after="0"/>
              <w:ind w:left="709"/>
              <w:rPr>
                <w:b/>
                <w:bCs/>
                <w:lang w:val="en-PH"/>
              </w:rPr>
            </w:pPr>
            <w:r w:rsidRPr="00E11920">
              <w:t>Requirement Definition</w:t>
            </w:r>
            <w:r w:rsidRPr="00E11920">
              <w:rPr>
                <w:b/>
                <w:bCs/>
                <w:lang w:val="en-PH"/>
              </w:rPr>
              <w:t> </w:t>
            </w:r>
          </w:p>
        </w:tc>
      </w:tr>
      <w:tr w:rsidRPr="00E11920" w:rsidR="00E11920" w:rsidTr="2F10E1BE" w14:paraId="7666207E" w14:textId="77777777">
        <w:trPr>
          <w:trHeight w:val="257"/>
        </w:trPr>
        <w:tc>
          <w:tcPr>
            <w:tcW w:w="1654" w:type="dxa"/>
            <w:tcBorders>
              <w:top w:val="single" w:color="auto" w:sz="6" w:space="0"/>
              <w:left w:val="single" w:color="auto" w:sz="6" w:space="0"/>
              <w:bottom w:val="single" w:color="auto" w:sz="6" w:space="0"/>
              <w:right w:val="single" w:color="auto" w:sz="6" w:space="0"/>
            </w:tcBorders>
            <w:shd w:val="clear" w:color="auto" w:fill="E8E8E8"/>
            <w:vAlign w:val="center"/>
            <w:hideMark/>
          </w:tcPr>
          <w:p w:rsidRPr="00FC3232" w:rsidR="00E11920" w:rsidP="00E11920" w:rsidRDefault="00E11920" w14:paraId="568AA162" w14:textId="77777777">
            <w:pPr>
              <w:pStyle w:val="BodyText"/>
              <w:spacing w:before="0" w:after="0"/>
              <w:ind w:left="261"/>
              <w:rPr>
                <w:sz w:val="16"/>
                <w:szCs w:val="16"/>
                <w:lang w:val="en-PH"/>
              </w:rPr>
            </w:pPr>
            <w:commentRangeStart w:id="71"/>
            <w:r w:rsidRPr="00FC3232">
              <w:rPr>
                <w:sz w:val="16"/>
                <w:szCs w:val="16"/>
                <w:lang w:val="en-AU"/>
              </w:rPr>
              <w:t>3.2.7.1</w:t>
            </w:r>
            <w:r w:rsidRPr="00FC3232">
              <w:rPr>
                <w:sz w:val="16"/>
                <w:szCs w:val="16"/>
                <w:lang w:val="en-PH"/>
              </w:rPr>
              <w:t> </w:t>
            </w:r>
            <w:commentRangeEnd w:id="71"/>
            <w:r w:rsidRPr="00FC3232" w:rsidR="00DC21F0">
              <w:rPr>
                <w:rStyle w:val="CommentReference"/>
                <w:lang w:val="en-PH"/>
              </w:rPr>
              <w:commentReference w:id="71"/>
            </w:r>
          </w:p>
        </w:tc>
        <w:tc>
          <w:tcPr>
            <w:tcW w:w="6778" w:type="dxa"/>
            <w:tcBorders>
              <w:top w:val="single" w:color="auto" w:sz="6" w:space="0"/>
              <w:left w:val="single" w:color="auto" w:sz="6" w:space="0"/>
              <w:bottom w:val="single" w:color="auto" w:sz="6" w:space="0"/>
              <w:right w:val="single" w:color="auto" w:sz="6" w:space="0"/>
            </w:tcBorders>
            <w:shd w:val="clear" w:color="auto" w:fill="E8E8E8"/>
            <w:vAlign w:val="center"/>
            <w:hideMark/>
          </w:tcPr>
          <w:p w:rsidRPr="00FC3232" w:rsidR="00E11920" w:rsidP="00FC3232" w:rsidRDefault="00E11920" w14:paraId="1F5E0EAF" w14:textId="77777777">
            <w:pPr>
              <w:pStyle w:val="BodyText"/>
              <w:spacing w:before="0" w:after="0"/>
              <w:ind w:left="599"/>
              <w:rPr>
                <w:sz w:val="16"/>
                <w:szCs w:val="16"/>
                <w:lang w:val="en-PH"/>
              </w:rPr>
            </w:pPr>
            <w:r w:rsidRPr="00FC3232">
              <w:rPr>
                <w:sz w:val="16"/>
                <w:szCs w:val="16"/>
              </w:rPr>
              <w:t>A notification configured to alert agency distribution group promptly upon error detection.</w:t>
            </w:r>
            <w:r w:rsidRPr="00FC3232">
              <w:rPr>
                <w:sz w:val="16"/>
                <w:szCs w:val="16"/>
                <w:lang w:val="en-PH"/>
              </w:rPr>
              <w:t> </w:t>
            </w:r>
          </w:p>
        </w:tc>
      </w:tr>
      <w:tr w:rsidRPr="00E11920" w:rsidR="00E11920" w:rsidTr="2F10E1BE" w14:paraId="086E726A" w14:textId="77777777">
        <w:trPr>
          <w:trHeight w:val="257"/>
        </w:trPr>
        <w:tc>
          <w:tcPr>
            <w:tcW w:w="1654" w:type="dxa"/>
            <w:tcBorders>
              <w:top w:val="single" w:color="auto" w:sz="6" w:space="0"/>
              <w:left w:val="single" w:color="auto" w:sz="6" w:space="0"/>
              <w:bottom w:val="single" w:color="auto" w:sz="6" w:space="0"/>
              <w:right w:val="single" w:color="auto" w:sz="6" w:space="0"/>
            </w:tcBorders>
            <w:vAlign w:val="center"/>
            <w:hideMark/>
          </w:tcPr>
          <w:p w:rsidRPr="00FC3232" w:rsidR="00E11920" w:rsidP="00E11920" w:rsidRDefault="00E11920" w14:paraId="46F98892" w14:textId="77777777">
            <w:pPr>
              <w:pStyle w:val="BodyText"/>
              <w:spacing w:before="0" w:after="0"/>
              <w:ind w:left="261"/>
              <w:rPr>
                <w:sz w:val="16"/>
                <w:szCs w:val="16"/>
                <w:lang w:val="en-PH"/>
              </w:rPr>
            </w:pPr>
            <w:r w:rsidRPr="00FC3232">
              <w:rPr>
                <w:sz w:val="16"/>
                <w:szCs w:val="16"/>
                <w:lang w:val="en-AU"/>
              </w:rPr>
              <w:t>3.2.7.2</w:t>
            </w:r>
            <w:r w:rsidRPr="00FC3232">
              <w:rPr>
                <w:sz w:val="16"/>
                <w:szCs w:val="16"/>
                <w:lang w:val="en-PH"/>
              </w:rPr>
              <w:t> </w:t>
            </w:r>
          </w:p>
        </w:tc>
        <w:tc>
          <w:tcPr>
            <w:tcW w:w="6778" w:type="dxa"/>
            <w:tcBorders>
              <w:top w:val="single" w:color="auto" w:sz="6" w:space="0"/>
              <w:left w:val="single" w:color="auto" w:sz="6" w:space="0"/>
              <w:bottom w:val="single" w:color="auto" w:sz="6" w:space="0"/>
              <w:right w:val="single" w:color="auto" w:sz="6" w:space="0"/>
            </w:tcBorders>
            <w:vAlign w:val="center"/>
            <w:hideMark/>
          </w:tcPr>
          <w:p w:rsidRPr="00FC3232" w:rsidR="00E11920" w:rsidP="00FC3232" w:rsidRDefault="081E3970" w14:paraId="6DF91A2F" w14:textId="2B243125">
            <w:pPr>
              <w:ind w:left="599"/>
              <w:rPr>
                <w:sz w:val="16"/>
                <w:szCs w:val="16"/>
              </w:rPr>
            </w:pPr>
            <w:r w:rsidRPr="2F10E1BE">
              <w:rPr>
                <w:sz w:val="16"/>
                <w:szCs w:val="16"/>
              </w:rPr>
              <w:t xml:space="preserve">Real-time detection of </w:t>
            </w:r>
            <w:r w:rsidR="0064356F">
              <w:rPr>
                <w:sz w:val="16"/>
                <w:szCs w:val="16"/>
              </w:rPr>
              <w:t>update e</w:t>
            </w:r>
            <w:r w:rsidRPr="2F10E1BE">
              <w:rPr>
                <w:sz w:val="16"/>
                <w:szCs w:val="16"/>
              </w:rPr>
              <w:t>rrors within FSM.</w:t>
            </w:r>
            <w:r w:rsidR="00955AC3">
              <w:rPr>
                <w:sz w:val="16"/>
                <w:szCs w:val="16"/>
              </w:rPr>
              <w:t xml:space="preserve"> Upon update of the </w:t>
            </w:r>
            <w:r w:rsidRPr="4C2785F2" w:rsidR="5D20943A">
              <w:rPr>
                <w:sz w:val="16"/>
                <w:szCs w:val="16"/>
              </w:rPr>
              <w:t>le</w:t>
            </w:r>
            <w:r w:rsidRPr="4C2785F2" w:rsidR="1EE53DEA">
              <w:rPr>
                <w:sz w:val="16"/>
                <w:szCs w:val="16"/>
              </w:rPr>
              <w:t>d</w:t>
            </w:r>
            <w:r w:rsidRPr="4C2785F2" w:rsidR="5D20943A">
              <w:rPr>
                <w:sz w:val="16"/>
                <w:szCs w:val="16"/>
              </w:rPr>
              <w:t>ger</w:t>
            </w:r>
            <w:r w:rsidR="00955AC3">
              <w:rPr>
                <w:sz w:val="16"/>
                <w:szCs w:val="16"/>
              </w:rPr>
              <w:t xml:space="preserve"> transactions</w:t>
            </w:r>
            <w:r w:rsidR="008B26E8">
              <w:rPr>
                <w:sz w:val="16"/>
                <w:szCs w:val="16"/>
              </w:rPr>
              <w:t xml:space="preserve"> per run group, the remaining records in the </w:t>
            </w:r>
            <w:proofErr w:type="spellStart"/>
            <w:r w:rsidRPr="4C2785F2" w:rsidR="6F42AFDC">
              <w:rPr>
                <w:sz w:val="16"/>
                <w:szCs w:val="16"/>
              </w:rPr>
              <w:t>Cash</w:t>
            </w:r>
            <w:r w:rsidRPr="4C2785F2" w:rsidR="4E31183B">
              <w:rPr>
                <w:sz w:val="16"/>
                <w:szCs w:val="16"/>
              </w:rPr>
              <w:t>Le</w:t>
            </w:r>
            <w:r w:rsidRPr="4C2785F2" w:rsidR="63A0B031">
              <w:rPr>
                <w:sz w:val="16"/>
                <w:szCs w:val="16"/>
              </w:rPr>
              <w:t>d</w:t>
            </w:r>
            <w:r w:rsidRPr="4C2785F2" w:rsidR="4E31183B">
              <w:rPr>
                <w:sz w:val="16"/>
                <w:szCs w:val="16"/>
              </w:rPr>
              <w:t>ger</w:t>
            </w:r>
            <w:r w:rsidRPr="4C2785F2" w:rsidR="6F42AFDC">
              <w:rPr>
                <w:sz w:val="16"/>
                <w:szCs w:val="16"/>
              </w:rPr>
              <w:t>BankUpdate</w:t>
            </w:r>
            <w:proofErr w:type="spellEnd"/>
            <w:r w:rsidR="00DA516B">
              <w:rPr>
                <w:sz w:val="16"/>
                <w:szCs w:val="16"/>
              </w:rPr>
              <w:t xml:space="preserve"> business class </w:t>
            </w:r>
            <w:r w:rsidR="00A10C04">
              <w:rPr>
                <w:sz w:val="16"/>
                <w:szCs w:val="16"/>
              </w:rPr>
              <w:t>contain er</w:t>
            </w:r>
            <w:r w:rsidR="004A7154">
              <w:rPr>
                <w:sz w:val="16"/>
                <w:szCs w:val="16"/>
              </w:rPr>
              <w:t>ro</w:t>
            </w:r>
            <w:r w:rsidR="00567916">
              <w:rPr>
                <w:sz w:val="16"/>
                <w:szCs w:val="16"/>
              </w:rPr>
              <w:t xml:space="preserve">r messages. </w:t>
            </w:r>
            <w:commentRangeStart w:id="72"/>
            <w:commentRangeStart w:id="73"/>
            <w:commentRangeEnd w:id="72"/>
            <w:r w:rsidRPr="2F10E1BE" w:rsidR="00E11920">
              <w:rPr>
                <w:rStyle w:val="CommentReference"/>
                <w:lang w:val="en-PH"/>
              </w:rPr>
              <w:commentReference w:id="72"/>
            </w:r>
            <w:commentRangeEnd w:id="73"/>
            <w:r>
              <w:rPr>
                <w:rStyle w:val="CommentReference"/>
              </w:rPr>
              <w:commentReference w:id="73"/>
            </w:r>
            <w:r w:rsidRPr="2F10E1BE">
              <w:rPr>
                <w:sz w:val="16"/>
                <w:szCs w:val="16"/>
                <w:lang w:val="en-PH"/>
              </w:rPr>
              <w:t> </w:t>
            </w:r>
          </w:p>
        </w:tc>
      </w:tr>
      <w:tr w:rsidRPr="00E11920" w:rsidR="00E11920" w:rsidTr="2F10E1BE" w14:paraId="660D8C5D" w14:textId="77777777">
        <w:trPr>
          <w:trHeight w:val="257"/>
        </w:trPr>
        <w:tc>
          <w:tcPr>
            <w:tcW w:w="1654" w:type="dxa"/>
            <w:tcBorders>
              <w:top w:val="single" w:color="auto" w:sz="6" w:space="0"/>
              <w:left w:val="single" w:color="auto" w:sz="6" w:space="0"/>
              <w:bottom w:val="single" w:color="auto" w:sz="6" w:space="0"/>
              <w:right w:val="single" w:color="auto" w:sz="6" w:space="0"/>
            </w:tcBorders>
            <w:shd w:val="clear" w:color="auto" w:fill="E8E8E8"/>
            <w:vAlign w:val="center"/>
            <w:hideMark/>
          </w:tcPr>
          <w:p w:rsidRPr="00FC3232" w:rsidR="00E11920" w:rsidP="00E11920" w:rsidRDefault="00E11920" w14:paraId="1028115F" w14:textId="77777777">
            <w:pPr>
              <w:pStyle w:val="BodyText"/>
              <w:spacing w:before="0" w:after="0"/>
              <w:ind w:left="261"/>
              <w:rPr>
                <w:sz w:val="16"/>
                <w:szCs w:val="16"/>
                <w:lang w:val="en-PH"/>
              </w:rPr>
            </w:pPr>
            <w:r w:rsidRPr="00FC3232">
              <w:rPr>
                <w:sz w:val="16"/>
                <w:szCs w:val="16"/>
                <w:lang w:val="en-AU"/>
              </w:rPr>
              <w:t>3.2.7.3</w:t>
            </w:r>
            <w:r w:rsidRPr="00FC3232">
              <w:rPr>
                <w:sz w:val="16"/>
                <w:szCs w:val="16"/>
                <w:lang w:val="en-PH"/>
              </w:rPr>
              <w:t> </w:t>
            </w:r>
          </w:p>
        </w:tc>
        <w:tc>
          <w:tcPr>
            <w:tcW w:w="6778" w:type="dxa"/>
            <w:tcBorders>
              <w:top w:val="single" w:color="auto" w:sz="6" w:space="0"/>
              <w:left w:val="single" w:color="auto" w:sz="6" w:space="0"/>
              <w:bottom w:val="single" w:color="auto" w:sz="6" w:space="0"/>
              <w:right w:val="single" w:color="auto" w:sz="6" w:space="0"/>
            </w:tcBorders>
            <w:shd w:val="clear" w:color="auto" w:fill="E8E8E8"/>
            <w:vAlign w:val="center"/>
            <w:hideMark/>
          </w:tcPr>
          <w:p w:rsidRPr="00FC3232" w:rsidR="00E11920" w:rsidP="00FC3232" w:rsidRDefault="002079FF" w14:paraId="6C2F1A36" w14:textId="5398011E">
            <w:pPr>
              <w:pStyle w:val="BodyText"/>
              <w:spacing w:before="0" w:after="0"/>
              <w:ind w:left="599"/>
              <w:rPr>
                <w:sz w:val="16"/>
                <w:szCs w:val="16"/>
                <w:lang w:val="en-PH"/>
              </w:rPr>
            </w:pPr>
            <w:r>
              <w:rPr>
                <w:sz w:val="16"/>
                <w:szCs w:val="16"/>
              </w:rPr>
              <w:t>Treasury</w:t>
            </w:r>
            <w:r w:rsidRPr="00FC3232" w:rsidR="00E11920">
              <w:rPr>
                <w:sz w:val="16"/>
                <w:szCs w:val="16"/>
              </w:rPr>
              <w:t xml:space="preserve"> resolves</w:t>
            </w:r>
            <w:r>
              <w:rPr>
                <w:sz w:val="16"/>
                <w:szCs w:val="16"/>
              </w:rPr>
              <w:t xml:space="preserve"> the</w:t>
            </w:r>
            <w:r w:rsidRPr="00FC3232" w:rsidR="00E11920">
              <w:rPr>
                <w:sz w:val="16"/>
                <w:szCs w:val="16"/>
              </w:rPr>
              <w:t xml:space="preserve"> </w:t>
            </w:r>
            <w:proofErr w:type="gramStart"/>
            <w:r w:rsidRPr="00FC3232" w:rsidR="00E11920">
              <w:rPr>
                <w:sz w:val="16"/>
                <w:szCs w:val="16"/>
              </w:rPr>
              <w:t>error</w:t>
            </w:r>
            <w:r w:rsidR="009D47F5">
              <w:rPr>
                <w:sz w:val="16"/>
                <w:szCs w:val="16"/>
              </w:rPr>
              <w:t>/</w:t>
            </w:r>
            <w:r w:rsidRPr="00FC3232" w:rsidR="00E11920">
              <w:rPr>
                <w:sz w:val="16"/>
                <w:szCs w:val="16"/>
              </w:rPr>
              <w:t>s</w:t>
            </w:r>
            <w:proofErr w:type="gramEnd"/>
            <w:r w:rsidRPr="00FC3232" w:rsidR="00E11920">
              <w:rPr>
                <w:sz w:val="16"/>
                <w:szCs w:val="16"/>
              </w:rPr>
              <w:t xml:space="preserve"> manually and re-runs the </w:t>
            </w:r>
            <w:r>
              <w:rPr>
                <w:sz w:val="16"/>
                <w:szCs w:val="16"/>
              </w:rPr>
              <w:t>Update Ledger Transactions</w:t>
            </w:r>
            <w:r w:rsidRPr="00FC3232" w:rsidR="00E11920">
              <w:rPr>
                <w:sz w:val="16"/>
                <w:szCs w:val="16"/>
              </w:rPr>
              <w:t xml:space="preserve"> until </w:t>
            </w:r>
            <w:r w:rsidR="009B6C88">
              <w:rPr>
                <w:sz w:val="16"/>
                <w:szCs w:val="16"/>
              </w:rPr>
              <w:t>the records are completely updated</w:t>
            </w:r>
            <w:r w:rsidRPr="00FC3232" w:rsidR="00E11920">
              <w:rPr>
                <w:sz w:val="16"/>
                <w:szCs w:val="16"/>
              </w:rPr>
              <w:t>.</w:t>
            </w:r>
            <w:r w:rsidRPr="00FC3232" w:rsidR="00E11920">
              <w:rPr>
                <w:sz w:val="16"/>
                <w:szCs w:val="16"/>
                <w:lang w:val="en-PH"/>
              </w:rPr>
              <w:t> </w:t>
            </w:r>
          </w:p>
        </w:tc>
      </w:tr>
    </w:tbl>
    <w:p w:rsidR="00E11920" w:rsidP="006E6ADD" w:rsidRDefault="00E11920" w14:paraId="5D8BF26E" w14:textId="77777777">
      <w:pPr>
        <w:pStyle w:val="BodyText"/>
        <w:ind w:left="709"/>
        <w:rPr>
          <w:color w:val="FF0000"/>
          <w:highlight w:val="yellow"/>
        </w:rPr>
      </w:pPr>
    </w:p>
    <w:tbl>
      <w:tblPr>
        <w:tblW w:w="8430" w:type="dxa"/>
        <w:tblInd w:w="7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65"/>
        <w:gridCol w:w="6765"/>
      </w:tblGrid>
      <w:tr w:rsidRPr="00F25762" w:rsidR="00153C67" w:rsidTr="6F87863D" w14:paraId="04254E9D" w14:textId="77777777">
        <w:trPr>
          <w:trHeight w:val="300"/>
        </w:trPr>
        <w:tc>
          <w:tcPr>
            <w:tcW w:w="166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F25762" w:rsidR="00153C67" w:rsidP="00F25762" w:rsidRDefault="00153C67" w14:paraId="4E5C2917" w14:textId="77777777">
            <w:pPr>
              <w:pStyle w:val="BodyText"/>
              <w:spacing w:before="0" w:after="0"/>
              <w:ind w:left="262"/>
              <w:rPr>
                <w:sz w:val="16"/>
                <w:szCs w:val="16"/>
                <w:lang w:val="en-PH"/>
              </w:rPr>
            </w:pPr>
            <w:r w:rsidRPr="00F25762">
              <w:rPr>
                <w:b/>
                <w:bCs/>
                <w:sz w:val="16"/>
                <w:szCs w:val="16"/>
              </w:rPr>
              <w:t>To</w:t>
            </w:r>
            <w:r w:rsidRPr="00F25762">
              <w:rPr>
                <w:sz w:val="16"/>
                <w:szCs w:val="16"/>
                <w:lang w:val="en-PH"/>
              </w:rPr>
              <w:t> </w:t>
            </w:r>
          </w:p>
        </w:tc>
        <w:tc>
          <w:tcPr>
            <w:tcW w:w="676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F25762" w:rsidR="00153C67" w:rsidP="00D40905" w:rsidRDefault="00153C67" w14:paraId="40A13970" w14:textId="77777777">
            <w:pPr>
              <w:pStyle w:val="BodyText"/>
              <w:spacing w:before="0" w:after="0"/>
              <w:ind w:left="163"/>
              <w:rPr>
                <w:sz w:val="16"/>
                <w:szCs w:val="16"/>
                <w:lang w:val="en-PH"/>
              </w:rPr>
            </w:pPr>
            <w:r w:rsidRPr="00F25762">
              <w:rPr>
                <w:i/>
                <w:iCs/>
                <w:sz w:val="16"/>
                <w:szCs w:val="16"/>
              </w:rPr>
              <w:t>&lt;!</w:t>
            </w:r>
            <w:proofErr w:type="spellStart"/>
            <w:r w:rsidRPr="00F25762">
              <w:rPr>
                <w:i/>
                <w:iCs/>
                <w:sz w:val="16"/>
                <w:szCs w:val="16"/>
              </w:rPr>
              <w:t>ToRecipientList</w:t>
            </w:r>
            <w:proofErr w:type="spellEnd"/>
            <w:r w:rsidRPr="00F25762">
              <w:rPr>
                <w:i/>
                <w:iCs/>
                <w:sz w:val="16"/>
                <w:szCs w:val="16"/>
              </w:rPr>
              <w:t>&gt;</w:t>
            </w:r>
            <w:r w:rsidRPr="00F25762">
              <w:rPr>
                <w:sz w:val="16"/>
                <w:szCs w:val="16"/>
              </w:rPr>
              <w:t> </w:t>
            </w:r>
            <w:r w:rsidRPr="00F25762">
              <w:rPr>
                <w:sz w:val="16"/>
                <w:szCs w:val="16"/>
                <w:lang w:val="en-PH"/>
              </w:rPr>
              <w:t> </w:t>
            </w:r>
          </w:p>
        </w:tc>
      </w:tr>
      <w:tr w:rsidRPr="00F25762" w:rsidR="00153C67" w:rsidTr="6F87863D" w14:paraId="0715211D" w14:textId="77777777">
        <w:trPr>
          <w:trHeight w:val="300"/>
        </w:trPr>
        <w:tc>
          <w:tcPr>
            <w:tcW w:w="166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hideMark/>
          </w:tcPr>
          <w:p w:rsidRPr="00F25762" w:rsidR="00153C67" w:rsidP="00F25762" w:rsidRDefault="00153C67" w14:paraId="2645971B" w14:textId="77777777">
            <w:pPr>
              <w:pStyle w:val="BodyText"/>
              <w:spacing w:before="0" w:after="0"/>
              <w:ind w:left="262"/>
              <w:rPr>
                <w:sz w:val="16"/>
                <w:szCs w:val="16"/>
                <w:lang w:val="en-PH"/>
              </w:rPr>
            </w:pPr>
            <w:r w:rsidRPr="00F25762">
              <w:rPr>
                <w:b/>
                <w:bCs/>
                <w:sz w:val="16"/>
                <w:szCs w:val="16"/>
              </w:rPr>
              <w:t>Cc</w:t>
            </w:r>
            <w:r w:rsidRPr="00F25762">
              <w:rPr>
                <w:sz w:val="16"/>
                <w:szCs w:val="16"/>
                <w:lang w:val="en-PH"/>
              </w:rPr>
              <w:t> </w:t>
            </w:r>
          </w:p>
        </w:tc>
        <w:tc>
          <w:tcPr>
            <w:tcW w:w="676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hideMark/>
          </w:tcPr>
          <w:p w:rsidRPr="00F25762" w:rsidR="00153C67" w:rsidP="00D40905" w:rsidRDefault="00153C67" w14:paraId="56C2B7E1" w14:textId="77777777">
            <w:pPr>
              <w:pStyle w:val="BodyText"/>
              <w:spacing w:before="0" w:after="0"/>
              <w:ind w:left="163"/>
              <w:rPr>
                <w:sz w:val="16"/>
                <w:szCs w:val="16"/>
                <w:lang w:val="en-PH"/>
              </w:rPr>
            </w:pPr>
            <w:r w:rsidRPr="00F25762">
              <w:rPr>
                <w:i/>
                <w:iCs/>
                <w:sz w:val="16"/>
                <w:szCs w:val="16"/>
              </w:rPr>
              <w:t>&lt;!</w:t>
            </w:r>
            <w:proofErr w:type="spellStart"/>
            <w:r w:rsidRPr="00F25762">
              <w:rPr>
                <w:i/>
                <w:iCs/>
                <w:sz w:val="16"/>
                <w:szCs w:val="16"/>
              </w:rPr>
              <w:t>CCRecipientList</w:t>
            </w:r>
            <w:proofErr w:type="spellEnd"/>
            <w:r w:rsidRPr="00F25762">
              <w:rPr>
                <w:i/>
                <w:iCs/>
                <w:sz w:val="16"/>
                <w:szCs w:val="16"/>
              </w:rPr>
              <w:t>&gt;</w:t>
            </w:r>
            <w:r w:rsidRPr="00F25762">
              <w:rPr>
                <w:sz w:val="16"/>
                <w:szCs w:val="16"/>
              </w:rPr>
              <w:t> </w:t>
            </w:r>
            <w:r w:rsidRPr="00F25762">
              <w:rPr>
                <w:sz w:val="16"/>
                <w:szCs w:val="16"/>
                <w:lang w:val="en-PH"/>
              </w:rPr>
              <w:t> </w:t>
            </w:r>
          </w:p>
        </w:tc>
      </w:tr>
      <w:tr w:rsidRPr="00F25762" w:rsidR="00153C67" w:rsidTr="6F87863D" w14:paraId="4113F20D" w14:textId="77777777">
        <w:trPr>
          <w:trHeight w:val="300"/>
        </w:trPr>
        <w:tc>
          <w:tcPr>
            <w:tcW w:w="166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F25762" w:rsidR="00153C67" w:rsidP="00F25762" w:rsidRDefault="00153C67" w14:paraId="50A3F800" w14:textId="77777777">
            <w:pPr>
              <w:pStyle w:val="BodyText"/>
              <w:spacing w:before="0" w:after="0"/>
              <w:ind w:left="262"/>
              <w:rPr>
                <w:sz w:val="16"/>
                <w:szCs w:val="16"/>
                <w:lang w:val="en-PH"/>
              </w:rPr>
            </w:pPr>
            <w:r w:rsidRPr="00F25762">
              <w:rPr>
                <w:b/>
                <w:bCs/>
                <w:sz w:val="16"/>
                <w:szCs w:val="16"/>
              </w:rPr>
              <w:t>Bcc </w:t>
            </w:r>
            <w:r w:rsidRPr="00F25762">
              <w:rPr>
                <w:sz w:val="16"/>
                <w:szCs w:val="16"/>
                <w:lang w:val="en-PH"/>
              </w:rPr>
              <w:t> </w:t>
            </w:r>
          </w:p>
        </w:tc>
        <w:tc>
          <w:tcPr>
            <w:tcW w:w="676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F25762" w:rsidR="00153C67" w:rsidP="00D40905" w:rsidRDefault="00153C67" w14:paraId="3D6E071E" w14:textId="77777777">
            <w:pPr>
              <w:pStyle w:val="BodyText"/>
              <w:spacing w:before="0" w:after="0"/>
              <w:ind w:left="163"/>
              <w:rPr>
                <w:sz w:val="16"/>
                <w:szCs w:val="16"/>
                <w:lang w:val="en-PH"/>
              </w:rPr>
            </w:pPr>
            <w:r w:rsidRPr="00F25762">
              <w:rPr>
                <w:i/>
                <w:iCs/>
                <w:sz w:val="16"/>
                <w:szCs w:val="16"/>
              </w:rPr>
              <w:t>&lt;!</w:t>
            </w:r>
            <w:proofErr w:type="spellStart"/>
            <w:r w:rsidRPr="00F25762">
              <w:rPr>
                <w:i/>
                <w:iCs/>
                <w:sz w:val="16"/>
                <w:szCs w:val="16"/>
              </w:rPr>
              <w:t>BCCRecipientList</w:t>
            </w:r>
            <w:proofErr w:type="spellEnd"/>
            <w:r w:rsidRPr="00F25762">
              <w:rPr>
                <w:i/>
                <w:iCs/>
                <w:sz w:val="16"/>
                <w:szCs w:val="16"/>
              </w:rPr>
              <w:t>&gt; </w:t>
            </w:r>
            <w:r w:rsidRPr="00F25762">
              <w:rPr>
                <w:sz w:val="16"/>
                <w:szCs w:val="16"/>
                <w:lang w:val="en-PH"/>
              </w:rPr>
              <w:t> </w:t>
            </w:r>
          </w:p>
        </w:tc>
      </w:tr>
      <w:tr w:rsidRPr="00F25762" w:rsidR="00153C67" w:rsidTr="6F87863D" w14:paraId="2C332D05" w14:textId="77777777">
        <w:trPr>
          <w:trHeight w:val="300"/>
        </w:trPr>
        <w:tc>
          <w:tcPr>
            <w:tcW w:w="166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hideMark/>
          </w:tcPr>
          <w:p w:rsidRPr="00F25762" w:rsidR="00153C67" w:rsidP="00F25762" w:rsidRDefault="00153C67" w14:paraId="3539A2A2" w14:textId="77777777">
            <w:pPr>
              <w:pStyle w:val="BodyText"/>
              <w:spacing w:before="0" w:after="0"/>
              <w:ind w:left="262"/>
              <w:rPr>
                <w:sz w:val="16"/>
                <w:szCs w:val="16"/>
                <w:lang w:val="en-PH"/>
              </w:rPr>
            </w:pPr>
            <w:r w:rsidRPr="00F25762">
              <w:rPr>
                <w:b/>
                <w:bCs/>
                <w:sz w:val="16"/>
                <w:szCs w:val="16"/>
              </w:rPr>
              <w:t>From</w:t>
            </w:r>
            <w:r w:rsidRPr="00F25762">
              <w:rPr>
                <w:sz w:val="16"/>
                <w:szCs w:val="16"/>
                <w:lang w:val="en-PH"/>
              </w:rPr>
              <w:t> </w:t>
            </w:r>
          </w:p>
        </w:tc>
        <w:tc>
          <w:tcPr>
            <w:tcW w:w="676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hideMark/>
          </w:tcPr>
          <w:p w:rsidRPr="00F25762" w:rsidR="00153C67" w:rsidP="00D40905" w:rsidRDefault="00153C67" w14:paraId="7F20E662" w14:textId="77777777">
            <w:pPr>
              <w:pStyle w:val="BodyText"/>
              <w:spacing w:before="0" w:after="0"/>
              <w:ind w:left="163"/>
              <w:rPr>
                <w:sz w:val="16"/>
                <w:szCs w:val="16"/>
                <w:lang w:val="en-PH"/>
              </w:rPr>
            </w:pPr>
            <w:r w:rsidRPr="00F25762">
              <w:rPr>
                <w:i/>
                <w:iCs/>
                <w:sz w:val="16"/>
                <w:szCs w:val="16"/>
              </w:rPr>
              <w:t>&lt;!</w:t>
            </w:r>
            <w:proofErr w:type="spellStart"/>
            <w:r w:rsidRPr="00F25762">
              <w:rPr>
                <w:i/>
                <w:iCs/>
                <w:sz w:val="16"/>
                <w:szCs w:val="16"/>
              </w:rPr>
              <w:t>FromEmailAddress</w:t>
            </w:r>
            <w:proofErr w:type="spellEnd"/>
            <w:r w:rsidRPr="00F25762">
              <w:rPr>
                <w:i/>
                <w:iCs/>
                <w:sz w:val="16"/>
                <w:szCs w:val="16"/>
              </w:rPr>
              <w:t>&gt;</w:t>
            </w:r>
            <w:r w:rsidRPr="00F25762">
              <w:rPr>
                <w:sz w:val="16"/>
                <w:szCs w:val="16"/>
                <w:lang w:val="en-PH"/>
              </w:rPr>
              <w:t> </w:t>
            </w:r>
          </w:p>
        </w:tc>
      </w:tr>
      <w:tr w:rsidRPr="00F25762" w:rsidR="00153C67" w:rsidTr="6F87863D" w14:paraId="5FC09D18" w14:textId="77777777">
        <w:trPr>
          <w:trHeight w:val="300"/>
        </w:trPr>
        <w:tc>
          <w:tcPr>
            <w:tcW w:w="166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F25762" w:rsidR="00153C67" w:rsidP="00F25762" w:rsidRDefault="00153C67" w14:paraId="4252F68D" w14:textId="77777777">
            <w:pPr>
              <w:pStyle w:val="BodyText"/>
              <w:spacing w:before="0" w:after="0"/>
              <w:ind w:left="262"/>
              <w:rPr>
                <w:sz w:val="16"/>
                <w:szCs w:val="16"/>
                <w:lang w:val="en-PH"/>
              </w:rPr>
            </w:pPr>
            <w:r w:rsidRPr="00F25762">
              <w:rPr>
                <w:b/>
                <w:bCs/>
                <w:sz w:val="16"/>
                <w:szCs w:val="16"/>
              </w:rPr>
              <w:t>Subject</w:t>
            </w:r>
            <w:r w:rsidRPr="00F25762">
              <w:rPr>
                <w:sz w:val="16"/>
                <w:szCs w:val="16"/>
                <w:lang w:val="en-PH"/>
              </w:rPr>
              <w:t> </w:t>
            </w:r>
          </w:p>
        </w:tc>
        <w:tc>
          <w:tcPr>
            <w:tcW w:w="676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F25762" w:rsidR="00153C67" w:rsidP="00D40905" w:rsidRDefault="00153C67" w14:paraId="03C961FB" w14:textId="2328AE8D">
            <w:pPr>
              <w:pStyle w:val="BodyText"/>
              <w:spacing w:before="0" w:after="0"/>
              <w:ind w:left="163"/>
              <w:rPr>
                <w:sz w:val="16"/>
                <w:szCs w:val="16"/>
                <w:lang w:val="en-PH"/>
              </w:rPr>
            </w:pPr>
            <w:r w:rsidRPr="00F25762">
              <w:rPr>
                <w:sz w:val="16"/>
                <w:szCs w:val="16"/>
              </w:rPr>
              <w:t>[&lt;</w:t>
            </w:r>
            <w:proofErr w:type="spellStart"/>
            <w:r w:rsidRPr="00F25762">
              <w:rPr>
                <w:sz w:val="16"/>
                <w:szCs w:val="16"/>
              </w:rPr>
              <w:t>appProdline</w:t>
            </w:r>
            <w:proofErr w:type="spellEnd"/>
            <w:r w:rsidRPr="00F25762">
              <w:rPr>
                <w:sz w:val="16"/>
                <w:szCs w:val="16"/>
              </w:rPr>
              <w:t>&gt;]-WU#&lt;</w:t>
            </w:r>
            <w:proofErr w:type="spellStart"/>
            <w:r w:rsidRPr="00F25762">
              <w:rPr>
                <w:sz w:val="16"/>
                <w:szCs w:val="16"/>
              </w:rPr>
              <w:t>WorkUnit</w:t>
            </w:r>
            <w:proofErr w:type="spellEnd"/>
            <w:proofErr w:type="gramStart"/>
            <w:r w:rsidRPr="00F25762">
              <w:rPr>
                <w:sz w:val="16"/>
                <w:szCs w:val="16"/>
              </w:rPr>
              <w:t>&gt;:NHFIRST</w:t>
            </w:r>
            <w:proofErr w:type="gramEnd"/>
            <w:r w:rsidRPr="00F25762">
              <w:rPr>
                <w:sz w:val="16"/>
                <w:szCs w:val="16"/>
              </w:rPr>
              <w:t xml:space="preserve"> </w:t>
            </w:r>
            <w:proofErr w:type="gramStart"/>
            <w:r w:rsidRPr="00F25762">
              <w:rPr>
                <w:sz w:val="16"/>
                <w:szCs w:val="16"/>
              </w:rPr>
              <w:t xml:space="preserve">-  </w:t>
            </w:r>
            <w:r w:rsidR="00F25762">
              <w:rPr>
                <w:sz w:val="16"/>
                <w:szCs w:val="16"/>
              </w:rPr>
              <w:t>Update</w:t>
            </w:r>
            <w:proofErr w:type="gramEnd"/>
            <w:r w:rsidR="00F25762">
              <w:rPr>
                <w:sz w:val="16"/>
                <w:szCs w:val="16"/>
              </w:rPr>
              <w:t xml:space="preserve"> of Cash Ledger Transactions</w:t>
            </w:r>
            <w:r w:rsidR="00B16BF6">
              <w:rPr>
                <w:sz w:val="16"/>
                <w:szCs w:val="16"/>
              </w:rPr>
              <w:t xml:space="preserve"> </w:t>
            </w:r>
            <w:proofErr w:type="gramStart"/>
            <w:r w:rsidR="00FD7C0B">
              <w:rPr>
                <w:sz w:val="16"/>
                <w:szCs w:val="16"/>
              </w:rPr>
              <w:t>W</w:t>
            </w:r>
            <w:r w:rsidR="00B16BF6">
              <w:rPr>
                <w:sz w:val="16"/>
                <w:szCs w:val="16"/>
              </w:rPr>
              <w:t>ith</w:t>
            </w:r>
            <w:proofErr w:type="gramEnd"/>
            <w:r w:rsidR="00B16BF6">
              <w:rPr>
                <w:sz w:val="16"/>
                <w:szCs w:val="16"/>
              </w:rPr>
              <w:t xml:space="preserve"> Error</w:t>
            </w:r>
          </w:p>
        </w:tc>
      </w:tr>
      <w:tr w:rsidRPr="00F25762" w:rsidR="00153C67" w:rsidTr="6F87863D" w14:paraId="794F91BE" w14:textId="77777777">
        <w:trPr>
          <w:trHeight w:val="300"/>
        </w:trPr>
        <w:tc>
          <w:tcPr>
            <w:tcW w:w="166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hideMark/>
          </w:tcPr>
          <w:p w:rsidRPr="00F25762" w:rsidR="00153C67" w:rsidP="00F25762" w:rsidRDefault="00153C67" w14:paraId="7B57836C" w14:textId="77777777">
            <w:pPr>
              <w:pStyle w:val="BodyText"/>
              <w:spacing w:before="0" w:after="0"/>
              <w:ind w:left="262"/>
              <w:rPr>
                <w:sz w:val="16"/>
                <w:szCs w:val="16"/>
                <w:lang w:val="en-PH"/>
              </w:rPr>
            </w:pPr>
            <w:r w:rsidRPr="00F25762">
              <w:rPr>
                <w:b/>
                <w:bCs/>
                <w:sz w:val="16"/>
                <w:szCs w:val="16"/>
              </w:rPr>
              <w:t>Body Header</w:t>
            </w:r>
            <w:r w:rsidRPr="00F25762">
              <w:rPr>
                <w:sz w:val="16"/>
                <w:szCs w:val="16"/>
                <w:lang w:val="en-PH"/>
              </w:rPr>
              <w:t> </w:t>
            </w:r>
          </w:p>
        </w:tc>
        <w:tc>
          <w:tcPr>
            <w:tcW w:w="676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hideMark/>
          </w:tcPr>
          <w:p w:rsidRPr="00F25762" w:rsidR="00153C67" w:rsidP="00D40905" w:rsidRDefault="2FAACEDF" w14:paraId="6759C10A" w14:textId="5AABF342">
            <w:pPr>
              <w:pStyle w:val="BodyText"/>
              <w:spacing w:before="0" w:after="0"/>
              <w:ind w:left="163"/>
              <w:rPr>
                <w:sz w:val="16"/>
                <w:szCs w:val="16"/>
                <w:lang w:val="en-PH"/>
              </w:rPr>
            </w:pPr>
            <w:r w:rsidRPr="2F10E1BE">
              <w:rPr>
                <w:rFonts w:cs="Arial"/>
                <w:color w:val="000000" w:themeColor="text1"/>
                <w:sz w:val="16"/>
                <w:szCs w:val="16"/>
                <w:lang w:val="en-PH" w:eastAsia="en-PH"/>
              </w:rPr>
              <w:t xml:space="preserve">The </w:t>
            </w:r>
            <w:r w:rsidRPr="2F10E1BE">
              <w:rPr>
                <w:rFonts w:cs="Arial"/>
                <w:color w:val="000000" w:themeColor="text1"/>
                <w:sz w:val="16"/>
                <w:szCs w:val="16"/>
                <w:lang w:eastAsia="en-PH"/>
              </w:rPr>
              <w:t>Update of Cash Ledger Transactions</w:t>
            </w:r>
            <w:r w:rsidRPr="2F10E1BE" w:rsidR="65002DFB">
              <w:rPr>
                <w:rFonts w:cs="Arial"/>
                <w:color w:val="000000" w:themeColor="text1"/>
                <w:sz w:val="16"/>
                <w:szCs w:val="16"/>
                <w:lang w:eastAsia="en-PH"/>
              </w:rPr>
              <w:t xml:space="preserve"> for</w:t>
            </w:r>
            <w:r w:rsidRPr="2F10E1BE" w:rsidR="1851CF17">
              <w:rPr>
                <w:sz w:val="16"/>
                <w:szCs w:val="16"/>
              </w:rPr>
              <w:t xml:space="preserve"> Run Group &lt;Run Group&gt; </w:t>
            </w:r>
            <w:r w:rsidRPr="2F10E1BE" w:rsidR="5C3E3198">
              <w:rPr>
                <w:sz w:val="16"/>
                <w:szCs w:val="16"/>
              </w:rPr>
              <w:t>encountered</w:t>
            </w:r>
            <w:r w:rsidRPr="2F10E1BE" w:rsidR="3DF2CA3A">
              <w:rPr>
                <w:sz w:val="16"/>
                <w:szCs w:val="16"/>
              </w:rPr>
              <w:t xml:space="preserve"> an</w:t>
            </w:r>
            <w:r w:rsidRPr="2F10E1BE" w:rsidR="5C3E3198">
              <w:rPr>
                <w:sz w:val="16"/>
                <w:szCs w:val="16"/>
              </w:rPr>
              <w:t xml:space="preserve"> error.</w:t>
            </w:r>
            <w:r w:rsidRPr="2F10E1BE" w:rsidR="65002DFB">
              <w:rPr>
                <w:sz w:val="16"/>
                <w:szCs w:val="16"/>
              </w:rPr>
              <w:t xml:space="preserve"> </w:t>
            </w:r>
            <w:r w:rsidRPr="2F10E1BE" w:rsidR="5C3E3198">
              <w:rPr>
                <w:sz w:val="16"/>
                <w:szCs w:val="16"/>
              </w:rPr>
              <w:t xml:space="preserve">Please correct </w:t>
            </w:r>
            <w:r w:rsidRPr="2F10E1BE" w:rsidR="2BC75AE8">
              <w:rPr>
                <w:sz w:val="16"/>
                <w:szCs w:val="16"/>
              </w:rPr>
              <w:t xml:space="preserve">the </w:t>
            </w:r>
            <w:r w:rsidRPr="2F10E1BE" w:rsidR="5C3E3198">
              <w:rPr>
                <w:sz w:val="16"/>
                <w:szCs w:val="16"/>
              </w:rPr>
              <w:t xml:space="preserve">error manually </w:t>
            </w:r>
            <w:r w:rsidR="00E271ED">
              <w:rPr>
                <w:sz w:val="16"/>
                <w:szCs w:val="16"/>
              </w:rPr>
              <w:t>and re-</w:t>
            </w:r>
            <w:r w:rsidRPr="2F10E1BE" w:rsidR="5C3E3198">
              <w:rPr>
                <w:sz w:val="16"/>
                <w:szCs w:val="16"/>
              </w:rPr>
              <w:t xml:space="preserve">run </w:t>
            </w:r>
            <w:r w:rsidR="00E271ED">
              <w:rPr>
                <w:sz w:val="16"/>
                <w:szCs w:val="16"/>
              </w:rPr>
              <w:t xml:space="preserve">the </w:t>
            </w:r>
            <w:r w:rsidRPr="2F10E1BE" w:rsidR="2BC75AE8">
              <w:rPr>
                <w:sz w:val="16"/>
                <w:szCs w:val="16"/>
              </w:rPr>
              <w:t>Update Ledger Transactions.</w:t>
            </w:r>
          </w:p>
        </w:tc>
      </w:tr>
      <w:tr w:rsidRPr="00F25762" w:rsidR="00153C67" w:rsidTr="6F87863D" w14:paraId="113A1F92" w14:textId="77777777">
        <w:trPr>
          <w:trHeight w:val="300"/>
        </w:trPr>
        <w:tc>
          <w:tcPr>
            <w:tcW w:w="166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hideMark/>
          </w:tcPr>
          <w:p w:rsidRPr="00F25762" w:rsidR="00153C67" w:rsidP="00F25762" w:rsidRDefault="00153C67" w14:paraId="7C97228D" w14:textId="77777777">
            <w:pPr>
              <w:pStyle w:val="BodyText"/>
              <w:spacing w:before="0" w:after="0"/>
              <w:ind w:left="262"/>
              <w:rPr>
                <w:sz w:val="16"/>
                <w:szCs w:val="16"/>
                <w:lang w:val="en-PH"/>
              </w:rPr>
            </w:pPr>
            <w:r w:rsidRPr="00F25762">
              <w:rPr>
                <w:b/>
                <w:bCs/>
                <w:sz w:val="16"/>
                <w:szCs w:val="16"/>
              </w:rPr>
              <w:t>Body</w:t>
            </w:r>
            <w:r w:rsidRPr="00F25762">
              <w:rPr>
                <w:sz w:val="16"/>
                <w:szCs w:val="16"/>
                <w:lang w:val="en-PH"/>
              </w:rPr>
              <w:t> </w:t>
            </w:r>
          </w:p>
        </w:tc>
        <w:tc>
          <w:tcPr>
            <w:tcW w:w="676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hideMark/>
          </w:tcPr>
          <w:p w:rsidRPr="00815720" w:rsidR="00D40905" w:rsidP="00D40905" w:rsidRDefault="00D40905" w14:paraId="72AE4573" w14:textId="77777777">
            <w:pPr>
              <w:ind w:left="163"/>
              <w:textAlignment w:val="baseline"/>
              <w:rPr>
                <w:rFonts w:ascii="Times New Roman" w:hAnsi="Times New Roman"/>
                <w:sz w:val="16"/>
                <w:szCs w:val="16"/>
                <w:lang w:val="en-PH" w:eastAsia="en-PH"/>
              </w:rPr>
            </w:pPr>
            <w:r>
              <w:rPr>
                <w:sz w:val="16"/>
                <w:szCs w:val="16"/>
                <w:lang w:val="en-PH"/>
              </w:rPr>
              <w:t xml:space="preserve">File Name:         </w:t>
            </w:r>
            <w:r w:rsidRPr="00E33C58">
              <w:rPr>
                <w:sz w:val="16"/>
                <w:szCs w:val="16"/>
                <w:lang w:val="en-PH"/>
              </w:rPr>
              <w:t>&lt;File Name&gt; </w:t>
            </w:r>
          </w:p>
          <w:p w:rsidRPr="00815720" w:rsidR="00D40905" w:rsidP="00D40905" w:rsidRDefault="00D40905" w14:paraId="22AB37ED" w14:textId="77777777">
            <w:pPr>
              <w:ind w:left="163"/>
              <w:textAlignment w:val="baseline"/>
              <w:rPr>
                <w:rFonts w:ascii="Times New Roman" w:hAnsi="Times New Roman"/>
                <w:sz w:val="16"/>
                <w:szCs w:val="16"/>
                <w:lang w:val="en-PH" w:eastAsia="en-PH"/>
              </w:rPr>
            </w:pPr>
            <w:r>
              <w:rPr>
                <w:rFonts w:cs="Arial"/>
                <w:sz w:val="16"/>
                <w:szCs w:val="16"/>
                <w:lang w:val="en-PH" w:eastAsia="en-PH"/>
              </w:rPr>
              <w:t xml:space="preserve">Run Group:       </w:t>
            </w:r>
            <w:r w:rsidRPr="00815720">
              <w:rPr>
                <w:rFonts w:cs="Arial"/>
                <w:sz w:val="16"/>
                <w:szCs w:val="16"/>
                <w:lang w:val="en-PH" w:eastAsia="en-PH"/>
              </w:rPr>
              <w:t>&lt;Run Group&gt;  </w:t>
            </w:r>
          </w:p>
          <w:p w:rsidR="00E93982" w:rsidP="00D40905" w:rsidRDefault="00D40905" w14:paraId="755E9087" w14:textId="77777777">
            <w:pPr>
              <w:ind w:left="163"/>
              <w:textAlignment w:val="baseline"/>
              <w:rPr>
                <w:rFonts w:cs="Arial"/>
                <w:sz w:val="16"/>
                <w:szCs w:val="16"/>
                <w:lang w:val="en-PH" w:eastAsia="en-PH"/>
              </w:rPr>
            </w:pPr>
            <w:r>
              <w:rPr>
                <w:rFonts w:cs="Arial"/>
                <w:sz w:val="16"/>
                <w:szCs w:val="16"/>
                <w:lang w:val="en-PH" w:eastAsia="en-PH"/>
              </w:rPr>
              <w:t xml:space="preserve">No. of Records: </w:t>
            </w:r>
            <w:r w:rsidRPr="00815720">
              <w:rPr>
                <w:rFonts w:cs="Arial"/>
                <w:sz w:val="16"/>
                <w:szCs w:val="16"/>
                <w:lang w:val="en-PH" w:eastAsia="en-PH"/>
              </w:rPr>
              <w:t>&lt;</w:t>
            </w:r>
            <w:proofErr w:type="spellStart"/>
            <w:r w:rsidRPr="00815720">
              <w:rPr>
                <w:rFonts w:cs="Arial"/>
                <w:sz w:val="16"/>
                <w:szCs w:val="16"/>
                <w:lang w:val="en-PH" w:eastAsia="en-PH"/>
              </w:rPr>
              <w:t>No.of</w:t>
            </w:r>
            <w:proofErr w:type="spellEnd"/>
            <w:r w:rsidRPr="00815720">
              <w:rPr>
                <w:rFonts w:cs="Arial"/>
                <w:sz w:val="16"/>
                <w:szCs w:val="16"/>
                <w:lang w:val="en-PH" w:eastAsia="en-PH"/>
              </w:rPr>
              <w:t xml:space="preserve"> Records&gt; </w:t>
            </w:r>
          </w:p>
          <w:p w:rsidRPr="00815720" w:rsidR="00D40905" w:rsidP="00D40905" w:rsidRDefault="00E93982" w14:paraId="1D8D4F59" w14:textId="2EB14B12">
            <w:pPr>
              <w:ind w:left="163"/>
              <w:textAlignment w:val="baseline"/>
              <w:rPr>
                <w:rFonts w:ascii="Times New Roman" w:hAnsi="Times New Roman"/>
                <w:sz w:val="16"/>
                <w:szCs w:val="16"/>
                <w:lang w:val="en-PH" w:eastAsia="en-PH"/>
              </w:rPr>
            </w:pPr>
            <w:r>
              <w:rPr>
                <w:rFonts w:cs="Arial"/>
                <w:sz w:val="16"/>
                <w:szCs w:val="16"/>
                <w:lang w:val="en-PH" w:eastAsia="en-PH"/>
              </w:rPr>
              <w:t>No. of Successful Records:</w:t>
            </w:r>
            <w:r w:rsidRPr="00815720" w:rsidR="00D40905">
              <w:rPr>
                <w:rFonts w:cs="Arial"/>
                <w:sz w:val="16"/>
                <w:szCs w:val="16"/>
                <w:lang w:val="en-PH" w:eastAsia="en-PH"/>
              </w:rPr>
              <w:t> </w:t>
            </w:r>
            <w:r w:rsidR="00DF05EC">
              <w:rPr>
                <w:rFonts w:cs="Arial"/>
                <w:sz w:val="16"/>
                <w:szCs w:val="16"/>
                <w:lang w:val="en-PH" w:eastAsia="en-PH"/>
              </w:rPr>
              <w:t>&lt;</w:t>
            </w:r>
            <w:r w:rsidR="00390F7E">
              <w:rPr>
                <w:rFonts w:cs="Arial"/>
                <w:sz w:val="16"/>
                <w:szCs w:val="16"/>
                <w:lang w:val="en-PH" w:eastAsia="en-PH"/>
              </w:rPr>
              <w:t xml:space="preserve">Total </w:t>
            </w:r>
            <w:proofErr w:type="spellStart"/>
            <w:proofErr w:type="gramStart"/>
            <w:r w:rsidR="00DF05EC">
              <w:rPr>
                <w:rFonts w:cs="Arial"/>
                <w:sz w:val="16"/>
                <w:szCs w:val="16"/>
                <w:lang w:val="en-PH" w:eastAsia="en-PH"/>
              </w:rPr>
              <w:t>No.of</w:t>
            </w:r>
            <w:proofErr w:type="spellEnd"/>
            <w:proofErr w:type="gramEnd"/>
            <w:r w:rsidR="00DF05EC">
              <w:rPr>
                <w:rFonts w:cs="Arial"/>
                <w:sz w:val="16"/>
                <w:szCs w:val="16"/>
                <w:lang w:val="en-PH" w:eastAsia="en-PH"/>
              </w:rPr>
              <w:t xml:space="preserve"> Records </w:t>
            </w:r>
            <w:r w:rsidR="007E1826">
              <w:rPr>
                <w:rFonts w:cs="Arial"/>
                <w:sz w:val="16"/>
                <w:szCs w:val="16"/>
                <w:lang w:val="en-PH" w:eastAsia="en-PH"/>
              </w:rPr>
              <w:t>less</w:t>
            </w:r>
            <w:r w:rsidR="00390F7E">
              <w:rPr>
                <w:rFonts w:cs="Arial"/>
                <w:sz w:val="16"/>
                <w:szCs w:val="16"/>
                <w:lang w:val="en-PH" w:eastAsia="en-PH"/>
              </w:rPr>
              <w:t xml:space="preserve"> </w:t>
            </w:r>
            <w:proofErr w:type="spellStart"/>
            <w:proofErr w:type="gramStart"/>
            <w:r w:rsidR="007E1826">
              <w:rPr>
                <w:rFonts w:cs="Arial"/>
                <w:sz w:val="16"/>
                <w:szCs w:val="16"/>
                <w:lang w:val="en-PH" w:eastAsia="en-PH"/>
              </w:rPr>
              <w:t>No.of</w:t>
            </w:r>
            <w:proofErr w:type="spellEnd"/>
            <w:proofErr w:type="gramEnd"/>
            <w:r w:rsidR="007E1826">
              <w:rPr>
                <w:rFonts w:cs="Arial"/>
                <w:sz w:val="16"/>
                <w:szCs w:val="16"/>
                <w:lang w:val="en-PH" w:eastAsia="en-PH"/>
              </w:rPr>
              <w:t xml:space="preserve"> </w:t>
            </w:r>
            <w:r w:rsidR="00390F7E">
              <w:rPr>
                <w:rFonts w:cs="Arial"/>
                <w:sz w:val="16"/>
                <w:szCs w:val="16"/>
                <w:lang w:val="en-PH" w:eastAsia="en-PH"/>
              </w:rPr>
              <w:t>Reco</w:t>
            </w:r>
            <w:r w:rsidR="007E1826">
              <w:rPr>
                <w:rFonts w:cs="Arial"/>
                <w:sz w:val="16"/>
                <w:szCs w:val="16"/>
                <w:lang w:val="en-PH" w:eastAsia="en-PH"/>
              </w:rPr>
              <w:t>r</w:t>
            </w:r>
            <w:r w:rsidR="00390F7E">
              <w:rPr>
                <w:rFonts w:cs="Arial"/>
                <w:sz w:val="16"/>
                <w:szCs w:val="16"/>
                <w:lang w:val="en-PH" w:eastAsia="en-PH"/>
              </w:rPr>
              <w:t>ds with Error</w:t>
            </w:r>
            <w:r w:rsidR="00DF05EC">
              <w:rPr>
                <w:rFonts w:cs="Arial"/>
                <w:sz w:val="16"/>
                <w:szCs w:val="16"/>
                <w:lang w:val="en-PH" w:eastAsia="en-PH"/>
              </w:rPr>
              <w:t>&gt;</w:t>
            </w:r>
          </w:p>
          <w:p w:rsidRPr="00815720" w:rsidR="00DF05EC" w:rsidP="00DF05EC" w:rsidRDefault="00DF05EC" w14:paraId="61DC970E" w14:textId="13BDBB21">
            <w:pPr>
              <w:ind w:left="163"/>
              <w:textAlignment w:val="baseline"/>
              <w:rPr>
                <w:rFonts w:ascii="Times New Roman" w:hAnsi="Times New Roman"/>
                <w:sz w:val="16"/>
                <w:szCs w:val="16"/>
                <w:lang w:val="en-PH" w:eastAsia="en-PH"/>
              </w:rPr>
            </w:pPr>
            <w:r>
              <w:rPr>
                <w:rFonts w:cs="Arial"/>
                <w:sz w:val="16"/>
                <w:szCs w:val="16"/>
                <w:lang w:val="en-PH" w:eastAsia="en-PH"/>
              </w:rPr>
              <w:t xml:space="preserve">No. of </w:t>
            </w:r>
            <w:r w:rsidR="007E1826">
              <w:rPr>
                <w:rFonts w:cs="Arial"/>
                <w:sz w:val="16"/>
                <w:szCs w:val="16"/>
                <w:lang w:val="en-PH" w:eastAsia="en-PH"/>
              </w:rPr>
              <w:t>Failed Records</w:t>
            </w:r>
            <w:r>
              <w:rPr>
                <w:rFonts w:cs="Arial"/>
                <w:sz w:val="16"/>
                <w:szCs w:val="16"/>
                <w:lang w:val="en-PH" w:eastAsia="en-PH"/>
              </w:rPr>
              <w:t>:</w:t>
            </w:r>
            <w:r w:rsidRPr="00815720">
              <w:rPr>
                <w:rFonts w:cs="Arial"/>
                <w:sz w:val="16"/>
                <w:szCs w:val="16"/>
                <w:lang w:val="en-PH" w:eastAsia="en-PH"/>
              </w:rPr>
              <w:t> </w:t>
            </w:r>
            <w:r>
              <w:rPr>
                <w:rFonts w:cs="Arial"/>
                <w:sz w:val="16"/>
                <w:szCs w:val="16"/>
                <w:lang w:val="en-PH" w:eastAsia="en-PH"/>
              </w:rPr>
              <w:t>&lt;</w:t>
            </w:r>
            <w:proofErr w:type="spellStart"/>
            <w:r>
              <w:rPr>
                <w:rFonts w:cs="Arial"/>
                <w:sz w:val="16"/>
                <w:szCs w:val="16"/>
                <w:lang w:val="en-PH" w:eastAsia="en-PH"/>
              </w:rPr>
              <w:t>No.of</w:t>
            </w:r>
            <w:proofErr w:type="spellEnd"/>
            <w:r>
              <w:rPr>
                <w:rFonts w:cs="Arial"/>
                <w:sz w:val="16"/>
                <w:szCs w:val="16"/>
                <w:lang w:val="en-PH" w:eastAsia="en-PH"/>
              </w:rPr>
              <w:t xml:space="preserve"> Records wit</w:t>
            </w:r>
            <w:r w:rsidR="002B27A9">
              <w:rPr>
                <w:rFonts w:cs="Arial"/>
                <w:sz w:val="16"/>
                <w:szCs w:val="16"/>
                <w:lang w:val="en-PH" w:eastAsia="en-PH"/>
              </w:rPr>
              <w:t>h</w:t>
            </w:r>
            <w:r>
              <w:rPr>
                <w:rFonts w:cs="Arial"/>
                <w:sz w:val="16"/>
                <w:szCs w:val="16"/>
                <w:lang w:val="en-PH" w:eastAsia="en-PH"/>
              </w:rPr>
              <w:t xml:space="preserve"> Error&gt;</w:t>
            </w:r>
          </w:p>
          <w:p w:rsidR="000760A3" w:rsidP="00D40905" w:rsidRDefault="000760A3" w14:paraId="72ACF7CB" w14:textId="77777777">
            <w:pPr>
              <w:ind w:left="163"/>
              <w:textAlignment w:val="baseline"/>
              <w:rPr>
                <w:rFonts w:cs="Arial"/>
                <w:sz w:val="16"/>
                <w:szCs w:val="16"/>
                <w:lang w:val="en-PH" w:eastAsia="en-PH"/>
              </w:rPr>
            </w:pPr>
          </w:p>
          <w:p w:rsidRPr="00815720" w:rsidR="00D40905" w:rsidP="00D40905" w:rsidRDefault="00D40905" w14:paraId="5129D16A" w14:textId="36443B8A">
            <w:pPr>
              <w:ind w:left="163"/>
              <w:textAlignment w:val="baseline"/>
              <w:rPr>
                <w:rFonts w:ascii="Times New Roman" w:hAnsi="Times New Roman"/>
                <w:sz w:val="16"/>
                <w:szCs w:val="16"/>
                <w:lang w:val="en-PH" w:eastAsia="en-PH"/>
              </w:rPr>
            </w:pPr>
            <w:r>
              <w:rPr>
                <w:rFonts w:cs="Arial"/>
                <w:sz w:val="16"/>
                <w:szCs w:val="16"/>
                <w:lang w:val="en-PH" w:eastAsia="en-PH"/>
              </w:rPr>
              <w:t xml:space="preserve">Work Unit:          </w:t>
            </w:r>
            <w:r w:rsidRPr="00815720">
              <w:rPr>
                <w:rFonts w:cs="Arial"/>
                <w:sz w:val="16"/>
                <w:szCs w:val="16"/>
                <w:lang w:val="en-PH" w:eastAsia="en-PH"/>
              </w:rPr>
              <w:t>&lt;</w:t>
            </w:r>
            <w:proofErr w:type="spellStart"/>
            <w:r w:rsidRPr="00815720">
              <w:rPr>
                <w:rFonts w:cs="Arial"/>
                <w:sz w:val="16"/>
                <w:szCs w:val="16"/>
                <w:lang w:val="en-PH" w:eastAsia="en-PH"/>
              </w:rPr>
              <w:t>WorkUnit</w:t>
            </w:r>
            <w:proofErr w:type="spellEnd"/>
            <w:r w:rsidRPr="00815720">
              <w:rPr>
                <w:rFonts w:cs="Arial"/>
                <w:sz w:val="16"/>
                <w:szCs w:val="16"/>
                <w:lang w:val="en-PH" w:eastAsia="en-PH"/>
              </w:rPr>
              <w:t>&gt; </w:t>
            </w:r>
          </w:p>
          <w:p w:rsidRPr="00F25762" w:rsidR="00153C67" w:rsidP="00D40905" w:rsidRDefault="00153C67" w14:paraId="7EB1E025" w14:textId="77777777">
            <w:pPr>
              <w:pStyle w:val="BodyText"/>
              <w:spacing w:before="0" w:after="0"/>
              <w:ind w:left="163"/>
              <w:rPr>
                <w:sz w:val="16"/>
                <w:szCs w:val="16"/>
                <w:lang w:val="en-PH"/>
              </w:rPr>
            </w:pPr>
            <w:r w:rsidRPr="00F25762">
              <w:rPr>
                <w:sz w:val="16"/>
                <w:szCs w:val="16"/>
                <w:lang w:val="en-PH"/>
              </w:rPr>
              <w:t>  </w:t>
            </w:r>
          </w:p>
          <w:p w:rsidRPr="00F25762" w:rsidR="00153C67" w:rsidP="00D40905" w:rsidRDefault="007819DA" w14:paraId="1B53C44C" w14:textId="2A48351A">
            <w:pPr>
              <w:pStyle w:val="BodyText"/>
              <w:spacing w:before="0" w:after="0"/>
              <w:ind w:left="163"/>
              <w:rPr>
                <w:sz w:val="16"/>
                <w:szCs w:val="16"/>
                <w:lang w:val="en-PH"/>
              </w:rPr>
            </w:pPr>
            <w:r w:rsidRPr="000D7BBF">
              <w:rPr>
                <w:rFonts w:cs="Arial"/>
                <w:color w:val="00B0F0"/>
                <w:sz w:val="16"/>
                <w:szCs w:val="16"/>
                <w:lang w:val="en-PH" w:eastAsia="en-PH"/>
              </w:rPr>
              <w:t>&lt;Link to Cash Ledger Bank Update Maintenance&gt;</w:t>
            </w:r>
            <w:r w:rsidRPr="00F25762" w:rsidR="00153C67">
              <w:rPr>
                <w:sz w:val="16"/>
                <w:szCs w:val="16"/>
                <w:lang w:val="en-PH"/>
              </w:rPr>
              <w:t> </w:t>
            </w:r>
          </w:p>
          <w:p w:rsidR="000760A3" w:rsidP="00D40905" w:rsidRDefault="000760A3" w14:paraId="63877C60" w14:textId="77777777">
            <w:pPr>
              <w:pStyle w:val="BodyText"/>
              <w:spacing w:before="0" w:after="0"/>
              <w:ind w:left="163"/>
              <w:rPr>
                <w:sz w:val="16"/>
                <w:szCs w:val="16"/>
                <w:lang w:val="en-PH"/>
              </w:rPr>
            </w:pPr>
          </w:p>
          <w:p w:rsidR="00153C67" w:rsidP="00D40905" w:rsidRDefault="00153C67" w14:paraId="3F31BD03" w14:textId="77777777">
            <w:pPr>
              <w:pStyle w:val="BodyText"/>
              <w:spacing w:before="0" w:after="0"/>
              <w:ind w:left="163"/>
              <w:rPr>
                <w:sz w:val="16"/>
                <w:szCs w:val="16"/>
                <w:lang w:val="en-PH"/>
              </w:rPr>
            </w:pPr>
            <w:r w:rsidRPr="00F25762">
              <w:rPr>
                <w:sz w:val="16"/>
                <w:szCs w:val="16"/>
                <w:lang w:val="en-PH"/>
              </w:rPr>
              <w:t>Please submit a help desk ticket. </w:t>
            </w:r>
          </w:p>
          <w:p w:rsidRPr="00F25762" w:rsidR="00D73651" w:rsidP="00D40905" w:rsidRDefault="00D73651" w14:paraId="779E5BF1" w14:textId="62FB7369">
            <w:pPr>
              <w:pStyle w:val="BodyText"/>
              <w:spacing w:before="0" w:after="0"/>
              <w:ind w:left="163"/>
              <w:rPr>
                <w:sz w:val="16"/>
                <w:szCs w:val="16"/>
                <w:lang w:val="en-PH"/>
              </w:rPr>
            </w:pPr>
          </w:p>
        </w:tc>
      </w:tr>
      <w:tr w:rsidRPr="00F25762" w:rsidR="00153C67" w:rsidTr="6F87863D" w14:paraId="637AF81F" w14:textId="77777777">
        <w:trPr>
          <w:trHeight w:val="300"/>
        </w:trPr>
        <w:tc>
          <w:tcPr>
            <w:tcW w:w="166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hideMark/>
          </w:tcPr>
          <w:p w:rsidRPr="00F25762" w:rsidR="00153C67" w:rsidP="00F25762" w:rsidRDefault="00153C67" w14:paraId="7DD9D09E" w14:textId="77777777">
            <w:pPr>
              <w:pStyle w:val="BodyText"/>
              <w:spacing w:before="0" w:after="0"/>
              <w:ind w:left="262"/>
              <w:rPr>
                <w:sz w:val="16"/>
                <w:szCs w:val="16"/>
                <w:lang w:val="en-PH"/>
              </w:rPr>
            </w:pPr>
            <w:r w:rsidRPr="00F25762">
              <w:rPr>
                <w:b/>
                <w:bCs/>
                <w:sz w:val="16"/>
                <w:szCs w:val="16"/>
              </w:rPr>
              <w:t>Body Footer</w:t>
            </w:r>
            <w:r w:rsidRPr="00F25762">
              <w:rPr>
                <w:sz w:val="16"/>
                <w:szCs w:val="16"/>
                <w:lang w:val="en-PH"/>
              </w:rPr>
              <w:t> </w:t>
            </w:r>
          </w:p>
        </w:tc>
        <w:tc>
          <w:tcPr>
            <w:tcW w:w="676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hideMark/>
          </w:tcPr>
          <w:p w:rsidRPr="00F25762" w:rsidR="00153C67" w:rsidP="00D40905" w:rsidRDefault="00153C67" w14:paraId="28254086" w14:textId="77777777">
            <w:pPr>
              <w:pStyle w:val="BodyText"/>
              <w:spacing w:before="0" w:after="0"/>
              <w:ind w:left="163"/>
              <w:rPr>
                <w:sz w:val="16"/>
                <w:szCs w:val="16"/>
                <w:lang w:val="en-PH"/>
              </w:rPr>
            </w:pPr>
            <w:r w:rsidRPr="00F25762">
              <w:rPr>
                <w:sz w:val="16"/>
                <w:szCs w:val="16"/>
                <w:lang w:val="en-PH"/>
              </w:rPr>
              <w:t>This is a system-generated email by Infor Process Flow. Do not reply. </w:t>
            </w:r>
          </w:p>
          <w:p w:rsidRPr="00F25762" w:rsidR="00153C67" w:rsidP="00D40905" w:rsidRDefault="00153C67" w14:paraId="382929B9" w14:textId="77777777">
            <w:pPr>
              <w:pStyle w:val="BodyText"/>
              <w:spacing w:before="0" w:after="0"/>
              <w:ind w:left="163"/>
              <w:rPr>
                <w:sz w:val="16"/>
                <w:szCs w:val="16"/>
                <w:lang w:val="en-PH"/>
              </w:rPr>
            </w:pPr>
            <w:r w:rsidRPr="00F25762">
              <w:rPr>
                <w:sz w:val="16"/>
                <w:szCs w:val="16"/>
                <w:lang w:val="en-PH"/>
              </w:rPr>
              <w:t> </w:t>
            </w:r>
          </w:p>
          <w:p w:rsidRPr="00F25762" w:rsidR="00153C67" w:rsidP="00D40905" w:rsidRDefault="00153C67" w14:paraId="1E327E44" w14:textId="69462C40">
            <w:pPr>
              <w:pStyle w:val="BodyText"/>
              <w:spacing w:before="0" w:after="0"/>
              <w:ind w:left="163"/>
              <w:rPr>
                <w:sz w:val="16"/>
                <w:szCs w:val="16"/>
                <w:lang w:val="en-PH"/>
              </w:rPr>
            </w:pPr>
            <w:r w:rsidRPr="00F25762">
              <w:rPr>
                <w:noProof/>
                <w:sz w:val="16"/>
                <w:szCs w:val="16"/>
                <w:lang w:val="en-PH"/>
              </w:rPr>
              <w:drawing>
                <wp:inline distT="0" distB="0" distL="0" distR="0" wp14:anchorId="0E7234B1" wp14:editId="01D52702">
                  <wp:extent cx="1371600" cy="1365250"/>
                  <wp:effectExtent l="0" t="0" r="0" b="6350"/>
                  <wp:docPr id="329558957" name="Picture 11" descr="Picture 1775761699,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icture 1775761699, Pi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1600" cy="1365250"/>
                          </a:xfrm>
                          <a:prstGeom prst="rect">
                            <a:avLst/>
                          </a:prstGeom>
                          <a:noFill/>
                          <a:ln>
                            <a:noFill/>
                          </a:ln>
                        </pic:spPr>
                      </pic:pic>
                    </a:graphicData>
                  </a:graphic>
                </wp:inline>
              </w:drawing>
            </w:r>
            <w:r w:rsidRPr="00F25762">
              <w:rPr>
                <w:sz w:val="16"/>
                <w:szCs w:val="16"/>
                <w:lang w:val="en-PH"/>
              </w:rPr>
              <w:t> </w:t>
            </w:r>
          </w:p>
          <w:p w:rsidRPr="00F25762" w:rsidR="00153C67" w:rsidP="00D40905" w:rsidRDefault="00153C67" w14:paraId="1222CB4D" w14:textId="77777777">
            <w:pPr>
              <w:pStyle w:val="BodyText"/>
              <w:spacing w:before="0" w:after="0"/>
              <w:ind w:left="163"/>
              <w:rPr>
                <w:sz w:val="16"/>
                <w:szCs w:val="16"/>
                <w:lang w:val="en-PH"/>
              </w:rPr>
            </w:pPr>
            <w:r w:rsidRPr="00F25762">
              <w:rPr>
                <w:sz w:val="16"/>
                <w:szCs w:val="16"/>
                <w:lang w:val="en-PH"/>
              </w:rPr>
              <w:t> </w:t>
            </w:r>
          </w:p>
          <w:p w:rsidRPr="00F25762" w:rsidR="00153C67" w:rsidP="00D40905" w:rsidRDefault="00153C67" w14:paraId="5BDDFF38" w14:textId="77777777">
            <w:pPr>
              <w:pStyle w:val="BodyText"/>
              <w:spacing w:before="0" w:after="0"/>
              <w:ind w:left="163"/>
              <w:rPr>
                <w:sz w:val="16"/>
                <w:szCs w:val="16"/>
                <w:lang w:val="en-PH"/>
              </w:rPr>
            </w:pPr>
            <w:r w:rsidRPr="00F25762">
              <w:rPr>
                <w:b/>
                <w:bCs/>
                <w:i/>
                <w:iCs/>
                <w:sz w:val="16"/>
                <w:szCs w:val="16"/>
                <w:lang w:val="en-PH"/>
              </w:rPr>
              <w:t xml:space="preserve">Statement of </w:t>
            </w:r>
            <w:proofErr w:type="spellStart"/>
            <w:proofErr w:type="gramStart"/>
            <w:r w:rsidRPr="00F25762">
              <w:rPr>
                <w:b/>
                <w:bCs/>
                <w:i/>
                <w:iCs/>
                <w:sz w:val="16"/>
                <w:szCs w:val="16"/>
                <w:lang w:val="en-PH"/>
              </w:rPr>
              <w:t>Confidentiality</w:t>
            </w:r>
            <w:r w:rsidRPr="00F25762">
              <w:rPr>
                <w:sz w:val="16"/>
                <w:szCs w:val="16"/>
                <w:lang w:val="en-PH"/>
              </w:rPr>
              <w:t>:The</w:t>
            </w:r>
            <w:proofErr w:type="spellEnd"/>
            <w:proofErr w:type="gramEnd"/>
            <w:r w:rsidRPr="00F25762">
              <w:rPr>
                <w:sz w:val="16"/>
                <w:szCs w:val="16"/>
                <w:lang w:val="en-PH"/>
              </w:rPr>
              <w:t xml:space="preserve"> contents of this message and any attachments, if any, may contain confidential or privileged information and are intended for the exclusive use of the addressee(s). Any unauthorized disclosure, reproduction, use or dissemination (either whole or in part) is prohibited. If you are not the intended recipient of this message, please notify the sender immediately and destroy all copies of this message, along with attachments, if any, from your system. </w:t>
            </w:r>
          </w:p>
          <w:p w:rsidRPr="00F25762" w:rsidR="00153C67" w:rsidP="00D40905" w:rsidRDefault="00153C67" w14:paraId="6E94F4A9" w14:textId="77777777">
            <w:pPr>
              <w:pStyle w:val="BodyText"/>
              <w:spacing w:before="0" w:after="0"/>
              <w:ind w:left="163"/>
              <w:rPr>
                <w:sz w:val="16"/>
                <w:szCs w:val="16"/>
                <w:lang w:val="en-PH"/>
              </w:rPr>
            </w:pPr>
            <w:r w:rsidRPr="00F25762">
              <w:rPr>
                <w:sz w:val="16"/>
                <w:szCs w:val="16"/>
                <w:lang w:val="en-PH"/>
              </w:rPr>
              <w:t> </w:t>
            </w:r>
          </w:p>
        </w:tc>
      </w:tr>
    </w:tbl>
    <w:p w:rsidR="6F87863D" w:rsidP="6F87863D" w:rsidRDefault="6F87863D" w14:paraId="6F4CAF30" w14:textId="0374C543">
      <w:pPr>
        <w:pStyle w:val="Heading3"/>
        <w:numPr>
          <w:ilvl w:val="0"/>
          <w:numId w:val="0"/>
        </w:numPr>
      </w:pPr>
    </w:p>
    <w:p w:rsidR="43BAF602" w:rsidP="6F87863D" w:rsidRDefault="43BAF602" w14:paraId="59F5083E" w14:textId="57F0B191">
      <w:pPr>
        <w:ind w:left="720"/>
        <w:rPr>
          <w:highlight w:val="yellow"/>
        </w:rPr>
      </w:pPr>
      <w:r w:rsidRPr="6F87863D">
        <w:rPr>
          <w:highlight w:val="yellow"/>
        </w:rPr>
        <w:t>Navigation: Cash &gt; Cash Ledger &gt; Processing tab &gt; Process section &gt; Bank Update Maintenance</w:t>
      </w:r>
    </w:p>
    <w:p w:rsidR="6F87863D" w:rsidP="6F87863D" w:rsidRDefault="6F87863D" w14:paraId="1265F404" w14:textId="3EE43191">
      <w:pPr>
        <w:pStyle w:val="BodyText"/>
        <w:ind w:left="0"/>
      </w:pPr>
    </w:p>
    <w:p w:rsidR="43BAF602" w:rsidP="6F87863D" w:rsidRDefault="43BAF602" w14:paraId="50BFCF42" w14:textId="48D9A07C">
      <w:pPr>
        <w:pStyle w:val="BodyText"/>
        <w:ind w:left="0"/>
      </w:pPr>
      <w:commentRangeStart w:id="75"/>
      <w:r>
        <w:rPr>
          <w:noProof/>
        </w:rPr>
        <w:drawing>
          <wp:inline distT="0" distB="0" distL="0" distR="0" wp14:anchorId="7024FBA1" wp14:editId="6CFB8E87">
            <wp:extent cx="6858000" cy="3114675"/>
            <wp:effectExtent l="0" t="0" r="0" b="0"/>
            <wp:docPr id="9723782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48902" name="Picture 495448902"/>
                    <pic:cNvPicPr/>
                  </pic:nvPicPr>
                  <pic:blipFill>
                    <a:blip r:embed="rId16">
                      <a:extLst>
                        <a:ext uri="{28A0092B-C50C-407E-A947-70E740481C1C}">
                          <a14:useLocalDpi xmlns:a14="http://schemas.microsoft.com/office/drawing/2010/main"/>
                        </a:ext>
                      </a:extLst>
                    </a:blip>
                    <a:stretch>
                      <a:fillRect/>
                    </a:stretch>
                  </pic:blipFill>
                  <pic:spPr>
                    <a:xfrm>
                      <a:off x="0" y="0"/>
                      <a:ext cx="6858000" cy="3114675"/>
                    </a:xfrm>
                    <a:prstGeom prst="rect">
                      <a:avLst/>
                    </a:prstGeom>
                  </pic:spPr>
                </pic:pic>
              </a:graphicData>
            </a:graphic>
          </wp:inline>
        </w:drawing>
      </w:r>
      <w:commentRangeEnd w:id="75"/>
      <w:r>
        <w:rPr>
          <w:rStyle w:val="CommentReference"/>
          <w:sz w:val="20"/>
          <w:szCs w:val="20"/>
        </w:rPr>
        <w:commentReference w:id="75"/>
      </w:r>
    </w:p>
    <w:p w:rsidR="6F87863D" w:rsidP="6F87863D" w:rsidRDefault="6F87863D" w14:paraId="13FB002E" w14:textId="5F2E645B">
      <w:pPr>
        <w:pStyle w:val="BodyText"/>
      </w:pPr>
    </w:p>
    <w:p w:rsidR="6F87863D" w:rsidP="6F87863D" w:rsidRDefault="6F87863D" w14:paraId="0AF667D5" w14:textId="6E66C995">
      <w:pPr>
        <w:pStyle w:val="BodyText"/>
      </w:pPr>
    </w:p>
    <w:p w:rsidR="6F87863D" w:rsidP="6F87863D" w:rsidRDefault="6F87863D" w14:paraId="48526321" w14:textId="4D72EAB0">
      <w:pPr>
        <w:pStyle w:val="BodyText"/>
      </w:pPr>
    </w:p>
    <w:p w:rsidR="00365E19" w:rsidP="00365E19" w:rsidRDefault="00774B74" w14:paraId="6FCC0426" w14:textId="5D2C4B0B">
      <w:pPr>
        <w:pStyle w:val="Heading3"/>
      </w:pPr>
      <w:r>
        <w:t>REVIEW OF CASH LEDGER TRANSACTIONS STATUS</w:t>
      </w:r>
    </w:p>
    <w:p w:rsidR="00855046" w:rsidP="00855046" w:rsidRDefault="004E5B31" w14:paraId="526D752D" w14:textId="040E140A">
      <w:pPr>
        <w:pStyle w:val="BodyText"/>
      </w:pPr>
      <w:r>
        <w:t>Successful update of cash ledger transactions</w:t>
      </w:r>
      <w:r w:rsidR="002458BD">
        <w:t xml:space="preserve"> in FSM marks the completion of the process</w:t>
      </w:r>
      <w:r w:rsidR="00A635D1">
        <w:t xml:space="preserve"> and checks the status of the Cash Ledger transactions</w:t>
      </w:r>
      <w:r w:rsidR="009B2560">
        <w:t xml:space="preserve"> as indicate</w:t>
      </w:r>
      <w:r w:rsidR="00804DFC">
        <w:t xml:space="preserve">d in the </w:t>
      </w:r>
      <w:r w:rsidR="00994181">
        <w:t xml:space="preserve">bank reconciliation </w:t>
      </w:r>
      <w:r w:rsidR="00804DFC">
        <w:t>file.</w:t>
      </w:r>
    </w:p>
    <w:p w:rsidR="00855046" w:rsidP="6F87863D" w:rsidRDefault="00855046" w14:paraId="7496C14F" w14:textId="3BB77440">
      <w:pPr>
        <w:pStyle w:val="BodyText"/>
        <w:rPr>
          <w:highlight w:val="yellow"/>
        </w:rPr>
      </w:pPr>
      <w:r w:rsidRPr="6F87863D">
        <w:rPr>
          <w:highlight w:val="yellow"/>
        </w:rPr>
        <w:t xml:space="preserve">Cash &gt; </w:t>
      </w:r>
      <w:r w:rsidRPr="6F87863D" w:rsidR="67E7DB69">
        <w:rPr>
          <w:highlight w:val="yellow"/>
        </w:rPr>
        <w:t xml:space="preserve">Cash Ledger </w:t>
      </w:r>
      <w:r w:rsidRPr="6F87863D" w:rsidR="00B05D79">
        <w:rPr>
          <w:highlight w:val="yellow"/>
        </w:rPr>
        <w:t xml:space="preserve">&gt; </w:t>
      </w:r>
      <w:r w:rsidRPr="6F87863D" w:rsidR="5556B1D3">
        <w:rPr>
          <w:highlight w:val="yellow"/>
        </w:rPr>
        <w:t xml:space="preserve">Processing tab &gt; Process section &gt; </w:t>
      </w:r>
      <w:r w:rsidRPr="6F87863D" w:rsidR="00B05D79">
        <w:rPr>
          <w:highlight w:val="yellow"/>
        </w:rPr>
        <w:t>Transactions</w:t>
      </w:r>
      <w:r w:rsidRPr="6F87863D" w:rsidR="0051722D">
        <w:rPr>
          <w:highlight w:val="yellow"/>
        </w:rPr>
        <w:t xml:space="preserve"> &gt; </w:t>
      </w:r>
      <w:r w:rsidRPr="6F87863D" w:rsidR="0DE65E74">
        <w:rPr>
          <w:highlight w:val="yellow"/>
        </w:rPr>
        <w:t xml:space="preserve">All Transactions tab &gt; </w:t>
      </w:r>
      <w:r w:rsidRPr="6F87863D" w:rsidR="0051722D">
        <w:rPr>
          <w:highlight w:val="yellow"/>
        </w:rPr>
        <w:t xml:space="preserve">Filter Bank Transaction Code </w:t>
      </w:r>
      <w:r w:rsidRPr="6F87863D" w:rsidR="00596E91">
        <w:rPr>
          <w:highlight w:val="yellow"/>
        </w:rPr>
        <w:t>or Status</w:t>
      </w:r>
    </w:p>
    <w:p w:rsidR="00596E91" w:rsidP="009631AE" w:rsidRDefault="7C4C6F1C" w14:paraId="5D0D0DB7" w14:textId="40B2DB4D">
      <w:pPr>
        <w:pStyle w:val="BodyText"/>
        <w:ind w:left="0"/>
      </w:pPr>
      <w:r>
        <w:rPr>
          <w:noProof/>
        </w:rPr>
        <w:drawing>
          <wp:inline distT="0" distB="0" distL="0" distR="0" wp14:anchorId="42FBCBED" wp14:editId="6F74E0F0">
            <wp:extent cx="6858000" cy="2990850"/>
            <wp:effectExtent l="0" t="0" r="0" b="0"/>
            <wp:docPr id="4717287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28709" name="Picture 471728709"/>
                    <pic:cNvPicPr/>
                  </pic:nvPicPr>
                  <pic:blipFill>
                    <a:blip r:embed="rId18">
                      <a:extLst>
                        <a:ext uri="{28A0092B-C50C-407E-A947-70E740481C1C}">
                          <a14:useLocalDpi xmlns:a14="http://schemas.microsoft.com/office/drawing/2010/main"/>
                        </a:ext>
                      </a:extLst>
                    </a:blip>
                    <a:stretch>
                      <a:fillRect/>
                    </a:stretch>
                  </pic:blipFill>
                  <pic:spPr>
                    <a:xfrm>
                      <a:off x="0" y="0"/>
                      <a:ext cx="6858000" cy="2990850"/>
                    </a:xfrm>
                    <a:prstGeom prst="rect">
                      <a:avLst/>
                    </a:prstGeom>
                  </pic:spPr>
                </pic:pic>
              </a:graphicData>
            </a:graphic>
          </wp:inline>
        </w:drawing>
      </w:r>
    </w:p>
    <w:p w:rsidRPr="00A635D1" w:rsidR="00B05D79" w:rsidP="00855046" w:rsidRDefault="00B05D79" w14:paraId="165767D6" w14:textId="77777777">
      <w:pPr>
        <w:pStyle w:val="BodyText"/>
      </w:pPr>
    </w:p>
    <w:p w:rsidR="00A10AB9" w:rsidP="00121132" w:rsidRDefault="00B104ED" w14:paraId="6EE80F99" w14:textId="5D4D8F5D">
      <w:pPr>
        <w:pStyle w:val="Heading2"/>
      </w:pPr>
      <w:r w:rsidRPr="009B3928">
        <w:rPr>
          <w:lang w:val="en-PH" w:eastAsia="en-PH"/>
        </w:rPr>
        <w:t> </w:t>
      </w:r>
      <w:bookmarkStart w:name="_Toc105005166" w:id="78"/>
      <w:bookmarkStart w:name="_Toc204206231" w:id="79"/>
      <w:r w:rsidR="003734D5">
        <w:t>Business Process F</w:t>
      </w:r>
      <w:r w:rsidR="006A418E">
        <w:t>low</w:t>
      </w:r>
      <w:bookmarkEnd w:id="78"/>
      <w:bookmarkEnd w:id="79"/>
    </w:p>
    <w:p w:rsidR="5C689526" w:rsidRDefault="5C689526" w14:paraId="1177F379" w14:textId="4E87101B"/>
    <w:p w:rsidR="728AA9DE" w:rsidP="00755CB2" w:rsidRDefault="00B62CB3" w14:paraId="1AA2E36D" w14:textId="1D8E4E76">
      <w:pPr>
        <w:ind w:left="709"/>
      </w:pPr>
      <w:r>
        <w:rPr>
          <w:noProof/>
        </w:rPr>
        <w:drawing>
          <wp:inline distT="0" distB="0" distL="0" distR="0" wp14:anchorId="7764C022" wp14:editId="2641FEB2">
            <wp:extent cx="4973483" cy="2351448"/>
            <wp:effectExtent l="0" t="0" r="0" b="0"/>
            <wp:docPr id="23662460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24606" name="Picture 1" descr="A diagram of a flowchar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91270" cy="2359857"/>
                    </a:xfrm>
                    <a:prstGeom prst="rect">
                      <a:avLst/>
                    </a:prstGeom>
                  </pic:spPr>
                </pic:pic>
              </a:graphicData>
            </a:graphic>
          </wp:inline>
        </w:drawing>
      </w:r>
    </w:p>
    <w:p w:rsidR="006A31FA" w:rsidP="00F86EC9" w:rsidRDefault="006A31FA" w14:paraId="74F5FDBE" w14:textId="3B364341">
      <w:pPr>
        <w:pStyle w:val="BodyText"/>
        <w:ind w:left="709"/>
      </w:pPr>
    </w:p>
    <w:p w:rsidR="7AAF9387" w:rsidP="7AAF9387" w:rsidRDefault="7AAF9387" w14:paraId="3743499D" w14:textId="335ACA25">
      <w:pPr>
        <w:pStyle w:val="BodyText"/>
        <w:ind w:left="709"/>
      </w:pPr>
    </w:p>
    <w:p w:rsidR="00E068D4" w:rsidP="00E212E0" w:rsidRDefault="006B1C33" w14:paraId="7CFB95F1" w14:textId="1285E31B">
      <w:pPr>
        <w:pStyle w:val="Heading2"/>
      </w:pPr>
      <w:bookmarkStart w:name="_Toc105005168" w:id="80"/>
      <w:bookmarkStart w:name="_Toc204206232" w:id="81"/>
      <w:r>
        <w:t xml:space="preserve">Field </w:t>
      </w:r>
      <w:commentRangeStart w:id="82"/>
      <w:commentRangeStart w:id="83"/>
      <w:r>
        <w:t>Mapping</w:t>
      </w:r>
      <w:bookmarkEnd w:id="80"/>
      <w:bookmarkEnd w:id="81"/>
      <w:commentRangeEnd w:id="82"/>
      <w:r w:rsidR="00AC365B">
        <w:rPr>
          <w:rStyle w:val="CommentReference"/>
          <w:sz w:val="28"/>
          <w:szCs w:val="20"/>
        </w:rPr>
        <w:commentReference w:id="82"/>
      </w:r>
      <w:commentRangeEnd w:id="83"/>
      <w:r>
        <w:rPr>
          <w:rStyle w:val="CommentReference"/>
        </w:rPr>
        <w:commentReference w:id="83"/>
      </w:r>
      <w:r w:rsidR="00357D1D">
        <w:t xml:space="preserve"> </w:t>
      </w:r>
    </w:p>
    <w:p w:rsidR="008C3F62" w:rsidP="00316F58" w:rsidRDefault="003F0CDA" w14:paraId="68F791AB" w14:textId="316A89AD">
      <w:pPr>
        <w:pStyle w:val="BodyText"/>
        <w:ind w:left="709"/>
      </w:pPr>
      <w:r>
        <w:t>The Bank of America provided a b</w:t>
      </w:r>
      <w:r w:rsidR="00316F58">
        <w:t xml:space="preserve">ank </w:t>
      </w:r>
      <w:r w:rsidR="00615878">
        <w:t>f</w:t>
      </w:r>
      <w:r w:rsidR="00316F58">
        <w:t>ile layout</w:t>
      </w:r>
      <w:r w:rsidR="00615878">
        <w:t xml:space="preserve"> </w:t>
      </w:r>
      <w:proofErr w:type="gramStart"/>
      <w:r w:rsidR="00781535">
        <w:t>in</w:t>
      </w:r>
      <w:proofErr w:type="gramEnd"/>
      <w:r w:rsidR="00781535">
        <w:t xml:space="preserve"> </w:t>
      </w:r>
      <w:r w:rsidRPr="00F41B5F" w:rsidR="00781535">
        <w:rPr>
          <w:b/>
          <w:bCs/>
          <w:highlight w:val="yellow"/>
        </w:rPr>
        <w:t>fixed length</w:t>
      </w:r>
      <w:r w:rsidR="00781535">
        <w:t xml:space="preserve"> </w:t>
      </w:r>
      <w:r w:rsidR="7AF0D859">
        <w:t>which will</w:t>
      </w:r>
      <w:r w:rsidR="00316F58">
        <w:t xml:space="preserve"> be used by FSM to create the import file </w:t>
      </w:r>
      <w:proofErr w:type="spellStart"/>
      <w:r w:rsidR="00605377">
        <w:t>CashLedgerBankUpdate</w:t>
      </w:r>
      <w:proofErr w:type="spellEnd"/>
      <w:r w:rsidR="00605377">
        <w:t xml:space="preserve"> Business Class.</w:t>
      </w:r>
    </w:p>
    <w:p w:rsidRPr="008C3F62" w:rsidR="004F22E7" w:rsidP="00316F58" w:rsidRDefault="00352C06" w14:paraId="5B192429" w14:textId="4050143D">
      <w:pPr>
        <w:pStyle w:val="BodyText"/>
        <w:ind w:left="709"/>
      </w:pPr>
      <w:r>
        <w:t>The fields below</w:t>
      </w:r>
      <w:r w:rsidR="001C40B6">
        <w:t xml:space="preserve"> from </w:t>
      </w:r>
      <w:r w:rsidR="00A312C1">
        <w:t xml:space="preserve">the </w:t>
      </w:r>
      <w:proofErr w:type="gramStart"/>
      <w:r w:rsidRPr="00F41B5F" w:rsidR="005D7D97">
        <w:rPr>
          <w:b/>
          <w:bCs/>
        </w:rPr>
        <w:t>detail</w:t>
      </w:r>
      <w:proofErr w:type="gramEnd"/>
      <w:r w:rsidRPr="00F41B5F" w:rsidR="005D7D97">
        <w:rPr>
          <w:b/>
          <w:bCs/>
        </w:rPr>
        <w:t xml:space="preserve"> record</w:t>
      </w:r>
      <w:r w:rsidR="005D7D97">
        <w:t xml:space="preserve"> of the </w:t>
      </w:r>
      <w:r w:rsidR="00A312C1">
        <w:t>bank file layout</w:t>
      </w:r>
      <w:r>
        <w:t xml:space="preserve">, highlighted in red, </w:t>
      </w:r>
      <w:r w:rsidR="00A947CE">
        <w:t xml:space="preserve">will be </w:t>
      </w:r>
      <w:r w:rsidR="00C86668">
        <w:t>used to map to FSM field</w:t>
      </w:r>
      <w:r w:rsidR="007F0283">
        <w:t>s</w:t>
      </w:r>
      <w:r w:rsidR="005620CE">
        <w:t>.</w:t>
      </w:r>
    </w:p>
    <w:p w:rsidR="000F3616" w:rsidP="00E736B4" w:rsidRDefault="00EB5AE2" w14:paraId="66F36978" w14:textId="72B84477">
      <w:pPr>
        <w:pStyle w:val="Heading3"/>
        <w:numPr>
          <w:ilvl w:val="2"/>
          <w:numId w:val="35"/>
        </w:numPr>
      </w:pPr>
      <w:bookmarkStart w:name="_Hlk65088769" w:id="85"/>
      <w:bookmarkStart w:name="_Toc105005169" w:id="86"/>
      <w:commentRangeStart w:id="87"/>
      <w:commentRangeStart w:id="88"/>
      <w:r>
        <w:t>B</w:t>
      </w:r>
      <w:commentRangeEnd w:id="87"/>
      <w:r w:rsidR="009B03AA">
        <w:rPr>
          <w:rStyle w:val="CommentReference"/>
          <w:sz w:val="24"/>
          <w:szCs w:val="20"/>
        </w:rPr>
        <w:commentReference w:id="87"/>
      </w:r>
      <w:commentRangeEnd w:id="88"/>
      <w:r>
        <w:rPr>
          <w:rStyle w:val="CommentReference"/>
        </w:rPr>
        <w:commentReference w:id="88"/>
      </w:r>
      <w:r w:rsidR="00DE0712">
        <w:t>ank of America</w:t>
      </w:r>
      <w:r>
        <w:t xml:space="preserve"> File Layout</w:t>
      </w:r>
    </w:p>
    <w:p w:rsidR="00212FDC" w:rsidP="00ED177C" w:rsidRDefault="00ED177C" w14:paraId="71FD9698" w14:textId="77777777">
      <w:pPr>
        <w:pStyle w:val="BodyText"/>
      </w:pPr>
      <w:r w:rsidRPr="00212FDC">
        <w:rPr>
          <w:b/>
          <w:bCs/>
        </w:rPr>
        <w:t>Sample Detail Record:</w:t>
      </w:r>
      <w:r w:rsidR="00806A1C">
        <w:t xml:space="preserve"> </w:t>
      </w:r>
    </w:p>
    <w:p w:rsidR="00ED177C" w:rsidP="00ED177C" w:rsidRDefault="00806A1C" w14:paraId="00961050" w14:textId="78766B41">
      <w:pPr>
        <w:pStyle w:val="BodyText"/>
      </w:pPr>
      <w:r w:rsidRPr="00806A1C">
        <w:t>0000000111230000003629912P000003200001216251216250000000000B2222268WD  094560736</w:t>
      </w:r>
    </w:p>
    <w:tbl>
      <w:tblPr>
        <w:tblStyle w:val="InforTable0"/>
        <w:tblW w:w="10430" w:type="dxa"/>
        <w:tblInd w:w="5" w:type="dxa"/>
        <w:tblLook w:val="04A0" w:firstRow="1" w:lastRow="0" w:firstColumn="1" w:lastColumn="0" w:noHBand="0" w:noVBand="1"/>
      </w:tblPr>
      <w:tblGrid>
        <w:gridCol w:w="1070"/>
        <w:gridCol w:w="911"/>
        <w:gridCol w:w="2380"/>
        <w:gridCol w:w="1588"/>
        <w:gridCol w:w="2614"/>
        <w:gridCol w:w="1867"/>
      </w:tblGrid>
      <w:tr w:rsidRPr="00AC10F2" w:rsidR="00BF06D8" w:rsidTr="00BF06D8" w14:paraId="338D879E" w14:textId="00BCDD5D">
        <w:trPr>
          <w:cnfStyle w:val="100000000000" w:firstRow="1" w:lastRow="0" w:firstColumn="0" w:lastColumn="0" w:oddVBand="0" w:evenVBand="0" w:oddHBand="0" w:evenHBand="0" w:firstRowFirstColumn="0" w:firstRowLastColumn="0" w:lastRowFirstColumn="0" w:lastRowLastColumn="0"/>
          <w:trHeight w:val="290"/>
        </w:trPr>
        <w:tc>
          <w:tcPr>
            <w:tcW w:w="1070" w:type="dxa"/>
            <w:shd w:val="clear" w:color="auto" w:fill="B8CCE4" w:themeFill="accent1" w:themeFillTint="66"/>
            <w:noWrap/>
            <w:hideMark/>
          </w:tcPr>
          <w:p w:rsidRPr="00AC10F2" w:rsidR="00BF06D8" w:rsidP="00316F58" w:rsidRDefault="00BF06D8" w14:paraId="72669A1A" w14:textId="77777777">
            <w:pPr>
              <w:jc w:val="center"/>
              <w:rPr>
                <w:rFonts w:ascii="Aptos Narrow" w:hAnsi="Aptos Narrow"/>
                <w:bCs/>
                <w:color w:val="000000"/>
                <w:sz w:val="22"/>
                <w:lang w:val="en-PH" w:eastAsia="en-PH"/>
              </w:rPr>
            </w:pPr>
            <w:r w:rsidRPr="00AC10F2">
              <w:rPr>
                <w:rFonts w:ascii="Aptos Narrow" w:hAnsi="Aptos Narrow"/>
                <w:bCs/>
                <w:color w:val="000000"/>
                <w:sz w:val="22"/>
                <w:lang w:val="en-PH" w:eastAsia="en-PH"/>
              </w:rPr>
              <w:t>Position</w:t>
            </w:r>
          </w:p>
        </w:tc>
        <w:tc>
          <w:tcPr>
            <w:tcW w:w="911" w:type="dxa"/>
            <w:shd w:val="clear" w:color="auto" w:fill="B8CCE4" w:themeFill="accent1" w:themeFillTint="66"/>
            <w:noWrap/>
            <w:hideMark/>
          </w:tcPr>
          <w:p w:rsidRPr="00AC10F2" w:rsidR="00BF06D8" w:rsidP="00316F58" w:rsidRDefault="00BF06D8" w14:paraId="6532DC5E" w14:textId="77777777">
            <w:pPr>
              <w:jc w:val="center"/>
              <w:rPr>
                <w:rFonts w:ascii="Aptos Narrow" w:hAnsi="Aptos Narrow"/>
                <w:bCs/>
                <w:color w:val="000000"/>
                <w:sz w:val="22"/>
                <w:lang w:val="en-PH" w:eastAsia="en-PH"/>
              </w:rPr>
            </w:pPr>
            <w:r w:rsidRPr="00AC10F2">
              <w:rPr>
                <w:rFonts w:ascii="Aptos Narrow" w:hAnsi="Aptos Narrow"/>
                <w:bCs/>
                <w:color w:val="000000"/>
                <w:sz w:val="22"/>
                <w:lang w:val="en-PH" w:eastAsia="en-PH"/>
              </w:rPr>
              <w:t>Length</w:t>
            </w:r>
          </w:p>
        </w:tc>
        <w:tc>
          <w:tcPr>
            <w:tcW w:w="2380" w:type="dxa"/>
            <w:shd w:val="clear" w:color="auto" w:fill="B8CCE4" w:themeFill="accent1" w:themeFillTint="66"/>
            <w:noWrap/>
            <w:hideMark/>
          </w:tcPr>
          <w:p w:rsidRPr="00AC10F2" w:rsidR="00BF06D8" w:rsidP="00E51EB4" w:rsidRDefault="00BF06D8" w14:paraId="6B3CE4FA" w14:textId="0CB0999B">
            <w:pPr>
              <w:jc w:val="center"/>
              <w:rPr>
                <w:rFonts w:ascii="Aptos Narrow" w:hAnsi="Aptos Narrow"/>
                <w:bCs/>
                <w:color w:val="000000"/>
                <w:sz w:val="22"/>
                <w:lang w:val="en-PH" w:eastAsia="en-PH"/>
              </w:rPr>
            </w:pPr>
            <w:r>
              <w:rPr>
                <w:rFonts w:ascii="Aptos Narrow" w:hAnsi="Aptos Narrow"/>
                <w:bCs/>
                <w:color w:val="000000"/>
                <w:sz w:val="22"/>
                <w:lang w:val="en-PH" w:eastAsia="en-PH"/>
              </w:rPr>
              <w:t xml:space="preserve">Bank </w:t>
            </w:r>
            <w:r w:rsidRPr="00AC10F2">
              <w:rPr>
                <w:rFonts w:ascii="Aptos Narrow" w:hAnsi="Aptos Narrow"/>
                <w:bCs/>
                <w:color w:val="000000"/>
                <w:sz w:val="22"/>
                <w:lang w:val="en-PH" w:eastAsia="en-PH"/>
              </w:rPr>
              <w:t>Field</w:t>
            </w:r>
          </w:p>
        </w:tc>
        <w:tc>
          <w:tcPr>
            <w:tcW w:w="1588" w:type="dxa"/>
            <w:shd w:val="clear" w:color="auto" w:fill="B8CCE4" w:themeFill="accent1" w:themeFillTint="66"/>
            <w:noWrap/>
            <w:hideMark/>
          </w:tcPr>
          <w:p w:rsidRPr="00AC10F2" w:rsidR="00BF06D8" w:rsidP="00316F58" w:rsidRDefault="00BF06D8" w14:paraId="1A293B11" w14:textId="77777777">
            <w:pPr>
              <w:jc w:val="center"/>
              <w:rPr>
                <w:rFonts w:ascii="Aptos Narrow" w:hAnsi="Aptos Narrow"/>
                <w:bCs/>
                <w:color w:val="000000"/>
                <w:sz w:val="22"/>
                <w:lang w:val="en-PH" w:eastAsia="en-PH"/>
              </w:rPr>
            </w:pPr>
            <w:r w:rsidRPr="00AC10F2">
              <w:rPr>
                <w:rFonts w:ascii="Aptos Narrow" w:hAnsi="Aptos Narrow"/>
                <w:bCs/>
                <w:color w:val="000000"/>
                <w:sz w:val="22"/>
                <w:lang w:val="en-PH" w:eastAsia="en-PH"/>
              </w:rPr>
              <w:t>Type</w:t>
            </w:r>
          </w:p>
        </w:tc>
        <w:tc>
          <w:tcPr>
            <w:tcW w:w="2614" w:type="dxa"/>
            <w:shd w:val="clear" w:color="auto" w:fill="B8CCE4" w:themeFill="accent1" w:themeFillTint="66"/>
            <w:noWrap/>
            <w:hideMark/>
          </w:tcPr>
          <w:p w:rsidR="00BF06D8" w:rsidP="00316F58" w:rsidRDefault="00BF06D8" w14:paraId="50C1AA09" w14:textId="5505E5CE">
            <w:pPr>
              <w:jc w:val="center"/>
              <w:rPr>
                <w:rFonts w:ascii="Aptos Narrow" w:hAnsi="Aptos Narrow"/>
                <w:b w:val="0"/>
                <w:bCs/>
                <w:color w:val="000000"/>
                <w:sz w:val="22"/>
                <w:lang w:val="en-PH" w:eastAsia="en-PH"/>
              </w:rPr>
            </w:pPr>
            <w:r>
              <w:rPr>
                <w:rFonts w:ascii="Aptos Narrow" w:hAnsi="Aptos Narrow"/>
                <w:bCs/>
                <w:color w:val="000000"/>
                <w:sz w:val="22"/>
                <w:lang w:val="en-PH" w:eastAsia="en-PH"/>
              </w:rPr>
              <w:t>Bank</w:t>
            </w:r>
          </w:p>
          <w:p w:rsidRPr="00AC10F2" w:rsidR="00BF06D8" w:rsidP="00316F58" w:rsidRDefault="00BF06D8" w14:paraId="3ACBB28C" w14:textId="02D421E0">
            <w:pPr>
              <w:jc w:val="center"/>
              <w:rPr>
                <w:rFonts w:ascii="Aptos Narrow" w:hAnsi="Aptos Narrow"/>
                <w:bCs/>
                <w:color w:val="000000"/>
                <w:sz w:val="22"/>
                <w:lang w:val="en-PH" w:eastAsia="en-PH"/>
              </w:rPr>
            </w:pPr>
            <w:r w:rsidRPr="00AC10F2">
              <w:rPr>
                <w:rFonts w:ascii="Aptos Narrow" w:hAnsi="Aptos Narrow"/>
                <w:bCs/>
                <w:color w:val="000000"/>
                <w:sz w:val="22"/>
                <w:lang w:val="en-PH" w:eastAsia="en-PH"/>
              </w:rPr>
              <w:t>Sample Value</w:t>
            </w:r>
          </w:p>
        </w:tc>
        <w:tc>
          <w:tcPr>
            <w:tcW w:w="1867" w:type="dxa"/>
            <w:shd w:val="clear" w:color="auto" w:fill="B8CCE4" w:themeFill="accent1" w:themeFillTint="66"/>
          </w:tcPr>
          <w:p w:rsidR="00BF06D8" w:rsidP="00316F58" w:rsidRDefault="00BF06D8" w14:paraId="6884F3AD" w14:textId="067BDFFB">
            <w:pPr>
              <w:jc w:val="center"/>
              <w:rPr>
                <w:rFonts w:ascii="Aptos Narrow" w:hAnsi="Aptos Narrow"/>
                <w:bCs/>
                <w:color w:val="000000"/>
                <w:sz w:val="22"/>
                <w:lang w:val="en-PH" w:eastAsia="en-PH"/>
              </w:rPr>
            </w:pPr>
            <w:r>
              <w:rPr>
                <w:rFonts w:ascii="Aptos Narrow" w:hAnsi="Aptos Narrow"/>
                <w:bCs/>
                <w:color w:val="000000"/>
                <w:sz w:val="22"/>
                <w:lang w:val="en-PH" w:eastAsia="en-PH"/>
              </w:rPr>
              <w:t>Remarks</w:t>
            </w:r>
          </w:p>
        </w:tc>
      </w:tr>
      <w:tr w:rsidRPr="00AC10F2" w:rsidR="00BF06D8" w:rsidTr="00BF06D8" w14:paraId="2A4359ED" w14:textId="60CE0132">
        <w:trPr>
          <w:cnfStyle w:val="000000100000" w:firstRow="0" w:lastRow="0" w:firstColumn="0" w:lastColumn="0" w:oddVBand="0" w:evenVBand="0" w:oddHBand="1" w:evenHBand="0" w:firstRowFirstColumn="0" w:firstRowLastColumn="0" w:lastRowFirstColumn="0" w:lastRowLastColumn="0"/>
          <w:trHeight w:val="290"/>
        </w:trPr>
        <w:tc>
          <w:tcPr>
            <w:tcW w:w="8563" w:type="dxa"/>
            <w:gridSpan w:val="5"/>
            <w:noWrap/>
          </w:tcPr>
          <w:p w:rsidRPr="00AC10F2" w:rsidR="00BF06D8" w:rsidP="00AC10F2" w:rsidRDefault="00BF06D8" w14:paraId="7CE9A3F1" w14:textId="58A91216">
            <w:pPr>
              <w:rPr>
                <w:rFonts w:ascii="Aptos Narrow" w:hAnsi="Aptos Narrow"/>
                <w:color w:val="000000"/>
                <w:lang w:val="en-PH" w:eastAsia="en-PH"/>
              </w:rPr>
            </w:pPr>
            <w:r w:rsidRPr="00EF1428">
              <w:rPr>
                <w:rFonts w:ascii="Aptos Narrow" w:hAnsi="Aptos Narrow"/>
                <w:b/>
                <w:bCs/>
                <w:color w:val="000000"/>
                <w:sz w:val="22"/>
                <w:szCs w:val="32"/>
                <w:lang w:val="en-PH" w:eastAsia="en-PH"/>
              </w:rPr>
              <w:t>Detail Record</w:t>
            </w:r>
          </w:p>
        </w:tc>
        <w:tc>
          <w:tcPr>
            <w:tcW w:w="1867" w:type="dxa"/>
          </w:tcPr>
          <w:p w:rsidRPr="00EF1428" w:rsidR="00BF06D8" w:rsidP="00AC10F2" w:rsidRDefault="00BF06D8" w14:paraId="5A10B933" w14:textId="77777777">
            <w:pPr>
              <w:rPr>
                <w:rFonts w:ascii="Aptos Narrow" w:hAnsi="Aptos Narrow"/>
                <w:b/>
                <w:bCs/>
                <w:color w:val="000000"/>
                <w:sz w:val="22"/>
                <w:szCs w:val="32"/>
                <w:lang w:val="en-PH" w:eastAsia="en-PH"/>
              </w:rPr>
            </w:pPr>
          </w:p>
        </w:tc>
      </w:tr>
      <w:tr w:rsidRPr="00AC10F2" w:rsidR="00BF06D8" w:rsidTr="00BF06D8" w14:paraId="593A2A1B" w14:textId="1A6E17FA">
        <w:trPr>
          <w:cnfStyle w:val="000000010000" w:firstRow="0" w:lastRow="0" w:firstColumn="0" w:lastColumn="0" w:oddVBand="0" w:evenVBand="0" w:oddHBand="0" w:evenHBand="1" w:firstRowFirstColumn="0" w:firstRowLastColumn="0" w:lastRowFirstColumn="0" w:lastRowLastColumn="0"/>
          <w:trHeight w:val="290"/>
        </w:trPr>
        <w:tc>
          <w:tcPr>
            <w:tcW w:w="1070" w:type="dxa"/>
            <w:noWrap/>
            <w:hideMark/>
          </w:tcPr>
          <w:p w:rsidRPr="00AC10F2" w:rsidR="00BF06D8" w:rsidP="00AF7801" w:rsidRDefault="00BF06D8" w14:paraId="57987B4F" w14:textId="6EB2A111">
            <w:pPr>
              <w:rPr>
                <w:rFonts w:ascii="Aptos Narrow" w:hAnsi="Aptos Narrow"/>
                <w:color w:val="000000"/>
                <w:szCs w:val="16"/>
                <w:lang w:val="en-PH" w:eastAsia="en-PH"/>
              </w:rPr>
            </w:pPr>
            <w:r w:rsidRPr="00AC10F2">
              <w:rPr>
                <w:rFonts w:ascii="Aptos Narrow" w:hAnsi="Aptos Narrow"/>
                <w:color w:val="000000"/>
                <w:szCs w:val="16"/>
                <w:lang w:val="en-PH" w:eastAsia="en-PH"/>
              </w:rPr>
              <w:t>1-1</w:t>
            </w:r>
            <w:r>
              <w:rPr>
                <w:rFonts w:ascii="Aptos Narrow" w:hAnsi="Aptos Narrow"/>
                <w:color w:val="000000"/>
                <w:szCs w:val="16"/>
                <w:lang w:val="en-PH" w:eastAsia="en-PH"/>
              </w:rPr>
              <w:t>2</w:t>
            </w:r>
          </w:p>
        </w:tc>
        <w:tc>
          <w:tcPr>
            <w:tcW w:w="911" w:type="dxa"/>
            <w:noWrap/>
            <w:hideMark/>
          </w:tcPr>
          <w:p w:rsidRPr="00AC10F2" w:rsidR="00BF06D8" w:rsidP="00AF7801" w:rsidRDefault="00BF06D8" w14:paraId="0FBF6769" w14:textId="3F290036">
            <w:pPr>
              <w:rPr>
                <w:rFonts w:ascii="Aptos Narrow" w:hAnsi="Aptos Narrow"/>
                <w:color w:val="000000"/>
                <w:szCs w:val="16"/>
                <w:lang w:val="en-PH" w:eastAsia="en-PH"/>
              </w:rPr>
            </w:pPr>
            <w:r w:rsidRPr="00AC10F2">
              <w:rPr>
                <w:rFonts w:ascii="Aptos Narrow" w:hAnsi="Aptos Narrow"/>
                <w:color w:val="000000"/>
                <w:szCs w:val="16"/>
                <w:lang w:val="en-PH" w:eastAsia="en-PH"/>
              </w:rPr>
              <w:t>1</w:t>
            </w:r>
            <w:r>
              <w:rPr>
                <w:rFonts w:ascii="Aptos Narrow" w:hAnsi="Aptos Narrow"/>
                <w:color w:val="000000"/>
                <w:szCs w:val="16"/>
                <w:lang w:val="en-PH" w:eastAsia="en-PH"/>
              </w:rPr>
              <w:t>2</w:t>
            </w:r>
          </w:p>
        </w:tc>
        <w:tc>
          <w:tcPr>
            <w:tcW w:w="2380" w:type="dxa"/>
            <w:noWrap/>
            <w:hideMark/>
          </w:tcPr>
          <w:p w:rsidRPr="00D90443" w:rsidR="00BF06D8" w:rsidP="00AF7801" w:rsidRDefault="00BF06D8" w14:paraId="3CEED53A" w14:textId="77777777">
            <w:pPr>
              <w:rPr>
                <w:rFonts w:ascii="Aptos Narrow" w:hAnsi="Aptos Narrow"/>
                <w:b/>
                <w:bCs/>
                <w:color w:val="FF0000"/>
                <w:szCs w:val="16"/>
                <w:lang w:val="en-PH" w:eastAsia="en-PH"/>
              </w:rPr>
            </w:pPr>
            <w:r w:rsidRPr="00D90443">
              <w:rPr>
                <w:rFonts w:ascii="Aptos Narrow" w:hAnsi="Aptos Narrow"/>
                <w:b/>
                <w:bCs/>
                <w:color w:val="FF0000"/>
                <w:szCs w:val="16"/>
                <w:lang w:val="en-PH" w:eastAsia="en-PH"/>
              </w:rPr>
              <w:t>Account</w:t>
            </w:r>
          </w:p>
        </w:tc>
        <w:tc>
          <w:tcPr>
            <w:tcW w:w="1588" w:type="dxa"/>
            <w:noWrap/>
            <w:hideMark/>
          </w:tcPr>
          <w:p w:rsidRPr="00AC10F2" w:rsidR="00BF06D8" w:rsidP="00AF7801" w:rsidRDefault="00BF06D8" w14:paraId="3176E0BF" w14:textId="77777777">
            <w:pPr>
              <w:rPr>
                <w:rFonts w:ascii="Aptos Narrow" w:hAnsi="Aptos Narrow"/>
                <w:color w:val="000000"/>
                <w:szCs w:val="16"/>
                <w:lang w:val="en-PH" w:eastAsia="en-PH"/>
              </w:rPr>
            </w:pPr>
            <w:r w:rsidRPr="00AC10F2">
              <w:rPr>
                <w:rFonts w:ascii="Aptos Narrow" w:hAnsi="Aptos Narrow"/>
                <w:color w:val="000000"/>
                <w:szCs w:val="16"/>
                <w:lang w:val="en-PH" w:eastAsia="en-PH"/>
              </w:rPr>
              <w:t>Num</w:t>
            </w:r>
          </w:p>
        </w:tc>
        <w:tc>
          <w:tcPr>
            <w:tcW w:w="2614" w:type="dxa"/>
            <w:noWrap/>
            <w:hideMark/>
          </w:tcPr>
          <w:p w:rsidRPr="00AC10F2" w:rsidR="00BF06D8" w:rsidP="00E1103D" w:rsidRDefault="00BF06D8" w14:paraId="3898CE96" w14:textId="4194A052">
            <w:pPr>
              <w:rPr>
                <w:rFonts w:ascii="Aptos Narrow" w:hAnsi="Aptos Narrow"/>
                <w:color w:val="000000"/>
                <w:szCs w:val="16"/>
                <w:lang w:val="en-PH" w:eastAsia="en-PH"/>
              </w:rPr>
            </w:pPr>
            <w:r w:rsidRPr="00EF4A39">
              <w:t>000000011123</w:t>
            </w:r>
          </w:p>
        </w:tc>
        <w:tc>
          <w:tcPr>
            <w:tcW w:w="1867" w:type="dxa"/>
          </w:tcPr>
          <w:p w:rsidRPr="00EF4A39" w:rsidR="00BF06D8" w:rsidP="00E1103D" w:rsidRDefault="00BF06D8" w14:paraId="0C9A982E" w14:textId="77777777"/>
        </w:tc>
      </w:tr>
      <w:tr w:rsidRPr="00AC10F2" w:rsidR="00BF06D8" w:rsidTr="00BF06D8" w14:paraId="6DD0FA15" w14:textId="7A18292E">
        <w:trPr>
          <w:cnfStyle w:val="000000100000" w:firstRow="0" w:lastRow="0" w:firstColumn="0" w:lastColumn="0" w:oddVBand="0" w:evenVBand="0" w:oddHBand="1" w:evenHBand="0" w:firstRowFirstColumn="0" w:firstRowLastColumn="0" w:lastRowFirstColumn="0" w:lastRowLastColumn="0"/>
          <w:trHeight w:val="290"/>
        </w:trPr>
        <w:tc>
          <w:tcPr>
            <w:tcW w:w="1070" w:type="dxa"/>
            <w:noWrap/>
            <w:hideMark/>
          </w:tcPr>
          <w:p w:rsidRPr="00AC10F2" w:rsidR="00BF06D8" w:rsidP="00AF7801" w:rsidRDefault="00BF06D8" w14:paraId="276E30F1" w14:textId="084BD2E3">
            <w:pPr>
              <w:rPr>
                <w:rFonts w:ascii="Aptos Narrow" w:hAnsi="Aptos Narrow"/>
                <w:color w:val="000000"/>
                <w:szCs w:val="16"/>
                <w:lang w:val="en-PH" w:eastAsia="en-PH"/>
              </w:rPr>
            </w:pPr>
            <w:r w:rsidRPr="00AC10F2">
              <w:rPr>
                <w:rFonts w:ascii="Aptos Narrow" w:hAnsi="Aptos Narrow"/>
                <w:color w:val="000000"/>
                <w:szCs w:val="16"/>
                <w:lang w:val="en-PH" w:eastAsia="en-PH"/>
              </w:rPr>
              <w:t>1</w:t>
            </w:r>
            <w:r>
              <w:rPr>
                <w:rFonts w:ascii="Aptos Narrow" w:hAnsi="Aptos Narrow"/>
                <w:color w:val="000000"/>
                <w:szCs w:val="16"/>
                <w:lang w:val="en-PH" w:eastAsia="en-PH"/>
              </w:rPr>
              <w:t>3</w:t>
            </w:r>
            <w:r w:rsidRPr="00AC10F2">
              <w:rPr>
                <w:rFonts w:ascii="Aptos Narrow" w:hAnsi="Aptos Narrow"/>
                <w:color w:val="000000"/>
                <w:szCs w:val="16"/>
                <w:lang w:val="en-PH" w:eastAsia="en-PH"/>
              </w:rPr>
              <w:t>-1</w:t>
            </w:r>
            <w:r>
              <w:rPr>
                <w:rFonts w:ascii="Aptos Narrow" w:hAnsi="Aptos Narrow"/>
                <w:color w:val="000000"/>
                <w:szCs w:val="16"/>
                <w:lang w:val="en-PH" w:eastAsia="en-PH"/>
              </w:rPr>
              <w:t>5</w:t>
            </w:r>
          </w:p>
        </w:tc>
        <w:tc>
          <w:tcPr>
            <w:tcW w:w="911" w:type="dxa"/>
            <w:noWrap/>
            <w:hideMark/>
          </w:tcPr>
          <w:p w:rsidRPr="00AC10F2" w:rsidR="00BF06D8" w:rsidP="00AF7801" w:rsidRDefault="00BF06D8" w14:paraId="49584CF1" w14:textId="77777777">
            <w:pPr>
              <w:rPr>
                <w:rFonts w:ascii="Aptos Narrow" w:hAnsi="Aptos Narrow"/>
                <w:color w:val="000000"/>
                <w:szCs w:val="16"/>
                <w:lang w:val="en-PH" w:eastAsia="en-PH"/>
              </w:rPr>
            </w:pPr>
            <w:r w:rsidRPr="00AC10F2">
              <w:rPr>
                <w:rFonts w:ascii="Aptos Narrow" w:hAnsi="Aptos Narrow"/>
                <w:color w:val="000000"/>
                <w:szCs w:val="16"/>
                <w:lang w:val="en-PH" w:eastAsia="en-PH"/>
              </w:rPr>
              <w:t>3</w:t>
            </w:r>
          </w:p>
        </w:tc>
        <w:tc>
          <w:tcPr>
            <w:tcW w:w="2380" w:type="dxa"/>
            <w:noWrap/>
            <w:hideMark/>
          </w:tcPr>
          <w:p w:rsidRPr="00AC10F2" w:rsidR="00BF06D8" w:rsidP="00AF7801" w:rsidRDefault="00BF06D8" w14:paraId="5B8C86A7" w14:textId="77777777">
            <w:pPr>
              <w:rPr>
                <w:rFonts w:ascii="Aptos Narrow" w:hAnsi="Aptos Narrow"/>
                <w:color w:val="000000"/>
                <w:szCs w:val="16"/>
                <w:lang w:val="en-PH" w:eastAsia="en-PH"/>
              </w:rPr>
            </w:pPr>
            <w:r w:rsidRPr="00AC10F2">
              <w:rPr>
                <w:rFonts w:ascii="Aptos Narrow" w:hAnsi="Aptos Narrow"/>
                <w:color w:val="000000"/>
                <w:szCs w:val="16"/>
                <w:lang w:val="en-PH" w:eastAsia="en-PH"/>
              </w:rPr>
              <w:t>Subaccount</w:t>
            </w:r>
          </w:p>
        </w:tc>
        <w:tc>
          <w:tcPr>
            <w:tcW w:w="1588" w:type="dxa"/>
            <w:noWrap/>
            <w:hideMark/>
          </w:tcPr>
          <w:p w:rsidRPr="00AC10F2" w:rsidR="00BF06D8" w:rsidP="00AF7801" w:rsidRDefault="00BF06D8" w14:paraId="39168AFC" w14:textId="77777777">
            <w:pPr>
              <w:rPr>
                <w:rFonts w:ascii="Aptos Narrow" w:hAnsi="Aptos Narrow"/>
                <w:color w:val="000000"/>
                <w:szCs w:val="16"/>
                <w:lang w:val="en-PH" w:eastAsia="en-PH"/>
              </w:rPr>
            </w:pPr>
            <w:r w:rsidRPr="00AC10F2">
              <w:rPr>
                <w:rFonts w:ascii="Aptos Narrow" w:hAnsi="Aptos Narrow"/>
                <w:color w:val="000000"/>
                <w:szCs w:val="16"/>
                <w:lang w:val="en-PH" w:eastAsia="en-PH"/>
              </w:rPr>
              <w:t>Num</w:t>
            </w:r>
          </w:p>
        </w:tc>
        <w:tc>
          <w:tcPr>
            <w:tcW w:w="2614" w:type="dxa"/>
            <w:noWrap/>
            <w:hideMark/>
          </w:tcPr>
          <w:p w:rsidRPr="00AC10F2" w:rsidR="00BF06D8" w:rsidP="00E1103D" w:rsidRDefault="00BF06D8" w14:paraId="30DEC8FA" w14:textId="43BAE6A6">
            <w:pPr>
              <w:rPr>
                <w:rFonts w:ascii="Aptos Narrow" w:hAnsi="Aptos Narrow"/>
                <w:color w:val="000000"/>
                <w:szCs w:val="16"/>
                <w:lang w:val="en-PH" w:eastAsia="en-PH"/>
              </w:rPr>
            </w:pPr>
            <w:r w:rsidRPr="00EF4A39">
              <w:t>000</w:t>
            </w:r>
          </w:p>
        </w:tc>
        <w:tc>
          <w:tcPr>
            <w:tcW w:w="1867" w:type="dxa"/>
          </w:tcPr>
          <w:p w:rsidRPr="00EF4A39" w:rsidR="00BF06D8" w:rsidP="00E1103D" w:rsidRDefault="00BF06D8" w14:paraId="0BF0B6BC" w14:textId="77777777"/>
        </w:tc>
      </w:tr>
      <w:tr w:rsidRPr="00AC10F2" w:rsidR="00BF06D8" w:rsidTr="00BF06D8" w14:paraId="343CBB0E" w14:textId="35743327">
        <w:trPr>
          <w:cnfStyle w:val="000000010000" w:firstRow="0" w:lastRow="0" w:firstColumn="0" w:lastColumn="0" w:oddVBand="0" w:evenVBand="0" w:oddHBand="0" w:evenHBand="1" w:firstRowFirstColumn="0" w:firstRowLastColumn="0" w:lastRowFirstColumn="0" w:lastRowLastColumn="0"/>
          <w:trHeight w:val="290"/>
        </w:trPr>
        <w:tc>
          <w:tcPr>
            <w:tcW w:w="1070" w:type="dxa"/>
            <w:noWrap/>
            <w:hideMark/>
          </w:tcPr>
          <w:p w:rsidRPr="00AC10F2" w:rsidR="00BF06D8" w:rsidP="00AF7801" w:rsidRDefault="00BF06D8" w14:paraId="0516DA9D" w14:textId="08C05913">
            <w:pPr>
              <w:rPr>
                <w:rFonts w:ascii="Aptos Narrow" w:hAnsi="Aptos Narrow"/>
                <w:color w:val="000000"/>
                <w:szCs w:val="16"/>
                <w:lang w:val="en-PH" w:eastAsia="en-PH"/>
              </w:rPr>
            </w:pPr>
            <w:r w:rsidRPr="00AC10F2">
              <w:rPr>
                <w:rFonts w:ascii="Aptos Narrow" w:hAnsi="Aptos Narrow"/>
                <w:color w:val="000000"/>
                <w:szCs w:val="16"/>
                <w:lang w:val="en-PH" w:eastAsia="en-PH"/>
              </w:rPr>
              <w:t>1</w:t>
            </w:r>
            <w:r>
              <w:rPr>
                <w:rFonts w:ascii="Aptos Narrow" w:hAnsi="Aptos Narrow"/>
                <w:color w:val="000000"/>
                <w:szCs w:val="16"/>
                <w:lang w:val="en-PH" w:eastAsia="en-PH"/>
              </w:rPr>
              <w:t>6</w:t>
            </w:r>
            <w:r w:rsidRPr="00AC10F2">
              <w:rPr>
                <w:rFonts w:ascii="Aptos Narrow" w:hAnsi="Aptos Narrow"/>
                <w:color w:val="000000"/>
                <w:szCs w:val="16"/>
                <w:lang w:val="en-PH" w:eastAsia="en-PH"/>
              </w:rPr>
              <w:t>-2</w:t>
            </w:r>
            <w:r>
              <w:rPr>
                <w:rFonts w:ascii="Aptos Narrow" w:hAnsi="Aptos Narrow"/>
                <w:color w:val="000000"/>
                <w:szCs w:val="16"/>
                <w:lang w:val="en-PH" w:eastAsia="en-PH"/>
              </w:rPr>
              <w:t>5</w:t>
            </w:r>
          </w:p>
        </w:tc>
        <w:tc>
          <w:tcPr>
            <w:tcW w:w="911" w:type="dxa"/>
            <w:noWrap/>
            <w:hideMark/>
          </w:tcPr>
          <w:p w:rsidRPr="00AC10F2" w:rsidR="00BF06D8" w:rsidP="00AF7801" w:rsidRDefault="00BF06D8" w14:paraId="58CD6A90" w14:textId="77777777">
            <w:pPr>
              <w:rPr>
                <w:rFonts w:ascii="Aptos Narrow" w:hAnsi="Aptos Narrow"/>
                <w:color w:val="000000"/>
                <w:szCs w:val="16"/>
                <w:lang w:val="en-PH" w:eastAsia="en-PH"/>
              </w:rPr>
            </w:pPr>
            <w:r w:rsidRPr="00AC10F2">
              <w:rPr>
                <w:rFonts w:ascii="Aptos Narrow" w:hAnsi="Aptos Narrow"/>
                <w:color w:val="000000"/>
                <w:szCs w:val="16"/>
                <w:lang w:val="en-PH" w:eastAsia="en-PH"/>
              </w:rPr>
              <w:t>10</w:t>
            </w:r>
          </w:p>
        </w:tc>
        <w:tc>
          <w:tcPr>
            <w:tcW w:w="2380" w:type="dxa"/>
            <w:noWrap/>
            <w:hideMark/>
          </w:tcPr>
          <w:p w:rsidRPr="00D90443" w:rsidR="00BF06D8" w:rsidP="00AF7801" w:rsidRDefault="00BF06D8" w14:paraId="5B7DF29F" w14:textId="77777777">
            <w:pPr>
              <w:rPr>
                <w:rFonts w:ascii="Aptos Narrow" w:hAnsi="Aptos Narrow"/>
                <w:b/>
                <w:bCs/>
                <w:color w:val="000000"/>
                <w:szCs w:val="16"/>
                <w:lang w:val="en-PH" w:eastAsia="en-PH"/>
              </w:rPr>
            </w:pPr>
            <w:r w:rsidRPr="00D90443">
              <w:rPr>
                <w:rFonts w:ascii="Aptos Narrow" w:hAnsi="Aptos Narrow"/>
                <w:b/>
                <w:bCs/>
                <w:color w:val="FF0000"/>
                <w:szCs w:val="16"/>
                <w:lang w:val="en-PH" w:eastAsia="en-PH"/>
              </w:rPr>
              <w:t>Serial number</w:t>
            </w:r>
          </w:p>
        </w:tc>
        <w:tc>
          <w:tcPr>
            <w:tcW w:w="1588" w:type="dxa"/>
            <w:noWrap/>
            <w:hideMark/>
          </w:tcPr>
          <w:p w:rsidRPr="00AC10F2" w:rsidR="00BF06D8" w:rsidP="00AF7801" w:rsidRDefault="00BF06D8" w14:paraId="09D1B593" w14:textId="77777777">
            <w:pPr>
              <w:rPr>
                <w:rFonts w:ascii="Aptos Narrow" w:hAnsi="Aptos Narrow"/>
                <w:color w:val="000000"/>
                <w:szCs w:val="16"/>
                <w:lang w:val="en-PH" w:eastAsia="en-PH"/>
              </w:rPr>
            </w:pPr>
            <w:r w:rsidRPr="00AC10F2">
              <w:rPr>
                <w:rFonts w:ascii="Aptos Narrow" w:hAnsi="Aptos Narrow"/>
                <w:color w:val="000000"/>
                <w:szCs w:val="16"/>
                <w:lang w:val="en-PH" w:eastAsia="en-PH"/>
              </w:rPr>
              <w:t>Num</w:t>
            </w:r>
          </w:p>
        </w:tc>
        <w:tc>
          <w:tcPr>
            <w:tcW w:w="2614" w:type="dxa"/>
            <w:noWrap/>
            <w:hideMark/>
          </w:tcPr>
          <w:p w:rsidRPr="00AC10F2" w:rsidR="00BF06D8" w:rsidP="00E1103D" w:rsidRDefault="00BF06D8" w14:paraId="4D2F8CE3" w14:textId="51F8A741">
            <w:pPr>
              <w:rPr>
                <w:rFonts w:ascii="Aptos Narrow" w:hAnsi="Aptos Narrow"/>
                <w:color w:val="000000"/>
                <w:szCs w:val="16"/>
                <w:lang w:val="en-PH" w:eastAsia="en-PH"/>
              </w:rPr>
            </w:pPr>
            <w:r w:rsidRPr="00EF4A39">
              <w:t>0003629912</w:t>
            </w:r>
          </w:p>
        </w:tc>
        <w:tc>
          <w:tcPr>
            <w:tcW w:w="1867" w:type="dxa"/>
          </w:tcPr>
          <w:p w:rsidRPr="00EF4A39" w:rsidR="00BF06D8" w:rsidP="00E1103D" w:rsidRDefault="00BF06D8" w14:paraId="45DB3E8D" w14:textId="79FD3A8C">
            <w:r>
              <w:rPr>
                <w:rFonts w:ascii="Calibri" w:hAnsi="Calibri" w:cs="Calibri"/>
                <w:color w:val="000000"/>
                <w:szCs w:val="16"/>
                <w:lang w:val="en-PH" w:eastAsia="en-PH"/>
              </w:rPr>
              <w:t>R</w:t>
            </w:r>
            <w:r>
              <w:rPr>
                <w:rFonts w:ascii="Calibri" w:hAnsi="Calibri" w:cs="Calibri"/>
                <w:color w:val="000000"/>
                <w:szCs w:val="16"/>
                <w:lang w:val="en-PH" w:eastAsia="en-PH"/>
              </w:rPr>
              <w:t>ight justified, left zero filled</w:t>
            </w:r>
          </w:p>
        </w:tc>
      </w:tr>
      <w:tr w:rsidRPr="00AC10F2" w:rsidR="00BF06D8" w:rsidTr="00BF06D8" w14:paraId="5E761B68" w14:textId="0E25525A">
        <w:trPr>
          <w:cnfStyle w:val="000000100000" w:firstRow="0" w:lastRow="0" w:firstColumn="0" w:lastColumn="0" w:oddVBand="0" w:evenVBand="0" w:oddHBand="1" w:evenHBand="0" w:firstRowFirstColumn="0" w:firstRowLastColumn="0" w:lastRowFirstColumn="0" w:lastRowLastColumn="0"/>
          <w:trHeight w:val="290"/>
        </w:trPr>
        <w:tc>
          <w:tcPr>
            <w:tcW w:w="1070" w:type="dxa"/>
            <w:noWrap/>
            <w:hideMark/>
          </w:tcPr>
          <w:p w:rsidRPr="00AC10F2" w:rsidR="00BF06D8" w:rsidP="00AF7801" w:rsidRDefault="00BF06D8" w14:paraId="18E0D2B8" w14:textId="246BE65D">
            <w:pPr>
              <w:rPr>
                <w:rFonts w:ascii="Aptos Narrow" w:hAnsi="Aptos Narrow"/>
                <w:color w:val="000000"/>
                <w:szCs w:val="16"/>
                <w:lang w:val="en-PH" w:eastAsia="en-PH"/>
              </w:rPr>
            </w:pPr>
            <w:r w:rsidRPr="00AC10F2">
              <w:rPr>
                <w:rFonts w:ascii="Aptos Narrow" w:hAnsi="Aptos Narrow"/>
                <w:color w:val="000000"/>
                <w:szCs w:val="16"/>
                <w:lang w:val="en-PH" w:eastAsia="en-PH"/>
              </w:rPr>
              <w:t>2</w:t>
            </w:r>
            <w:r>
              <w:rPr>
                <w:rFonts w:ascii="Aptos Narrow" w:hAnsi="Aptos Narrow"/>
                <w:color w:val="000000"/>
                <w:szCs w:val="16"/>
                <w:lang w:val="en-PH" w:eastAsia="en-PH"/>
              </w:rPr>
              <w:t>6</w:t>
            </w:r>
            <w:r w:rsidRPr="00AC10F2">
              <w:rPr>
                <w:rFonts w:ascii="Aptos Narrow" w:hAnsi="Aptos Narrow"/>
                <w:color w:val="000000"/>
                <w:szCs w:val="16"/>
                <w:lang w:val="en-PH" w:eastAsia="en-PH"/>
              </w:rPr>
              <w:t>-2</w:t>
            </w:r>
            <w:r>
              <w:rPr>
                <w:rFonts w:ascii="Aptos Narrow" w:hAnsi="Aptos Narrow"/>
                <w:color w:val="000000"/>
                <w:szCs w:val="16"/>
                <w:lang w:val="en-PH" w:eastAsia="en-PH"/>
              </w:rPr>
              <w:t>6</w:t>
            </w:r>
          </w:p>
        </w:tc>
        <w:tc>
          <w:tcPr>
            <w:tcW w:w="911" w:type="dxa"/>
            <w:noWrap/>
            <w:hideMark/>
          </w:tcPr>
          <w:p w:rsidRPr="00AC10F2" w:rsidR="00BF06D8" w:rsidP="00AF7801" w:rsidRDefault="00BF06D8" w14:paraId="04008D07" w14:textId="77777777">
            <w:pPr>
              <w:rPr>
                <w:rFonts w:ascii="Aptos Narrow" w:hAnsi="Aptos Narrow"/>
                <w:color w:val="000000"/>
                <w:szCs w:val="16"/>
                <w:lang w:val="en-PH" w:eastAsia="en-PH"/>
              </w:rPr>
            </w:pPr>
            <w:r w:rsidRPr="00AC10F2">
              <w:rPr>
                <w:rFonts w:ascii="Aptos Narrow" w:hAnsi="Aptos Narrow"/>
                <w:color w:val="000000"/>
                <w:szCs w:val="16"/>
                <w:lang w:val="en-PH" w:eastAsia="en-PH"/>
              </w:rPr>
              <w:t>1</w:t>
            </w:r>
          </w:p>
        </w:tc>
        <w:tc>
          <w:tcPr>
            <w:tcW w:w="2380" w:type="dxa"/>
            <w:noWrap/>
            <w:hideMark/>
          </w:tcPr>
          <w:p w:rsidRPr="00D90443" w:rsidR="00BF06D8" w:rsidP="00AF7801" w:rsidRDefault="00BF06D8" w14:paraId="242EF127" w14:textId="77777777">
            <w:pPr>
              <w:rPr>
                <w:rFonts w:ascii="Aptos Narrow" w:hAnsi="Aptos Narrow"/>
                <w:b/>
                <w:bCs/>
                <w:color w:val="FF0000"/>
                <w:szCs w:val="16"/>
                <w:lang w:val="en-PH" w:eastAsia="en-PH"/>
              </w:rPr>
            </w:pPr>
            <w:r w:rsidRPr="00D90443">
              <w:rPr>
                <w:rFonts w:ascii="Aptos Narrow" w:hAnsi="Aptos Narrow"/>
                <w:b/>
                <w:bCs/>
                <w:color w:val="FF0000"/>
                <w:szCs w:val="16"/>
                <w:lang w:val="en-PH" w:eastAsia="en-PH"/>
              </w:rPr>
              <w:t>Status</w:t>
            </w:r>
          </w:p>
        </w:tc>
        <w:tc>
          <w:tcPr>
            <w:tcW w:w="1588" w:type="dxa"/>
            <w:noWrap/>
            <w:hideMark/>
          </w:tcPr>
          <w:p w:rsidRPr="00AC10F2" w:rsidR="00BF06D8" w:rsidP="00AF7801" w:rsidRDefault="00BF06D8" w14:paraId="37E63411" w14:textId="77777777">
            <w:pPr>
              <w:rPr>
                <w:rFonts w:ascii="Aptos Narrow" w:hAnsi="Aptos Narrow"/>
                <w:color w:val="000000"/>
                <w:szCs w:val="16"/>
                <w:lang w:val="en-PH" w:eastAsia="en-PH"/>
              </w:rPr>
            </w:pPr>
            <w:r w:rsidRPr="00AC10F2">
              <w:rPr>
                <w:rFonts w:ascii="Aptos Narrow" w:hAnsi="Aptos Narrow"/>
                <w:color w:val="000000"/>
                <w:szCs w:val="16"/>
                <w:lang w:val="en-PH" w:eastAsia="en-PH"/>
              </w:rPr>
              <w:t>Alpha</w:t>
            </w:r>
          </w:p>
        </w:tc>
        <w:tc>
          <w:tcPr>
            <w:tcW w:w="2614" w:type="dxa"/>
            <w:noWrap/>
            <w:hideMark/>
          </w:tcPr>
          <w:p w:rsidRPr="00AC10F2" w:rsidR="00BF06D8" w:rsidP="00E1103D" w:rsidRDefault="00BF06D8" w14:paraId="15685448" w14:textId="57489688">
            <w:pPr>
              <w:rPr>
                <w:rFonts w:ascii="Aptos Narrow" w:hAnsi="Aptos Narrow"/>
                <w:color w:val="000000"/>
                <w:szCs w:val="16"/>
                <w:lang w:val="en-PH" w:eastAsia="en-PH"/>
              </w:rPr>
            </w:pPr>
            <w:r w:rsidRPr="00EF4A39">
              <w:t>P</w:t>
            </w:r>
          </w:p>
        </w:tc>
        <w:tc>
          <w:tcPr>
            <w:tcW w:w="1867" w:type="dxa"/>
          </w:tcPr>
          <w:p w:rsidRPr="00EF4A39" w:rsidR="00BF06D8" w:rsidP="00E1103D" w:rsidRDefault="00BF06D8" w14:paraId="48D4F154" w14:textId="77777777"/>
        </w:tc>
      </w:tr>
      <w:tr w:rsidRPr="00AC10F2" w:rsidR="00BF06D8" w:rsidTr="00BF06D8" w14:paraId="1F055667" w14:textId="62DF8688">
        <w:trPr>
          <w:cnfStyle w:val="000000010000" w:firstRow="0" w:lastRow="0" w:firstColumn="0" w:lastColumn="0" w:oddVBand="0" w:evenVBand="0" w:oddHBand="0" w:evenHBand="1" w:firstRowFirstColumn="0" w:firstRowLastColumn="0" w:lastRowFirstColumn="0" w:lastRowLastColumn="0"/>
          <w:trHeight w:val="290"/>
        </w:trPr>
        <w:tc>
          <w:tcPr>
            <w:tcW w:w="1070" w:type="dxa"/>
            <w:noWrap/>
            <w:hideMark/>
          </w:tcPr>
          <w:p w:rsidRPr="00AC10F2" w:rsidR="00BF06D8" w:rsidP="00AF7801" w:rsidRDefault="00BF06D8" w14:paraId="74064908" w14:textId="1317F480">
            <w:pPr>
              <w:rPr>
                <w:rFonts w:ascii="Aptos Narrow" w:hAnsi="Aptos Narrow"/>
                <w:color w:val="000000"/>
                <w:szCs w:val="16"/>
                <w:lang w:val="en-PH" w:eastAsia="en-PH"/>
              </w:rPr>
            </w:pPr>
            <w:r w:rsidRPr="00AC10F2">
              <w:rPr>
                <w:rFonts w:ascii="Aptos Narrow" w:hAnsi="Aptos Narrow"/>
                <w:color w:val="000000"/>
                <w:szCs w:val="16"/>
                <w:lang w:val="en-PH" w:eastAsia="en-PH"/>
              </w:rPr>
              <w:t>2</w:t>
            </w:r>
            <w:r>
              <w:rPr>
                <w:rFonts w:ascii="Aptos Narrow" w:hAnsi="Aptos Narrow"/>
                <w:color w:val="000000"/>
                <w:szCs w:val="16"/>
                <w:lang w:val="en-PH" w:eastAsia="en-PH"/>
              </w:rPr>
              <w:t>7</w:t>
            </w:r>
            <w:r w:rsidRPr="00AC10F2">
              <w:rPr>
                <w:rFonts w:ascii="Aptos Narrow" w:hAnsi="Aptos Narrow"/>
                <w:color w:val="000000"/>
                <w:szCs w:val="16"/>
                <w:lang w:val="en-PH" w:eastAsia="en-PH"/>
              </w:rPr>
              <w:t>-3</w:t>
            </w:r>
            <w:r>
              <w:rPr>
                <w:rFonts w:ascii="Aptos Narrow" w:hAnsi="Aptos Narrow"/>
                <w:color w:val="000000"/>
                <w:szCs w:val="16"/>
                <w:lang w:val="en-PH" w:eastAsia="en-PH"/>
              </w:rPr>
              <w:t>7</w:t>
            </w:r>
          </w:p>
        </w:tc>
        <w:tc>
          <w:tcPr>
            <w:tcW w:w="911" w:type="dxa"/>
            <w:noWrap/>
            <w:hideMark/>
          </w:tcPr>
          <w:p w:rsidRPr="00AC10F2" w:rsidR="00BF06D8" w:rsidP="00AF7801" w:rsidRDefault="00BF06D8" w14:paraId="302CB975" w14:textId="77777777">
            <w:pPr>
              <w:rPr>
                <w:rFonts w:ascii="Aptos Narrow" w:hAnsi="Aptos Narrow"/>
                <w:color w:val="000000"/>
                <w:szCs w:val="16"/>
                <w:lang w:val="en-PH" w:eastAsia="en-PH"/>
              </w:rPr>
            </w:pPr>
            <w:r w:rsidRPr="00AC10F2">
              <w:rPr>
                <w:rFonts w:ascii="Aptos Narrow" w:hAnsi="Aptos Narrow"/>
                <w:color w:val="000000"/>
                <w:szCs w:val="16"/>
                <w:lang w:val="en-PH" w:eastAsia="en-PH"/>
              </w:rPr>
              <w:t>11</w:t>
            </w:r>
          </w:p>
        </w:tc>
        <w:tc>
          <w:tcPr>
            <w:tcW w:w="2380" w:type="dxa"/>
            <w:noWrap/>
            <w:hideMark/>
          </w:tcPr>
          <w:p w:rsidRPr="00D90443" w:rsidR="00BF06D8" w:rsidP="00AF7801" w:rsidRDefault="00BF06D8" w14:paraId="3ED39997" w14:textId="77777777">
            <w:pPr>
              <w:rPr>
                <w:rFonts w:ascii="Aptos Narrow" w:hAnsi="Aptos Narrow"/>
                <w:b/>
                <w:bCs/>
                <w:color w:val="000000"/>
                <w:szCs w:val="16"/>
                <w:lang w:val="en-PH" w:eastAsia="en-PH"/>
              </w:rPr>
            </w:pPr>
            <w:r w:rsidRPr="00D90443">
              <w:rPr>
                <w:rFonts w:ascii="Aptos Narrow" w:hAnsi="Aptos Narrow"/>
                <w:b/>
                <w:bCs/>
                <w:color w:val="FF0000"/>
                <w:szCs w:val="16"/>
                <w:lang w:val="en-PH" w:eastAsia="en-PH"/>
              </w:rPr>
              <w:t>Amount</w:t>
            </w:r>
          </w:p>
        </w:tc>
        <w:tc>
          <w:tcPr>
            <w:tcW w:w="1588" w:type="dxa"/>
            <w:noWrap/>
            <w:hideMark/>
          </w:tcPr>
          <w:p w:rsidRPr="00AC10F2" w:rsidR="00BF06D8" w:rsidP="00AF7801" w:rsidRDefault="00BF06D8" w14:paraId="56B818C2" w14:textId="77777777">
            <w:pPr>
              <w:rPr>
                <w:rFonts w:ascii="Aptos Narrow" w:hAnsi="Aptos Narrow"/>
                <w:color w:val="000000"/>
                <w:szCs w:val="16"/>
                <w:lang w:val="en-PH" w:eastAsia="en-PH"/>
              </w:rPr>
            </w:pPr>
            <w:r w:rsidRPr="00AC10F2">
              <w:rPr>
                <w:rFonts w:ascii="Aptos Narrow" w:hAnsi="Aptos Narrow"/>
                <w:color w:val="000000"/>
                <w:szCs w:val="16"/>
                <w:lang w:val="en-PH" w:eastAsia="en-PH"/>
              </w:rPr>
              <w:t>Num</w:t>
            </w:r>
          </w:p>
        </w:tc>
        <w:tc>
          <w:tcPr>
            <w:tcW w:w="2614" w:type="dxa"/>
            <w:noWrap/>
            <w:hideMark/>
          </w:tcPr>
          <w:p w:rsidRPr="00AC10F2" w:rsidR="00BF06D8" w:rsidP="00E1103D" w:rsidRDefault="00BF06D8" w14:paraId="6F9AC1AF" w14:textId="71668C5C">
            <w:pPr>
              <w:rPr>
                <w:rFonts w:ascii="Aptos Narrow" w:hAnsi="Aptos Narrow"/>
                <w:color w:val="000000"/>
                <w:szCs w:val="16"/>
                <w:lang w:val="en-PH" w:eastAsia="en-PH"/>
              </w:rPr>
            </w:pPr>
            <w:r w:rsidRPr="00EF4A39">
              <w:t>00000320000</w:t>
            </w:r>
          </w:p>
        </w:tc>
        <w:tc>
          <w:tcPr>
            <w:tcW w:w="1867" w:type="dxa"/>
          </w:tcPr>
          <w:p w:rsidRPr="00EF4A39" w:rsidR="00BF06D8" w:rsidP="00E1103D" w:rsidRDefault="00BF06D8" w14:paraId="3438FB3B" w14:textId="34FE29F5">
            <w:r>
              <w:rPr>
                <w:rFonts w:ascii="Calibri" w:hAnsi="Calibri" w:cs="Calibri"/>
                <w:color w:val="000000"/>
                <w:szCs w:val="16"/>
                <w:lang w:val="en-PH" w:eastAsia="en-PH"/>
              </w:rPr>
              <w:t>R</w:t>
            </w:r>
            <w:r>
              <w:rPr>
                <w:rFonts w:ascii="Calibri" w:hAnsi="Calibri" w:cs="Calibri"/>
                <w:color w:val="000000"/>
                <w:szCs w:val="16"/>
                <w:lang w:val="en-PH" w:eastAsia="en-PH"/>
              </w:rPr>
              <w:t>ight justified, left zero filled</w:t>
            </w:r>
          </w:p>
        </w:tc>
      </w:tr>
      <w:tr w:rsidRPr="00AC10F2" w:rsidR="00BF06D8" w:rsidTr="00BF06D8" w14:paraId="5CA1F6B8" w14:textId="1BFB327F">
        <w:trPr>
          <w:cnfStyle w:val="000000100000" w:firstRow="0" w:lastRow="0" w:firstColumn="0" w:lastColumn="0" w:oddVBand="0" w:evenVBand="0" w:oddHBand="1" w:evenHBand="0" w:firstRowFirstColumn="0" w:firstRowLastColumn="0" w:lastRowFirstColumn="0" w:lastRowLastColumn="0"/>
          <w:trHeight w:val="290"/>
        </w:trPr>
        <w:tc>
          <w:tcPr>
            <w:tcW w:w="1070" w:type="dxa"/>
            <w:noWrap/>
            <w:hideMark/>
          </w:tcPr>
          <w:p w:rsidRPr="00AC10F2" w:rsidR="00BF06D8" w:rsidP="00AF7801" w:rsidRDefault="00BF06D8" w14:paraId="2AD082C3" w14:textId="74850CFF">
            <w:pPr>
              <w:rPr>
                <w:rFonts w:ascii="Aptos Narrow" w:hAnsi="Aptos Narrow"/>
                <w:color w:val="000000"/>
                <w:szCs w:val="16"/>
                <w:lang w:val="en-PH" w:eastAsia="en-PH"/>
              </w:rPr>
            </w:pPr>
            <w:r w:rsidRPr="00AC10F2">
              <w:rPr>
                <w:rFonts w:ascii="Aptos Narrow" w:hAnsi="Aptos Narrow"/>
                <w:color w:val="000000"/>
                <w:szCs w:val="16"/>
                <w:lang w:val="en-PH" w:eastAsia="en-PH"/>
              </w:rPr>
              <w:t>3</w:t>
            </w:r>
            <w:r>
              <w:rPr>
                <w:rFonts w:ascii="Aptos Narrow" w:hAnsi="Aptos Narrow"/>
                <w:color w:val="000000"/>
                <w:szCs w:val="16"/>
                <w:lang w:val="en-PH" w:eastAsia="en-PH"/>
              </w:rPr>
              <w:t>8</w:t>
            </w:r>
            <w:r w:rsidRPr="00AC10F2">
              <w:rPr>
                <w:rFonts w:ascii="Aptos Narrow" w:hAnsi="Aptos Narrow"/>
                <w:color w:val="000000"/>
                <w:szCs w:val="16"/>
                <w:lang w:val="en-PH" w:eastAsia="en-PH"/>
              </w:rPr>
              <w:t>-4</w:t>
            </w:r>
            <w:r>
              <w:rPr>
                <w:rFonts w:ascii="Aptos Narrow" w:hAnsi="Aptos Narrow"/>
                <w:color w:val="000000"/>
                <w:szCs w:val="16"/>
                <w:lang w:val="en-PH" w:eastAsia="en-PH"/>
              </w:rPr>
              <w:t>3</w:t>
            </w:r>
          </w:p>
        </w:tc>
        <w:tc>
          <w:tcPr>
            <w:tcW w:w="911" w:type="dxa"/>
            <w:noWrap/>
            <w:hideMark/>
          </w:tcPr>
          <w:p w:rsidRPr="00AC10F2" w:rsidR="00BF06D8" w:rsidP="00AF7801" w:rsidRDefault="00BF06D8" w14:paraId="1C354869" w14:textId="77777777">
            <w:pPr>
              <w:rPr>
                <w:rFonts w:ascii="Aptos Narrow" w:hAnsi="Aptos Narrow"/>
                <w:color w:val="000000"/>
                <w:szCs w:val="16"/>
                <w:lang w:val="en-PH" w:eastAsia="en-PH"/>
              </w:rPr>
            </w:pPr>
            <w:r w:rsidRPr="00AC10F2">
              <w:rPr>
                <w:rFonts w:ascii="Aptos Narrow" w:hAnsi="Aptos Narrow"/>
                <w:color w:val="000000"/>
                <w:szCs w:val="16"/>
                <w:lang w:val="en-PH" w:eastAsia="en-PH"/>
              </w:rPr>
              <w:t>6</w:t>
            </w:r>
          </w:p>
        </w:tc>
        <w:tc>
          <w:tcPr>
            <w:tcW w:w="2380" w:type="dxa"/>
            <w:noWrap/>
            <w:hideMark/>
          </w:tcPr>
          <w:p w:rsidRPr="00D90443" w:rsidR="00BF06D8" w:rsidP="00AF7801" w:rsidRDefault="00BF06D8" w14:paraId="4327A841" w14:textId="0B0F86D1">
            <w:pPr>
              <w:rPr>
                <w:rFonts w:ascii="Aptos Narrow" w:hAnsi="Aptos Narrow"/>
                <w:b/>
                <w:bCs/>
                <w:color w:val="000000"/>
                <w:szCs w:val="16"/>
                <w:lang w:val="en-PH" w:eastAsia="en-PH"/>
              </w:rPr>
            </w:pPr>
            <w:r w:rsidRPr="00D90443">
              <w:rPr>
                <w:rFonts w:ascii="Aptos Narrow" w:hAnsi="Aptos Narrow"/>
                <w:b/>
                <w:bCs/>
                <w:color w:val="FF0000"/>
                <w:szCs w:val="16"/>
                <w:lang w:val="en-PH" w:eastAsia="en-PH"/>
              </w:rPr>
              <w:t xml:space="preserve">Paid Date </w:t>
            </w:r>
          </w:p>
        </w:tc>
        <w:tc>
          <w:tcPr>
            <w:tcW w:w="1588" w:type="dxa"/>
            <w:noWrap/>
            <w:hideMark/>
          </w:tcPr>
          <w:p w:rsidRPr="00AC10F2" w:rsidR="00BF06D8" w:rsidP="00AF7801" w:rsidRDefault="00BF06D8" w14:paraId="636EA3B9" w14:textId="45286BD4">
            <w:pPr>
              <w:rPr>
                <w:rFonts w:ascii="Aptos Narrow" w:hAnsi="Aptos Narrow"/>
                <w:color w:val="000000"/>
                <w:szCs w:val="16"/>
                <w:lang w:val="en-PH" w:eastAsia="en-PH"/>
              </w:rPr>
            </w:pPr>
            <w:r w:rsidRPr="00AC10F2">
              <w:rPr>
                <w:rFonts w:ascii="Aptos Narrow" w:hAnsi="Aptos Narrow"/>
                <w:color w:val="000000"/>
                <w:szCs w:val="16"/>
                <w:lang w:val="en-PH" w:eastAsia="en-PH"/>
              </w:rPr>
              <w:t>Alpha</w:t>
            </w:r>
            <w:r w:rsidRPr="008C3406">
              <w:rPr>
                <w:rFonts w:ascii="Aptos Narrow" w:hAnsi="Aptos Narrow"/>
                <w:color w:val="000000"/>
                <w:szCs w:val="16"/>
                <w:lang w:val="en-PH" w:eastAsia="en-PH"/>
              </w:rPr>
              <w:t xml:space="preserve"> (MMDDYY)</w:t>
            </w:r>
          </w:p>
        </w:tc>
        <w:tc>
          <w:tcPr>
            <w:tcW w:w="2614" w:type="dxa"/>
            <w:noWrap/>
            <w:hideMark/>
          </w:tcPr>
          <w:p w:rsidRPr="00AC10F2" w:rsidR="00BF06D8" w:rsidP="00E1103D" w:rsidRDefault="00BF06D8" w14:paraId="268BCF71" w14:textId="2136B5A2">
            <w:pPr>
              <w:rPr>
                <w:rFonts w:ascii="Aptos Narrow" w:hAnsi="Aptos Narrow"/>
                <w:color w:val="000000"/>
                <w:szCs w:val="16"/>
                <w:lang w:val="en-PH" w:eastAsia="en-PH"/>
              </w:rPr>
            </w:pPr>
            <w:r w:rsidRPr="00EF4A39">
              <w:t>121625</w:t>
            </w:r>
          </w:p>
        </w:tc>
        <w:tc>
          <w:tcPr>
            <w:tcW w:w="1867" w:type="dxa"/>
          </w:tcPr>
          <w:p w:rsidRPr="00EF4A39" w:rsidR="00BF06D8" w:rsidP="00E1103D" w:rsidRDefault="00BF06D8" w14:paraId="0ECCFCB2" w14:textId="77777777"/>
        </w:tc>
      </w:tr>
      <w:tr w:rsidRPr="008C3406" w:rsidR="00BF06D8" w:rsidTr="00BF06D8" w14:paraId="352A16EE" w14:textId="47C7DE1E">
        <w:trPr>
          <w:cnfStyle w:val="000000010000" w:firstRow="0" w:lastRow="0" w:firstColumn="0" w:lastColumn="0" w:oddVBand="0" w:evenVBand="0" w:oddHBand="0" w:evenHBand="1" w:firstRowFirstColumn="0" w:firstRowLastColumn="0" w:lastRowFirstColumn="0" w:lastRowLastColumn="0"/>
          <w:trHeight w:val="290"/>
        </w:trPr>
        <w:tc>
          <w:tcPr>
            <w:tcW w:w="1070" w:type="dxa"/>
            <w:noWrap/>
            <w:hideMark/>
          </w:tcPr>
          <w:p w:rsidRPr="00AC10F2" w:rsidR="00BF06D8" w:rsidP="00AF7801" w:rsidRDefault="00BF06D8" w14:paraId="4C82D46C" w14:textId="22F6FA39">
            <w:pPr>
              <w:rPr>
                <w:rFonts w:ascii="Aptos Narrow" w:hAnsi="Aptos Narrow"/>
                <w:color w:val="000000"/>
                <w:szCs w:val="16"/>
                <w:lang w:val="en-PH" w:eastAsia="en-PH"/>
              </w:rPr>
            </w:pPr>
            <w:r w:rsidRPr="00AC10F2">
              <w:rPr>
                <w:rFonts w:ascii="Aptos Narrow" w:hAnsi="Aptos Narrow"/>
                <w:color w:val="000000"/>
                <w:szCs w:val="16"/>
                <w:lang w:val="en-PH" w:eastAsia="en-PH"/>
              </w:rPr>
              <w:t>4</w:t>
            </w:r>
            <w:r>
              <w:rPr>
                <w:rFonts w:ascii="Aptos Narrow" w:hAnsi="Aptos Narrow"/>
                <w:color w:val="000000"/>
                <w:szCs w:val="16"/>
                <w:lang w:val="en-PH" w:eastAsia="en-PH"/>
              </w:rPr>
              <w:t>4</w:t>
            </w:r>
            <w:r w:rsidRPr="00AC10F2">
              <w:rPr>
                <w:rFonts w:ascii="Aptos Narrow" w:hAnsi="Aptos Narrow"/>
                <w:color w:val="000000"/>
                <w:szCs w:val="16"/>
                <w:lang w:val="en-PH" w:eastAsia="en-PH"/>
              </w:rPr>
              <w:t>-4</w:t>
            </w:r>
            <w:r>
              <w:rPr>
                <w:rFonts w:ascii="Aptos Narrow" w:hAnsi="Aptos Narrow"/>
                <w:color w:val="000000"/>
                <w:szCs w:val="16"/>
                <w:lang w:val="en-PH" w:eastAsia="en-PH"/>
              </w:rPr>
              <w:t>9</w:t>
            </w:r>
          </w:p>
        </w:tc>
        <w:tc>
          <w:tcPr>
            <w:tcW w:w="911" w:type="dxa"/>
            <w:noWrap/>
            <w:hideMark/>
          </w:tcPr>
          <w:p w:rsidRPr="00AC10F2" w:rsidR="00BF06D8" w:rsidP="00AF7801" w:rsidRDefault="00BF06D8" w14:paraId="521C1C6F" w14:textId="77777777">
            <w:pPr>
              <w:rPr>
                <w:rFonts w:ascii="Aptos Narrow" w:hAnsi="Aptos Narrow"/>
                <w:color w:val="000000"/>
                <w:szCs w:val="16"/>
                <w:lang w:val="en-PH" w:eastAsia="en-PH"/>
              </w:rPr>
            </w:pPr>
            <w:r w:rsidRPr="00AC10F2">
              <w:rPr>
                <w:rFonts w:ascii="Aptos Narrow" w:hAnsi="Aptos Narrow"/>
                <w:color w:val="000000"/>
                <w:szCs w:val="16"/>
                <w:lang w:val="en-PH" w:eastAsia="en-PH"/>
              </w:rPr>
              <w:t>6</w:t>
            </w:r>
          </w:p>
        </w:tc>
        <w:tc>
          <w:tcPr>
            <w:tcW w:w="2380" w:type="dxa"/>
            <w:noWrap/>
            <w:hideMark/>
          </w:tcPr>
          <w:p w:rsidRPr="00AC10F2" w:rsidR="00BF06D8" w:rsidP="00AF7801" w:rsidRDefault="00BF06D8" w14:paraId="1B7BA911" w14:textId="5514C003">
            <w:pPr>
              <w:rPr>
                <w:rFonts w:ascii="Aptos Narrow" w:hAnsi="Aptos Narrow"/>
                <w:color w:val="000000"/>
                <w:szCs w:val="16"/>
                <w:lang w:val="en-PH" w:eastAsia="en-PH"/>
              </w:rPr>
            </w:pPr>
            <w:r w:rsidRPr="00AC10F2">
              <w:rPr>
                <w:rFonts w:ascii="Aptos Narrow" w:hAnsi="Aptos Narrow"/>
                <w:color w:val="000000"/>
                <w:szCs w:val="16"/>
                <w:lang w:val="en-PH" w:eastAsia="en-PH"/>
              </w:rPr>
              <w:t>Issue Date</w:t>
            </w:r>
            <w:r w:rsidRPr="008C3406">
              <w:rPr>
                <w:rFonts w:ascii="Aptos Narrow" w:hAnsi="Aptos Narrow"/>
                <w:color w:val="000000"/>
                <w:szCs w:val="16"/>
                <w:lang w:val="en-PH" w:eastAsia="en-PH"/>
              </w:rPr>
              <w:t xml:space="preserve"> </w:t>
            </w:r>
          </w:p>
        </w:tc>
        <w:tc>
          <w:tcPr>
            <w:tcW w:w="1588" w:type="dxa"/>
            <w:noWrap/>
            <w:hideMark/>
          </w:tcPr>
          <w:p w:rsidRPr="00AC10F2" w:rsidR="00BF06D8" w:rsidP="00AF7801" w:rsidRDefault="00BF06D8" w14:paraId="7211A360" w14:textId="06D5E4FB">
            <w:pPr>
              <w:rPr>
                <w:rFonts w:ascii="Aptos Narrow" w:hAnsi="Aptos Narrow"/>
                <w:color w:val="000000"/>
                <w:szCs w:val="16"/>
                <w:lang w:val="en-PH" w:eastAsia="en-PH"/>
              </w:rPr>
            </w:pPr>
            <w:proofErr w:type="gramStart"/>
            <w:r w:rsidRPr="00AC10F2">
              <w:rPr>
                <w:rFonts w:ascii="Aptos Narrow" w:hAnsi="Aptos Narrow"/>
                <w:color w:val="000000"/>
                <w:szCs w:val="16"/>
                <w:lang w:val="en-PH" w:eastAsia="en-PH"/>
              </w:rPr>
              <w:t>Alpha</w:t>
            </w:r>
            <w:r w:rsidRPr="008C3406">
              <w:rPr>
                <w:rFonts w:ascii="Aptos Narrow" w:hAnsi="Aptos Narrow"/>
                <w:color w:val="000000"/>
                <w:szCs w:val="16"/>
                <w:lang w:val="en-PH" w:eastAsia="en-PH"/>
              </w:rPr>
              <w:t>(</w:t>
            </w:r>
            <w:proofErr w:type="gramEnd"/>
            <w:r w:rsidRPr="008C3406">
              <w:rPr>
                <w:rFonts w:ascii="Aptos Narrow" w:hAnsi="Aptos Narrow"/>
                <w:color w:val="000000"/>
                <w:szCs w:val="16"/>
                <w:lang w:val="en-PH" w:eastAsia="en-PH"/>
              </w:rPr>
              <w:t>MMDDYY)</w:t>
            </w:r>
          </w:p>
        </w:tc>
        <w:tc>
          <w:tcPr>
            <w:tcW w:w="2614" w:type="dxa"/>
            <w:noWrap/>
            <w:hideMark/>
          </w:tcPr>
          <w:p w:rsidRPr="00AC10F2" w:rsidR="00BF06D8" w:rsidP="00E1103D" w:rsidRDefault="00BF06D8" w14:paraId="29B58E8A" w14:textId="781C6CF8">
            <w:pPr>
              <w:rPr>
                <w:rFonts w:ascii="Aptos Narrow" w:hAnsi="Aptos Narrow"/>
                <w:color w:val="000000"/>
                <w:szCs w:val="16"/>
                <w:lang w:val="en-PH" w:eastAsia="en-PH"/>
              </w:rPr>
            </w:pPr>
            <w:r w:rsidRPr="00EF4A39">
              <w:t>121625</w:t>
            </w:r>
          </w:p>
        </w:tc>
        <w:tc>
          <w:tcPr>
            <w:tcW w:w="1867" w:type="dxa"/>
          </w:tcPr>
          <w:p w:rsidRPr="00EF4A39" w:rsidR="00BF06D8" w:rsidP="00E1103D" w:rsidRDefault="00BF06D8" w14:paraId="59A10C86" w14:textId="77777777"/>
        </w:tc>
      </w:tr>
      <w:tr w:rsidRPr="00AC10F2" w:rsidR="00BF06D8" w:rsidTr="00BF06D8" w14:paraId="620B96E9" w14:textId="0DF6829B">
        <w:trPr>
          <w:cnfStyle w:val="000000100000" w:firstRow="0" w:lastRow="0" w:firstColumn="0" w:lastColumn="0" w:oddVBand="0" w:evenVBand="0" w:oddHBand="1" w:evenHBand="0" w:firstRowFirstColumn="0" w:firstRowLastColumn="0" w:lastRowFirstColumn="0" w:lastRowLastColumn="0"/>
          <w:trHeight w:val="290"/>
        </w:trPr>
        <w:tc>
          <w:tcPr>
            <w:tcW w:w="1070" w:type="dxa"/>
            <w:noWrap/>
            <w:hideMark/>
          </w:tcPr>
          <w:p w:rsidRPr="00AC10F2" w:rsidR="00BF06D8" w:rsidP="00AF7801" w:rsidRDefault="00BF06D8" w14:paraId="2ABE774A" w14:textId="46DE1DEC">
            <w:pPr>
              <w:rPr>
                <w:rFonts w:ascii="Aptos Narrow" w:hAnsi="Aptos Narrow"/>
                <w:color w:val="000000"/>
                <w:szCs w:val="16"/>
                <w:lang w:val="en-PH" w:eastAsia="en-PH"/>
              </w:rPr>
            </w:pPr>
            <w:r>
              <w:rPr>
                <w:rFonts w:ascii="Aptos Narrow" w:hAnsi="Aptos Narrow"/>
                <w:color w:val="000000"/>
                <w:szCs w:val="16"/>
                <w:lang w:val="en-PH" w:eastAsia="en-PH"/>
              </w:rPr>
              <w:t>50</w:t>
            </w:r>
            <w:r w:rsidRPr="00AC10F2">
              <w:rPr>
                <w:rFonts w:ascii="Aptos Narrow" w:hAnsi="Aptos Narrow"/>
                <w:color w:val="000000"/>
                <w:szCs w:val="16"/>
                <w:lang w:val="en-PH" w:eastAsia="en-PH"/>
              </w:rPr>
              <w:t>-5</w:t>
            </w:r>
            <w:r>
              <w:rPr>
                <w:rFonts w:ascii="Aptos Narrow" w:hAnsi="Aptos Narrow"/>
                <w:color w:val="000000"/>
                <w:szCs w:val="16"/>
                <w:lang w:val="en-PH" w:eastAsia="en-PH"/>
              </w:rPr>
              <w:t>4</w:t>
            </w:r>
          </w:p>
        </w:tc>
        <w:tc>
          <w:tcPr>
            <w:tcW w:w="911" w:type="dxa"/>
            <w:noWrap/>
            <w:hideMark/>
          </w:tcPr>
          <w:p w:rsidRPr="00AC10F2" w:rsidR="00BF06D8" w:rsidP="00AF7801" w:rsidRDefault="00BF06D8" w14:paraId="67F308A7" w14:textId="77777777">
            <w:pPr>
              <w:rPr>
                <w:rFonts w:ascii="Aptos Narrow" w:hAnsi="Aptos Narrow"/>
                <w:color w:val="000000"/>
                <w:szCs w:val="16"/>
                <w:lang w:val="en-PH" w:eastAsia="en-PH"/>
              </w:rPr>
            </w:pPr>
            <w:r w:rsidRPr="00AC10F2">
              <w:rPr>
                <w:rFonts w:ascii="Aptos Narrow" w:hAnsi="Aptos Narrow"/>
                <w:color w:val="000000"/>
                <w:szCs w:val="16"/>
                <w:lang w:val="en-PH" w:eastAsia="en-PH"/>
              </w:rPr>
              <w:t>5</w:t>
            </w:r>
          </w:p>
        </w:tc>
        <w:tc>
          <w:tcPr>
            <w:tcW w:w="2380" w:type="dxa"/>
            <w:noWrap/>
            <w:hideMark/>
          </w:tcPr>
          <w:p w:rsidRPr="00AC10F2" w:rsidR="00BF06D8" w:rsidP="00AF7801" w:rsidRDefault="00BF06D8" w14:paraId="719FE667" w14:textId="77777777">
            <w:pPr>
              <w:rPr>
                <w:rFonts w:ascii="Aptos Narrow" w:hAnsi="Aptos Narrow"/>
                <w:color w:val="000000"/>
                <w:szCs w:val="16"/>
                <w:lang w:val="en-PH" w:eastAsia="en-PH"/>
              </w:rPr>
            </w:pPr>
            <w:r w:rsidRPr="00AC10F2">
              <w:rPr>
                <w:rFonts w:ascii="Aptos Narrow" w:hAnsi="Aptos Narrow"/>
                <w:color w:val="000000"/>
                <w:szCs w:val="16"/>
                <w:lang w:val="en-PH" w:eastAsia="en-PH"/>
              </w:rPr>
              <w:t>Batch Number</w:t>
            </w:r>
          </w:p>
        </w:tc>
        <w:tc>
          <w:tcPr>
            <w:tcW w:w="1588" w:type="dxa"/>
            <w:noWrap/>
            <w:hideMark/>
          </w:tcPr>
          <w:p w:rsidRPr="00AC10F2" w:rsidR="00BF06D8" w:rsidP="00AF7801" w:rsidRDefault="00BF06D8" w14:paraId="1E56E14D" w14:textId="77777777">
            <w:pPr>
              <w:rPr>
                <w:rFonts w:ascii="Aptos Narrow" w:hAnsi="Aptos Narrow"/>
                <w:color w:val="000000"/>
                <w:szCs w:val="16"/>
                <w:lang w:val="en-PH" w:eastAsia="en-PH"/>
              </w:rPr>
            </w:pPr>
            <w:r w:rsidRPr="00AC10F2">
              <w:rPr>
                <w:rFonts w:ascii="Aptos Narrow" w:hAnsi="Aptos Narrow"/>
                <w:color w:val="000000"/>
                <w:szCs w:val="16"/>
                <w:lang w:val="en-PH" w:eastAsia="en-PH"/>
              </w:rPr>
              <w:t>Num</w:t>
            </w:r>
          </w:p>
        </w:tc>
        <w:tc>
          <w:tcPr>
            <w:tcW w:w="2614" w:type="dxa"/>
            <w:noWrap/>
            <w:hideMark/>
          </w:tcPr>
          <w:p w:rsidRPr="00AC10F2" w:rsidR="00BF06D8" w:rsidP="00E1103D" w:rsidRDefault="00BF06D8" w14:paraId="060DFF66" w14:textId="49BD4442">
            <w:pPr>
              <w:rPr>
                <w:rFonts w:ascii="Aptos Narrow" w:hAnsi="Aptos Narrow"/>
                <w:color w:val="000000"/>
                <w:szCs w:val="16"/>
                <w:lang w:val="en-PH" w:eastAsia="en-PH"/>
              </w:rPr>
            </w:pPr>
            <w:r w:rsidRPr="00EF4A39">
              <w:t>00000</w:t>
            </w:r>
          </w:p>
        </w:tc>
        <w:tc>
          <w:tcPr>
            <w:tcW w:w="1867" w:type="dxa"/>
          </w:tcPr>
          <w:p w:rsidRPr="00EF4A39" w:rsidR="00BF06D8" w:rsidP="00E1103D" w:rsidRDefault="00BF06D8" w14:paraId="44FD1DE5" w14:textId="77777777"/>
        </w:tc>
      </w:tr>
      <w:tr w:rsidRPr="008C3406" w:rsidR="00BF06D8" w:rsidTr="00BF06D8" w14:paraId="2E826B2C" w14:textId="7985AFC2">
        <w:trPr>
          <w:cnfStyle w:val="000000010000" w:firstRow="0" w:lastRow="0" w:firstColumn="0" w:lastColumn="0" w:oddVBand="0" w:evenVBand="0" w:oddHBand="0" w:evenHBand="1" w:firstRowFirstColumn="0" w:firstRowLastColumn="0" w:lastRowFirstColumn="0" w:lastRowLastColumn="0"/>
          <w:trHeight w:val="290"/>
        </w:trPr>
        <w:tc>
          <w:tcPr>
            <w:tcW w:w="1070" w:type="dxa"/>
            <w:noWrap/>
            <w:hideMark/>
          </w:tcPr>
          <w:p w:rsidRPr="00AC10F2" w:rsidR="00BF06D8" w:rsidP="00AF7801" w:rsidRDefault="00BF06D8" w14:paraId="71A964F3" w14:textId="24EA289E">
            <w:pPr>
              <w:rPr>
                <w:rFonts w:ascii="Aptos Narrow" w:hAnsi="Aptos Narrow"/>
                <w:color w:val="000000"/>
                <w:szCs w:val="16"/>
                <w:lang w:val="en-PH" w:eastAsia="en-PH"/>
              </w:rPr>
            </w:pPr>
            <w:r w:rsidRPr="00AC10F2">
              <w:rPr>
                <w:rFonts w:ascii="Aptos Narrow" w:hAnsi="Aptos Narrow"/>
                <w:color w:val="000000"/>
                <w:szCs w:val="16"/>
                <w:lang w:val="en-PH" w:eastAsia="en-PH"/>
              </w:rPr>
              <w:t>5</w:t>
            </w:r>
            <w:r>
              <w:rPr>
                <w:rFonts w:ascii="Aptos Narrow" w:hAnsi="Aptos Narrow"/>
                <w:color w:val="000000"/>
                <w:szCs w:val="16"/>
                <w:lang w:val="en-PH" w:eastAsia="en-PH"/>
              </w:rPr>
              <w:t>5</w:t>
            </w:r>
            <w:r w:rsidRPr="00AC10F2">
              <w:rPr>
                <w:rFonts w:ascii="Aptos Narrow" w:hAnsi="Aptos Narrow"/>
                <w:color w:val="000000"/>
                <w:szCs w:val="16"/>
                <w:lang w:val="en-PH" w:eastAsia="en-PH"/>
              </w:rPr>
              <w:t>-5</w:t>
            </w:r>
            <w:r>
              <w:rPr>
                <w:rFonts w:ascii="Aptos Narrow" w:hAnsi="Aptos Narrow"/>
                <w:color w:val="000000"/>
                <w:szCs w:val="16"/>
                <w:lang w:val="en-PH" w:eastAsia="en-PH"/>
              </w:rPr>
              <w:t>9</w:t>
            </w:r>
          </w:p>
        </w:tc>
        <w:tc>
          <w:tcPr>
            <w:tcW w:w="911" w:type="dxa"/>
            <w:noWrap/>
            <w:hideMark/>
          </w:tcPr>
          <w:p w:rsidRPr="00AC10F2" w:rsidR="00BF06D8" w:rsidP="00AF7801" w:rsidRDefault="00BF06D8" w14:paraId="0A92A53B" w14:textId="77777777">
            <w:pPr>
              <w:rPr>
                <w:rFonts w:ascii="Aptos Narrow" w:hAnsi="Aptos Narrow"/>
                <w:color w:val="000000"/>
                <w:szCs w:val="16"/>
                <w:lang w:val="en-PH" w:eastAsia="en-PH"/>
              </w:rPr>
            </w:pPr>
            <w:r w:rsidRPr="00AC10F2">
              <w:rPr>
                <w:rFonts w:ascii="Aptos Narrow" w:hAnsi="Aptos Narrow"/>
                <w:color w:val="000000"/>
                <w:szCs w:val="16"/>
                <w:lang w:val="en-PH" w:eastAsia="en-PH"/>
              </w:rPr>
              <w:t>5</w:t>
            </w:r>
          </w:p>
        </w:tc>
        <w:tc>
          <w:tcPr>
            <w:tcW w:w="2380" w:type="dxa"/>
            <w:noWrap/>
            <w:hideMark/>
          </w:tcPr>
          <w:p w:rsidRPr="00AC10F2" w:rsidR="00BF06D8" w:rsidP="00AF7801" w:rsidRDefault="00BF06D8" w14:paraId="36D99217" w14:textId="77777777">
            <w:pPr>
              <w:rPr>
                <w:rFonts w:ascii="Aptos Narrow" w:hAnsi="Aptos Narrow"/>
                <w:lang w:val="en-PH" w:eastAsia="en-PH"/>
              </w:rPr>
            </w:pPr>
            <w:r w:rsidRPr="35FA47F1">
              <w:rPr>
                <w:rFonts w:ascii="Aptos Narrow" w:hAnsi="Aptos Narrow"/>
                <w:lang w:val="en-PH" w:eastAsia="en-PH"/>
              </w:rPr>
              <w:t>Sequence Number</w:t>
            </w:r>
          </w:p>
        </w:tc>
        <w:tc>
          <w:tcPr>
            <w:tcW w:w="1588" w:type="dxa"/>
            <w:noWrap/>
            <w:hideMark/>
          </w:tcPr>
          <w:p w:rsidRPr="00AC10F2" w:rsidR="00BF06D8" w:rsidP="00AF7801" w:rsidRDefault="00BF06D8" w14:paraId="53C64509" w14:textId="77777777">
            <w:pPr>
              <w:rPr>
                <w:rFonts w:ascii="Aptos Narrow" w:hAnsi="Aptos Narrow"/>
                <w:color w:val="000000"/>
                <w:szCs w:val="16"/>
                <w:lang w:val="en-PH" w:eastAsia="en-PH"/>
              </w:rPr>
            </w:pPr>
            <w:r w:rsidRPr="00AC10F2">
              <w:rPr>
                <w:rFonts w:ascii="Aptos Narrow" w:hAnsi="Aptos Narrow"/>
                <w:color w:val="000000"/>
                <w:szCs w:val="16"/>
                <w:lang w:val="en-PH" w:eastAsia="en-PH"/>
              </w:rPr>
              <w:t>Num</w:t>
            </w:r>
          </w:p>
        </w:tc>
        <w:tc>
          <w:tcPr>
            <w:tcW w:w="2614" w:type="dxa"/>
            <w:noWrap/>
            <w:hideMark/>
          </w:tcPr>
          <w:p w:rsidRPr="00AC10F2" w:rsidR="00BF06D8" w:rsidP="00E1103D" w:rsidRDefault="00BF06D8" w14:paraId="78534B73" w14:textId="317E9740">
            <w:pPr>
              <w:rPr>
                <w:rFonts w:ascii="Aptos Narrow" w:hAnsi="Aptos Narrow"/>
                <w:color w:val="000000"/>
                <w:szCs w:val="16"/>
                <w:lang w:val="en-PH" w:eastAsia="en-PH"/>
              </w:rPr>
            </w:pPr>
            <w:r w:rsidRPr="00EF4A39">
              <w:t>00000</w:t>
            </w:r>
          </w:p>
        </w:tc>
        <w:tc>
          <w:tcPr>
            <w:tcW w:w="1867" w:type="dxa"/>
          </w:tcPr>
          <w:p w:rsidRPr="00EF4A39" w:rsidR="00BF06D8" w:rsidP="00E1103D" w:rsidRDefault="00BF06D8" w14:paraId="18B49C17" w14:textId="77777777"/>
        </w:tc>
      </w:tr>
      <w:tr w:rsidRPr="00AC10F2" w:rsidR="00BF06D8" w:rsidTr="00BF06D8" w14:paraId="1F10040F" w14:textId="71ACB7EF">
        <w:trPr>
          <w:cnfStyle w:val="000000100000" w:firstRow="0" w:lastRow="0" w:firstColumn="0" w:lastColumn="0" w:oddVBand="0" w:evenVBand="0" w:oddHBand="1" w:evenHBand="0" w:firstRowFirstColumn="0" w:firstRowLastColumn="0" w:lastRowFirstColumn="0" w:lastRowLastColumn="0"/>
          <w:trHeight w:val="290"/>
        </w:trPr>
        <w:tc>
          <w:tcPr>
            <w:tcW w:w="1070" w:type="dxa"/>
            <w:noWrap/>
            <w:hideMark/>
          </w:tcPr>
          <w:p w:rsidRPr="00AC10F2" w:rsidR="00BF06D8" w:rsidP="00AF7801" w:rsidRDefault="00BF06D8" w14:paraId="5C563C24" w14:textId="5BC1A77F">
            <w:pPr>
              <w:rPr>
                <w:rFonts w:ascii="Aptos Narrow" w:hAnsi="Aptos Narrow"/>
                <w:color w:val="000000"/>
                <w:szCs w:val="16"/>
                <w:lang w:val="en-PH" w:eastAsia="en-PH"/>
              </w:rPr>
            </w:pPr>
            <w:r>
              <w:rPr>
                <w:rFonts w:ascii="Aptos Narrow" w:hAnsi="Aptos Narrow"/>
                <w:color w:val="000000"/>
                <w:szCs w:val="16"/>
                <w:lang w:val="en-PH" w:eastAsia="en-PH"/>
              </w:rPr>
              <w:t>60</w:t>
            </w:r>
            <w:r w:rsidRPr="00AC10F2">
              <w:rPr>
                <w:rFonts w:ascii="Aptos Narrow" w:hAnsi="Aptos Narrow"/>
                <w:color w:val="000000"/>
                <w:szCs w:val="16"/>
                <w:lang w:val="en-PH" w:eastAsia="en-PH"/>
              </w:rPr>
              <w:t>-</w:t>
            </w:r>
            <w:r>
              <w:rPr>
                <w:rFonts w:ascii="Aptos Narrow" w:hAnsi="Aptos Narrow"/>
                <w:color w:val="000000"/>
                <w:szCs w:val="16"/>
                <w:lang w:val="en-PH" w:eastAsia="en-PH"/>
              </w:rPr>
              <w:t>71</w:t>
            </w:r>
          </w:p>
        </w:tc>
        <w:tc>
          <w:tcPr>
            <w:tcW w:w="911" w:type="dxa"/>
            <w:noWrap/>
            <w:hideMark/>
          </w:tcPr>
          <w:p w:rsidRPr="00AC10F2" w:rsidR="00BF06D8" w:rsidP="00AF7801" w:rsidRDefault="00BF06D8" w14:paraId="734E2404" w14:textId="77777777">
            <w:pPr>
              <w:rPr>
                <w:rFonts w:ascii="Aptos Narrow" w:hAnsi="Aptos Narrow"/>
                <w:color w:val="000000"/>
                <w:szCs w:val="16"/>
                <w:lang w:val="en-PH" w:eastAsia="en-PH"/>
              </w:rPr>
            </w:pPr>
            <w:r w:rsidRPr="00AC10F2">
              <w:rPr>
                <w:rFonts w:ascii="Aptos Narrow" w:hAnsi="Aptos Narrow"/>
                <w:color w:val="000000"/>
                <w:szCs w:val="16"/>
                <w:lang w:val="en-PH" w:eastAsia="en-PH"/>
              </w:rPr>
              <w:t>12</w:t>
            </w:r>
          </w:p>
        </w:tc>
        <w:tc>
          <w:tcPr>
            <w:tcW w:w="2380" w:type="dxa"/>
            <w:noWrap/>
            <w:hideMark/>
          </w:tcPr>
          <w:p w:rsidRPr="00AC10F2" w:rsidR="00BF06D8" w:rsidP="00AF7801" w:rsidRDefault="00BF06D8" w14:paraId="17C89FB9" w14:textId="77777777">
            <w:pPr>
              <w:rPr>
                <w:rFonts w:ascii="Aptos Narrow" w:hAnsi="Aptos Narrow"/>
                <w:color w:val="000000"/>
                <w:szCs w:val="16"/>
                <w:lang w:val="en-PH" w:eastAsia="en-PH"/>
              </w:rPr>
            </w:pPr>
            <w:r w:rsidRPr="00AC10F2">
              <w:rPr>
                <w:rFonts w:ascii="Aptos Narrow" w:hAnsi="Aptos Narrow"/>
                <w:color w:val="000000"/>
                <w:szCs w:val="16"/>
                <w:lang w:val="en-PH" w:eastAsia="en-PH"/>
              </w:rPr>
              <w:t>Reference Number</w:t>
            </w:r>
          </w:p>
        </w:tc>
        <w:tc>
          <w:tcPr>
            <w:tcW w:w="1588" w:type="dxa"/>
            <w:noWrap/>
            <w:hideMark/>
          </w:tcPr>
          <w:p w:rsidRPr="00AC10F2" w:rsidR="00BF06D8" w:rsidP="00AF7801" w:rsidRDefault="00BF06D8" w14:paraId="06A42FD6" w14:textId="77777777">
            <w:pPr>
              <w:rPr>
                <w:rFonts w:ascii="Aptos Narrow" w:hAnsi="Aptos Narrow"/>
                <w:color w:val="000000"/>
                <w:szCs w:val="16"/>
                <w:lang w:val="en-PH" w:eastAsia="en-PH"/>
              </w:rPr>
            </w:pPr>
            <w:r w:rsidRPr="00AC10F2">
              <w:rPr>
                <w:rFonts w:ascii="Aptos Narrow" w:hAnsi="Aptos Narrow"/>
                <w:color w:val="000000"/>
                <w:szCs w:val="16"/>
                <w:lang w:val="en-PH" w:eastAsia="en-PH"/>
              </w:rPr>
              <w:t>Alpha</w:t>
            </w:r>
          </w:p>
        </w:tc>
        <w:tc>
          <w:tcPr>
            <w:tcW w:w="2614" w:type="dxa"/>
            <w:noWrap/>
            <w:hideMark/>
          </w:tcPr>
          <w:p w:rsidRPr="00AC10F2" w:rsidR="00BF06D8" w:rsidP="00E1103D" w:rsidRDefault="00BF06D8" w14:paraId="63CBDDFC" w14:textId="4180E42A">
            <w:pPr>
              <w:rPr>
                <w:rFonts w:ascii="Aptos Narrow" w:hAnsi="Aptos Narrow"/>
                <w:color w:val="000000"/>
                <w:szCs w:val="16"/>
                <w:lang w:val="en-PH" w:eastAsia="en-PH"/>
              </w:rPr>
            </w:pPr>
            <w:r w:rsidRPr="00EF4A39">
              <w:t xml:space="preserve">B2222268WD  </w:t>
            </w:r>
          </w:p>
        </w:tc>
        <w:tc>
          <w:tcPr>
            <w:tcW w:w="1867" w:type="dxa"/>
          </w:tcPr>
          <w:p w:rsidRPr="00EF4A39" w:rsidR="00BF06D8" w:rsidP="00E1103D" w:rsidRDefault="00BF06D8" w14:paraId="0A1934CD" w14:textId="77777777"/>
        </w:tc>
      </w:tr>
      <w:tr w:rsidRPr="008C3406" w:rsidR="00BF06D8" w:rsidTr="00BF06D8" w14:paraId="191C14F4" w14:textId="39B37AC5">
        <w:trPr>
          <w:cnfStyle w:val="000000010000" w:firstRow="0" w:lastRow="0" w:firstColumn="0" w:lastColumn="0" w:oddVBand="0" w:evenVBand="0" w:oddHBand="0" w:evenHBand="1" w:firstRowFirstColumn="0" w:firstRowLastColumn="0" w:lastRowFirstColumn="0" w:lastRowLastColumn="0"/>
          <w:trHeight w:val="290"/>
        </w:trPr>
        <w:tc>
          <w:tcPr>
            <w:tcW w:w="1070" w:type="dxa"/>
            <w:noWrap/>
            <w:hideMark/>
          </w:tcPr>
          <w:p w:rsidRPr="00AC10F2" w:rsidR="00BF06D8" w:rsidP="00AF7801" w:rsidRDefault="00BF06D8" w14:paraId="4478826C" w14:textId="730AE847">
            <w:pPr>
              <w:rPr>
                <w:rFonts w:ascii="Aptos Narrow" w:hAnsi="Aptos Narrow"/>
                <w:color w:val="000000"/>
                <w:szCs w:val="16"/>
                <w:lang w:val="en-PH" w:eastAsia="en-PH"/>
              </w:rPr>
            </w:pPr>
            <w:r w:rsidRPr="00AC10F2">
              <w:rPr>
                <w:rFonts w:ascii="Aptos Narrow" w:hAnsi="Aptos Narrow"/>
                <w:color w:val="000000"/>
                <w:szCs w:val="16"/>
                <w:lang w:val="en-PH" w:eastAsia="en-PH"/>
              </w:rPr>
              <w:t>7</w:t>
            </w:r>
            <w:r>
              <w:rPr>
                <w:rFonts w:ascii="Aptos Narrow" w:hAnsi="Aptos Narrow"/>
                <w:color w:val="000000"/>
                <w:szCs w:val="16"/>
                <w:lang w:val="en-PH" w:eastAsia="en-PH"/>
              </w:rPr>
              <w:t>2</w:t>
            </w:r>
            <w:r w:rsidRPr="00AC10F2">
              <w:rPr>
                <w:rFonts w:ascii="Aptos Narrow" w:hAnsi="Aptos Narrow"/>
                <w:color w:val="000000"/>
                <w:szCs w:val="16"/>
                <w:lang w:val="en-PH" w:eastAsia="en-PH"/>
              </w:rPr>
              <w:t>-</w:t>
            </w:r>
            <w:r>
              <w:rPr>
                <w:rFonts w:ascii="Aptos Narrow" w:hAnsi="Aptos Narrow"/>
                <w:color w:val="000000"/>
                <w:szCs w:val="16"/>
                <w:lang w:val="en-PH" w:eastAsia="en-PH"/>
              </w:rPr>
              <w:t>80</w:t>
            </w:r>
          </w:p>
        </w:tc>
        <w:tc>
          <w:tcPr>
            <w:tcW w:w="911" w:type="dxa"/>
            <w:noWrap/>
            <w:hideMark/>
          </w:tcPr>
          <w:p w:rsidRPr="00AC10F2" w:rsidR="00BF06D8" w:rsidP="00AF7801" w:rsidRDefault="00BF06D8" w14:paraId="5E30544E" w14:textId="77777777">
            <w:pPr>
              <w:rPr>
                <w:rFonts w:ascii="Aptos Narrow" w:hAnsi="Aptos Narrow"/>
                <w:color w:val="000000"/>
                <w:szCs w:val="16"/>
                <w:lang w:val="en-PH" w:eastAsia="en-PH"/>
              </w:rPr>
            </w:pPr>
            <w:r w:rsidRPr="00AC10F2">
              <w:rPr>
                <w:rFonts w:ascii="Aptos Narrow" w:hAnsi="Aptos Narrow"/>
                <w:color w:val="000000"/>
                <w:szCs w:val="16"/>
                <w:lang w:val="en-PH" w:eastAsia="en-PH"/>
              </w:rPr>
              <w:t>9</w:t>
            </w:r>
          </w:p>
        </w:tc>
        <w:tc>
          <w:tcPr>
            <w:tcW w:w="2380" w:type="dxa"/>
            <w:noWrap/>
            <w:hideMark/>
          </w:tcPr>
          <w:p w:rsidRPr="00AC10F2" w:rsidR="00BF06D8" w:rsidP="00AF7801" w:rsidRDefault="00BF06D8" w14:paraId="7F1F23D3" w14:textId="77777777">
            <w:pPr>
              <w:rPr>
                <w:rFonts w:ascii="Aptos Narrow" w:hAnsi="Aptos Narrow"/>
                <w:color w:val="000000"/>
                <w:szCs w:val="16"/>
                <w:lang w:val="en-PH" w:eastAsia="en-PH"/>
              </w:rPr>
            </w:pPr>
            <w:r w:rsidRPr="00AC10F2">
              <w:rPr>
                <w:rFonts w:ascii="Aptos Narrow" w:hAnsi="Aptos Narrow"/>
                <w:color w:val="000000"/>
                <w:szCs w:val="16"/>
                <w:lang w:val="en-PH" w:eastAsia="en-PH"/>
              </w:rPr>
              <w:t>Item Sequence Number</w:t>
            </w:r>
          </w:p>
        </w:tc>
        <w:tc>
          <w:tcPr>
            <w:tcW w:w="1588" w:type="dxa"/>
            <w:noWrap/>
            <w:hideMark/>
          </w:tcPr>
          <w:p w:rsidRPr="00AC10F2" w:rsidR="00BF06D8" w:rsidP="00AF7801" w:rsidRDefault="00BF06D8" w14:paraId="68AE60A4" w14:textId="77777777">
            <w:pPr>
              <w:rPr>
                <w:rFonts w:ascii="Aptos Narrow" w:hAnsi="Aptos Narrow"/>
                <w:color w:val="000000"/>
                <w:szCs w:val="16"/>
                <w:lang w:val="en-PH" w:eastAsia="en-PH"/>
              </w:rPr>
            </w:pPr>
            <w:r w:rsidRPr="00AC10F2">
              <w:rPr>
                <w:rFonts w:ascii="Aptos Narrow" w:hAnsi="Aptos Narrow"/>
                <w:color w:val="000000"/>
                <w:szCs w:val="16"/>
                <w:lang w:val="en-PH" w:eastAsia="en-PH"/>
              </w:rPr>
              <w:t>Num</w:t>
            </w:r>
          </w:p>
        </w:tc>
        <w:tc>
          <w:tcPr>
            <w:tcW w:w="2614" w:type="dxa"/>
            <w:noWrap/>
            <w:hideMark/>
          </w:tcPr>
          <w:p w:rsidRPr="00AC10F2" w:rsidR="00BF06D8" w:rsidP="00E1103D" w:rsidRDefault="00BF06D8" w14:paraId="04BE71B0" w14:textId="7D7CA98F">
            <w:pPr>
              <w:rPr>
                <w:rFonts w:ascii="Aptos Narrow" w:hAnsi="Aptos Narrow"/>
                <w:color w:val="000000"/>
                <w:szCs w:val="16"/>
                <w:lang w:val="en-PH" w:eastAsia="en-PH"/>
              </w:rPr>
            </w:pPr>
            <w:r w:rsidRPr="00EF4A39">
              <w:t>094560736</w:t>
            </w:r>
          </w:p>
        </w:tc>
        <w:tc>
          <w:tcPr>
            <w:tcW w:w="1867" w:type="dxa"/>
          </w:tcPr>
          <w:p w:rsidRPr="00EF4A39" w:rsidR="00BF06D8" w:rsidP="00E1103D" w:rsidRDefault="00BF06D8" w14:paraId="3579B53A" w14:textId="77777777"/>
        </w:tc>
      </w:tr>
      <w:tr w:rsidRPr="00AC10F2" w:rsidR="00BF06D8" w:rsidTr="00BF06D8" w14:paraId="39937AF7" w14:textId="3512ECF9">
        <w:trPr>
          <w:cnfStyle w:val="000000100000" w:firstRow="0" w:lastRow="0" w:firstColumn="0" w:lastColumn="0" w:oddVBand="0" w:evenVBand="0" w:oddHBand="1" w:evenHBand="0" w:firstRowFirstColumn="0" w:firstRowLastColumn="0" w:lastRowFirstColumn="0" w:lastRowLastColumn="0"/>
          <w:trHeight w:val="290"/>
        </w:trPr>
        <w:tc>
          <w:tcPr>
            <w:tcW w:w="1070" w:type="dxa"/>
            <w:noWrap/>
            <w:hideMark/>
          </w:tcPr>
          <w:p w:rsidRPr="00AC10F2" w:rsidR="00BF06D8" w:rsidP="00AC10F2" w:rsidRDefault="00BF06D8" w14:paraId="655C87F7" w14:textId="6F2B3212">
            <w:pPr>
              <w:rPr>
                <w:rFonts w:ascii="Aptos Narrow" w:hAnsi="Aptos Narrow"/>
                <w:color w:val="000000"/>
                <w:szCs w:val="16"/>
                <w:lang w:val="en-PH" w:eastAsia="en-PH"/>
              </w:rPr>
            </w:pPr>
            <w:r w:rsidRPr="00AC10F2">
              <w:rPr>
                <w:rFonts w:ascii="Aptos Narrow" w:hAnsi="Aptos Narrow"/>
                <w:color w:val="000000"/>
                <w:szCs w:val="16"/>
                <w:lang w:val="en-PH" w:eastAsia="en-PH"/>
              </w:rPr>
              <w:t>8</w:t>
            </w:r>
            <w:r>
              <w:rPr>
                <w:rFonts w:ascii="Aptos Narrow" w:hAnsi="Aptos Narrow"/>
                <w:color w:val="000000"/>
                <w:szCs w:val="16"/>
                <w:lang w:val="en-PH" w:eastAsia="en-PH"/>
              </w:rPr>
              <w:t>1</w:t>
            </w:r>
            <w:r w:rsidRPr="00AC10F2">
              <w:rPr>
                <w:rFonts w:ascii="Aptos Narrow" w:hAnsi="Aptos Narrow"/>
                <w:color w:val="000000"/>
                <w:szCs w:val="16"/>
                <w:lang w:val="en-PH" w:eastAsia="en-PH"/>
              </w:rPr>
              <w:t>-8</w:t>
            </w:r>
            <w:r>
              <w:rPr>
                <w:rFonts w:ascii="Aptos Narrow" w:hAnsi="Aptos Narrow"/>
                <w:color w:val="000000"/>
                <w:szCs w:val="16"/>
                <w:lang w:val="en-PH" w:eastAsia="en-PH"/>
              </w:rPr>
              <w:t>1</w:t>
            </w:r>
          </w:p>
        </w:tc>
        <w:tc>
          <w:tcPr>
            <w:tcW w:w="911" w:type="dxa"/>
            <w:noWrap/>
            <w:hideMark/>
          </w:tcPr>
          <w:p w:rsidRPr="00AC10F2" w:rsidR="00BF06D8" w:rsidP="00AC10F2" w:rsidRDefault="00BF06D8" w14:paraId="29D8F8D5" w14:textId="77777777">
            <w:pPr>
              <w:rPr>
                <w:rFonts w:ascii="Aptos Narrow" w:hAnsi="Aptos Narrow"/>
                <w:color w:val="000000"/>
                <w:szCs w:val="16"/>
                <w:lang w:val="en-PH" w:eastAsia="en-PH"/>
              </w:rPr>
            </w:pPr>
            <w:r w:rsidRPr="00AC10F2">
              <w:rPr>
                <w:rFonts w:ascii="Aptos Narrow" w:hAnsi="Aptos Narrow"/>
                <w:color w:val="000000"/>
                <w:szCs w:val="16"/>
                <w:lang w:val="en-PH" w:eastAsia="en-PH"/>
              </w:rPr>
              <w:t>1</w:t>
            </w:r>
          </w:p>
        </w:tc>
        <w:tc>
          <w:tcPr>
            <w:tcW w:w="2380" w:type="dxa"/>
            <w:noWrap/>
            <w:hideMark/>
          </w:tcPr>
          <w:p w:rsidRPr="00AC10F2" w:rsidR="00BF06D8" w:rsidP="00AC10F2" w:rsidRDefault="00BF06D8" w14:paraId="03CEBEA7" w14:textId="77777777">
            <w:pPr>
              <w:rPr>
                <w:rFonts w:ascii="Aptos Narrow" w:hAnsi="Aptos Narrow"/>
                <w:color w:val="000000"/>
                <w:szCs w:val="16"/>
                <w:lang w:val="en-PH" w:eastAsia="en-PH"/>
              </w:rPr>
            </w:pPr>
            <w:r w:rsidRPr="00AC10F2">
              <w:rPr>
                <w:rFonts w:ascii="Aptos Narrow" w:hAnsi="Aptos Narrow"/>
                <w:color w:val="000000"/>
                <w:szCs w:val="16"/>
                <w:lang w:val="en-PH" w:eastAsia="en-PH"/>
              </w:rPr>
              <w:t>Record Type</w:t>
            </w:r>
          </w:p>
        </w:tc>
        <w:tc>
          <w:tcPr>
            <w:tcW w:w="1588" w:type="dxa"/>
            <w:noWrap/>
            <w:hideMark/>
          </w:tcPr>
          <w:p w:rsidRPr="00AC10F2" w:rsidR="00BF06D8" w:rsidP="00AC10F2" w:rsidRDefault="00BF06D8" w14:paraId="2D74B3C8" w14:textId="77777777">
            <w:pPr>
              <w:rPr>
                <w:rFonts w:ascii="Aptos Narrow" w:hAnsi="Aptos Narrow"/>
                <w:color w:val="000000"/>
                <w:szCs w:val="16"/>
                <w:lang w:val="en-PH" w:eastAsia="en-PH"/>
              </w:rPr>
            </w:pPr>
            <w:r w:rsidRPr="00AC10F2">
              <w:rPr>
                <w:rFonts w:ascii="Aptos Narrow" w:hAnsi="Aptos Narrow"/>
                <w:color w:val="000000"/>
                <w:szCs w:val="16"/>
                <w:lang w:val="en-PH" w:eastAsia="en-PH"/>
              </w:rPr>
              <w:t>Alpha</w:t>
            </w:r>
          </w:p>
        </w:tc>
        <w:tc>
          <w:tcPr>
            <w:tcW w:w="2614" w:type="dxa"/>
            <w:noWrap/>
            <w:hideMark/>
          </w:tcPr>
          <w:p w:rsidRPr="00AC10F2" w:rsidR="00BF06D8" w:rsidP="00AC10F2" w:rsidRDefault="00BF06D8" w14:paraId="7121D273" w14:textId="77777777">
            <w:pPr>
              <w:rPr>
                <w:rFonts w:ascii="Aptos Narrow" w:hAnsi="Aptos Narrow"/>
                <w:color w:val="000000"/>
                <w:szCs w:val="16"/>
                <w:lang w:val="en-PH" w:eastAsia="en-PH"/>
              </w:rPr>
            </w:pPr>
            <w:r w:rsidRPr="00AC10F2">
              <w:rPr>
                <w:rFonts w:ascii="Aptos Narrow" w:hAnsi="Aptos Narrow"/>
                <w:color w:val="000000"/>
                <w:szCs w:val="16"/>
                <w:lang w:val="en-PH" w:eastAsia="en-PH"/>
              </w:rPr>
              <w:t>&lt;blank&gt;</w:t>
            </w:r>
          </w:p>
        </w:tc>
        <w:tc>
          <w:tcPr>
            <w:tcW w:w="1867" w:type="dxa"/>
          </w:tcPr>
          <w:p w:rsidRPr="00AC10F2" w:rsidR="00BF06D8" w:rsidP="00AC10F2" w:rsidRDefault="00BF06D8" w14:paraId="3219E46D" w14:textId="77777777">
            <w:pPr>
              <w:rPr>
                <w:rFonts w:ascii="Aptos Narrow" w:hAnsi="Aptos Narrow"/>
                <w:color w:val="000000"/>
                <w:szCs w:val="16"/>
                <w:lang w:val="en-PH" w:eastAsia="en-PH"/>
              </w:rPr>
            </w:pPr>
          </w:p>
        </w:tc>
      </w:tr>
      <w:tr w:rsidRPr="008C3406" w:rsidR="00BF06D8" w:rsidTr="00BF06D8" w14:paraId="37C0804D" w14:textId="1ACA4605">
        <w:trPr>
          <w:cnfStyle w:val="000000010000" w:firstRow="0" w:lastRow="0" w:firstColumn="0" w:lastColumn="0" w:oddVBand="0" w:evenVBand="0" w:oddHBand="0" w:evenHBand="1" w:firstRowFirstColumn="0" w:firstRowLastColumn="0" w:lastRowFirstColumn="0" w:lastRowLastColumn="0"/>
          <w:trHeight w:val="290"/>
        </w:trPr>
        <w:tc>
          <w:tcPr>
            <w:tcW w:w="8563" w:type="dxa"/>
            <w:gridSpan w:val="5"/>
            <w:noWrap/>
          </w:tcPr>
          <w:p w:rsidRPr="008C3406" w:rsidR="00BF06D8" w:rsidP="00AC10F2" w:rsidRDefault="00BF06D8" w14:paraId="65D8584D" w14:textId="72202E4A">
            <w:pPr>
              <w:rPr>
                <w:rFonts w:ascii="Aptos Narrow" w:hAnsi="Aptos Narrow"/>
                <w:color w:val="000000"/>
                <w:sz w:val="20"/>
                <w:szCs w:val="20"/>
                <w:lang w:val="en-PH" w:eastAsia="en-PH"/>
              </w:rPr>
            </w:pPr>
            <w:r w:rsidRPr="008C3406">
              <w:rPr>
                <w:rFonts w:ascii="Aptos Narrow" w:hAnsi="Aptos Narrow"/>
                <w:b/>
                <w:bCs/>
                <w:color w:val="000000"/>
                <w:sz w:val="20"/>
                <w:szCs w:val="20"/>
                <w:lang w:val="en-PH" w:eastAsia="en-PH"/>
              </w:rPr>
              <w:t>Total Record</w:t>
            </w:r>
          </w:p>
        </w:tc>
        <w:tc>
          <w:tcPr>
            <w:tcW w:w="1867" w:type="dxa"/>
          </w:tcPr>
          <w:p w:rsidRPr="008C3406" w:rsidR="00BF06D8" w:rsidP="00AC10F2" w:rsidRDefault="00BF06D8" w14:paraId="5CECDE85" w14:textId="77777777">
            <w:pPr>
              <w:rPr>
                <w:rFonts w:ascii="Aptos Narrow" w:hAnsi="Aptos Narrow"/>
                <w:b/>
                <w:bCs/>
                <w:color w:val="000000"/>
                <w:lang w:val="en-PH" w:eastAsia="en-PH"/>
              </w:rPr>
            </w:pPr>
          </w:p>
        </w:tc>
      </w:tr>
      <w:tr w:rsidRPr="008C3406" w:rsidR="00BF06D8" w:rsidTr="00BF06D8" w14:paraId="4C680D2F" w14:textId="7199A28F">
        <w:trPr>
          <w:cnfStyle w:val="000000100000" w:firstRow="0" w:lastRow="0" w:firstColumn="0" w:lastColumn="0" w:oddVBand="0" w:evenVBand="0" w:oddHBand="1" w:evenHBand="0" w:firstRowFirstColumn="0" w:firstRowLastColumn="0" w:lastRowFirstColumn="0" w:lastRowLastColumn="0"/>
          <w:trHeight w:val="290"/>
        </w:trPr>
        <w:tc>
          <w:tcPr>
            <w:tcW w:w="1070" w:type="dxa"/>
            <w:noWrap/>
          </w:tcPr>
          <w:p w:rsidRPr="008C3406" w:rsidR="00BF06D8" w:rsidP="00C0689D" w:rsidRDefault="00BF06D8" w14:paraId="336232F2" w14:textId="0BCE7955">
            <w:pPr>
              <w:rPr>
                <w:rFonts w:ascii="Aptos Narrow" w:hAnsi="Aptos Narrow"/>
                <w:color w:val="000000"/>
                <w:szCs w:val="16"/>
                <w:lang w:val="en-PH" w:eastAsia="en-PH"/>
              </w:rPr>
            </w:pPr>
            <w:r w:rsidRPr="00AC10F2">
              <w:rPr>
                <w:rFonts w:ascii="Aptos Narrow" w:hAnsi="Aptos Narrow"/>
                <w:color w:val="000000"/>
                <w:szCs w:val="16"/>
                <w:lang w:val="en-PH" w:eastAsia="en-PH"/>
              </w:rPr>
              <w:t>1-1</w:t>
            </w:r>
            <w:r>
              <w:rPr>
                <w:rFonts w:ascii="Aptos Narrow" w:hAnsi="Aptos Narrow"/>
                <w:color w:val="000000"/>
                <w:szCs w:val="16"/>
                <w:lang w:val="en-PH" w:eastAsia="en-PH"/>
              </w:rPr>
              <w:t>2</w:t>
            </w:r>
          </w:p>
        </w:tc>
        <w:tc>
          <w:tcPr>
            <w:tcW w:w="911" w:type="dxa"/>
            <w:noWrap/>
          </w:tcPr>
          <w:p w:rsidRPr="008C3406" w:rsidR="00BF06D8" w:rsidP="00C0689D" w:rsidRDefault="00BF06D8" w14:paraId="59494A39" w14:textId="452239D7">
            <w:pPr>
              <w:rPr>
                <w:rFonts w:ascii="Aptos Narrow" w:hAnsi="Aptos Narrow"/>
                <w:color w:val="000000"/>
                <w:szCs w:val="16"/>
                <w:lang w:val="en-PH" w:eastAsia="en-PH"/>
              </w:rPr>
            </w:pPr>
            <w:r w:rsidRPr="00AC10F2">
              <w:rPr>
                <w:rFonts w:ascii="Aptos Narrow" w:hAnsi="Aptos Narrow"/>
                <w:color w:val="000000"/>
                <w:szCs w:val="16"/>
                <w:lang w:val="en-PH" w:eastAsia="en-PH"/>
              </w:rPr>
              <w:t>1</w:t>
            </w:r>
            <w:r>
              <w:rPr>
                <w:rFonts w:ascii="Aptos Narrow" w:hAnsi="Aptos Narrow"/>
                <w:color w:val="000000"/>
                <w:szCs w:val="16"/>
                <w:lang w:val="en-PH" w:eastAsia="en-PH"/>
              </w:rPr>
              <w:t>2</w:t>
            </w:r>
          </w:p>
        </w:tc>
        <w:tc>
          <w:tcPr>
            <w:tcW w:w="2380" w:type="dxa"/>
            <w:noWrap/>
          </w:tcPr>
          <w:p w:rsidRPr="008C3406" w:rsidR="00BF06D8" w:rsidP="00C0689D" w:rsidRDefault="00BF06D8" w14:paraId="6BB16484" w14:textId="68FE2951">
            <w:pPr>
              <w:rPr>
                <w:rFonts w:ascii="Aptos Narrow" w:hAnsi="Aptos Narrow"/>
                <w:color w:val="000000"/>
                <w:szCs w:val="16"/>
                <w:lang w:val="en-PH" w:eastAsia="en-PH"/>
              </w:rPr>
            </w:pPr>
            <w:r w:rsidRPr="00AC10F2">
              <w:rPr>
                <w:rFonts w:ascii="Aptos Narrow" w:hAnsi="Aptos Narrow"/>
                <w:color w:val="000000"/>
                <w:szCs w:val="16"/>
                <w:lang w:val="en-PH" w:eastAsia="en-PH"/>
              </w:rPr>
              <w:t>Account</w:t>
            </w:r>
          </w:p>
        </w:tc>
        <w:tc>
          <w:tcPr>
            <w:tcW w:w="1588" w:type="dxa"/>
            <w:noWrap/>
          </w:tcPr>
          <w:p w:rsidRPr="008C3406" w:rsidR="00BF06D8" w:rsidP="00C0689D" w:rsidRDefault="00BF06D8" w14:paraId="0F6A06CE" w14:textId="7983F8D1">
            <w:pPr>
              <w:rPr>
                <w:rFonts w:ascii="Aptos Narrow" w:hAnsi="Aptos Narrow"/>
                <w:color w:val="000000"/>
                <w:szCs w:val="16"/>
                <w:lang w:val="en-PH" w:eastAsia="en-PH"/>
              </w:rPr>
            </w:pPr>
            <w:r w:rsidRPr="00AC10F2">
              <w:rPr>
                <w:rFonts w:ascii="Aptos Narrow" w:hAnsi="Aptos Narrow"/>
                <w:color w:val="000000"/>
                <w:szCs w:val="16"/>
                <w:lang w:val="en-PH" w:eastAsia="en-PH"/>
              </w:rPr>
              <w:t>Num</w:t>
            </w:r>
          </w:p>
        </w:tc>
        <w:tc>
          <w:tcPr>
            <w:tcW w:w="2614" w:type="dxa"/>
            <w:noWrap/>
          </w:tcPr>
          <w:p w:rsidRPr="008C3406" w:rsidR="00BF06D8" w:rsidP="00C0689D" w:rsidRDefault="00BF06D8" w14:paraId="7193C135" w14:textId="5F0BF122">
            <w:pPr>
              <w:rPr>
                <w:rFonts w:ascii="Aptos Narrow" w:hAnsi="Aptos Narrow"/>
                <w:color w:val="000000"/>
                <w:szCs w:val="16"/>
                <w:lang w:val="en-PH" w:eastAsia="en-PH"/>
              </w:rPr>
            </w:pPr>
            <w:r w:rsidRPr="00AC10F2">
              <w:rPr>
                <w:rFonts w:ascii="Aptos Narrow" w:hAnsi="Aptos Narrow"/>
                <w:color w:val="000000"/>
                <w:szCs w:val="16"/>
                <w:lang w:val="en-PH" w:eastAsia="en-PH"/>
              </w:rPr>
              <w:t>000000</w:t>
            </w:r>
            <w:r>
              <w:rPr>
                <w:rFonts w:ascii="Aptos Narrow" w:hAnsi="Aptos Narrow"/>
                <w:color w:val="000000"/>
                <w:szCs w:val="16"/>
                <w:lang w:val="en-PH" w:eastAsia="en-PH"/>
              </w:rPr>
              <w:t>0</w:t>
            </w:r>
            <w:r w:rsidRPr="00AC10F2">
              <w:rPr>
                <w:rFonts w:ascii="Aptos Narrow" w:hAnsi="Aptos Narrow"/>
                <w:color w:val="000000"/>
                <w:szCs w:val="16"/>
                <w:lang w:val="en-PH" w:eastAsia="en-PH"/>
              </w:rPr>
              <w:t>11123</w:t>
            </w:r>
          </w:p>
        </w:tc>
        <w:tc>
          <w:tcPr>
            <w:tcW w:w="1867" w:type="dxa"/>
          </w:tcPr>
          <w:p w:rsidRPr="00AC10F2" w:rsidR="00BF06D8" w:rsidP="00C0689D" w:rsidRDefault="00BF06D8" w14:paraId="2DFE4947" w14:textId="77777777">
            <w:pPr>
              <w:rPr>
                <w:rFonts w:ascii="Aptos Narrow" w:hAnsi="Aptos Narrow"/>
                <w:color w:val="000000"/>
                <w:szCs w:val="16"/>
                <w:lang w:val="en-PH" w:eastAsia="en-PH"/>
              </w:rPr>
            </w:pPr>
          </w:p>
        </w:tc>
      </w:tr>
      <w:tr w:rsidRPr="008C3406" w:rsidR="00BF06D8" w:rsidTr="00BF06D8" w14:paraId="049F6C86" w14:textId="3EADA32F">
        <w:trPr>
          <w:cnfStyle w:val="000000010000" w:firstRow="0" w:lastRow="0" w:firstColumn="0" w:lastColumn="0" w:oddVBand="0" w:evenVBand="0" w:oddHBand="0" w:evenHBand="1" w:firstRowFirstColumn="0" w:firstRowLastColumn="0" w:lastRowFirstColumn="0" w:lastRowLastColumn="0"/>
          <w:trHeight w:val="290"/>
        </w:trPr>
        <w:tc>
          <w:tcPr>
            <w:tcW w:w="1070" w:type="dxa"/>
            <w:noWrap/>
          </w:tcPr>
          <w:p w:rsidRPr="008C3406" w:rsidR="00BF06D8" w:rsidP="00C0689D" w:rsidRDefault="00BF06D8" w14:paraId="75BC3C19" w14:textId="575CED53">
            <w:pPr>
              <w:rPr>
                <w:rFonts w:ascii="Aptos Narrow" w:hAnsi="Aptos Narrow"/>
                <w:color w:val="000000"/>
                <w:szCs w:val="16"/>
                <w:lang w:val="en-PH" w:eastAsia="en-PH"/>
              </w:rPr>
            </w:pPr>
            <w:r w:rsidRPr="008C3406">
              <w:rPr>
                <w:rFonts w:ascii="Aptos Narrow" w:hAnsi="Aptos Narrow"/>
                <w:color w:val="000000"/>
                <w:szCs w:val="16"/>
                <w:lang w:val="en-PH" w:eastAsia="en-PH"/>
              </w:rPr>
              <w:t>1</w:t>
            </w:r>
            <w:r>
              <w:rPr>
                <w:rFonts w:ascii="Aptos Narrow" w:hAnsi="Aptos Narrow"/>
                <w:color w:val="000000"/>
                <w:szCs w:val="16"/>
                <w:lang w:val="en-PH" w:eastAsia="en-PH"/>
              </w:rPr>
              <w:t>3</w:t>
            </w:r>
            <w:r w:rsidRPr="008C3406">
              <w:rPr>
                <w:rFonts w:ascii="Aptos Narrow" w:hAnsi="Aptos Narrow"/>
                <w:color w:val="000000"/>
                <w:szCs w:val="16"/>
                <w:lang w:val="en-PH" w:eastAsia="en-PH"/>
              </w:rPr>
              <w:t>-1</w:t>
            </w:r>
            <w:r>
              <w:rPr>
                <w:rFonts w:ascii="Aptos Narrow" w:hAnsi="Aptos Narrow"/>
                <w:color w:val="000000"/>
                <w:szCs w:val="16"/>
                <w:lang w:val="en-PH" w:eastAsia="en-PH"/>
              </w:rPr>
              <w:t>5</w:t>
            </w:r>
          </w:p>
        </w:tc>
        <w:tc>
          <w:tcPr>
            <w:tcW w:w="911" w:type="dxa"/>
            <w:noWrap/>
          </w:tcPr>
          <w:p w:rsidRPr="008C3406" w:rsidR="00BF06D8" w:rsidP="00C0689D" w:rsidRDefault="00BF06D8" w14:paraId="515A8D28" w14:textId="7C8DA6A0">
            <w:pPr>
              <w:rPr>
                <w:rFonts w:ascii="Aptos Narrow" w:hAnsi="Aptos Narrow"/>
                <w:color w:val="000000"/>
                <w:szCs w:val="16"/>
                <w:lang w:val="en-PH" w:eastAsia="en-PH"/>
              </w:rPr>
            </w:pPr>
            <w:r w:rsidRPr="008C3406">
              <w:rPr>
                <w:rFonts w:ascii="Aptos Narrow" w:hAnsi="Aptos Narrow"/>
                <w:color w:val="000000"/>
                <w:szCs w:val="16"/>
                <w:lang w:val="en-PH" w:eastAsia="en-PH"/>
              </w:rPr>
              <w:t>3</w:t>
            </w:r>
          </w:p>
        </w:tc>
        <w:tc>
          <w:tcPr>
            <w:tcW w:w="2380" w:type="dxa"/>
            <w:noWrap/>
          </w:tcPr>
          <w:p w:rsidRPr="008C3406" w:rsidR="00BF06D8" w:rsidP="00C0689D" w:rsidRDefault="00BF06D8" w14:paraId="19E61DF6" w14:textId="07D8F75E">
            <w:pPr>
              <w:rPr>
                <w:rFonts w:ascii="Aptos Narrow" w:hAnsi="Aptos Narrow"/>
                <w:color w:val="000000"/>
                <w:szCs w:val="16"/>
                <w:lang w:val="en-PH" w:eastAsia="en-PH"/>
              </w:rPr>
            </w:pPr>
            <w:r w:rsidRPr="008C3406">
              <w:rPr>
                <w:rFonts w:ascii="Aptos Narrow" w:hAnsi="Aptos Narrow"/>
                <w:color w:val="000000"/>
                <w:szCs w:val="16"/>
                <w:lang w:val="en-PH" w:eastAsia="en-PH"/>
              </w:rPr>
              <w:t>Subaccount</w:t>
            </w:r>
          </w:p>
        </w:tc>
        <w:tc>
          <w:tcPr>
            <w:tcW w:w="1588" w:type="dxa"/>
            <w:noWrap/>
          </w:tcPr>
          <w:p w:rsidRPr="008C3406" w:rsidR="00BF06D8" w:rsidP="00C0689D" w:rsidRDefault="00BF06D8" w14:paraId="2C182575" w14:textId="58EAF94D">
            <w:pPr>
              <w:rPr>
                <w:rFonts w:ascii="Aptos Narrow" w:hAnsi="Aptos Narrow"/>
                <w:color w:val="000000"/>
                <w:szCs w:val="16"/>
                <w:lang w:val="en-PH" w:eastAsia="en-PH"/>
              </w:rPr>
            </w:pPr>
            <w:r w:rsidRPr="008C3406">
              <w:rPr>
                <w:rFonts w:ascii="Aptos Narrow" w:hAnsi="Aptos Narrow"/>
                <w:color w:val="000000"/>
                <w:szCs w:val="16"/>
                <w:lang w:val="en-PH" w:eastAsia="en-PH"/>
              </w:rPr>
              <w:t>Num</w:t>
            </w:r>
          </w:p>
        </w:tc>
        <w:tc>
          <w:tcPr>
            <w:tcW w:w="2614" w:type="dxa"/>
            <w:noWrap/>
          </w:tcPr>
          <w:p w:rsidRPr="008C3406" w:rsidR="00BF06D8" w:rsidP="00C0689D" w:rsidRDefault="00BF06D8" w14:paraId="3561D119" w14:textId="3B8BA751">
            <w:pPr>
              <w:rPr>
                <w:rFonts w:ascii="Aptos Narrow" w:hAnsi="Aptos Narrow"/>
                <w:color w:val="000000"/>
                <w:szCs w:val="16"/>
                <w:lang w:val="en-PH" w:eastAsia="en-PH"/>
              </w:rPr>
            </w:pPr>
            <w:r w:rsidRPr="008C3406">
              <w:rPr>
                <w:rFonts w:ascii="Aptos Narrow" w:hAnsi="Aptos Narrow"/>
                <w:color w:val="000000"/>
                <w:szCs w:val="16"/>
                <w:lang w:val="en-PH" w:eastAsia="en-PH"/>
              </w:rPr>
              <w:t>999</w:t>
            </w:r>
          </w:p>
        </w:tc>
        <w:tc>
          <w:tcPr>
            <w:tcW w:w="1867" w:type="dxa"/>
          </w:tcPr>
          <w:p w:rsidRPr="008C3406" w:rsidR="00BF06D8" w:rsidP="00C0689D" w:rsidRDefault="00BF06D8" w14:paraId="265A267B" w14:textId="77777777">
            <w:pPr>
              <w:rPr>
                <w:rFonts w:ascii="Aptos Narrow" w:hAnsi="Aptos Narrow"/>
                <w:color w:val="000000"/>
                <w:szCs w:val="16"/>
                <w:lang w:val="en-PH" w:eastAsia="en-PH"/>
              </w:rPr>
            </w:pPr>
          </w:p>
        </w:tc>
      </w:tr>
      <w:tr w:rsidRPr="008C3406" w:rsidR="00BF06D8" w:rsidTr="00BF06D8" w14:paraId="70688F78" w14:textId="46A4C3E9">
        <w:trPr>
          <w:cnfStyle w:val="000000100000" w:firstRow="0" w:lastRow="0" w:firstColumn="0" w:lastColumn="0" w:oddVBand="0" w:evenVBand="0" w:oddHBand="1" w:evenHBand="0" w:firstRowFirstColumn="0" w:firstRowLastColumn="0" w:lastRowFirstColumn="0" w:lastRowLastColumn="0"/>
          <w:trHeight w:val="290"/>
        </w:trPr>
        <w:tc>
          <w:tcPr>
            <w:tcW w:w="1070" w:type="dxa"/>
            <w:noWrap/>
          </w:tcPr>
          <w:p w:rsidRPr="008C3406" w:rsidR="00BF06D8" w:rsidP="00C0689D" w:rsidRDefault="00BF06D8" w14:paraId="7B61D26A" w14:textId="77B4862B">
            <w:pPr>
              <w:rPr>
                <w:rFonts w:ascii="Aptos Narrow" w:hAnsi="Aptos Narrow"/>
                <w:color w:val="000000"/>
                <w:szCs w:val="16"/>
                <w:lang w:val="en-PH" w:eastAsia="en-PH"/>
              </w:rPr>
            </w:pPr>
            <w:r w:rsidRPr="008C3406">
              <w:rPr>
                <w:rFonts w:ascii="Aptos Narrow" w:hAnsi="Aptos Narrow"/>
                <w:color w:val="000000"/>
                <w:szCs w:val="16"/>
                <w:lang w:val="en-PH" w:eastAsia="en-PH"/>
              </w:rPr>
              <w:t>1</w:t>
            </w:r>
            <w:r>
              <w:rPr>
                <w:rFonts w:ascii="Aptos Narrow" w:hAnsi="Aptos Narrow"/>
                <w:color w:val="000000"/>
                <w:szCs w:val="16"/>
                <w:lang w:val="en-PH" w:eastAsia="en-PH"/>
              </w:rPr>
              <w:t>6</w:t>
            </w:r>
            <w:r w:rsidRPr="008C3406">
              <w:rPr>
                <w:rFonts w:ascii="Aptos Narrow" w:hAnsi="Aptos Narrow"/>
                <w:color w:val="000000"/>
                <w:szCs w:val="16"/>
                <w:lang w:val="en-PH" w:eastAsia="en-PH"/>
              </w:rPr>
              <w:t>-2</w:t>
            </w:r>
            <w:r>
              <w:rPr>
                <w:rFonts w:ascii="Aptos Narrow" w:hAnsi="Aptos Narrow"/>
                <w:color w:val="000000"/>
                <w:szCs w:val="16"/>
                <w:lang w:val="en-PH" w:eastAsia="en-PH"/>
              </w:rPr>
              <w:t>5</w:t>
            </w:r>
          </w:p>
        </w:tc>
        <w:tc>
          <w:tcPr>
            <w:tcW w:w="911" w:type="dxa"/>
            <w:noWrap/>
          </w:tcPr>
          <w:p w:rsidRPr="008C3406" w:rsidR="00BF06D8" w:rsidP="00C0689D" w:rsidRDefault="00BF06D8" w14:paraId="72D21448" w14:textId="0AB38A8E">
            <w:pPr>
              <w:rPr>
                <w:rFonts w:ascii="Aptos Narrow" w:hAnsi="Aptos Narrow"/>
                <w:color w:val="000000"/>
                <w:szCs w:val="16"/>
                <w:lang w:val="en-PH" w:eastAsia="en-PH"/>
              </w:rPr>
            </w:pPr>
            <w:r w:rsidRPr="008C3406">
              <w:rPr>
                <w:rFonts w:ascii="Aptos Narrow" w:hAnsi="Aptos Narrow"/>
                <w:color w:val="000000"/>
                <w:szCs w:val="16"/>
                <w:lang w:val="en-PH" w:eastAsia="en-PH"/>
              </w:rPr>
              <w:t>10</w:t>
            </w:r>
          </w:p>
        </w:tc>
        <w:tc>
          <w:tcPr>
            <w:tcW w:w="2380" w:type="dxa"/>
            <w:noWrap/>
          </w:tcPr>
          <w:p w:rsidRPr="008C3406" w:rsidR="00BF06D8" w:rsidP="00C0689D" w:rsidRDefault="00BF06D8" w14:paraId="0060FE07" w14:textId="1E4BD007">
            <w:pPr>
              <w:rPr>
                <w:rFonts w:ascii="Aptos Narrow" w:hAnsi="Aptos Narrow"/>
                <w:color w:val="000000"/>
                <w:szCs w:val="16"/>
                <w:lang w:val="en-PH" w:eastAsia="en-PH"/>
              </w:rPr>
            </w:pPr>
            <w:r w:rsidRPr="008C3406">
              <w:rPr>
                <w:rFonts w:ascii="Aptos Narrow" w:hAnsi="Aptos Narrow"/>
                <w:color w:val="000000"/>
                <w:szCs w:val="16"/>
                <w:lang w:val="en-PH" w:eastAsia="en-PH"/>
              </w:rPr>
              <w:t>Serial Number</w:t>
            </w:r>
          </w:p>
        </w:tc>
        <w:tc>
          <w:tcPr>
            <w:tcW w:w="1588" w:type="dxa"/>
            <w:noWrap/>
          </w:tcPr>
          <w:p w:rsidRPr="008C3406" w:rsidR="00BF06D8" w:rsidP="00C0689D" w:rsidRDefault="00BF06D8" w14:paraId="23FE0D5D" w14:textId="7FD30FA7">
            <w:pPr>
              <w:rPr>
                <w:rFonts w:ascii="Aptos Narrow" w:hAnsi="Aptos Narrow"/>
                <w:color w:val="000000"/>
                <w:szCs w:val="16"/>
                <w:lang w:val="en-PH" w:eastAsia="en-PH"/>
              </w:rPr>
            </w:pPr>
            <w:r w:rsidRPr="008C3406">
              <w:rPr>
                <w:rFonts w:ascii="Aptos Narrow" w:hAnsi="Aptos Narrow"/>
                <w:color w:val="000000"/>
                <w:szCs w:val="16"/>
                <w:lang w:val="en-PH" w:eastAsia="en-PH"/>
              </w:rPr>
              <w:t>Num</w:t>
            </w:r>
          </w:p>
        </w:tc>
        <w:tc>
          <w:tcPr>
            <w:tcW w:w="2614" w:type="dxa"/>
            <w:noWrap/>
          </w:tcPr>
          <w:p w:rsidRPr="008C3406" w:rsidR="00BF06D8" w:rsidP="00C0689D" w:rsidRDefault="00BF06D8" w14:paraId="645372D0" w14:textId="7156171D">
            <w:pPr>
              <w:rPr>
                <w:rFonts w:ascii="Aptos Narrow" w:hAnsi="Aptos Narrow"/>
                <w:color w:val="000000"/>
                <w:szCs w:val="16"/>
                <w:lang w:val="en-PH" w:eastAsia="en-PH"/>
              </w:rPr>
            </w:pPr>
            <w:r w:rsidRPr="008C3406">
              <w:rPr>
                <w:rFonts w:ascii="Aptos Narrow" w:hAnsi="Aptos Narrow"/>
                <w:color w:val="000000"/>
                <w:szCs w:val="16"/>
                <w:lang w:val="en-PH" w:eastAsia="en-PH"/>
              </w:rPr>
              <w:t>9999999999</w:t>
            </w:r>
          </w:p>
        </w:tc>
        <w:tc>
          <w:tcPr>
            <w:tcW w:w="1867" w:type="dxa"/>
          </w:tcPr>
          <w:p w:rsidRPr="008C3406" w:rsidR="00BF06D8" w:rsidP="00C0689D" w:rsidRDefault="00BF06D8" w14:paraId="39FC9D82" w14:textId="77777777">
            <w:pPr>
              <w:rPr>
                <w:rFonts w:ascii="Aptos Narrow" w:hAnsi="Aptos Narrow"/>
                <w:color w:val="000000"/>
                <w:szCs w:val="16"/>
                <w:lang w:val="en-PH" w:eastAsia="en-PH"/>
              </w:rPr>
            </w:pPr>
          </w:p>
        </w:tc>
      </w:tr>
      <w:tr w:rsidRPr="008C3406" w:rsidR="00BF06D8" w:rsidTr="00BF06D8" w14:paraId="770DDBC3" w14:textId="21D59A80">
        <w:trPr>
          <w:cnfStyle w:val="000000010000" w:firstRow="0" w:lastRow="0" w:firstColumn="0" w:lastColumn="0" w:oddVBand="0" w:evenVBand="0" w:oddHBand="0" w:evenHBand="1" w:firstRowFirstColumn="0" w:firstRowLastColumn="0" w:lastRowFirstColumn="0" w:lastRowLastColumn="0"/>
          <w:trHeight w:val="290"/>
        </w:trPr>
        <w:tc>
          <w:tcPr>
            <w:tcW w:w="1070" w:type="dxa"/>
            <w:noWrap/>
          </w:tcPr>
          <w:p w:rsidRPr="008C3406" w:rsidR="00BF06D8" w:rsidP="00C0689D" w:rsidRDefault="00BF06D8" w14:paraId="692FCC89" w14:textId="344058E6">
            <w:pPr>
              <w:rPr>
                <w:rFonts w:ascii="Aptos Narrow" w:hAnsi="Aptos Narrow"/>
                <w:color w:val="000000"/>
                <w:szCs w:val="16"/>
                <w:lang w:val="en-PH" w:eastAsia="en-PH"/>
              </w:rPr>
            </w:pPr>
            <w:r w:rsidRPr="008C3406">
              <w:rPr>
                <w:rFonts w:ascii="Aptos Narrow" w:hAnsi="Aptos Narrow"/>
                <w:color w:val="000000"/>
                <w:szCs w:val="16"/>
                <w:lang w:val="en-PH" w:eastAsia="en-PH"/>
              </w:rPr>
              <w:t>2</w:t>
            </w:r>
            <w:r>
              <w:rPr>
                <w:rFonts w:ascii="Aptos Narrow" w:hAnsi="Aptos Narrow"/>
                <w:color w:val="000000"/>
                <w:szCs w:val="16"/>
                <w:lang w:val="en-PH" w:eastAsia="en-PH"/>
              </w:rPr>
              <w:t>6</w:t>
            </w:r>
            <w:r w:rsidRPr="008C3406">
              <w:rPr>
                <w:rFonts w:ascii="Aptos Narrow" w:hAnsi="Aptos Narrow"/>
                <w:color w:val="000000"/>
                <w:szCs w:val="16"/>
                <w:lang w:val="en-PH" w:eastAsia="en-PH"/>
              </w:rPr>
              <w:t>-3</w:t>
            </w:r>
            <w:r>
              <w:rPr>
                <w:rFonts w:ascii="Aptos Narrow" w:hAnsi="Aptos Narrow"/>
                <w:color w:val="000000"/>
                <w:szCs w:val="16"/>
                <w:lang w:val="en-PH" w:eastAsia="en-PH"/>
              </w:rPr>
              <w:t>1</w:t>
            </w:r>
          </w:p>
        </w:tc>
        <w:tc>
          <w:tcPr>
            <w:tcW w:w="911" w:type="dxa"/>
            <w:noWrap/>
          </w:tcPr>
          <w:p w:rsidRPr="008C3406" w:rsidR="00BF06D8" w:rsidP="00C0689D" w:rsidRDefault="00BF06D8" w14:paraId="69C691D6" w14:textId="4E17A649">
            <w:pPr>
              <w:rPr>
                <w:rFonts w:ascii="Aptos Narrow" w:hAnsi="Aptos Narrow"/>
                <w:color w:val="000000"/>
                <w:szCs w:val="16"/>
                <w:lang w:val="en-PH" w:eastAsia="en-PH"/>
              </w:rPr>
            </w:pPr>
            <w:r w:rsidRPr="008C3406">
              <w:rPr>
                <w:rFonts w:ascii="Aptos Narrow" w:hAnsi="Aptos Narrow"/>
                <w:color w:val="000000"/>
                <w:szCs w:val="16"/>
                <w:lang w:val="en-PH" w:eastAsia="en-PH"/>
              </w:rPr>
              <w:t>6</w:t>
            </w:r>
          </w:p>
        </w:tc>
        <w:tc>
          <w:tcPr>
            <w:tcW w:w="2380" w:type="dxa"/>
            <w:noWrap/>
          </w:tcPr>
          <w:p w:rsidRPr="008C3406" w:rsidR="00BF06D8" w:rsidP="00C0689D" w:rsidRDefault="00BF06D8" w14:paraId="01D5B86E" w14:textId="023EFD65">
            <w:pPr>
              <w:rPr>
                <w:rFonts w:ascii="Aptos Narrow" w:hAnsi="Aptos Narrow"/>
                <w:color w:val="000000"/>
                <w:szCs w:val="16"/>
                <w:lang w:val="en-PH" w:eastAsia="en-PH"/>
              </w:rPr>
            </w:pPr>
            <w:r w:rsidRPr="008C3406">
              <w:rPr>
                <w:rFonts w:ascii="Aptos Narrow" w:hAnsi="Aptos Narrow"/>
                <w:color w:val="000000"/>
                <w:szCs w:val="16"/>
                <w:lang w:val="en-PH" w:eastAsia="en-PH"/>
              </w:rPr>
              <w:t>Control Date</w:t>
            </w:r>
          </w:p>
        </w:tc>
        <w:tc>
          <w:tcPr>
            <w:tcW w:w="1588" w:type="dxa"/>
            <w:noWrap/>
          </w:tcPr>
          <w:p w:rsidRPr="008C3406" w:rsidR="00BF06D8" w:rsidP="00C0689D" w:rsidRDefault="00BF06D8" w14:paraId="7F1106D5" w14:textId="38811068">
            <w:pPr>
              <w:rPr>
                <w:rFonts w:ascii="Aptos Narrow" w:hAnsi="Aptos Narrow"/>
                <w:color w:val="000000"/>
                <w:szCs w:val="16"/>
                <w:lang w:val="en-PH" w:eastAsia="en-PH"/>
              </w:rPr>
            </w:pPr>
            <w:r w:rsidRPr="00AC10F2">
              <w:rPr>
                <w:rFonts w:ascii="Aptos Narrow" w:hAnsi="Aptos Narrow"/>
                <w:color w:val="000000"/>
                <w:szCs w:val="16"/>
                <w:lang w:val="en-PH" w:eastAsia="en-PH"/>
              </w:rPr>
              <w:t>Alpha</w:t>
            </w:r>
            <w:r w:rsidRPr="008C3406">
              <w:rPr>
                <w:rFonts w:ascii="Aptos Narrow" w:hAnsi="Aptos Narrow"/>
                <w:color w:val="000000"/>
                <w:szCs w:val="16"/>
                <w:lang w:val="en-PH" w:eastAsia="en-PH"/>
              </w:rPr>
              <w:t xml:space="preserve"> (MMDDYY)</w:t>
            </w:r>
          </w:p>
        </w:tc>
        <w:tc>
          <w:tcPr>
            <w:tcW w:w="2614" w:type="dxa"/>
            <w:noWrap/>
          </w:tcPr>
          <w:p w:rsidRPr="008C3406" w:rsidR="00BF06D8" w:rsidP="00C0689D" w:rsidRDefault="00BF06D8" w14:paraId="4B402665" w14:textId="0820B3E1">
            <w:pPr>
              <w:rPr>
                <w:rFonts w:ascii="Aptos Narrow" w:hAnsi="Aptos Narrow"/>
                <w:color w:val="000000"/>
                <w:szCs w:val="16"/>
                <w:lang w:val="en-PH" w:eastAsia="en-PH"/>
              </w:rPr>
            </w:pPr>
            <w:r w:rsidRPr="008C3406">
              <w:rPr>
                <w:rFonts w:ascii="Aptos Narrow" w:hAnsi="Aptos Narrow"/>
                <w:color w:val="000000"/>
                <w:szCs w:val="16"/>
                <w:lang w:val="en-PH" w:eastAsia="en-PH"/>
              </w:rPr>
              <w:t>250313</w:t>
            </w:r>
          </w:p>
        </w:tc>
        <w:tc>
          <w:tcPr>
            <w:tcW w:w="1867" w:type="dxa"/>
          </w:tcPr>
          <w:p w:rsidRPr="008C3406" w:rsidR="00BF06D8" w:rsidP="00C0689D" w:rsidRDefault="00BF06D8" w14:paraId="1A94D9F9" w14:textId="77777777">
            <w:pPr>
              <w:rPr>
                <w:rFonts w:ascii="Aptos Narrow" w:hAnsi="Aptos Narrow"/>
                <w:color w:val="000000"/>
                <w:szCs w:val="16"/>
                <w:lang w:val="en-PH" w:eastAsia="en-PH"/>
              </w:rPr>
            </w:pPr>
          </w:p>
        </w:tc>
      </w:tr>
      <w:tr w:rsidRPr="008C3406" w:rsidR="00BF06D8" w:rsidTr="00BF06D8" w14:paraId="2B975684" w14:textId="1797BFB5">
        <w:trPr>
          <w:cnfStyle w:val="000000100000" w:firstRow="0" w:lastRow="0" w:firstColumn="0" w:lastColumn="0" w:oddVBand="0" w:evenVBand="0" w:oddHBand="1" w:evenHBand="0" w:firstRowFirstColumn="0" w:firstRowLastColumn="0" w:lastRowFirstColumn="0" w:lastRowLastColumn="0"/>
          <w:trHeight w:val="290"/>
        </w:trPr>
        <w:tc>
          <w:tcPr>
            <w:tcW w:w="1070" w:type="dxa"/>
            <w:noWrap/>
          </w:tcPr>
          <w:p w:rsidRPr="008C3406" w:rsidR="00BF06D8" w:rsidP="00C0689D" w:rsidRDefault="00BF06D8" w14:paraId="16FFEB04" w14:textId="30A187EB">
            <w:pPr>
              <w:rPr>
                <w:rFonts w:ascii="Aptos Narrow" w:hAnsi="Aptos Narrow"/>
                <w:color w:val="000000"/>
                <w:szCs w:val="16"/>
                <w:lang w:val="en-PH" w:eastAsia="en-PH"/>
              </w:rPr>
            </w:pPr>
            <w:r w:rsidRPr="008C3406">
              <w:rPr>
                <w:rFonts w:ascii="Aptos Narrow" w:hAnsi="Aptos Narrow"/>
                <w:color w:val="000000"/>
                <w:szCs w:val="16"/>
                <w:lang w:val="en-PH" w:eastAsia="en-PH"/>
              </w:rPr>
              <w:t>3</w:t>
            </w:r>
            <w:r>
              <w:rPr>
                <w:rFonts w:ascii="Aptos Narrow" w:hAnsi="Aptos Narrow"/>
                <w:color w:val="000000"/>
                <w:szCs w:val="16"/>
                <w:lang w:val="en-PH" w:eastAsia="en-PH"/>
              </w:rPr>
              <w:t>2</w:t>
            </w:r>
            <w:r w:rsidRPr="008C3406">
              <w:rPr>
                <w:rFonts w:ascii="Aptos Narrow" w:hAnsi="Aptos Narrow"/>
                <w:color w:val="000000"/>
                <w:szCs w:val="16"/>
                <w:lang w:val="en-PH" w:eastAsia="en-PH"/>
              </w:rPr>
              <w:t>-</w:t>
            </w:r>
            <w:r>
              <w:rPr>
                <w:rFonts w:ascii="Aptos Narrow" w:hAnsi="Aptos Narrow"/>
                <w:color w:val="000000"/>
                <w:szCs w:val="16"/>
                <w:lang w:val="en-PH" w:eastAsia="en-PH"/>
              </w:rPr>
              <w:t>40</w:t>
            </w:r>
          </w:p>
        </w:tc>
        <w:tc>
          <w:tcPr>
            <w:tcW w:w="911" w:type="dxa"/>
            <w:noWrap/>
          </w:tcPr>
          <w:p w:rsidRPr="008C3406" w:rsidR="00BF06D8" w:rsidP="00C0689D" w:rsidRDefault="00BF06D8" w14:paraId="72E7B870" w14:textId="6E44803C">
            <w:pPr>
              <w:rPr>
                <w:rFonts w:ascii="Aptos Narrow" w:hAnsi="Aptos Narrow"/>
                <w:color w:val="000000"/>
                <w:szCs w:val="16"/>
                <w:lang w:val="en-PH" w:eastAsia="en-PH"/>
              </w:rPr>
            </w:pPr>
            <w:r w:rsidRPr="008C3406">
              <w:rPr>
                <w:rFonts w:ascii="Aptos Narrow" w:hAnsi="Aptos Narrow"/>
                <w:color w:val="000000"/>
                <w:szCs w:val="16"/>
                <w:lang w:val="en-PH" w:eastAsia="en-PH"/>
              </w:rPr>
              <w:t>9</w:t>
            </w:r>
          </w:p>
        </w:tc>
        <w:tc>
          <w:tcPr>
            <w:tcW w:w="2380" w:type="dxa"/>
            <w:noWrap/>
          </w:tcPr>
          <w:p w:rsidRPr="008C3406" w:rsidR="00BF06D8" w:rsidP="00C0689D" w:rsidRDefault="00BF06D8" w14:paraId="3E9BA589" w14:textId="4633FFC1">
            <w:pPr>
              <w:rPr>
                <w:rFonts w:ascii="Aptos Narrow" w:hAnsi="Aptos Narrow"/>
                <w:color w:val="000000"/>
                <w:szCs w:val="16"/>
                <w:lang w:val="en-PH" w:eastAsia="en-PH"/>
              </w:rPr>
            </w:pPr>
            <w:r w:rsidRPr="008C3406">
              <w:rPr>
                <w:rFonts w:ascii="Aptos Narrow" w:hAnsi="Aptos Narrow"/>
                <w:color w:val="000000"/>
                <w:szCs w:val="16"/>
                <w:lang w:val="en-PH" w:eastAsia="en-PH"/>
              </w:rPr>
              <w:t>Paid Count</w:t>
            </w:r>
          </w:p>
        </w:tc>
        <w:tc>
          <w:tcPr>
            <w:tcW w:w="1588" w:type="dxa"/>
            <w:noWrap/>
          </w:tcPr>
          <w:p w:rsidRPr="008C3406" w:rsidR="00BF06D8" w:rsidP="00C0689D" w:rsidRDefault="00BF06D8" w14:paraId="742A548E" w14:textId="3E6B83E5">
            <w:pPr>
              <w:rPr>
                <w:rFonts w:ascii="Aptos Narrow" w:hAnsi="Aptos Narrow"/>
                <w:color w:val="000000"/>
                <w:szCs w:val="16"/>
                <w:lang w:val="en-PH" w:eastAsia="en-PH"/>
              </w:rPr>
            </w:pPr>
            <w:r w:rsidRPr="008C3406">
              <w:rPr>
                <w:rFonts w:ascii="Aptos Narrow" w:hAnsi="Aptos Narrow"/>
                <w:color w:val="000000"/>
                <w:szCs w:val="16"/>
                <w:lang w:val="en-PH" w:eastAsia="en-PH"/>
              </w:rPr>
              <w:t>Num</w:t>
            </w:r>
          </w:p>
        </w:tc>
        <w:tc>
          <w:tcPr>
            <w:tcW w:w="2614" w:type="dxa"/>
            <w:noWrap/>
          </w:tcPr>
          <w:p w:rsidRPr="008C3406" w:rsidR="00BF06D8" w:rsidP="00C0689D" w:rsidRDefault="00BF06D8" w14:paraId="16FAB8FC" w14:textId="043CA4CC">
            <w:pPr>
              <w:rPr>
                <w:rFonts w:ascii="Aptos Narrow" w:hAnsi="Aptos Narrow"/>
                <w:color w:val="000000"/>
                <w:szCs w:val="16"/>
                <w:lang w:val="en-PH" w:eastAsia="en-PH"/>
              </w:rPr>
            </w:pPr>
            <w:r w:rsidRPr="008C3406">
              <w:rPr>
                <w:rFonts w:ascii="Aptos Narrow" w:hAnsi="Aptos Narrow"/>
                <w:color w:val="000000"/>
                <w:szCs w:val="16"/>
                <w:lang w:val="en-PH" w:eastAsia="en-PH"/>
              </w:rPr>
              <w:t>000000548</w:t>
            </w:r>
          </w:p>
        </w:tc>
        <w:tc>
          <w:tcPr>
            <w:tcW w:w="1867" w:type="dxa"/>
          </w:tcPr>
          <w:p w:rsidRPr="008C3406" w:rsidR="00BF06D8" w:rsidP="00C0689D" w:rsidRDefault="00BF06D8" w14:paraId="33A24152" w14:textId="77777777">
            <w:pPr>
              <w:rPr>
                <w:rFonts w:ascii="Aptos Narrow" w:hAnsi="Aptos Narrow"/>
                <w:color w:val="000000"/>
                <w:szCs w:val="16"/>
                <w:lang w:val="en-PH" w:eastAsia="en-PH"/>
              </w:rPr>
            </w:pPr>
          </w:p>
        </w:tc>
      </w:tr>
      <w:tr w:rsidRPr="008C3406" w:rsidR="00BF06D8" w:rsidTr="00BF06D8" w14:paraId="052E79E3" w14:textId="7175C0D6">
        <w:trPr>
          <w:cnfStyle w:val="000000010000" w:firstRow="0" w:lastRow="0" w:firstColumn="0" w:lastColumn="0" w:oddVBand="0" w:evenVBand="0" w:oddHBand="0" w:evenHBand="1" w:firstRowFirstColumn="0" w:firstRowLastColumn="0" w:lastRowFirstColumn="0" w:lastRowLastColumn="0"/>
          <w:trHeight w:val="290"/>
        </w:trPr>
        <w:tc>
          <w:tcPr>
            <w:tcW w:w="1070" w:type="dxa"/>
            <w:noWrap/>
          </w:tcPr>
          <w:p w:rsidRPr="008C3406" w:rsidR="00BF06D8" w:rsidP="00C0689D" w:rsidRDefault="00BF06D8" w14:paraId="5728FDEC" w14:textId="2C50C64E">
            <w:pPr>
              <w:rPr>
                <w:rFonts w:ascii="Aptos Narrow" w:hAnsi="Aptos Narrow"/>
                <w:color w:val="000000"/>
                <w:szCs w:val="16"/>
                <w:lang w:val="en-PH" w:eastAsia="en-PH"/>
              </w:rPr>
            </w:pPr>
            <w:r w:rsidRPr="008C3406">
              <w:rPr>
                <w:rFonts w:ascii="Aptos Narrow" w:hAnsi="Aptos Narrow"/>
                <w:color w:val="000000"/>
                <w:szCs w:val="16"/>
                <w:lang w:val="en-PH" w:eastAsia="en-PH"/>
              </w:rPr>
              <w:t>4</w:t>
            </w:r>
            <w:r>
              <w:rPr>
                <w:rFonts w:ascii="Aptos Narrow" w:hAnsi="Aptos Narrow"/>
                <w:color w:val="000000"/>
                <w:szCs w:val="16"/>
                <w:lang w:val="en-PH" w:eastAsia="en-PH"/>
              </w:rPr>
              <w:t>1</w:t>
            </w:r>
            <w:r w:rsidRPr="008C3406">
              <w:rPr>
                <w:rFonts w:ascii="Aptos Narrow" w:hAnsi="Aptos Narrow"/>
                <w:color w:val="000000"/>
                <w:szCs w:val="16"/>
                <w:lang w:val="en-PH" w:eastAsia="en-PH"/>
              </w:rPr>
              <w:t>-5</w:t>
            </w:r>
            <w:r>
              <w:rPr>
                <w:rFonts w:ascii="Aptos Narrow" w:hAnsi="Aptos Narrow"/>
                <w:color w:val="000000"/>
                <w:szCs w:val="16"/>
                <w:lang w:val="en-PH" w:eastAsia="en-PH"/>
              </w:rPr>
              <w:t>1</w:t>
            </w:r>
          </w:p>
        </w:tc>
        <w:tc>
          <w:tcPr>
            <w:tcW w:w="911" w:type="dxa"/>
            <w:noWrap/>
          </w:tcPr>
          <w:p w:rsidRPr="008C3406" w:rsidR="00BF06D8" w:rsidP="00C0689D" w:rsidRDefault="00BF06D8" w14:paraId="5AA22957" w14:textId="5E2B53D1">
            <w:pPr>
              <w:rPr>
                <w:rFonts w:ascii="Aptos Narrow" w:hAnsi="Aptos Narrow"/>
                <w:color w:val="000000"/>
                <w:szCs w:val="16"/>
                <w:lang w:val="en-PH" w:eastAsia="en-PH"/>
              </w:rPr>
            </w:pPr>
            <w:r w:rsidRPr="008C3406">
              <w:rPr>
                <w:rFonts w:ascii="Aptos Narrow" w:hAnsi="Aptos Narrow"/>
                <w:color w:val="000000"/>
                <w:szCs w:val="16"/>
                <w:lang w:val="en-PH" w:eastAsia="en-PH"/>
              </w:rPr>
              <w:t>11</w:t>
            </w:r>
          </w:p>
        </w:tc>
        <w:tc>
          <w:tcPr>
            <w:tcW w:w="2380" w:type="dxa"/>
            <w:noWrap/>
          </w:tcPr>
          <w:p w:rsidRPr="008C3406" w:rsidR="00BF06D8" w:rsidP="00C0689D" w:rsidRDefault="00BF06D8" w14:paraId="1A18C9F2" w14:textId="49E5FE9A">
            <w:pPr>
              <w:rPr>
                <w:rFonts w:ascii="Aptos Narrow" w:hAnsi="Aptos Narrow"/>
                <w:color w:val="000000"/>
                <w:szCs w:val="16"/>
                <w:lang w:val="en-PH" w:eastAsia="en-PH"/>
              </w:rPr>
            </w:pPr>
            <w:r w:rsidRPr="008C3406">
              <w:rPr>
                <w:rFonts w:ascii="Aptos Narrow" w:hAnsi="Aptos Narrow"/>
                <w:color w:val="000000"/>
                <w:szCs w:val="16"/>
                <w:lang w:val="en-PH" w:eastAsia="en-PH"/>
              </w:rPr>
              <w:t>Paid Amount</w:t>
            </w:r>
          </w:p>
        </w:tc>
        <w:tc>
          <w:tcPr>
            <w:tcW w:w="1588" w:type="dxa"/>
            <w:noWrap/>
          </w:tcPr>
          <w:p w:rsidRPr="008C3406" w:rsidR="00BF06D8" w:rsidP="00C0689D" w:rsidRDefault="00BF06D8" w14:paraId="44080C80" w14:textId="5001F31C">
            <w:pPr>
              <w:rPr>
                <w:rFonts w:ascii="Aptos Narrow" w:hAnsi="Aptos Narrow"/>
                <w:color w:val="000000"/>
                <w:szCs w:val="16"/>
                <w:lang w:val="en-PH" w:eastAsia="en-PH"/>
              </w:rPr>
            </w:pPr>
            <w:r w:rsidRPr="008C3406">
              <w:rPr>
                <w:rFonts w:ascii="Aptos Narrow" w:hAnsi="Aptos Narrow"/>
                <w:color w:val="000000"/>
                <w:szCs w:val="16"/>
                <w:lang w:val="en-PH" w:eastAsia="en-PH"/>
              </w:rPr>
              <w:t>Num</w:t>
            </w:r>
          </w:p>
        </w:tc>
        <w:tc>
          <w:tcPr>
            <w:tcW w:w="2614" w:type="dxa"/>
            <w:noWrap/>
          </w:tcPr>
          <w:p w:rsidRPr="008C3406" w:rsidR="00BF06D8" w:rsidP="00C0689D" w:rsidRDefault="00BF06D8" w14:paraId="03D45E33" w14:textId="2409C389">
            <w:pPr>
              <w:rPr>
                <w:rFonts w:ascii="Aptos Narrow" w:hAnsi="Aptos Narrow"/>
                <w:color w:val="000000"/>
                <w:szCs w:val="16"/>
                <w:lang w:val="en-PH" w:eastAsia="en-PH"/>
              </w:rPr>
            </w:pPr>
            <w:r w:rsidRPr="008C3406">
              <w:rPr>
                <w:rFonts w:ascii="Aptos Narrow" w:hAnsi="Aptos Narrow"/>
                <w:color w:val="000000"/>
                <w:szCs w:val="16"/>
                <w:lang w:val="en-PH" w:eastAsia="en-PH"/>
              </w:rPr>
              <w:t>00378839284</w:t>
            </w:r>
          </w:p>
        </w:tc>
        <w:tc>
          <w:tcPr>
            <w:tcW w:w="1867" w:type="dxa"/>
          </w:tcPr>
          <w:p w:rsidRPr="008C3406" w:rsidR="00BF06D8" w:rsidP="00C0689D" w:rsidRDefault="00BF06D8" w14:paraId="4D73B46C" w14:textId="77777777">
            <w:pPr>
              <w:rPr>
                <w:rFonts w:ascii="Aptos Narrow" w:hAnsi="Aptos Narrow"/>
                <w:color w:val="000000"/>
                <w:szCs w:val="16"/>
                <w:lang w:val="en-PH" w:eastAsia="en-PH"/>
              </w:rPr>
            </w:pPr>
          </w:p>
        </w:tc>
      </w:tr>
      <w:tr w:rsidRPr="00C24CF1" w:rsidR="00BF06D8" w:rsidTr="00BF06D8" w14:paraId="3EEAAC1E" w14:textId="12BE5F55">
        <w:trPr>
          <w:cnfStyle w:val="000000100000" w:firstRow="0" w:lastRow="0" w:firstColumn="0" w:lastColumn="0" w:oddVBand="0" w:evenVBand="0" w:oddHBand="1" w:evenHBand="0" w:firstRowFirstColumn="0" w:firstRowLastColumn="0" w:lastRowFirstColumn="0" w:lastRowLastColumn="0"/>
          <w:trHeight w:val="290"/>
        </w:trPr>
        <w:tc>
          <w:tcPr>
            <w:tcW w:w="1070" w:type="dxa"/>
            <w:noWrap/>
          </w:tcPr>
          <w:p w:rsidR="00BF06D8" w:rsidP="00C0689D" w:rsidRDefault="00BF06D8" w14:paraId="0088AF8E" w14:textId="2FAEAEEE">
            <w:pPr>
              <w:rPr>
                <w:rFonts w:ascii="Aptos Narrow" w:hAnsi="Aptos Narrow"/>
                <w:color w:val="000000"/>
                <w:lang w:val="en-PH" w:eastAsia="en-PH"/>
              </w:rPr>
            </w:pPr>
            <w:r>
              <w:rPr>
                <w:rFonts w:ascii="Aptos Narrow" w:hAnsi="Aptos Narrow"/>
                <w:color w:val="000000"/>
                <w:lang w:val="en-PH" w:eastAsia="en-PH"/>
              </w:rPr>
              <w:t>52-60</w:t>
            </w:r>
          </w:p>
        </w:tc>
        <w:tc>
          <w:tcPr>
            <w:tcW w:w="911" w:type="dxa"/>
            <w:noWrap/>
          </w:tcPr>
          <w:p w:rsidR="00BF06D8" w:rsidP="00C0689D" w:rsidRDefault="00BF06D8" w14:paraId="16C39808" w14:textId="5B919066">
            <w:pPr>
              <w:rPr>
                <w:rFonts w:ascii="Aptos Narrow" w:hAnsi="Aptos Narrow"/>
                <w:color w:val="000000"/>
                <w:lang w:val="en-PH" w:eastAsia="en-PH"/>
              </w:rPr>
            </w:pPr>
            <w:r>
              <w:rPr>
                <w:rFonts w:ascii="Aptos Narrow" w:hAnsi="Aptos Narrow"/>
                <w:color w:val="000000"/>
                <w:lang w:val="en-PH" w:eastAsia="en-PH"/>
              </w:rPr>
              <w:t>9</w:t>
            </w:r>
          </w:p>
        </w:tc>
        <w:tc>
          <w:tcPr>
            <w:tcW w:w="2380" w:type="dxa"/>
            <w:noWrap/>
          </w:tcPr>
          <w:p w:rsidR="00BF06D8" w:rsidP="00C0689D" w:rsidRDefault="00BF06D8" w14:paraId="68AC1C48" w14:textId="42E848FD">
            <w:pPr>
              <w:rPr>
                <w:rFonts w:ascii="Aptos Narrow" w:hAnsi="Aptos Narrow"/>
                <w:color w:val="000000"/>
                <w:lang w:val="en-PH" w:eastAsia="en-PH"/>
              </w:rPr>
            </w:pPr>
            <w:r>
              <w:rPr>
                <w:rFonts w:ascii="Aptos Narrow" w:hAnsi="Aptos Narrow"/>
                <w:color w:val="000000"/>
                <w:lang w:val="en-PH" w:eastAsia="en-PH"/>
              </w:rPr>
              <w:t>Advance Paid Count</w:t>
            </w:r>
          </w:p>
        </w:tc>
        <w:tc>
          <w:tcPr>
            <w:tcW w:w="1588" w:type="dxa"/>
            <w:noWrap/>
          </w:tcPr>
          <w:p w:rsidR="00BF06D8" w:rsidP="00C0689D" w:rsidRDefault="00BF06D8" w14:paraId="2DC5F666" w14:textId="482AE4BF">
            <w:pPr>
              <w:rPr>
                <w:rFonts w:ascii="Aptos Narrow" w:hAnsi="Aptos Narrow"/>
                <w:color w:val="000000"/>
                <w:lang w:val="en-PH" w:eastAsia="en-PH"/>
              </w:rPr>
            </w:pPr>
            <w:r>
              <w:rPr>
                <w:rFonts w:ascii="Aptos Narrow" w:hAnsi="Aptos Narrow"/>
                <w:color w:val="000000"/>
                <w:lang w:val="en-PH" w:eastAsia="en-PH"/>
              </w:rPr>
              <w:t>Num</w:t>
            </w:r>
          </w:p>
        </w:tc>
        <w:tc>
          <w:tcPr>
            <w:tcW w:w="2614" w:type="dxa"/>
            <w:noWrap/>
          </w:tcPr>
          <w:p w:rsidRPr="007D659F" w:rsidR="00BF06D8" w:rsidP="00C0689D" w:rsidRDefault="00BF06D8" w14:paraId="1E8A68FE" w14:textId="0D7B34B7">
            <w:pPr>
              <w:rPr>
                <w:rFonts w:ascii="Aptos Narrow" w:hAnsi="Aptos Narrow"/>
                <w:color w:val="000000"/>
                <w:lang w:val="en-PH" w:eastAsia="en-PH"/>
              </w:rPr>
            </w:pPr>
            <w:r w:rsidRPr="00FD5F8C">
              <w:rPr>
                <w:rFonts w:ascii="Aptos Narrow" w:hAnsi="Aptos Narrow"/>
                <w:color w:val="000000"/>
                <w:lang w:val="en-PH" w:eastAsia="en-PH"/>
              </w:rPr>
              <w:t>000000001</w:t>
            </w:r>
          </w:p>
        </w:tc>
        <w:tc>
          <w:tcPr>
            <w:tcW w:w="1867" w:type="dxa"/>
          </w:tcPr>
          <w:p w:rsidRPr="00FD5F8C" w:rsidR="00BF06D8" w:rsidP="00C0689D" w:rsidRDefault="00BF06D8" w14:paraId="2C5BEC17" w14:textId="77777777">
            <w:pPr>
              <w:rPr>
                <w:rFonts w:ascii="Aptos Narrow" w:hAnsi="Aptos Narrow"/>
                <w:color w:val="000000"/>
                <w:lang w:val="en-PH" w:eastAsia="en-PH"/>
              </w:rPr>
            </w:pPr>
          </w:p>
        </w:tc>
      </w:tr>
      <w:tr w:rsidRPr="00C24CF1" w:rsidR="00BF06D8" w:rsidTr="00BF06D8" w14:paraId="22D1A36C" w14:textId="222EB0B6">
        <w:trPr>
          <w:cnfStyle w:val="000000010000" w:firstRow="0" w:lastRow="0" w:firstColumn="0" w:lastColumn="0" w:oddVBand="0" w:evenVBand="0" w:oddHBand="0" w:evenHBand="1" w:firstRowFirstColumn="0" w:firstRowLastColumn="0" w:lastRowFirstColumn="0" w:lastRowLastColumn="0"/>
          <w:trHeight w:val="290"/>
        </w:trPr>
        <w:tc>
          <w:tcPr>
            <w:tcW w:w="1070" w:type="dxa"/>
            <w:noWrap/>
          </w:tcPr>
          <w:p w:rsidR="00BF06D8" w:rsidP="00C0689D" w:rsidRDefault="00BF06D8" w14:paraId="41C1DE3B" w14:textId="4D035C8B">
            <w:pPr>
              <w:rPr>
                <w:rFonts w:ascii="Aptos Narrow" w:hAnsi="Aptos Narrow"/>
                <w:color w:val="000000"/>
                <w:lang w:val="en-PH" w:eastAsia="en-PH"/>
              </w:rPr>
            </w:pPr>
            <w:r>
              <w:rPr>
                <w:rFonts w:ascii="Aptos Narrow" w:hAnsi="Aptos Narrow"/>
                <w:color w:val="000000"/>
                <w:lang w:val="en-PH" w:eastAsia="en-PH"/>
              </w:rPr>
              <w:t>61-71</w:t>
            </w:r>
          </w:p>
        </w:tc>
        <w:tc>
          <w:tcPr>
            <w:tcW w:w="911" w:type="dxa"/>
            <w:noWrap/>
          </w:tcPr>
          <w:p w:rsidR="00BF06D8" w:rsidP="00C0689D" w:rsidRDefault="00BF06D8" w14:paraId="45774211" w14:textId="5F30CCFE">
            <w:pPr>
              <w:rPr>
                <w:rFonts w:ascii="Aptos Narrow" w:hAnsi="Aptos Narrow"/>
                <w:color w:val="000000"/>
                <w:lang w:val="en-PH" w:eastAsia="en-PH"/>
              </w:rPr>
            </w:pPr>
            <w:r>
              <w:rPr>
                <w:rFonts w:ascii="Aptos Narrow" w:hAnsi="Aptos Narrow"/>
                <w:color w:val="000000"/>
                <w:lang w:val="en-PH" w:eastAsia="en-PH"/>
              </w:rPr>
              <w:t>11</w:t>
            </w:r>
          </w:p>
        </w:tc>
        <w:tc>
          <w:tcPr>
            <w:tcW w:w="2380" w:type="dxa"/>
            <w:noWrap/>
          </w:tcPr>
          <w:p w:rsidR="00BF06D8" w:rsidP="00C0689D" w:rsidRDefault="00BF06D8" w14:paraId="0B2E6EB4" w14:textId="354C0192">
            <w:pPr>
              <w:rPr>
                <w:rFonts w:ascii="Aptos Narrow" w:hAnsi="Aptos Narrow"/>
                <w:color w:val="000000"/>
                <w:lang w:val="en-PH" w:eastAsia="en-PH"/>
              </w:rPr>
            </w:pPr>
            <w:r>
              <w:rPr>
                <w:rFonts w:ascii="Aptos Narrow" w:hAnsi="Aptos Narrow"/>
                <w:color w:val="000000"/>
                <w:lang w:val="en-PH" w:eastAsia="en-PH"/>
              </w:rPr>
              <w:t>Advance Paid Amount</w:t>
            </w:r>
          </w:p>
        </w:tc>
        <w:tc>
          <w:tcPr>
            <w:tcW w:w="1588" w:type="dxa"/>
            <w:noWrap/>
          </w:tcPr>
          <w:p w:rsidR="00BF06D8" w:rsidP="00C0689D" w:rsidRDefault="00BF06D8" w14:paraId="0F59B1C8" w14:textId="33FCDD9F">
            <w:pPr>
              <w:rPr>
                <w:rFonts w:ascii="Aptos Narrow" w:hAnsi="Aptos Narrow"/>
                <w:color w:val="000000"/>
                <w:lang w:val="en-PH" w:eastAsia="en-PH"/>
              </w:rPr>
            </w:pPr>
            <w:r>
              <w:rPr>
                <w:rFonts w:ascii="Aptos Narrow" w:hAnsi="Aptos Narrow"/>
                <w:color w:val="000000"/>
                <w:lang w:val="en-PH" w:eastAsia="en-PH"/>
              </w:rPr>
              <w:t>Num</w:t>
            </w:r>
          </w:p>
        </w:tc>
        <w:tc>
          <w:tcPr>
            <w:tcW w:w="2614" w:type="dxa"/>
            <w:noWrap/>
          </w:tcPr>
          <w:p w:rsidRPr="007D659F" w:rsidR="00BF06D8" w:rsidP="00C0689D" w:rsidRDefault="00BF06D8" w14:paraId="7F05F695" w14:textId="5090D04F">
            <w:pPr>
              <w:rPr>
                <w:rFonts w:ascii="Aptos Narrow" w:hAnsi="Aptos Narrow"/>
                <w:color w:val="000000"/>
                <w:lang w:val="en-PH" w:eastAsia="en-PH"/>
              </w:rPr>
            </w:pPr>
            <w:r w:rsidRPr="000A4322">
              <w:rPr>
                <w:rFonts w:ascii="Aptos Narrow" w:hAnsi="Aptos Narrow"/>
                <w:color w:val="000000"/>
                <w:lang w:val="en-PH" w:eastAsia="en-PH"/>
              </w:rPr>
              <w:t>00000096929</w:t>
            </w:r>
          </w:p>
        </w:tc>
        <w:tc>
          <w:tcPr>
            <w:tcW w:w="1867" w:type="dxa"/>
          </w:tcPr>
          <w:p w:rsidRPr="000A4322" w:rsidR="00BF06D8" w:rsidP="00C0689D" w:rsidRDefault="00BF06D8" w14:paraId="743DFE32" w14:textId="77777777">
            <w:pPr>
              <w:rPr>
                <w:rFonts w:ascii="Aptos Narrow" w:hAnsi="Aptos Narrow"/>
                <w:color w:val="000000"/>
                <w:lang w:val="en-PH" w:eastAsia="en-PH"/>
              </w:rPr>
            </w:pPr>
          </w:p>
        </w:tc>
      </w:tr>
      <w:tr w:rsidRPr="00C24CF1" w:rsidR="00BF06D8" w:rsidTr="00BF06D8" w14:paraId="2FFAB754" w14:textId="2D269334">
        <w:trPr>
          <w:cnfStyle w:val="000000100000" w:firstRow="0" w:lastRow="0" w:firstColumn="0" w:lastColumn="0" w:oddVBand="0" w:evenVBand="0" w:oddHBand="1" w:evenHBand="0" w:firstRowFirstColumn="0" w:firstRowLastColumn="0" w:lastRowFirstColumn="0" w:lastRowLastColumn="0"/>
          <w:trHeight w:val="290"/>
        </w:trPr>
        <w:tc>
          <w:tcPr>
            <w:tcW w:w="1070" w:type="dxa"/>
            <w:noWrap/>
          </w:tcPr>
          <w:p w:rsidR="00BF06D8" w:rsidP="00C0689D" w:rsidRDefault="00BF06D8" w14:paraId="3C33F7A3" w14:textId="034CDCC5">
            <w:pPr>
              <w:rPr>
                <w:rFonts w:ascii="Aptos Narrow" w:hAnsi="Aptos Narrow"/>
                <w:color w:val="000000"/>
                <w:lang w:val="en-PH" w:eastAsia="en-PH"/>
              </w:rPr>
            </w:pPr>
            <w:r>
              <w:rPr>
                <w:rFonts w:ascii="Aptos Narrow" w:hAnsi="Aptos Narrow"/>
                <w:color w:val="000000"/>
                <w:lang w:val="en-PH" w:eastAsia="en-PH"/>
              </w:rPr>
              <w:t>72-81</w:t>
            </w:r>
          </w:p>
        </w:tc>
        <w:tc>
          <w:tcPr>
            <w:tcW w:w="911" w:type="dxa"/>
            <w:noWrap/>
          </w:tcPr>
          <w:p w:rsidR="00BF06D8" w:rsidP="00C0689D" w:rsidRDefault="00BF06D8" w14:paraId="30B00A72" w14:textId="6148878C">
            <w:pPr>
              <w:rPr>
                <w:rFonts w:ascii="Aptos Narrow" w:hAnsi="Aptos Narrow"/>
                <w:color w:val="000000"/>
                <w:lang w:val="en-PH" w:eastAsia="en-PH"/>
              </w:rPr>
            </w:pPr>
            <w:r>
              <w:rPr>
                <w:rFonts w:ascii="Aptos Narrow" w:hAnsi="Aptos Narrow"/>
                <w:color w:val="000000"/>
                <w:lang w:val="en-PH" w:eastAsia="en-PH"/>
              </w:rPr>
              <w:t>10</w:t>
            </w:r>
          </w:p>
        </w:tc>
        <w:tc>
          <w:tcPr>
            <w:tcW w:w="2380" w:type="dxa"/>
            <w:noWrap/>
          </w:tcPr>
          <w:p w:rsidR="00BF06D8" w:rsidP="00C0689D" w:rsidRDefault="00BF06D8" w14:paraId="6C8D9645" w14:textId="4D36EE17">
            <w:pPr>
              <w:rPr>
                <w:rFonts w:ascii="Aptos Narrow" w:hAnsi="Aptos Narrow"/>
                <w:color w:val="000000"/>
                <w:lang w:val="en-PH" w:eastAsia="en-PH"/>
              </w:rPr>
            </w:pPr>
            <w:r>
              <w:rPr>
                <w:rFonts w:ascii="Aptos Narrow" w:hAnsi="Aptos Narrow"/>
                <w:color w:val="000000"/>
                <w:lang w:val="en-PH" w:eastAsia="en-PH"/>
              </w:rPr>
              <w:t>Filler</w:t>
            </w:r>
          </w:p>
        </w:tc>
        <w:tc>
          <w:tcPr>
            <w:tcW w:w="1588" w:type="dxa"/>
            <w:noWrap/>
          </w:tcPr>
          <w:p w:rsidR="00BF06D8" w:rsidP="00C0689D" w:rsidRDefault="00BF06D8" w14:paraId="0ECAD3A0" w14:textId="764A08C6">
            <w:pPr>
              <w:rPr>
                <w:rFonts w:ascii="Aptos Narrow" w:hAnsi="Aptos Narrow"/>
                <w:color w:val="000000"/>
                <w:lang w:val="en-PH" w:eastAsia="en-PH"/>
              </w:rPr>
            </w:pPr>
            <w:r>
              <w:rPr>
                <w:rFonts w:ascii="Aptos Narrow" w:hAnsi="Aptos Narrow"/>
                <w:color w:val="000000"/>
                <w:lang w:val="en-PH" w:eastAsia="en-PH"/>
              </w:rPr>
              <w:t>Alpha</w:t>
            </w:r>
          </w:p>
        </w:tc>
        <w:tc>
          <w:tcPr>
            <w:tcW w:w="2614" w:type="dxa"/>
            <w:noWrap/>
          </w:tcPr>
          <w:p w:rsidRPr="007D659F" w:rsidR="00BF06D8" w:rsidP="00C0689D" w:rsidRDefault="00BF06D8" w14:paraId="16254CA9" w14:textId="063BF0FF">
            <w:pPr>
              <w:rPr>
                <w:rFonts w:ascii="Aptos Narrow" w:hAnsi="Aptos Narrow"/>
                <w:color w:val="000000"/>
                <w:lang w:val="en-PH" w:eastAsia="en-PH"/>
              </w:rPr>
            </w:pPr>
            <w:r>
              <w:rPr>
                <w:rFonts w:ascii="Aptos Narrow" w:hAnsi="Aptos Narrow"/>
                <w:color w:val="000000"/>
                <w:lang w:val="en-PH" w:eastAsia="en-PH"/>
              </w:rPr>
              <w:t>&lt;blank&gt;</w:t>
            </w:r>
          </w:p>
        </w:tc>
        <w:tc>
          <w:tcPr>
            <w:tcW w:w="1867" w:type="dxa"/>
          </w:tcPr>
          <w:p w:rsidR="00BF06D8" w:rsidP="00C0689D" w:rsidRDefault="00BF06D8" w14:paraId="3BE9F028" w14:textId="77777777">
            <w:pPr>
              <w:rPr>
                <w:rFonts w:ascii="Aptos Narrow" w:hAnsi="Aptos Narrow"/>
                <w:color w:val="000000"/>
                <w:lang w:val="en-PH" w:eastAsia="en-PH"/>
              </w:rPr>
            </w:pPr>
          </w:p>
        </w:tc>
      </w:tr>
    </w:tbl>
    <w:p w:rsidRPr="009C4F7F" w:rsidR="009C4F7F" w:rsidP="009C4F7F" w:rsidRDefault="009C4F7F" w14:paraId="1045C3AC" w14:textId="77777777">
      <w:pPr>
        <w:pStyle w:val="BodyText"/>
      </w:pPr>
    </w:p>
    <w:p w:rsidRPr="0041149C" w:rsidR="0041149C" w:rsidP="0041149C" w:rsidRDefault="0041149C" w14:paraId="3D50BCCE" w14:textId="77777777">
      <w:pPr>
        <w:pStyle w:val="BodyText"/>
      </w:pPr>
    </w:p>
    <w:p w:rsidR="00B674A7" w:rsidP="4A3A38AE" w:rsidRDefault="00B674A7" w14:paraId="7989C713" w14:textId="77777777">
      <w:pPr>
        <w:pStyle w:val="Heading3"/>
      </w:pPr>
      <w:commentRangeStart w:id="89"/>
      <w:commentRangeStart w:id="90"/>
      <w:r>
        <w:t>Field Mapping</w:t>
      </w:r>
      <w:commentRangeEnd w:id="89"/>
      <w:r>
        <w:rPr>
          <w:rStyle w:val="CommentReference"/>
          <w:sz w:val="24"/>
          <w:szCs w:val="20"/>
        </w:rPr>
        <w:commentReference w:id="89"/>
      </w:r>
      <w:commentRangeEnd w:id="90"/>
      <w:r>
        <w:rPr>
          <w:rStyle w:val="CommentReference"/>
        </w:rPr>
        <w:commentReference w:id="90"/>
      </w:r>
    </w:p>
    <w:p w:rsidR="38A22109" w:rsidRDefault="38A22109" w14:paraId="5C2E95C7" w14:textId="59CAD5AE"/>
    <w:tbl>
      <w:tblPr>
        <w:tblStyle w:val="InforTable0"/>
        <w:tblW w:w="10829" w:type="dxa"/>
        <w:tblInd w:w="-10" w:type="dxa"/>
        <w:tblLayout w:type="fixed"/>
        <w:tblLook w:val="04A0" w:firstRow="1" w:lastRow="0" w:firstColumn="1" w:lastColumn="0" w:noHBand="0" w:noVBand="1"/>
      </w:tblPr>
      <w:tblGrid>
        <w:gridCol w:w="2235"/>
        <w:gridCol w:w="1031"/>
        <w:gridCol w:w="550"/>
        <w:gridCol w:w="896"/>
        <w:gridCol w:w="1710"/>
        <w:gridCol w:w="1466"/>
        <w:gridCol w:w="2941"/>
      </w:tblGrid>
      <w:tr w:rsidRPr="009B1F2D" w:rsidR="00EC76DD" w:rsidTr="4B61EAE7" w14:paraId="3A61395C" w14:textId="634EAA14">
        <w:trPr>
          <w:cnfStyle w:val="100000000000" w:firstRow="1" w:lastRow="0" w:firstColumn="0" w:lastColumn="0" w:oddVBand="0" w:evenVBand="0" w:oddHBand="0" w:evenHBand="0" w:firstRowFirstColumn="0" w:firstRowLastColumn="0" w:lastRowFirstColumn="0" w:lastRowLastColumn="0"/>
          <w:trHeight w:val="300"/>
        </w:trPr>
        <w:tc>
          <w:tcPr>
            <w:tcW w:w="2235" w:type="dxa"/>
          </w:tcPr>
          <w:p w:rsidRPr="009B1F2D" w:rsidR="00F249B3" w:rsidP="234AD115" w:rsidRDefault="44B2DFAB" w14:paraId="50557310" w14:textId="2965DFCA">
            <w:pPr>
              <w:ind w:left="-93"/>
              <w:jc w:val="center"/>
              <w:rPr>
                <w:rFonts w:ascii="Calibri" w:hAnsi="Calibri" w:cs="Calibri"/>
                <w:b w:val="0"/>
                <w:color w:val="000000"/>
                <w:sz w:val="20"/>
                <w:szCs w:val="20"/>
                <w:lang w:val="en-PH" w:eastAsia="en-PH"/>
              </w:rPr>
            </w:pPr>
            <w:r w:rsidRPr="518DB201">
              <w:rPr>
                <w:rFonts w:ascii="Calibri" w:hAnsi="Calibri" w:cs="Calibri"/>
                <w:color w:val="000000" w:themeColor="text1"/>
                <w:sz w:val="20"/>
                <w:szCs w:val="20"/>
                <w:lang w:val="en-PH" w:eastAsia="en-PH"/>
              </w:rPr>
              <w:t xml:space="preserve">FSM Field </w:t>
            </w:r>
            <w:r w:rsidRPr="44BA687E" w:rsidR="3C7CF792">
              <w:rPr>
                <w:rFonts w:ascii="Calibri" w:hAnsi="Calibri" w:cs="Calibri"/>
                <w:color w:val="000000" w:themeColor="text1"/>
                <w:sz w:val="20"/>
                <w:szCs w:val="20"/>
                <w:lang w:val="en-PH" w:eastAsia="en-PH"/>
              </w:rPr>
              <w:t> </w:t>
            </w:r>
            <w:commentRangeStart w:id="92"/>
            <w:commentRangeStart w:id="93"/>
            <w:commentRangeEnd w:id="92"/>
            <w:r w:rsidRPr="009B1F2D" w:rsidR="00903B69">
              <w:rPr>
                <w:rStyle w:val="CommentReference"/>
                <w:rFonts w:ascii="Calibri" w:hAnsi="Calibri" w:cs="Calibri"/>
                <w:b w:val="0"/>
                <w:color w:val="000000"/>
                <w:sz w:val="20"/>
                <w:szCs w:val="20"/>
                <w:lang w:val="en-PH" w:eastAsia="en-PH"/>
              </w:rPr>
              <w:commentReference w:id="92"/>
            </w:r>
            <w:commentRangeEnd w:id="93"/>
            <w:r>
              <w:rPr>
                <w:rStyle w:val="CommentReference"/>
              </w:rPr>
              <w:commentReference w:id="93"/>
            </w:r>
          </w:p>
        </w:tc>
        <w:tc>
          <w:tcPr>
            <w:tcW w:w="1031" w:type="dxa"/>
            <w:hideMark/>
          </w:tcPr>
          <w:p w:rsidRPr="009B1F2D" w:rsidR="00F249B3" w:rsidP="5E886B3E" w:rsidRDefault="00F249B3" w14:paraId="44A910A2" w14:textId="7D52A513">
            <w:pPr>
              <w:ind w:left="-93"/>
              <w:jc w:val="center"/>
              <w:rPr>
                <w:rFonts w:ascii="Calibri" w:hAnsi="Calibri" w:cs="Calibri"/>
                <w:bCs/>
                <w:color w:val="000000"/>
                <w:sz w:val="20"/>
                <w:szCs w:val="20"/>
                <w:lang w:val="en-PH" w:eastAsia="en-PH"/>
              </w:rPr>
            </w:pPr>
            <w:r w:rsidRPr="5E886B3E">
              <w:rPr>
                <w:rFonts w:ascii="Calibri" w:hAnsi="Calibri" w:cs="Calibri"/>
                <w:color w:val="000000" w:themeColor="text1"/>
                <w:sz w:val="20"/>
                <w:szCs w:val="20"/>
                <w:lang w:val="en-PH" w:eastAsia="en-PH"/>
              </w:rPr>
              <w:t>Type </w:t>
            </w:r>
          </w:p>
        </w:tc>
        <w:tc>
          <w:tcPr>
            <w:tcW w:w="550" w:type="dxa"/>
            <w:hideMark/>
          </w:tcPr>
          <w:p w:rsidRPr="009B1F2D" w:rsidR="00F249B3" w:rsidP="006931FE" w:rsidRDefault="00F249B3" w14:paraId="24EFED19" w14:textId="04DEECA2">
            <w:pPr>
              <w:ind w:left="-93"/>
              <w:jc w:val="center"/>
              <w:rPr>
                <w:rFonts w:ascii="Calibri" w:hAnsi="Calibri" w:cs="Calibri"/>
                <w:bCs/>
                <w:color w:val="000000"/>
                <w:sz w:val="20"/>
                <w:szCs w:val="20"/>
                <w:lang w:val="en-PH" w:eastAsia="en-PH"/>
              </w:rPr>
            </w:pPr>
            <w:r w:rsidRPr="4CD37C58">
              <w:rPr>
                <w:rFonts w:ascii="Calibri" w:hAnsi="Calibri" w:cs="Calibri"/>
                <w:color w:val="000000" w:themeColor="text1"/>
                <w:sz w:val="20"/>
                <w:szCs w:val="20"/>
                <w:lang w:val="en-PH" w:eastAsia="en-PH"/>
              </w:rPr>
              <w:t>Field Size</w:t>
            </w:r>
          </w:p>
        </w:tc>
        <w:tc>
          <w:tcPr>
            <w:tcW w:w="896" w:type="dxa"/>
            <w:hideMark/>
          </w:tcPr>
          <w:p w:rsidRPr="009B1F2D" w:rsidR="00F249B3" w:rsidP="006931FE" w:rsidRDefault="00F249B3" w14:paraId="23678E2F" w14:textId="23C647B5">
            <w:pPr>
              <w:ind w:left="-93"/>
              <w:jc w:val="center"/>
              <w:rPr>
                <w:rFonts w:ascii="Calibri" w:hAnsi="Calibri" w:cs="Calibri"/>
                <w:bCs/>
                <w:color w:val="000000"/>
                <w:sz w:val="20"/>
                <w:szCs w:val="20"/>
                <w:lang w:val="en-PH" w:eastAsia="en-PH"/>
              </w:rPr>
            </w:pPr>
            <w:r w:rsidRPr="4CD37C58">
              <w:rPr>
                <w:rFonts w:ascii="Calibri" w:hAnsi="Calibri" w:cs="Calibri"/>
                <w:color w:val="000000" w:themeColor="text1"/>
                <w:sz w:val="20"/>
                <w:szCs w:val="20"/>
                <w:lang w:val="en-PH" w:eastAsia="en-PH"/>
              </w:rPr>
              <w:t>Required Field?</w:t>
            </w:r>
          </w:p>
        </w:tc>
        <w:tc>
          <w:tcPr>
            <w:tcW w:w="1710" w:type="dxa"/>
            <w:hideMark/>
          </w:tcPr>
          <w:p w:rsidRPr="009B1F2D" w:rsidR="00F249B3" w:rsidP="5E886B3E" w:rsidRDefault="00F249B3" w14:paraId="56C65A18" w14:textId="76985AA3">
            <w:pPr>
              <w:ind w:left="-93"/>
              <w:jc w:val="center"/>
              <w:rPr>
                <w:rFonts w:ascii="Calibri" w:hAnsi="Calibri" w:cs="Calibri"/>
                <w:bCs/>
                <w:color w:val="000000"/>
                <w:sz w:val="20"/>
                <w:szCs w:val="20"/>
                <w:lang w:val="en-PH" w:eastAsia="en-PH"/>
              </w:rPr>
            </w:pPr>
            <w:r w:rsidRPr="5E886B3E">
              <w:rPr>
                <w:rFonts w:ascii="Calibri" w:hAnsi="Calibri" w:cs="Calibri"/>
                <w:color w:val="000000" w:themeColor="text1"/>
                <w:sz w:val="20"/>
                <w:szCs w:val="20"/>
                <w:lang w:val="en-PH" w:eastAsia="en-PH"/>
              </w:rPr>
              <w:t>Remarks</w:t>
            </w:r>
          </w:p>
        </w:tc>
        <w:tc>
          <w:tcPr>
            <w:tcW w:w="1466" w:type="dxa"/>
            <w:hideMark/>
          </w:tcPr>
          <w:p w:rsidR="00CE16CD" w:rsidP="5E886B3E" w:rsidRDefault="00CE16CD" w14:paraId="5FDE1000" w14:textId="77777777">
            <w:pPr>
              <w:ind w:left="-93"/>
              <w:jc w:val="center"/>
              <w:rPr>
                <w:rFonts w:ascii="Calibri" w:hAnsi="Calibri" w:cs="Calibri"/>
                <w:b w:val="0"/>
                <w:color w:val="000000" w:themeColor="text1"/>
                <w:sz w:val="20"/>
                <w:szCs w:val="20"/>
                <w:lang w:val="en-PH" w:eastAsia="en-PH"/>
              </w:rPr>
            </w:pPr>
            <w:r>
              <w:rPr>
                <w:rFonts w:ascii="Calibri" w:hAnsi="Calibri" w:cs="Calibri"/>
                <w:color w:val="000000" w:themeColor="text1"/>
                <w:sz w:val="20"/>
                <w:szCs w:val="20"/>
                <w:lang w:val="en-PH" w:eastAsia="en-PH"/>
              </w:rPr>
              <w:t xml:space="preserve">FSM </w:t>
            </w:r>
          </w:p>
          <w:p w:rsidRPr="009B1F2D" w:rsidR="00F249B3" w:rsidP="5E886B3E" w:rsidRDefault="00F249B3" w14:paraId="127B2D54" w14:textId="710C0548">
            <w:pPr>
              <w:ind w:left="-93"/>
              <w:jc w:val="center"/>
              <w:rPr>
                <w:rFonts w:ascii="Calibri" w:hAnsi="Calibri" w:cs="Calibri"/>
                <w:bCs/>
                <w:color w:val="000000"/>
                <w:sz w:val="20"/>
                <w:szCs w:val="20"/>
                <w:lang w:val="en-PH" w:eastAsia="en-PH"/>
              </w:rPr>
            </w:pPr>
            <w:r w:rsidRPr="5E886B3E">
              <w:rPr>
                <w:rFonts w:ascii="Calibri" w:hAnsi="Calibri" w:cs="Calibri"/>
                <w:color w:val="000000" w:themeColor="text1"/>
                <w:sz w:val="20"/>
                <w:szCs w:val="20"/>
                <w:lang w:val="en-PH" w:eastAsia="en-PH"/>
              </w:rPr>
              <w:t>Sample Value</w:t>
            </w:r>
          </w:p>
        </w:tc>
        <w:tc>
          <w:tcPr>
            <w:tcW w:w="2941" w:type="dxa"/>
            <w:hideMark/>
          </w:tcPr>
          <w:p w:rsidRPr="009B1F2D" w:rsidR="00F249B3" w:rsidP="5E886B3E" w:rsidRDefault="00F249B3" w14:paraId="1A86A47E" w14:textId="05E9A632">
            <w:pPr>
              <w:ind w:left="-93"/>
              <w:jc w:val="center"/>
              <w:rPr>
                <w:rFonts w:ascii="Calibri" w:hAnsi="Calibri" w:cs="Calibri"/>
                <w:bCs/>
                <w:color w:val="000000"/>
                <w:sz w:val="20"/>
                <w:szCs w:val="20"/>
                <w:lang w:val="en-PH" w:eastAsia="en-PH"/>
              </w:rPr>
            </w:pPr>
            <w:r w:rsidRPr="45CF9E43">
              <w:rPr>
                <w:rFonts w:ascii="Calibri" w:hAnsi="Calibri" w:cs="Calibri"/>
                <w:color w:val="000000" w:themeColor="text1"/>
                <w:sz w:val="20"/>
                <w:szCs w:val="20"/>
                <w:lang w:val="en-PH" w:eastAsia="en-PH"/>
              </w:rPr>
              <w:t>B</w:t>
            </w:r>
            <w:r w:rsidR="00344D1C">
              <w:rPr>
                <w:rFonts w:ascii="Calibri" w:hAnsi="Calibri" w:cs="Calibri"/>
                <w:color w:val="000000" w:themeColor="text1"/>
                <w:sz w:val="20"/>
                <w:szCs w:val="20"/>
                <w:lang w:val="en-PH" w:eastAsia="en-PH"/>
              </w:rPr>
              <w:t>ank</w:t>
            </w:r>
            <w:commentRangeStart w:id="94"/>
            <w:commentRangeStart w:id="95"/>
            <w:r w:rsidRPr="45CF9E43">
              <w:rPr>
                <w:rFonts w:ascii="Calibri" w:hAnsi="Calibri" w:cs="Calibri"/>
                <w:color w:val="000000" w:themeColor="text1"/>
                <w:sz w:val="20"/>
                <w:szCs w:val="20"/>
                <w:lang w:val="en-PH" w:eastAsia="en-PH"/>
              </w:rPr>
              <w:t xml:space="preserve"> </w:t>
            </w:r>
            <w:r w:rsidRPr="45CF9E43" w:rsidR="009B1F2D">
              <w:rPr>
                <w:rFonts w:ascii="Calibri" w:hAnsi="Calibri" w:cs="Calibri"/>
                <w:color w:val="000000" w:themeColor="text1"/>
                <w:sz w:val="20"/>
                <w:szCs w:val="20"/>
                <w:lang w:val="en-PH" w:eastAsia="en-PH"/>
              </w:rPr>
              <w:t>Field</w:t>
            </w:r>
            <w:commentRangeEnd w:id="94"/>
            <w:r w:rsidRPr="009B1F2D" w:rsidR="00305FA7">
              <w:rPr>
                <w:rStyle w:val="CommentReference"/>
                <w:rFonts w:ascii="Calibri" w:hAnsi="Calibri" w:cs="Calibri"/>
                <w:bCs/>
                <w:color w:val="000000"/>
                <w:sz w:val="20"/>
                <w:szCs w:val="20"/>
                <w:lang w:val="en-PH" w:eastAsia="en-PH"/>
              </w:rPr>
              <w:commentReference w:id="94"/>
            </w:r>
            <w:commentRangeEnd w:id="95"/>
            <w:r>
              <w:rPr>
                <w:rStyle w:val="CommentReference"/>
              </w:rPr>
              <w:commentReference w:id="95"/>
            </w:r>
          </w:p>
        </w:tc>
      </w:tr>
      <w:tr w:rsidR="00755CB2" w:rsidTr="4B61EAE7" w14:paraId="1AFC5B80" w14:textId="77777777">
        <w:trPr>
          <w:cnfStyle w:val="000000100000" w:firstRow="0" w:lastRow="0" w:firstColumn="0" w:lastColumn="0" w:oddVBand="0" w:evenVBand="0" w:oddHBand="1" w:evenHBand="0" w:firstRowFirstColumn="0" w:firstRowLastColumn="0" w:lastRowFirstColumn="0" w:lastRowLastColumn="0"/>
          <w:trHeight w:val="300"/>
        </w:trPr>
        <w:tc>
          <w:tcPr>
            <w:tcW w:w="4712" w:type="dxa"/>
            <w:gridSpan w:val="4"/>
            <w:tcBorders>
              <w:left w:val="single" w:color="auto" w:sz="6" w:space="0"/>
              <w:right w:val="single" w:color="auto" w:sz="4" w:space="0"/>
            </w:tcBorders>
            <w:hideMark/>
          </w:tcPr>
          <w:p w:rsidR="00755CB2" w:rsidP="35FA47F1" w:rsidRDefault="572F1C9F" w14:paraId="44FDDD88" w14:textId="35D71FFE">
            <w:pPr>
              <w:ind w:left="-90"/>
              <w:rPr>
                <w:rFonts w:ascii="Calibri" w:hAnsi="Calibri" w:cs="Calibri"/>
                <w:color w:val="000000" w:themeColor="text1"/>
                <w:sz w:val="20"/>
                <w:szCs w:val="20"/>
                <w:lang w:val="en-PH" w:eastAsia="en-PH"/>
              </w:rPr>
            </w:pPr>
            <w:proofErr w:type="spellStart"/>
            <w:r w:rsidRPr="35FA47F1">
              <w:rPr>
                <w:rFonts w:ascii="Calibri" w:hAnsi="Calibri" w:cs="Calibri"/>
                <w:b/>
                <w:bCs/>
                <w:color w:val="00B0F0"/>
                <w:sz w:val="20"/>
                <w:szCs w:val="20"/>
                <w:lang w:val="en-PH" w:eastAsia="en-PH"/>
              </w:rPr>
              <w:t>CashLedgerBankUpdate</w:t>
            </w:r>
            <w:proofErr w:type="spellEnd"/>
            <w:r w:rsidRPr="35FA47F1">
              <w:rPr>
                <w:rFonts w:ascii="Calibri" w:hAnsi="Calibri" w:cs="Calibri"/>
                <w:color w:val="000000" w:themeColor="text1"/>
                <w:sz w:val="20"/>
                <w:szCs w:val="20"/>
                <w:lang w:val="en-PH" w:eastAsia="en-PH"/>
              </w:rPr>
              <w:t xml:space="preserve"> Business Class</w:t>
            </w:r>
          </w:p>
        </w:tc>
        <w:tc>
          <w:tcPr>
            <w:tcW w:w="1710" w:type="dxa"/>
            <w:hideMark/>
          </w:tcPr>
          <w:p w:rsidR="00755CB2" w:rsidP="11FE2ADD" w:rsidRDefault="00755CB2" w14:paraId="78E7B647" w14:textId="2B823C86">
            <w:pPr>
              <w:rPr>
                <w:rFonts w:ascii="Calibri" w:hAnsi="Calibri" w:cs="Calibri"/>
                <w:color w:val="000000" w:themeColor="text1"/>
                <w:sz w:val="20"/>
                <w:szCs w:val="20"/>
                <w:lang w:val="en-PH" w:eastAsia="en-PH"/>
              </w:rPr>
            </w:pPr>
          </w:p>
        </w:tc>
        <w:tc>
          <w:tcPr>
            <w:tcW w:w="1466" w:type="dxa"/>
            <w:hideMark/>
          </w:tcPr>
          <w:p w:rsidR="00755CB2" w:rsidP="11FE2ADD" w:rsidRDefault="00755CB2" w14:paraId="76EBCCA2" w14:textId="2781761B">
            <w:pPr>
              <w:rPr>
                <w:rFonts w:ascii="Calibri" w:hAnsi="Calibri" w:cs="Calibri"/>
                <w:color w:val="000000" w:themeColor="text1"/>
                <w:sz w:val="20"/>
                <w:szCs w:val="20"/>
                <w:lang w:val="en-PH" w:eastAsia="en-PH"/>
              </w:rPr>
            </w:pPr>
          </w:p>
        </w:tc>
        <w:tc>
          <w:tcPr>
            <w:tcW w:w="2941" w:type="dxa"/>
            <w:hideMark/>
          </w:tcPr>
          <w:p w:rsidR="00755CB2" w:rsidP="11FE2ADD" w:rsidRDefault="4523CE24" w14:paraId="607A9C2C" w14:textId="206DC381">
            <w:pPr>
              <w:rPr>
                <w:rFonts w:ascii="Calibri" w:hAnsi="Calibri" w:cs="Calibri"/>
                <w:color w:val="000000" w:themeColor="text1"/>
                <w:sz w:val="20"/>
                <w:szCs w:val="20"/>
                <w:lang w:val="en-PH" w:eastAsia="en-PH"/>
              </w:rPr>
            </w:pPr>
            <w:r w:rsidRPr="35FA47F1">
              <w:rPr>
                <w:rFonts w:ascii="Calibri" w:hAnsi="Calibri" w:cs="Calibri"/>
                <w:color w:val="FF0000"/>
                <w:sz w:val="20"/>
                <w:szCs w:val="20"/>
                <w:lang w:val="en-PH" w:eastAsia="en-PH"/>
              </w:rPr>
              <w:t xml:space="preserve">Note: </w:t>
            </w:r>
            <w:r w:rsidRPr="35FA47F1">
              <w:rPr>
                <w:rFonts w:ascii="Calibri" w:hAnsi="Calibri" w:cs="Calibri"/>
                <w:color w:val="000000" w:themeColor="text1"/>
                <w:sz w:val="20"/>
                <w:szCs w:val="20"/>
                <w:lang w:val="en-PH" w:eastAsia="en-PH"/>
              </w:rPr>
              <w:t xml:space="preserve">Use the </w:t>
            </w:r>
            <w:r w:rsidRPr="005A052C">
              <w:rPr>
                <w:rFonts w:ascii="Calibri" w:hAnsi="Calibri" w:cs="Calibri"/>
                <w:b/>
                <w:bCs/>
                <w:color w:val="000000" w:themeColor="text1"/>
                <w:sz w:val="20"/>
                <w:szCs w:val="20"/>
                <w:lang w:val="en-PH" w:eastAsia="en-PH"/>
              </w:rPr>
              <w:t>Detail Record</w:t>
            </w:r>
            <w:r w:rsidRPr="35FA47F1">
              <w:rPr>
                <w:rFonts w:ascii="Calibri" w:hAnsi="Calibri" w:cs="Calibri"/>
                <w:color w:val="000000" w:themeColor="text1"/>
                <w:sz w:val="20"/>
                <w:szCs w:val="20"/>
                <w:lang w:val="en-PH" w:eastAsia="en-PH"/>
              </w:rPr>
              <w:t xml:space="preserve"> </w:t>
            </w:r>
            <w:r w:rsidRPr="35FA47F1" w:rsidR="6D40C44E">
              <w:rPr>
                <w:rFonts w:ascii="Calibri" w:hAnsi="Calibri" w:cs="Calibri"/>
                <w:color w:val="000000" w:themeColor="text1"/>
                <w:sz w:val="20"/>
                <w:szCs w:val="20"/>
                <w:lang w:val="en-PH" w:eastAsia="en-PH"/>
              </w:rPr>
              <w:t>fields</w:t>
            </w:r>
            <w:r w:rsidRPr="35FA47F1" w:rsidR="4F10AADA">
              <w:rPr>
                <w:rFonts w:ascii="Calibri" w:hAnsi="Calibri" w:cs="Calibri"/>
                <w:color w:val="000000" w:themeColor="text1"/>
                <w:sz w:val="20"/>
                <w:szCs w:val="20"/>
                <w:lang w:val="en-PH" w:eastAsia="en-PH"/>
              </w:rPr>
              <w:t xml:space="preserve"> above</w:t>
            </w:r>
            <w:r w:rsidRPr="35FA47F1" w:rsidR="6D40C44E">
              <w:rPr>
                <w:rFonts w:ascii="Calibri" w:hAnsi="Calibri" w:cs="Calibri"/>
                <w:color w:val="000000" w:themeColor="text1"/>
                <w:sz w:val="20"/>
                <w:szCs w:val="20"/>
                <w:lang w:val="en-PH" w:eastAsia="en-PH"/>
              </w:rPr>
              <w:t xml:space="preserve"> highlighted in red</w:t>
            </w:r>
          </w:p>
        </w:tc>
      </w:tr>
      <w:tr w:rsidRPr="00854AE0" w:rsidR="00EC76DD" w:rsidTr="4B61EAE7" w14:paraId="2D38B435" w14:textId="213DC301">
        <w:trPr>
          <w:cnfStyle w:val="000000010000" w:firstRow="0" w:lastRow="0" w:firstColumn="0" w:lastColumn="0" w:oddVBand="0" w:evenVBand="0" w:oddHBand="0" w:evenHBand="1" w:firstRowFirstColumn="0" w:firstRowLastColumn="0" w:lastRowFirstColumn="0" w:lastRowLastColumn="0"/>
          <w:trHeight w:val="300"/>
        </w:trPr>
        <w:tc>
          <w:tcPr>
            <w:tcW w:w="2235" w:type="dxa"/>
          </w:tcPr>
          <w:p w:rsidRPr="009F605D" w:rsidR="00F249B3" w:rsidP="006931FE" w:rsidRDefault="00F249B3" w14:paraId="6EDC1D3A" w14:textId="51A920D4">
            <w:pPr>
              <w:ind w:left="-93"/>
              <w:rPr>
                <w:rFonts w:ascii="Calibri" w:hAnsi="Calibri" w:cs="Calibri"/>
                <w:color w:val="000000"/>
                <w:szCs w:val="16"/>
                <w:lang w:val="en-PH" w:eastAsia="en-PH"/>
              </w:rPr>
            </w:pPr>
            <w:proofErr w:type="spellStart"/>
            <w:r w:rsidRPr="009F605D">
              <w:rPr>
                <w:rFonts w:ascii="Calibri" w:hAnsi="Calibri" w:cs="Calibri"/>
                <w:color w:val="000000"/>
                <w:szCs w:val="16"/>
                <w:lang w:val="en-PH" w:eastAsia="en-PH"/>
              </w:rPr>
              <w:t>CashManagementGroup</w:t>
            </w:r>
            <w:proofErr w:type="spellEnd"/>
            <w:r w:rsidRPr="009F605D">
              <w:rPr>
                <w:rFonts w:ascii="Calibri" w:hAnsi="Calibri" w:cs="Calibri"/>
                <w:color w:val="000000"/>
                <w:szCs w:val="16"/>
                <w:lang w:val="en-PH" w:eastAsia="en-PH"/>
              </w:rPr>
              <w:t> </w:t>
            </w:r>
          </w:p>
        </w:tc>
        <w:tc>
          <w:tcPr>
            <w:tcW w:w="1031" w:type="dxa"/>
            <w:hideMark/>
          </w:tcPr>
          <w:p w:rsidRPr="009F605D" w:rsidR="00F249B3" w:rsidP="006931FE" w:rsidRDefault="00F249B3" w14:paraId="0B751E9F" w14:textId="43BAC31E">
            <w:pPr>
              <w:ind w:left="-93"/>
              <w:rPr>
                <w:rFonts w:ascii="Calibri" w:hAnsi="Calibri" w:cs="Calibri"/>
                <w:color w:val="000000"/>
                <w:szCs w:val="16"/>
                <w:lang w:val="en-PH" w:eastAsia="en-PH"/>
              </w:rPr>
            </w:pPr>
            <w:proofErr w:type="spellStart"/>
            <w:r w:rsidRPr="009F605D">
              <w:rPr>
                <w:rFonts w:ascii="Calibri" w:hAnsi="Calibri" w:cs="Calibri"/>
                <w:color w:val="000000"/>
                <w:szCs w:val="16"/>
                <w:lang w:val="en-PH" w:eastAsia="en-PH"/>
              </w:rPr>
              <w:t>AlphaUpper</w:t>
            </w:r>
            <w:proofErr w:type="spellEnd"/>
            <w:r w:rsidRPr="009F605D">
              <w:rPr>
                <w:rFonts w:ascii="Calibri" w:hAnsi="Calibri" w:cs="Calibri"/>
                <w:color w:val="000000"/>
                <w:szCs w:val="16"/>
                <w:lang w:val="en-PH" w:eastAsia="en-PH"/>
              </w:rPr>
              <w:t> </w:t>
            </w:r>
          </w:p>
        </w:tc>
        <w:tc>
          <w:tcPr>
            <w:tcW w:w="550" w:type="dxa"/>
            <w:hideMark/>
          </w:tcPr>
          <w:p w:rsidRPr="009F605D" w:rsidR="00F249B3" w:rsidP="006931FE" w:rsidRDefault="00F249B3" w14:paraId="27246572" w14:textId="77777777">
            <w:pPr>
              <w:ind w:left="-93"/>
              <w:jc w:val="center"/>
              <w:rPr>
                <w:rFonts w:ascii="Calibri" w:hAnsi="Calibri" w:cs="Calibri"/>
                <w:color w:val="000000"/>
                <w:szCs w:val="16"/>
                <w:lang w:val="en-PH" w:eastAsia="en-PH"/>
              </w:rPr>
            </w:pPr>
            <w:r w:rsidRPr="009F605D">
              <w:rPr>
                <w:rFonts w:ascii="Calibri" w:hAnsi="Calibri" w:cs="Calibri"/>
                <w:color w:val="000000"/>
                <w:szCs w:val="16"/>
                <w:lang w:val="en-PH" w:eastAsia="en-PH"/>
              </w:rPr>
              <w:t>4 </w:t>
            </w:r>
          </w:p>
        </w:tc>
        <w:tc>
          <w:tcPr>
            <w:tcW w:w="896" w:type="dxa"/>
            <w:hideMark/>
          </w:tcPr>
          <w:p w:rsidRPr="00F249B3" w:rsidR="00F249B3" w:rsidP="006931FE" w:rsidRDefault="00F249B3" w14:paraId="3A549C48" w14:textId="77777777">
            <w:pPr>
              <w:ind w:left="-93"/>
              <w:jc w:val="center"/>
              <w:rPr>
                <w:rFonts w:ascii="Calibri" w:hAnsi="Calibri" w:cs="Calibri"/>
                <w:color w:val="FF0000"/>
                <w:szCs w:val="16"/>
                <w:lang w:val="en-PH" w:eastAsia="en-PH"/>
              </w:rPr>
            </w:pPr>
            <w:r w:rsidRPr="00F249B3">
              <w:rPr>
                <w:rFonts w:ascii="Calibri" w:hAnsi="Calibri" w:cs="Calibri"/>
                <w:color w:val="FF0000"/>
                <w:szCs w:val="16"/>
                <w:lang w:val="en-PH" w:eastAsia="en-PH"/>
              </w:rPr>
              <w:t>Yes</w:t>
            </w:r>
          </w:p>
        </w:tc>
        <w:tc>
          <w:tcPr>
            <w:tcW w:w="1710" w:type="dxa"/>
            <w:hideMark/>
          </w:tcPr>
          <w:p w:rsidRPr="009F605D" w:rsidR="00F249B3" w:rsidP="35FA47F1" w:rsidRDefault="4140F92F" w14:paraId="5AFC5623" w14:textId="77777777">
            <w:pPr>
              <w:ind w:left="-93"/>
              <w:rPr>
                <w:rFonts w:ascii="Calibri" w:hAnsi="Calibri" w:cs="Calibri"/>
                <w:color w:val="000000"/>
                <w:lang w:val="en-PH" w:eastAsia="en-PH"/>
              </w:rPr>
            </w:pPr>
            <w:r w:rsidRPr="35FA47F1">
              <w:rPr>
                <w:rFonts w:ascii="Calibri" w:hAnsi="Calibri" w:cs="Calibri"/>
                <w:color w:val="000000" w:themeColor="text1"/>
                <w:lang w:val="en-PH" w:eastAsia="en-PH"/>
              </w:rPr>
              <w:t>Default value of "</w:t>
            </w:r>
            <w:r w:rsidRPr="35FA47F1">
              <w:rPr>
                <w:rFonts w:ascii="Calibri" w:hAnsi="Calibri" w:cs="Calibri"/>
                <w:b/>
                <w:bCs/>
                <w:color w:val="000000" w:themeColor="text1"/>
                <w:lang w:val="en-PH" w:eastAsia="en-PH"/>
              </w:rPr>
              <w:t>SONH</w:t>
            </w:r>
            <w:r w:rsidRPr="35FA47F1">
              <w:rPr>
                <w:rFonts w:ascii="Calibri" w:hAnsi="Calibri" w:cs="Calibri"/>
                <w:color w:val="000000" w:themeColor="text1"/>
                <w:lang w:val="en-PH" w:eastAsia="en-PH"/>
              </w:rPr>
              <w:t>" </w:t>
            </w:r>
          </w:p>
        </w:tc>
        <w:tc>
          <w:tcPr>
            <w:tcW w:w="1466" w:type="dxa"/>
            <w:hideMark/>
          </w:tcPr>
          <w:p w:rsidRPr="009F605D" w:rsidR="00F249B3" w:rsidP="006931FE" w:rsidRDefault="00F249B3" w14:paraId="1D8170B5" w14:textId="06CAF256">
            <w:pPr>
              <w:ind w:left="-93"/>
              <w:rPr>
                <w:rFonts w:ascii="Calibri" w:hAnsi="Calibri" w:cs="Calibri"/>
                <w:color w:val="000000"/>
                <w:szCs w:val="16"/>
                <w:lang w:val="en-PH" w:eastAsia="en-PH"/>
              </w:rPr>
            </w:pPr>
            <w:r w:rsidRPr="009F605D">
              <w:rPr>
                <w:rFonts w:ascii="Calibri" w:hAnsi="Calibri" w:cs="Calibri"/>
                <w:color w:val="000000"/>
                <w:szCs w:val="16"/>
                <w:lang w:val="en-PH" w:eastAsia="en-PH"/>
              </w:rPr>
              <w:t> </w:t>
            </w:r>
            <w:r w:rsidR="00C3372B">
              <w:rPr>
                <w:rFonts w:ascii="Calibri" w:hAnsi="Calibri" w:cs="Calibri"/>
                <w:color w:val="000000"/>
                <w:szCs w:val="16"/>
                <w:lang w:val="en-PH" w:eastAsia="en-PH"/>
              </w:rPr>
              <w:t>SONH</w:t>
            </w:r>
          </w:p>
        </w:tc>
        <w:tc>
          <w:tcPr>
            <w:tcW w:w="2941" w:type="dxa"/>
            <w:hideMark/>
          </w:tcPr>
          <w:p w:rsidRPr="009F605D" w:rsidR="00F249B3" w:rsidP="006931FE" w:rsidRDefault="00F249B3" w14:paraId="09CD8A20" w14:textId="77777777">
            <w:pPr>
              <w:ind w:left="-93"/>
              <w:rPr>
                <w:rFonts w:ascii="Calibri" w:hAnsi="Calibri" w:cs="Calibri"/>
                <w:color w:val="000000"/>
                <w:szCs w:val="16"/>
                <w:lang w:val="en-PH" w:eastAsia="en-PH"/>
              </w:rPr>
            </w:pPr>
            <w:r w:rsidRPr="009F605D">
              <w:rPr>
                <w:rFonts w:ascii="Calibri" w:hAnsi="Calibri" w:cs="Calibri"/>
                <w:color w:val="000000"/>
                <w:szCs w:val="16"/>
                <w:lang w:val="en-PH" w:eastAsia="en-PH"/>
              </w:rPr>
              <w:t> </w:t>
            </w:r>
          </w:p>
        </w:tc>
      </w:tr>
      <w:tr w:rsidRPr="00854AE0" w:rsidR="00F249B3" w:rsidTr="4B61EAE7" w14:paraId="1328EC3A" w14:textId="3AC45949">
        <w:trPr>
          <w:cnfStyle w:val="000000100000" w:firstRow="0" w:lastRow="0" w:firstColumn="0" w:lastColumn="0" w:oddVBand="0" w:evenVBand="0" w:oddHBand="1" w:evenHBand="0" w:firstRowFirstColumn="0" w:firstRowLastColumn="0" w:lastRowFirstColumn="0" w:lastRowLastColumn="0"/>
          <w:trHeight w:val="300"/>
        </w:trPr>
        <w:tc>
          <w:tcPr>
            <w:tcW w:w="2235" w:type="dxa"/>
          </w:tcPr>
          <w:p w:rsidRPr="009F605D" w:rsidR="00F249B3" w:rsidP="006931FE" w:rsidRDefault="00F249B3" w14:paraId="5082F0BF" w14:textId="26B2D0F5">
            <w:pPr>
              <w:ind w:left="-93"/>
              <w:rPr>
                <w:rFonts w:ascii="Calibri" w:hAnsi="Calibri" w:cs="Calibri"/>
                <w:color w:val="000000"/>
                <w:szCs w:val="16"/>
                <w:lang w:val="en-PH" w:eastAsia="en-PH"/>
              </w:rPr>
            </w:pPr>
            <w:proofErr w:type="spellStart"/>
            <w:r w:rsidRPr="009F605D">
              <w:rPr>
                <w:rFonts w:ascii="Calibri" w:hAnsi="Calibri" w:cs="Calibri"/>
                <w:color w:val="000000"/>
                <w:szCs w:val="16"/>
                <w:lang w:val="en-PH" w:eastAsia="en-PH"/>
              </w:rPr>
              <w:t>RunGroup</w:t>
            </w:r>
            <w:proofErr w:type="spellEnd"/>
            <w:r w:rsidRPr="009F605D">
              <w:rPr>
                <w:rFonts w:ascii="Calibri" w:hAnsi="Calibri" w:cs="Calibri"/>
                <w:color w:val="000000"/>
                <w:szCs w:val="16"/>
                <w:lang w:val="en-PH" w:eastAsia="en-PH"/>
              </w:rPr>
              <w:t> </w:t>
            </w:r>
          </w:p>
        </w:tc>
        <w:tc>
          <w:tcPr>
            <w:tcW w:w="1031" w:type="dxa"/>
            <w:hideMark/>
          </w:tcPr>
          <w:p w:rsidRPr="009F605D" w:rsidR="00F249B3" w:rsidP="006931FE" w:rsidRDefault="00F249B3" w14:paraId="32C4B668" w14:textId="0BEE5015">
            <w:pPr>
              <w:ind w:left="-93"/>
              <w:rPr>
                <w:rFonts w:ascii="Calibri" w:hAnsi="Calibri" w:cs="Calibri"/>
                <w:color w:val="000000"/>
                <w:szCs w:val="16"/>
                <w:lang w:val="en-PH" w:eastAsia="en-PH"/>
              </w:rPr>
            </w:pPr>
            <w:proofErr w:type="spellStart"/>
            <w:r w:rsidRPr="009F605D">
              <w:rPr>
                <w:rFonts w:ascii="Calibri" w:hAnsi="Calibri" w:cs="Calibri"/>
                <w:color w:val="000000"/>
                <w:szCs w:val="16"/>
                <w:lang w:val="en-PH" w:eastAsia="en-PH"/>
              </w:rPr>
              <w:t>AlphaUpper</w:t>
            </w:r>
            <w:proofErr w:type="spellEnd"/>
            <w:r w:rsidRPr="009F605D">
              <w:rPr>
                <w:rFonts w:ascii="Calibri" w:hAnsi="Calibri" w:cs="Calibri"/>
                <w:color w:val="000000"/>
                <w:szCs w:val="16"/>
                <w:lang w:val="en-PH" w:eastAsia="en-PH"/>
              </w:rPr>
              <w:t> </w:t>
            </w:r>
          </w:p>
        </w:tc>
        <w:tc>
          <w:tcPr>
            <w:tcW w:w="550" w:type="dxa"/>
            <w:hideMark/>
          </w:tcPr>
          <w:p w:rsidRPr="009F605D" w:rsidR="00F249B3" w:rsidP="006931FE" w:rsidRDefault="00F249B3" w14:paraId="3F9694D0" w14:textId="77777777">
            <w:pPr>
              <w:ind w:left="-93"/>
              <w:jc w:val="center"/>
              <w:rPr>
                <w:rFonts w:ascii="Calibri" w:hAnsi="Calibri" w:cs="Calibri"/>
                <w:color w:val="000000"/>
                <w:szCs w:val="16"/>
                <w:lang w:val="en-PH" w:eastAsia="en-PH"/>
              </w:rPr>
            </w:pPr>
            <w:r w:rsidRPr="009F605D">
              <w:rPr>
                <w:rFonts w:ascii="Calibri" w:hAnsi="Calibri" w:cs="Calibri"/>
                <w:color w:val="000000"/>
                <w:szCs w:val="16"/>
                <w:lang w:val="en-PH" w:eastAsia="en-PH"/>
              </w:rPr>
              <w:t>30 </w:t>
            </w:r>
          </w:p>
        </w:tc>
        <w:tc>
          <w:tcPr>
            <w:tcW w:w="896" w:type="dxa"/>
            <w:hideMark/>
          </w:tcPr>
          <w:p w:rsidRPr="00F249B3" w:rsidR="00F249B3" w:rsidP="006931FE" w:rsidRDefault="00F249B3" w14:paraId="0ED7D206" w14:textId="77777777">
            <w:pPr>
              <w:ind w:left="-93"/>
              <w:jc w:val="center"/>
              <w:rPr>
                <w:rFonts w:ascii="Calibri" w:hAnsi="Calibri" w:cs="Calibri"/>
                <w:color w:val="FF0000"/>
                <w:szCs w:val="16"/>
                <w:lang w:val="en-PH" w:eastAsia="en-PH"/>
              </w:rPr>
            </w:pPr>
            <w:r w:rsidRPr="00F249B3">
              <w:rPr>
                <w:rFonts w:ascii="Calibri" w:hAnsi="Calibri" w:cs="Calibri"/>
                <w:color w:val="FF0000"/>
                <w:szCs w:val="16"/>
                <w:lang w:val="en-PH" w:eastAsia="en-PH"/>
              </w:rPr>
              <w:t>Yes</w:t>
            </w:r>
          </w:p>
        </w:tc>
        <w:tc>
          <w:tcPr>
            <w:tcW w:w="1710" w:type="dxa"/>
            <w:noWrap/>
            <w:hideMark/>
          </w:tcPr>
          <w:p w:rsidRPr="009F605D" w:rsidR="00F249B3" w:rsidP="006931FE" w:rsidRDefault="00F249B3" w14:paraId="08A0D739" w14:textId="77777777">
            <w:pPr>
              <w:ind w:left="-93"/>
              <w:jc w:val="center"/>
              <w:rPr>
                <w:rFonts w:ascii="Calibri" w:hAnsi="Calibri" w:cs="Calibri"/>
                <w:color w:val="000000"/>
                <w:szCs w:val="16"/>
                <w:lang w:val="en-PH" w:eastAsia="en-PH"/>
              </w:rPr>
            </w:pPr>
          </w:p>
        </w:tc>
        <w:tc>
          <w:tcPr>
            <w:tcW w:w="1466" w:type="dxa"/>
            <w:noWrap/>
            <w:hideMark/>
          </w:tcPr>
          <w:p w:rsidRPr="009F605D" w:rsidR="00F249B3" w:rsidP="006931FE" w:rsidRDefault="0BB9DB57" w14:paraId="1D6D4B2C" w14:textId="7AAEB582">
            <w:pPr>
              <w:ind w:left="-93"/>
              <w:rPr>
                <w:rFonts w:ascii="Calibri" w:hAnsi="Calibri" w:cs="Calibri"/>
                <w:color w:val="FF0000"/>
                <w:highlight w:val="yellow"/>
                <w:lang w:val="en-PH" w:eastAsia="en-PH"/>
              </w:rPr>
            </w:pPr>
            <w:r w:rsidRPr="4B61EAE7">
              <w:rPr>
                <w:rFonts w:ascii="Calibri" w:hAnsi="Calibri" w:cs="Calibri"/>
                <w:color w:val="FF0000"/>
                <w:highlight w:val="yellow"/>
                <w:lang w:val="en-PH" w:eastAsia="en-PH"/>
              </w:rPr>
              <w:t>NH-TREASURY-DEPT.YYMMDDHHMM</w:t>
            </w:r>
            <w:r w:rsidRPr="4B61EAE7" w:rsidR="6B17AE9C">
              <w:rPr>
                <w:rFonts w:ascii="Calibri" w:hAnsi="Calibri" w:cs="Calibri"/>
                <w:color w:val="FF0000"/>
                <w:highlight w:val="yellow"/>
                <w:lang w:val="en-PH" w:eastAsia="en-PH"/>
              </w:rPr>
              <w:t>SS</w:t>
            </w:r>
          </w:p>
        </w:tc>
        <w:tc>
          <w:tcPr>
            <w:tcW w:w="2941" w:type="dxa"/>
            <w:noWrap/>
            <w:hideMark/>
          </w:tcPr>
          <w:p w:rsidRPr="009F605D" w:rsidR="00F249B3" w:rsidP="35FA47F1" w:rsidRDefault="0B76C7B8" w14:paraId="04E9A9EF" w14:textId="35858766">
            <w:pPr>
              <w:spacing w:line="259" w:lineRule="auto"/>
              <w:ind w:left="-93"/>
            </w:pPr>
            <w:r w:rsidRPr="35FA47F1">
              <w:rPr>
                <w:rFonts w:ascii="Calibri" w:hAnsi="Calibri" w:cs="Calibri"/>
                <w:lang w:val="en-PH" w:eastAsia="en-PH"/>
              </w:rPr>
              <w:t>File Name</w:t>
            </w:r>
          </w:p>
        </w:tc>
      </w:tr>
      <w:tr w:rsidRPr="00854AE0" w:rsidR="00EC76DD" w:rsidTr="4B61EAE7" w14:paraId="2B2B4F56" w14:textId="71471665">
        <w:trPr>
          <w:cnfStyle w:val="000000010000" w:firstRow="0" w:lastRow="0" w:firstColumn="0" w:lastColumn="0" w:oddVBand="0" w:evenVBand="0" w:oddHBand="0" w:evenHBand="1" w:firstRowFirstColumn="0" w:firstRowLastColumn="0" w:lastRowFirstColumn="0" w:lastRowLastColumn="0"/>
          <w:trHeight w:val="300"/>
        </w:trPr>
        <w:tc>
          <w:tcPr>
            <w:tcW w:w="2235" w:type="dxa"/>
          </w:tcPr>
          <w:p w:rsidRPr="009F605D" w:rsidR="00F249B3" w:rsidP="006931FE" w:rsidRDefault="00F249B3" w14:paraId="63F44A60" w14:textId="53CBE97F">
            <w:pPr>
              <w:ind w:left="-93"/>
              <w:rPr>
                <w:rFonts w:ascii="Calibri" w:hAnsi="Calibri" w:cs="Calibri"/>
                <w:color w:val="000000"/>
                <w:szCs w:val="16"/>
                <w:lang w:val="en-PH" w:eastAsia="en-PH"/>
              </w:rPr>
            </w:pPr>
            <w:proofErr w:type="spellStart"/>
            <w:r w:rsidRPr="009F605D">
              <w:rPr>
                <w:rFonts w:ascii="Calibri" w:hAnsi="Calibri" w:cs="Calibri"/>
                <w:color w:val="000000"/>
                <w:szCs w:val="16"/>
                <w:lang w:val="en-PH" w:eastAsia="en-PH"/>
              </w:rPr>
              <w:t>CashManagementAccount</w:t>
            </w:r>
            <w:proofErr w:type="spellEnd"/>
            <w:r w:rsidRPr="009F605D">
              <w:rPr>
                <w:rFonts w:ascii="Calibri" w:hAnsi="Calibri" w:cs="Calibri"/>
                <w:color w:val="000000"/>
                <w:szCs w:val="16"/>
                <w:lang w:val="en-PH" w:eastAsia="en-PH"/>
              </w:rPr>
              <w:t> </w:t>
            </w:r>
          </w:p>
        </w:tc>
        <w:tc>
          <w:tcPr>
            <w:tcW w:w="1031" w:type="dxa"/>
            <w:hideMark/>
          </w:tcPr>
          <w:p w:rsidRPr="009F605D" w:rsidR="00F249B3" w:rsidP="006931FE" w:rsidRDefault="00F249B3" w14:paraId="735EB510" w14:textId="6481D5CF">
            <w:pPr>
              <w:ind w:left="-93"/>
              <w:rPr>
                <w:rFonts w:ascii="Calibri" w:hAnsi="Calibri" w:cs="Calibri"/>
                <w:color w:val="000000"/>
                <w:szCs w:val="16"/>
                <w:lang w:val="en-PH" w:eastAsia="en-PH"/>
              </w:rPr>
            </w:pPr>
            <w:proofErr w:type="spellStart"/>
            <w:r w:rsidRPr="009F605D">
              <w:rPr>
                <w:rFonts w:ascii="Calibri" w:hAnsi="Calibri" w:cs="Calibri"/>
                <w:color w:val="000000"/>
                <w:szCs w:val="16"/>
                <w:lang w:val="en-PH" w:eastAsia="en-PH"/>
              </w:rPr>
              <w:t>AlphaUpper</w:t>
            </w:r>
            <w:proofErr w:type="spellEnd"/>
            <w:r w:rsidRPr="009F605D">
              <w:rPr>
                <w:rFonts w:ascii="Calibri" w:hAnsi="Calibri" w:cs="Calibri"/>
                <w:color w:val="000000"/>
                <w:szCs w:val="16"/>
                <w:lang w:val="en-PH" w:eastAsia="en-PH"/>
              </w:rPr>
              <w:t> </w:t>
            </w:r>
          </w:p>
        </w:tc>
        <w:tc>
          <w:tcPr>
            <w:tcW w:w="550" w:type="dxa"/>
            <w:hideMark/>
          </w:tcPr>
          <w:p w:rsidRPr="009F605D" w:rsidR="00F249B3" w:rsidP="006931FE" w:rsidRDefault="00F249B3" w14:paraId="13552A04" w14:textId="77777777">
            <w:pPr>
              <w:ind w:left="-93"/>
              <w:jc w:val="center"/>
              <w:rPr>
                <w:rFonts w:ascii="Calibri" w:hAnsi="Calibri" w:cs="Calibri"/>
                <w:color w:val="000000"/>
                <w:szCs w:val="16"/>
                <w:lang w:val="en-PH" w:eastAsia="en-PH"/>
              </w:rPr>
            </w:pPr>
            <w:r w:rsidRPr="009F605D">
              <w:rPr>
                <w:rFonts w:ascii="Calibri" w:hAnsi="Calibri" w:cs="Calibri"/>
                <w:color w:val="000000"/>
                <w:szCs w:val="16"/>
                <w:lang w:val="en-PH" w:eastAsia="en-PH"/>
              </w:rPr>
              <w:t>35 </w:t>
            </w:r>
          </w:p>
        </w:tc>
        <w:tc>
          <w:tcPr>
            <w:tcW w:w="896" w:type="dxa"/>
            <w:hideMark/>
          </w:tcPr>
          <w:p w:rsidRPr="00F249B3" w:rsidR="00F249B3" w:rsidP="006931FE" w:rsidRDefault="00F249B3" w14:paraId="45399107" w14:textId="77777777">
            <w:pPr>
              <w:ind w:left="-93"/>
              <w:jc w:val="center"/>
              <w:rPr>
                <w:rFonts w:ascii="Calibri" w:hAnsi="Calibri" w:cs="Calibri"/>
                <w:color w:val="FF0000"/>
                <w:szCs w:val="16"/>
                <w:lang w:val="en-PH" w:eastAsia="en-PH"/>
              </w:rPr>
            </w:pPr>
            <w:r w:rsidRPr="00F249B3">
              <w:rPr>
                <w:rFonts w:ascii="Calibri" w:hAnsi="Calibri" w:cs="Calibri"/>
                <w:color w:val="FF0000"/>
                <w:szCs w:val="16"/>
                <w:lang w:val="en-PH" w:eastAsia="en-PH"/>
              </w:rPr>
              <w:t>Yes</w:t>
            </w:r>
          </w:p>
        </w:tc>
        <w:tc>
          <w:tcPr>
            <w:tcW w:w="1710" w:type="dxa"/>
            <w:hideMark/>
          </w:tcPr>
          <w:p w:rsidRPr="009F605D" w:rsidR="00F249B3" w:rsidP="006931FE" w:rsidRDefault="00F249B3" w14:paraId="4C7D8E83" w14:textId="77777777">
            <w:pPr>
              <w:ind w:left="-93"/>
              <w:rPr>
                <w:rFonts w:ascii="Calibri" w:hAnsi="Calibri" w:cs="Calibri"/>
                <w:color w:val="000000"/>
                <w:szCs w:val="16"/>
                <w:lang w:val="en-PH" w:eastAsia="en-PH"/>
              </w:rPr>
            </w:pPr>
            <w:r w:rsidRPr="009F605D">
              <w:rPr>
                <w:rFonts w:ascii="Calibri" w:hAnsi="Calibri" w:cs="Calibri"/>
                <w:color w:val="000000"/>
                <w:szCs w:val="16"/>
                <w:lang w:val="en-PH" w:eastAsia="en-PH"/>
              </w:rPr>
              <w:t> </w:t>
            </w:r>
          </w:p>
        </w:tc>
        <w:tc>
          <w:tcPr>
            <w:tcW w:w="1466" w:type="dxa"/>
            <w:hideMark/>
          </w:tcPr>
          <w:p w:rsidRPr="009F605D" w:rsidR="00F249B3" w:rsidP="006931FE" w:rsidRDefault="00F249B3" w14:paraId="07D110AF" w14:textId="15E958D2">
            <w:pPr>
              <w:ind w:left="-93"/>
              <w:rPr>
                <w:rFonts w:ascii="Calibri" w:hAnsi="Calibri" w:cs="Calibri"/>
                <w:szCs w:val="16"/>
                <w:lang w:val="en-PH" w:eastAsia="en-PH"/>
              </w:rPr>
            </w:pPr>
            <w:r w:rsidRPr="009F605D">
              <w:rPr>
                <w:rFonts w:ascii="Calibri" w:hAnsi="Calibri" w:cs="Calibri"/>
                <w:szCs w:val="16"/>
                <w:lang w:val="en-PH" w:eastAsia="en-PH"/>
              </w:rPr>
              <w:t>000000</w:t>
            </w:r>
            <w:r w:rsidR="00E353E6">
              <w:rPr>
                <w:rFonts w:ascii="Calibri" w:hAnsi="Calibri" w:cs="Calibri"/>
                <w:szCs w:val="16"/>
                <w:lang w:val="en-PH" w:eastAsia="en-PH"/>
              </w:rPr>
              <w:t>0</w:t>
            </w:r>
            <w:r w:rsidRPr="009F605D">
              <w:rPr>
                <w:rFonts w:ascii="Calibri" w:hAnsi="Calibri" w:cs="Calibri"/>
                <w:szCs w:val="16"/>
                <w:lang w:val="en-PH" w:eastAsia="en-PH"/>
              </w:rPr>
              <w:t>11123</w:t>
            </w:r>
          </w:p>
        </w:tc>
        <w:tc>
          <w:tcPr>
            <w:tcW w:w="2941" w:type="dxa"/>
            <w:hideMark/>
          </w:tcPr>
          <w:p w:rsidRPr="009F605D" w:rsidR="00F249B3" w:rsidP="7AAF9387" w:rsidRDefault="00F249B3" w14:paraId="7A79BBEC" w14:textId="29A4576D">
            <w:pPr>
              <w:spacing w:line="259" w:lineRule="auto"/>
              <w:ind w:left="-93"/>
            </w:pPr>
            <w:r w:rsidRPr="7AAF9387">
              <w:rPr>
                <w:rFonts w:ascii="Calibri" w:hAnsi="Calibri" w:cs="Calibri"/>
                <w:lang w:val="en-PH" w:eastAsia="en-PH"/>
              </w:rPr>
              <w:t>Account</w:t>
            </w:r>
          </w:p>
        </w:tc>
      </w:tr>
      <w:tr w:rsidR="35FA47F1" w:rsidTr="4B61EAE7" w14:paraId="216FC1AE" w14:textId="77777777">
        <w:trPr>
          <w:cnfStyle w:val="000000100000" w:firstRow="0" w:lastRow="0" w:firstColumn="0" w:lastColumn="0" w:oddVBand="0" w:evenVBand="0" w:oddHBand="1" w:evenHBand="0" w:firstRowFirstColumn="0" w:firstRowLastColumn="0" w:lastRowFirstColumn="0" w:lastRowLastColumn="0"/>
          <w:trHeight w:val="300"/>
        </w:trPr>
        <w:tc>
          <w:tcPr>
            <w:tcW w:w="2235" w:type="dxa"/>
          </w:tcPr>
          <w:p w:rsidR="3308B05D" w:rsidP="35FA47F1" w:rsidRDefault="3308B05D" w14:paraId="115600B9" w14:textId="7A82E2EE">
            <w:pPr>
              <w:ind w:left="-90"/>
              <w:rPr>
                <w:rFonts w:ascii="Calibri" w:hAnsi="Calibri" w:cs="Calibri"/>
                <w:color w:val="000000" w:themeColor="text1"/>
                <w:lang w:val="en-PH" w:eastAsia="en-PH"/>
              </w:rPr>
            </w:pPr>
            <w:proofErr w:type="spellStart"/>
            <w:r w:rsidRPr="35FA47F1">
              <w:rPr>
                <w:rFonts w:ascii="Calibri" w:hAnsi="Calibri" w:cs="Calibri"/>
                <w:color w:val="000000" w:themeColor="text1"/>
                <w:lang w:val="en-PH" w:eastAsia="en-PH"/>
              </w:rPr>
              <w:t>SequenceNumber</w:t>
            </w:r>
            <w:proofErr w:type="spellEnd"/>
          </w:p>
        </w:tc>
        <w:tc>
          <w:tcPr>
            <w:tcW w:w="1031" w:type="dxa"/>
            <w:hideMark/>
          </w:tcPr>
          <w:p w:rsidR="3308B05D" w:rsidP="35FA47F1" w:rsidRDefault="3308B05D" w14:paraId="0F3F01DF" w14:textId="6AD7AAFF">
            <w:pPr>
              <w:ind w:left="-90"/>
              <w:rPr>
                <w:rFonts w:ascii="Calibri" w:hAnsi="Calibri" w:cs="Calibri"/>
                <w:color w:val="000000" w:themeColor="text1"/>
                <w:lang w:val="en-PH" w:eastAsia="en-PH"/>
              </w:rPr>
            </w:pPr>
            <w:r w:rsidRPr="35FA47F1">
              <w:rPr>
                <w:rFonts w:ascii="Calibri" w:hAnsi="Calibri" w:cs="Calibri"/>
                <w:color w:val="000000" w:themeColor="text1"/>
                <w:lang w:val="en-PH" w:eastAsia="en-PH"/>
              </w:rPr>
              <w:t>Numeric</w:t>
            </w:r>
          </w:p>
        </w:tc>
        <w:tc>
          <w:tcPr>
            <w:tcW w:w="550" w:type="dxa"/>
            <w:hideMark/>
          </w:tcPr>
          <w:p w:rsidR="3308B05D" w:rsidP="35FA47F1" w:rsidRDefault="3308B05D" w14:paraId="68506C64" w14:textId="16A2FD1D">
            <w:pPr>
              <w:jc w:val="center"/>
              <w:rPr>
                <w:rFonts w:ascii="Calibri" w:hAnsi="Calibri" w:cs="Calibri"/>
                <w:color w:val="000000" w:themeColor="text1"/>
                <w:lang w:val="en-PH" w:eastAsia="en-PH"/>
              </w:rPr>
            </w:pPr>
            <w:r w:rsidRPr="35FA47F1">
              <w:rPr>
                <w:rFonts w:ascii="Calibri" w:hAnsi="Calibri" w:cs="Calibri"/>
                <w:color w:val="000000" w:themeColor="text1"/>
                <w:lang w:val="en-PH" w:eastAsia="en-PH"/>
              </w:rPr>
              <w:t>10</w:t>
            </w:r>
          </w:p>
        </w:tc>
        <w:tc>
          <w:tcPr>
            <w:tcW w:w="896" w:type="dxa"/>
            <w:hideMark/>
          </w:tcPr>
          <w:p w:rsidR="3308B05D" w:rsidP="35FA47F1" w:rsidRDefault="3308B05D" w14:paraId="230510D1" w14:textId="42615104">
            <w:pPr>
              <w:ind w:left="-90"/>
              <w:jc w:val="center"/>
              <w:rPr>
                <w:rFonts w:ascii="Calibri" w:hAnsi="Calibri" w:cs="Calibri"/>
                <w:color w:val="FF0000"/>
                <w:lang w:val="en-PH" w:eastAsia="en-PH"/>
              </w:rPr>
            </w:pPr>
            <w:r w:rsidRPr="35FA47F1">
              <w:rPr>
                <w:rFonts w:ascii="Calibri" w:hAnsi="Calibri" w:cs="Calibri"/>
                <w:color w:val="FF0000"/>
                <w:lang w:val="en-PH" w:eastAsia="en-PH"/>
              </w:rPr>
              <w:t>Yes</w:t>
            </w:r>
          </w:p>
        </w:tc>
        <w:tc>
          <w:tcPr>
            <w:tcW w:w="1710" w:type="dxa"/>
            <w:hideMark/>
          </w:tcPr>
          <w:p w:rsidR="38DFE7AB" w:rsidP="35FA47F1" w:rsidRDefault="38DFE7AB" w14:paraId="4231EEE8" w14:textId="63D2E9B5">
            <w:pPr>
              <w:rPr>
                <w:rFonts w:ascii="Calibri" w:hAnsi="Calibri" w:cs="Calibri"/>
                <w:color w:val="000000" w:themeColor="text1"/>
                <w:lang w:val="en-PH" w:eastAsia="en-PH"/>
              </w:rPr>
            </w:pPr>
            <w:r w:rsidRPr="35FA47F1">
              <w:rPr>
                <w:rFonts w:ascii="Calibri" w:hAnsi="Calibri" w:cs="Calibri"/>
                <w:color w:val="000000" w:themeColor="text1"/>
                <w:lang w:val="en-PH" w:eastAsia="en-PH"/>
              </w:rPr>
              <w:t>IPA to assign sequence number based on</w:t>
            </w:r>
            <w:r w:rsidRPr="35FA47F1" w:rsidR="0B049945">
              <w:rPr>
                <w:rFonts w:ascii="Calibri" w:hAnsi="Calibri" w:cs="Calibri"/>
                <w:color w:val="000000" w:themeColor="text1"/>
                <w:lang w:val="en-PH" w:eastAsia="en-PH"/>
              </w:rPr>
              <w:t xml:space="preserve"> the</w:t>
            </w:r>
            <w:r w:rsidRPr="35FA47F1">
              <w:rPr>
                <w:rFonts w:ascii="Calibri" w:hAnsi="Calibri" w:cs="Calibri"/>
                <w:color w:val="000000" w:themeColor="text1"/>
                <w:lang w:val="en-PH" w:eastAsia="en-PH"/>
              </w:rPr>
              <w:t xml:space="preserve"> </w:t>
            </w:r>
            <w:r w:rsidRPr="35FA47F1" w:rsidR="35A82CB0">
              <w:rPr>
                <w:rFonts w:ascii="Calibri" w:hAnsi="Calibri" w:cs="Calibri"/>
                <w:color w:val="000000" w:themeColor="text1"/>
                <w:lang w:val="en-PH" w:eastAsia="en-PH"/>
              </w:rPr>
              <w:t xml:space="preserve">detail </w:t>
            </w:r>
            <w:r w:rsidRPr="35FA47F1">
              <w:rPr>
                <w:rFonts w:ascii="Calibri" w:hAnsi="Calibri" w:cs="Calibri"/>
                <w:color w:val="000000" w:themeColor="text1"/>
                <w:lang w:val="en-PH" w:eastAsia="en-PH"/>
              </w:rPr>
              <w:t>record sequence</w:t>
            </w:r>
          </w:p>
        </w:tc>
        <w:tc>
          <w:tcPr>
            <w:tcW w:w="1466" w:type="dxa"/>
            <w:hideMark/>
          </w:tcPr>
          <w:p w:rsidR="3308B05D" w:rsidP="35FA47F1" w:rsidRDefault="3308B05D" w14:paraId="33DE7AC2" w14:textId="32546C1F">
            <w:pPr>
              <w:ind w:left="-90"/>
              <w:rPr>
                <w:rFonts w:ascii="Calibri" w:hAnsi="Calibri" w:cs="Calibri"/>
                <w:lang w:val="en-PH" w:eastAsia="en-PH"/>
              </w:rPr>
            </w:pPr>
            <w:r w:rsidRPr="35FA47F1">
              <w:rPr>
                <w:rFonts w:ascii="Calibri" w:hAnsi="Calibri" w:cs="Calibri"/>
                <w:lang w:val="en-PH" w:eastAsia="en-PH"/>
              </w:rPr>
              <w:t>1</w:t>
            </w:r>
          </w:p>
        </w:tc>
        <w:tc>
          <w:tcPr>
            <w:tcW w:w="2941" w:type="dxa"/>
            <w:hideMark/>
          </w:tcPr>
          <w:p w:rsidR="35FA47F1" w:rsidP="35FA47F1" w:rsidRDefault="35FA47F1" w14:paraId="16B26D32" w14:textId="2FBDD70C">
            <w:pPr>
              <w:spacing w:line="259" w:lineRule="auto"/>
              <w:ind w:left="-90"/>
              <w:rPr>
                <w:rFonts w:ascii="Calibri" w:hAnsi="Calibri" w:cs="Calibri"/>
                <w:lang w:val="en-PH" w:eastAsia="en-PH"/>
              </w:rPr>
            </w:pPr>
          </w:p>
        </w:tc>
      </w:tr>
      <w:tr w:rsidRPr="00854AE0" w:rsidR="00F249B3" w:rsidTr="4B61EAE7" w14:paraId="4352CDA2" w14:textId="7B0365B5">
        <w:trPr>
          <w:cnfStyle w:val="000000010000" w:firstRow="0" w:lastRow="0" w:firstColumn="0" w:lastColumn="0" w:oddVBand="0" w:evenVBand="0" w:oddHBand="0" w:evenHBand="1" w:firstRowFirstColumn="0" w:firstRowLastColumn="0" w:lastRowFirstColumn="0" w:lastRowLastColumn="0"/>
          <w:trHeight w:val="300"/>
        </w:trPr>
        <w:tc>
          <w:tcPr>
            <w:tcW w:w="2235" w:type="dxa"/>
          </w:tcPr>
          <w:p w:rsidRPr="009F605D" w:rsidR="00F249B3" w:rsidP="006931FE" w:rsidRDefault="00F249B3" w14:paraId="0974B5C9" w14:textId="5FA2A3D1">
            <w:pPr>
              <w:ind w:left="-93"/>
              <w:rPr>
                <w:rFonts w:ascii="Calibri" w:hAnsi="Calibri" w:cs="Calibri"/>
                <w:color w:val="000000"/>
                <w:szCs w:val="16"/>
                <w:lang w:val="en-PH" w:eastAsia="en-PH"/>
              </w:rPr>
            </w:pPr>
            <w:proofErr w:type="spellStart"/>
            <w:r w:rsidRPr="009F605D">
              <w:rPr>
                <w:rFonts w:ascii="Calibri" w:hAnsi="Calibri" w:cs="Calibri"/>
                <w:color w:val="000000"/>
                <w:szCs w:val="16"/>
                <w:lang w:val="en-PH" w:eastAsia="en-PH"/>
              </w:rPr>
              <w:t>TransactionAmount</w:t>
            </w:r>
            <w:proofErr w:type="spellEnd"/>
            <w:r w:rsidRPr="009F605D">
              <w:rPr>
                <w:rFonts w:ascii="Calibri" w:hAnsi="Calibri" w:cs="Calibri"/>
                <w:color w:val="000000"/>
                <w:szCs w:val="16"/>
                <w:lang w:val="en-PH" w:eastAsia="en-PH"/>
              </w:rPr>
              <w:t> </w:t>
            </w:r>
          </w:p>
        </w:tc>
        <w:tc>
          <w:tcPr>
            <w:tcW w:w="1031" w:type="dxa"/>
            <w:hideMark/>
          </w:tcPr>
          <w:p w:rsidRPr="009F605D" w:rsidR="00F249B3" w:rsidP="006931FE" w:rsidRDefault="00F249B3" w14:paraId="128141B0" w14:textId="235B87C7">
            <w:pPr>
              <w:ind w:left="-93"/>
              <w:rPr>
                <w:rFonts w:ascii="Calibri" w:hAnsi="Calibri" w:cs="Calibri"/>
                <w:color w:val="000000"/>
                <w:szCs w:val="16"/>
                <w:lang w:val="en-PH" w:eastAsia="en-PH"/>
              </w:rPr>
            </w:pPr>
            <w:r w:rsidRPr="009F605D">
              <w:rPr>
                <w:rFonts w:ascii="Calibri" w:hAnsi="Calibri" w:cs="Calibri"/>
                <w:color w:val="000000"/>
                <w:szCs w:val="16"/>
                <w:lang w:val="en-PH" w:eastAsia="en-PH"/>
              </w:rPr>
              <w:t>Decimal </w:t>
            </w:r>
          </w:p>
        </w:tc>
        <w:tc>
          <w:tcPr>
            <w:tcW w:w="550" w:type="dxa"/>
            <w:hideMark/>
          </w:tcPr>
          <w:p w:rsidRPr="009F605D" w:rsidR="00F249B3" w:rsidP="006931FE" w:rsidRDefault="00F249B3" w14:paraId="03C1ACAC" w14:textId="77777777">
            <w:pPr>
              <w:ind w:left="-93"/>
              <w:jc w:val="center"/>
              <w:rPr>
                <w:rFonts w:ascii="Calibri" w:hAnsi="Calibri" w:cs="Calibri"/>
                <w:color w:val="000000"/>
                <w:szCs w:val="16"/>
                <w:lang w:val="en-PH" w:eastAsia="en-PH"/>
              </w:rPr>
            </w:pPr>
            <w:r w:rsidRPr="009F605D">
              <w:rPr>
                <w:rFonts w:ascii="Calibri" w:hAnsi="Calibri" w:cs="Calibri"/>
                <w:color w:val="000000"/>
                <w:szCs w:val="16"/>
                <w:lang w:val="en-PH" w:eastAsia="en-PH"/>
              </w:rPr>
              <w:t>16.2 </w:t>
            </w:r>
          </w:p>
        </w:tc>
        <w:tc>
          <w:tcPr>
            <w:tcW w:w="896" w:type="dxa"/>
            <w:hideMark/>
          </w:tcPr>
          <w:p w:rsidRPr="009F605D" w:rsidR="00F249B3" w:rsidP="006931FE" w:rsidRDefault="00F249B3" w14:paraId="3809EAA6" w14:textId="77777777">
            <w:pPr>
              <w:ind w:left="-93"/>
              <w:jc w:val="center"/>
              <w:rPr>
                <w:rFonts w:ascii="Calibri" w:hAnsi="Calibri" w:cs="Calibri"/>
                <w:color w:val="000000"/>
                <w:szCs w:val="16"/>
                <w:lang w:val="en-PH" w:eastAsia="en-PH"/>
              </w:rPr>
            </w:pPr>
            <w:r w:rsidRPr="009F605D">
              <w:rPr>
                <w:rFonts w:ascii="Calibri" w:hAnsi="Calibri" w:cs="Calibri"/>
                <w:color w:val="000000"/>
                <w:szCs w:val="16"/>
                <w:lang w:val="en-PH" w:eastAsia="en-PH"/>
              </w:rPr>
              <w:t>No</w:t>
            </w:r>
          </w:p>
        </w:tc>
        <w:tc>
          <w:tcPr>
            <w:tcW w:w="1710" w:type="dxa"/>
            <w:hideMark/>
          </w:tcPr>
          <w:p w:rsidRPr="009F605D" w:rsidR="00F249B3" w:rsidP="006931FE" w:rsidRDefault="00776DCD" w14:paraId="6F7BA391" w14:textId="1CABE49E">
            <w:pPr>
              <w:ind w:left="-93"/>
              <w:rPr>
                <w:rFonts w:ascii="Calibri" w:hAnsi="Calibri" w:cs="Calibri"/>
                <w:color w:val="000000"/>
                <w:szCs w:val="16"/>
                <w:lang w:val="en-PH" w:eastAsia="en-PH"/>
              </w:rPr>
            </w:pPr>
            <w:r>
              <w:rPr>
                <w:rFonts w:ascii="Calibri" w:hAnsi="Calibri" w:cs="Calibri"/>
                <w:color w:val="000000"/>
                <w:szCs w:val="16"/>
                <w:lang w:val="en-PH" w:eastAsia="en-PH"/>
              </w:rPr>
              <w:t>With 2 decimal places</w:t>
            </w:r>
          </w:p>
        </w:tc>
        <w:tc>
          <w:tcPr>
            <w:tcW w:w="1466" w:type="dxa"/>
            <w:hideMark/>
          </w:tcPr>
          <w:p w:rsidRPr="009F605D" w:rsidR="00F249B3" w:rsidP="006931FE" w:rsidRDefault="00B0091E" w14:paraId="753ED387" w14:textId="7B17A78E">
            <w:pPr>
              <w:ind w:left="-93"/>
              <w:rPr>
                <w:rFonts w:ascii="Calibri" w:hAnsi="Calibri" w:cs="Calibri"/>
                <w:color w:val="000000"/>
                <w:szCs w:val="16"/>
                <w:lang w:val="en-PH" w:eastAsia="en-PH"/>
              </w:rPr>
            </w:pPr>
            <w:r>
              <w:rPr>
                <w:rFonts w:ascii="Calibri" w:hAnsi="Calibri" w:cs="Calibri"/>
                <w:color w:val="000000"/>
                <w:szCs w:val="16"/>
                <w:lang w:val="en-PH" w:eastAsia="en-PH"/>
              </w:rPr>
              <w:t>3200</w:t>
            </w:r>
            <w:r w:rsidRPr="009F605D" w:rsidR="00F249B3">
              <w:rPr>
                <w:rFonts w:ascii="Calibri" w:hAnsi="Calibri" w:cs="Calibri"/>
                <w:color w:val="000000"/>
                <w:szCs w:val="16"/>
                <w:lang w:val="en-PH" w:eastAsia="en-PH"/>
              </w:rPr>
              <w:t>.</w:t>
            </w:r>
            <w:r>
              <w:rPr>
                <w:rFonts w:ascii="Calibri" w:hAnsi="Calibri" w:cs="Calibri"/>
                <w:color w:val="000000"/>
                <w:szCs w:val="16"/>
                <w:lang w:val="en-PH" w:eastAsia="en-PH"/>
              </w:rPr>
              <w:t>00</w:t>
            </w:r>
          </w:p>
        </w:tc>
        <w:tc>
          <w:tcPr>
            <w:tcW w:w="2941" w:type="dxa"/>
            <w:hideMark/>
          </w:tcPr>
          <w:p w:rsidRPr="009F605D" w:rsidR="00F249B3" w:rsidP="006931FE" w:rsidRDefault="0049780A" w14:paraId="0645EAF1" w14:textId="07331B7A">
            <w:pPr>
              <w:ind w:left="-93"/>
              <w:rPr>
                <w:rFonts w:ascii="Calibri" w:hAnsi="Calibri" w:cs="Calibri"/>
                <w:color w:val="000000"/>
                <w:szCs w:val="16"/>
                <w:lang w:val="en-PH" w:eastAsia="en-PH"/>
              </w:rPr>
            </w:pPr>
            <w:r>
              <w:rPr>
                <w:rFonts w:ascii="Calibri" w:hAnsi="Calibri" w:cs="Calibri"/>
                <w:color w:val="000000"/>
                <w:szCs w:val="16"/>
                <w:lang w:val="en-PH" w:eastAsia="en-PH"/>
              </w:rPr>
              <w:t>Amount</w:t>
            </w:r>
            <w:r w:rsidRPr="009F605D" w:rsidR="00F249B3">
              <w:rPr>
                <w:rFonts w:ascii="Calibri" w:hAnsi="Calibri" w:cs="Calibri"/>
                <w:color w:val="000000"/>
                <w:szCs w:val="16"/>
                <w:lang w:val="en-PH" w:eastAsia="en-PH"/>
              </w:rPr>
              <w:t> </w:t>
            </w:r>
          </w:p>
        </w:tc>
      </w:tr>
      <w:tr w:rsidRPr="00854AE0" w:rsidR="00EC76DD" w:rsidTr="4B61EAE7" w14:paraId="037DC263" w14:textId="46BA0850">
        <w:trPr>
          <w:cnfStyle w:val="000000100000" w:firstRow="0" w:lastRow="0" w:firstColumn="0" w:lastColumn="0" w:oddVBand="0" w:evenVBand="0" w:oddHBand="1" w:evenHBand="0" w:firstRowFirstColumn="0" w:firstRowLastColumn="0" w:lastRowFirstColumn="0" w:lastRowLastColumn="0"/>
          <w:trHeight w:val="300"/>
        </w:trPr>
        <w:tc>
          <w:tcPr>
            <w:tcW w:w="2235" w:type="dxa"/>
          </w:tcPr>
          <w:p w:rsidRPr="009F605D" w:rsidR="00F249B3" w:rsidP="006931FE" w:rsidRDefault="00F249B3" w14:paraId="7C3D5AF6" w14:textId="7D7373FF">
            <w:pPr>
              <w:ind w:left="-93"/>
              <w:rPr>
                <w:rFonts w:ascii="Calibri" w:hAnsi="Calibri" w:cs="Calibri"/>
                <w:color w:val="000000"/>
                <w:szCs w:val="16"/>
                <w:lang w:val="en-PH" w:eastAsia="en-PH"/>
              </w:rPr>
            </w:pPr>
            <w:proofErr w:type="spellStart"/>
            <w:r w:rsidRPr="009F605D">
              <w:rPr>
                <w:rFonts w:ascii="Calibri" w:hAnsi="Calibri" w:cs="Calibri"/>
                <w:color w:val="000000"/>
                <w:szCs w:val="16"/>
                <w:lang w:val="en-PH" w:eastAsia="en-PH"/>
              </w:rPr>
              <w:t>CashLedgerUpdateAction</w:t>
            </w:r>
            <w:proofErr w:type="spellEnd"/>
            <w:r w:rsidRPr="009F605D">
              <w:rPr>
                <w:rFonts w:ascii="Calibri" w:hAnsi="Calibri" w:cs="Calibri"/>
                <w:color w:val="000000"/>
                <w:szCs w:val="16"/>
                <w:lang w:val="en-PH" w:eastAsia="en-PH"/>
              </w:rPr>
              <w:t> </w:t>
            </w:r>
          </w:p>
        </w:tc>
        <w:tc>
          <w:tcPr>
            <w:tcW w:w="1031" w:type="dxa"/>
            <w:hideMark/>
          </w:tcPr>
          <w:p w:rsidRPr="009F605D" w:rsidR="00F249B3" w:rsidP="006931FE" w:rsidRDefault="00F249B3" w14:paraId="6913A03D" w14:textId="022FBB9E">
            <w:pPr>
              <w:ind w:left="-93"/>
              <w:rPr>
                <w:rFonts w:ascii="Calibri" w:hAnsi="Calibri" w:cs="Calibri"/>
                <w:color w:val="000000"/>
                <w:szCs w:val="16"/>
                <w:lang w:val="en-PH" w:eastAsia="en-PH"/>
              </w:rPr>
            </w:pPr>
            <w:r w:rsidRPr="009F605D">
              <w:rPr>
                <w:rFonts w:ascii="Calibri" w:hAnsi="Calibri" w:cs="Calibri"/>
                <w:color w:val="000000"/>
                <w:szCs w:val="16"/>
                <w:lang w:val="en-PH" w:eastAsia="en-PH"/>
              </w:rPr>
              <w:t>Numeric </w:t>
            </w:r>
          </w:p>
        </w:tc>
        <w:tc>
          <w:tcPr>
            <w:tcW w:w="550" w:type="dxa"/>
            <w:hideMark/>
          </w:tcPr>
          <w:p w:rsidRPr="009F605D" w:rsidR="00F249B3" w:rsidP="006931FE" w:rsidRDefault="00F249B3" w14:paraId="30F74424" w14:textId="77777777">
            <w:pPr>
              <w:ind w:left="-93"/>
              <w:jc w:val="center"/>
              <w:rPr>
                <w:rFonts w:ascii="Calibri" w:hAnsi="Calibri" w:cs="Calibri"/>
                <w:color w:val="000000"/>
                <w:szCs w:val="16"/>
                <w:lang w:val="en-PH" w:eastAsia="en-PH"/>
              </w:rPr>
            </w:pPr>
            <w:r w:rsidRPr="009F605D">
              <w:rPr>
                <w:rFonts w:ascii="Calibri" w:hAnsi="Calibri" w:cs="Calibri"/>
                <w:color w:val="000000"/>
                <w:szCs w:val="16"/>
                <w:lang w:val="en-PH" w:eastAsia="en-PH"/>
              </w:rPr>
              <w:t>2 </w:t>
            </w:r>
          </w:p>
        </w:tc>
        <w:tc>
          <w:tcPr>
            <w:tcW w:w="896" w:type="dxa"/>
            <w:hideMark/>
          </w:tcPr>
          <w:p w:rsidRPr="009F605D" w:rsidR="00F249B3" w:rsidP="006931FE" w:rsidRDefault="00F249B3" w14:paraId="18FDD5D9" w14:textId="77777777">
            <w:pPr>
              <w:ind w:left="-93"/>
              <w:jc w:val="center"/>
              <w:rPr>
                <w:rFonts w:ascii="Calibri" w:hAnsi="Calibri" w:cs="Calibri"/>
                <w:color w:val="000000"/>
                <w:szCs w:val="16"/>
                <w:lang w:val="en-PH" w:eastAsia="en-PH"/>
              </w:rPr>
            </w:pPr>
            <w:r w:rsidRPr="00F249B3">
              <w:rPr>
                <w:rFonts w:ascii="Calibri" w:hAnsi="Calibri" w:cs="Calibri"/>
                <w:color w:val="FF0000"/>
                <w:szCs w:val="16"/>
                <w:lang w:val="en-PH" w:eastAsia="en-PH"/>
              </w:rPr>
              <w:t>Yes</w:t>
            </w:r>
          </w:p>
        </w:tc>
        <w:tc>
          <w:tcPr>
            <w:tcW w:w="1710" w:type="dxa"/>
            <w:hideMark/>
          </w:tcPr>
          <w:p w:rsidR="00975331" w:rsidP="006931FE" w:rsidRDefault="001B3ED2" w14:paraId="0005E380" w14:textId="5877B535">
            <w:pPr>
              <w:ind w:left="-93"/>
              <w:rPr>
                <w:rFonts w:ascii="Calibri" w:hAnsi="Calibri" w:cs="Calibri"/>
                <w:color w:val="000000"/>
                <w:szCs w:val="16"/>
                <w:lang w:val="en-PH" w:eastAsia="en-PH"/>
              </w:rPr>
            </w:pPr>
            <w:r>
              <w:rPr>
                <w:rFonts w:ascii="Calibri" w:hAnsi="Calibri" w:cs="Calibri"/>
                <w:color w:val="000000"/>
                <w:szCs w:val="16"/>
                <w:lang w:val="en-PH" w:eastAsia="en-PH"/>
              </w:rPr>
              <w:t xml:space="preserve">If status of bank </w:t>
            </w:r>
            <w:proofErr w:type="gramStart"/>
            <w:r>
              <w:rPr>
                <w:rFonts w:ascii="Calibri" w:hAnsi="Calibri" w:cs="Calibri"/>
                <w:color w:val="000000"/>
                <w:szCs w:val="16"/>
                <w:lang w:val="en-PH" w:eastAsia="en-PH"/>
              </w:rPr>
              <w:t>=”P</w:t>
            </w:r>
            <w:proofErr w:type="gramEnd"/>
            <w:r>
              <w:rPr>
                <w:rFonts w:ascii="Calibri" w:hAnsi="Calibri" w:cs="Calibri"/>
                <w:color w:val="000000"/>
                <w:szCs w:val="16"/>
                <w:lang w:val="en-PH" w:eastAsia="en-PH"/>
              </w:rPr>
              <w:t xml:space="preserve">”, mark update action as </w:t>
            </w:r>
          </w:p>
          <w:p w:rsidRPr="009F605D" w:rsidR="00F249B3" w:rsidP="006931FE" w:rsidRDefault="00F249B3" w14:paraId="5D01A538" w14:textId="6AB4396B">
            <w:pPr>
              <w:ind w:left="-93"/>
              <w:rPr>
                <w:rFonts w:ascii="Calibri" w:hAnsi="Calibri" w:cs="Calibri"/>
                <w:color w:val="000000"/>
                <w:szCs w:val="16"/>
                <w:lang w:val="en-PH" w:eastAsia="en-PH"/>
              </w:rPr>
            </w:pPr>
            <w:r w:rsidRPr="009F605D">
              <w:rPr>
                <w:rFonts w:ascii="Calibri" w:hAnsi="Calibri" w:cs="Calibri"/>
                <w:color w:val="000000"/>
                <w:szCs w:val="16"/>
                <w:lang w:val="en-PH" w:eastAsia="en-PH"/>
              </w:rPr>
              <w:t xml:space="preserve">6 = </w:t>
            </w:r>
            <w:r w:rsidR="00A60C89">
              <w:rPr>
                <w:rFonts w:ascii="Calibri" w:hAnsi="Calibri" w:cs="Calibri"/>
                <w:color w:val="000000"/>
                <w:szCs w:val="16"/>
                <w:lang w:val="en-PH" w:eastAsia="en-PH"/>
              </w:rPr>
              <w:t>“</w:t>
            </w:r>
            <w:r w:rsidRPr="009F605D">
              <w:rPr>
                <w:rFonts w:ascii="Calibri" w:hAnsi="Calibri" w:cs="Calibri"/>
                <w:color w:val="000000"/>
                <w:szCs w:val="16"/>
                <w:lang w:val="en-PH" w:eastAsia="en-PH"/>
              </w:rPr>
              <w:t>Reconcile</w:t>
            </w:r>
            <w:r w:rsidR="00A60C89">
              <w:rPr>
                <w:rFonts w:ascii="Calibri" w:hAnsi="Calibri" w:cs="Calibri"/>
                <w:color w:val="000000"/>
                <w:szCs w:val="16"/>
                <w:lang w:val="en-PH" w:eastAsia="en-PH"/>
              </w:rPr>
              <w:t>d”</w:t>
            </w:r>
            <w:r w:rsidRPr="009F605D">
              <w:rPr>
                <w:rFonts w:ascii="Calibri" w:hAnsi="Calibri" w:cs="Calibri"/>
                <w:color w:val="000000"/>
                <w:szCs w:val="16"/>
                <w:lang w:val="en-PH" w:eastAsia="en-PH"/>
              </w:rPr>
              <w:br/>
            </w:r>
          </w:p>
        </w:tc>
        <w:tc>
          <w:tcPr>
            <w:tcW w:w="1466" w:type="dxa"/>
            <w:hideMark/>
          </w:tcPr>
          <w:p w:rsidRPr="009F605D" w:rsidR="00F249B3" w:rsidP="006931FE" w:rsidRDefault="00F249B3" w14:paraId="232C48CF" w14:textId="77777777">
            <w:pPr>
              <w:ind w:left="-93"/>
              <w:rPr>
                <w:rFonts w:ascii="Calibri" w:hAnsi="Calibri" w:cs="Calibri"/>
                <w:color w:val="000000"/>
                <w:szCs w:val="16"/>
                <w:lang w:val="en-PH" w:eastAsia="en-PH"/>
              </w:rPr>
            </w:pPr>
            <w:r w:rsidRPr="009F605D">
              <w:rPr>
                <w:rFonts w:ascii="Calibri" w:hAnsi="Calibri" w:cs="Calibri"/>
                <w:color w:val="000000"/>
                <w:szCs w:val="16"/>
                <w:lang w:val="en-PH" w:eastAsia="en-PH"/>
              </w:rPr>
              <w:t>6</w:t>
            </w:r>
          </w:p>
        </w:tc>
        <w:tc>
          <w:tcPr>
            <w:tcW w:w="2941" w:type="dxa"/>
            <w:hideMark/>
          </w:tcPr>
          <w:p w:rsidRPr="009F605D" w:rsidR="00F249B3" w:rsidP="006931FE" w:rsidRDefault="0078089D" w14:paraId="74F20384" w14:textId="166D39B9">
            <w:pPr>
              <w:ind w:left="-93"/>
              <w:rPr>
                <w:rFonts w:ascii="Calibri" w:hAnsi="Calibri" w:cs="Calibri"/>
                <w:color w:val="000000"/>
                <w:szCs w:val="16"/>
                <w:lang w:val="en-PH" w:eastAsia="en-PH"/>
              </w:rPr>
            </w:pPr>
            <w:r>
              <w:rPr>
                <w:rFonts w:ascii="Calibri" w:hAnsi="Calibri" w:cs="Calibri"/>
                <w:color w:val="000000"/>
                <w:szCs w:val="16"/>
                <w:lang w:val="en-PH" w:eastAsia="en-PH"/>
              </w:rPr>
              <w:t>Status</w:t>
            </w:r>
          </w:p>
        </w:tc>
      </w:tr>
      <w:tr w:rsidRPr="00854AE0" w:rsidR="00F249B3" w:rsidTr="4B61EAE7" w14:paraId="011CD724" w14:textId="643E4ED4">
        <w:trPr>
          <w:cnfStyle w:val="000000010000" w:firstRow="0" w:lastRow="0" w:firstColumn="0" w:lastColumn="0" w:oddVBand="0" w:evenVBand="0" w:oddHBand="0" w:evenHBand="1" w:firstRowFirstColumn="0" w:firstRowLastColumn="0" w:lastRowFirstColumn="0" w:lastRowLastColumn="0"/>
          <w:trHeight w:val="300"/>
        </w:trPr>
        <w:tc>
          <w:tcPr>
            <w:tcW w:w="2235" w:type="dxa"/>
          </w:tcPr>
          <w:p w:rsidRPr="009F605D" w:rsidR="00F249B3" w:rsidP="006931FE" w:rsidRDefault="00F249B3" w14:paraId="27398D83" w14:textId="5135ED21">
            <w:pPr>
              <w:ind w:left="-93"/>
              <w:rPr>
                <w:rFonts w:ascii="Calibri" w:hAnsi="Calibri" w:cs="Calibri"/>
                <w:color w:val="000000"/>
                <w:szCs w:val="16"/>
                <w:lang w:val="en-PH" w:eastAsia="en-PH"/>
              </w:rPr>
            </w:pPr>
            <w:proofErr w:type="spellStart"/>
            <w:r w:rsidRPr="009F605D">
              <w:rPr>
                <w:rFonts w:ascii="Calibri" w:hAnsi="Calibri" w:cs="Calibri"/>
                <w:color w:val="000000"/>
                <w:szCs w:val="16"/>
                <w:lang w:val="en-PH" w:eastAsia="en-PH"/>
              </w:rPr>
              <w:t>ActionDate</w:t>
            </w:r>
            <w:proofErr w:type="spellEnd"/>
            <w:r w:rsidRPr="009F605D">
              <w:rPr>
                <w:rFonts w:ascii="Calibri" w:hAnsi="Calibri" w:cs="Calibri"/>
                <w:color w:val="000000"/>
                <w:szCs w:val="16"/>
                <w:lang w:val="en-PH" w:eastAsia="en-PH"/>
              </w:rPr>
              <w:t> </w:t>
            </w:r>
          </w:p>
        </w:tc>
        <w:tc>
          <w:tcPr>
            <w:tcW w:w="1031" w:type="dxa"/>
            <w:hideMark/>
          </w:tcPr>
          <w:p w:rsidRPr="009F605D" w:rsidR="00F249B3" w:rsidP="006931FE" w:rsidRDefault="00F249B3" w14:paraId="5EA55522" w14:textId="6AFA8126">
            <w:pPr>
              <w:ind w:left="-93"/>
              <w:rPr>
                <w:rFonts w:ascii="Calibri" w:hAnsi="Calibri" w:cs="Calibri"/>
                <w:color w:val="000000"/>
                <w:szCs w:val="16"/>
                <w:lang w:val="en-PH" w:eastAsia="en-PH"/>
              </w:rPr>
            </w:pPr>
            <w:commentRangeStart w:id="96"/>
            <w:commentRangeStart w:id="97"/>
            <w:r w:rsidRPr="009F605D">
              <w:rPr>
                <w:rFonts w:ascii="Calibri" w:hAnsi="Calibri" w:cs="Calibri"/>
                <w:color w:val="000000"/>
                <w:szCs w:val="16"/>
                <w:lang w:val="en-PH" w:eastAsia="en-PH"/>
              </w:rPr>
              <w:t>YYYYMMDD </w:t>
            </w:r>
            <w:commentRangeEnd w:id="96"/>
            <w:r w:rsidRPr="009F605D" w:rsidR="009F56F9">
              <w:rPr>
                <w:rStyle w:val="CommentReference"/>
                <w:rFonts w:ascii="Calibri" w:hAnsi="Calibri" w:cs="Calibri"/>
                <w:color w:val="000000"/>
                <w:lang w:val="en-PH" w:eastAsia="en-PH"/>
              </w:rPr>
              <w:commentReference w:id="96"/>
            </w:r>
            <w:commentRangeEnd w:id="97"/>
            <w:r>
              <w:rPr>
                <w:rStyle w:val="CommentReference"/>
              </w:rPr>
              <w:commentReference w:id="97"/>
            </w:r>
          </w:p>
        </w:tc>
        <w:tc>
          <w:tcPr>
            <w:tcW w:w="550" w:type="dxa"/>
            <w:hideMark/>
          </w:tcPr>
          <w:p w:rsidRPr="009F605D" w:rsidR="00F249B3" w:rsidP="006931FE" w:rsidRDefault="00F249B3" w14:paraId="07BFF36A" w14:textId="77777777">
            <w:pPr>
              <w:ind w:left="-93"/>
              <w:jc w:val="center"/>
              <w:rPr>
                <w:rFonts w:ascii="Calibri" w:hAnsi="Calibri" w:cs="Calibri"/>
                <w:color w:val="000000"/>
                <w:szCs w:val="16"/>
                <w:lang w:val="en-PH" w:eastAsia="en-PH"/>
              </w:rPr>
            </w:pPr>
            <w:r w:rsidRPr="009F605D">
              <w:rPr>
                <w:rFonts w:ascii="Calibri" w:hAnsi="Calibri" w:cs="Calibri"/>
                <w:color w:val="000000"/>
                <w:szCs w:val="16"/>
                <w:lang w:val="en-PH" w:eastAsia="en-PH"/>
              </w:rPr>
              <w:t>8 </w:t>
            </w:r>
          </w:p>
        </w:tc>
        <w:tc>
          <w:tcPr>
            <w:tcW w:w="896" w:type="dxa"/>
            <w:hideMark/>
          </w:tcPr>
          <w:p w:rsidRPr="009F605D" w:rsidR="00F249B3" w:rsidP="006931FE" w:rsidRDefault="00F249B3" w14:paraId="69E9D8DC" w14:textId="77777777">
            <w:pPr>
              <w:ind w:left="-93"/>
              <w:jc w:val="center"/>
              <w:rPr>
                <w:rFonts w:ascii="Calibri" w:hAnsi="Calibri" w:cs="Calibri"/>
                <w:color w:val="000000"/>
                <w:szCs w:val="16"/>
                <w:lang w:val="en-PH" w:eastAsia="en-PH"/>
              </w:rPr>
            </w:pPr>
            <w:r w:rsidRPr="00F249B3">
              <w:rPr>
                <w:rFonts w:ascii="Calibri" w:hAnsi="Calibri" w:cs="Calibri"/>
                <w:color w:val="FF0000"/>
                <w:szCs w:val="16"/>
                <w:lang w:val="en-PH" w:eastAsia="en-PH"/>
              </w:rPr>
              <w:t>Yes</w:t>
            </w:r>
          </w:p>
        </w:tc>
        <w:tc>
          <w:tcPr>
            <w:tcW w:w="1710" w:type="dxa"/>
            <w:hideMark/>
          </w:tcPr>
          <w:p w:rsidRPr="009F605D" w:rsidR="00F249B3" w:rsidP="006931FE" w:rsidRDefault="00EE2E4C" w14:paraId="4B316855" w14:textId="5CC874D6">
            <w:pPr>
              <w:ind w:left="-93"/>
              <w:rPr>
                <w:rFonts w:ascii="Calibri" w:hAnsi="Calibri" w:cs="Calibri"/>
                <w:color w:val="000000"/>
                <w:szCs w:val="16"/>
                <w:lang w:val="en-PH" w:eastAsia="en-PH"/>
              </w:rPr>
            </w:pPr>
            <w:r>
              <w:rPr>
                <w:rFonts w:ascii="Calibri" w:hAnsi="Calibri" w:cs="Calibri"/>
                <w:color w:val="000000"/>
                <w:szCs w:val="16"/>
                <w:lang w:val="en-PH" w:eastAsia="en-PH"/>
              </w:rPr>
              <w:t xml:space="preserve">Need to </w:t>
            </w:r>
            <w:r w:rsidRPr="00471AAF">
              <w:rPr>
                <w:rFonts w:ascii="Calibri" w:hAnsi="Calibri" w:cs="Calibri"/>
                <w:color w:val="000000"/>
                <w:szCs w:val="16"/>
                <w:shd w:val="clear" w:color="auto" w:fill="92D050"/>
                <w:lang w:val="en-PH" w:eastAsia="en-PH"/>
              </w:rPr>
              <w:t>transform</w:t>
            </w:r>
            <w:r>
              <w:rPr>
                <w:rFonts w:ascii="Calibri" w:hAnsi="Calibri" w:cs="Calibri"/>
                <w:color w:val="000000"/>
                <w:szCs w:val="16"/>
                <w:lang w:val="en-PH" w:eastAsia="en-PH"/>
              </w:rPr>
              <w:t xml:space="preserve"> the date format from the bank field</w:t>
            </w:r>
            <w:r w:rsidR="00447FDB">
              <w:rPr>
                <w:rFonts w:ascii="Calibri" w:hAnsi="Calibri" w:cs="Calibri"/>
                <w:color w:val="000000"/>
                <w:szCs w:val="16"/>
                <w:lang w:val="en-PH" w:eastAsia="en-PH"/>
              </w:rPr>
              <w:t xml:space="preserve"> from </w:t>
            </w:r>
            <w:r w:rsidRPr="008C3406" w:rsidR="00447FDB">
              <w:rPr>
                <w:rFonts w:ascii="Aptos Narrow" w:hAnsi="Aptos Narrow"/>
                <w:color w:val="000000"/>
                <w:szCs w:val="16"/>
                <w:lang w:val="en-PH" w:eastAsia="en-PH"/>
              </w:rPr>
              <w:t>MMDDYY</w:t>
            </w:r>
            <w:r w:rsidR="00447FDB">
              <w:rPr>
                <w:rFonts w:ascii="Aptos Narrow" w:hAnsi="Aptos Narrow"/>
                <w:color w:val="000000"/>
                <w:szCs w:val="16"/>
                <w:lang w:val="en-PH" w:eastAsia="en-PH"/>
              </w:rPr>
              <w:t xml:space="preserve"> to YYYYMMDD</w:t>
            </w:r>
          </w:p>
        </w:tc>
        <w:tc>
          <w:tcPr>
            <w:tcW w:w="1466" w:type="dxa"/>
            <w:hideMark/>
          </w:tcPr>
          <w:p w:rsidRPr="009F605D" w:rsidR="00F249B3" w:rsidP="006931FE" w:rsidRDefault="00F249B3" w14:paraId="417C5ABF" w14:textId="15F2C69F">
            <w:pPr>
              <w:ind w:left="-93"/>
              <w:rPr>
                <w:rFonts w:ascii="Calibri" w:hAnsi="Calibri" w:cs="Calibri"/>
                <w:color w:val="000000"/>
                <w:szCs w:val="16"/>
                <w:lang w:val="en-PH" w:eastAsia="en-PH"/>
              </w:rPr>
            </w:pPr>
            <w:r w:rsidRPr="009F605D">
              <w:rPr>
                <w:rFonts w:ascii="Calibri" w:hAnsi="Calibri" w:cs="Calibri"/>
                <w:color w:val="000000"/>
                <w:szCs w:val="16"/>
                <w:lang w:val="en-PH" w:eastAsia="en-PH"/>
              </w:rPr>
              <w:t>2025</w:t>
            </w:r>
            <w:r w:rsidR="006446AA">
              <w:rPr>
                <w:rFonts w:ascii="Calibri" w:hAnsi="Calibri" w:cs="Calibri"/>
                <w:color w:val="000000"/>
                <w:szCs w:val="16"/>
                <w:lang w:val="en-PH" w:eastAsia="en-PH"/>
              </w:rPr>
              <w:t>1216</w:t>
            </w:r>
          </w:p>
        </w:tc>
        <w:tc>
          <w:tcPr>
            <w:tcW w:w="2941" w:type="dxa"/>
            <w:hideMark/>
          </w:tcPr>
          <w:p w:rsidRPr="009F605D" w:rsidR="00F249B3" w:rsidP="006931FE" w:rsidRDefault="00A60C89" w14:paraId="5AB2315E" w14:textId="1B4D0171">
            <w:pPr>
              <w:ind w:left="-93"/>
              <w:rPr>
                <w:rFonts w:ascii="Calibri" w:hAnsi="Calibri" w:cs="Calibri"/>
                <w:color w:val="000000"/>
                <w:szCs w:val="16"/>
                <w:lang w:val="en-PH" w:eastAsia="en-PH"/>
              </w:rPr>
            </w:pPr>
            <w:r w:rsidRPr="00A60C89">
              <w:rPr>
                <w:rFonts w:ascii="Calibri" w:hAnsi="Calibri" w:cs="Calibri"/>
                <w:color w:val="000000"/>
                <w:szCs w:val="16"/>
                <w:lang w:val="en-PH" w:eastAsia="en-PH"/>
              </w:rPr>
              <w:t>Paid Date</w:t>
            </w:r>
          </w:p>
        </w:tc>
      </w:tr>
      <w:tr w:rsidRPr="00854AE0" w:rsidR="00EC76DD" w:rsidTr="00BF06D8" w14:paraId="24DE15C3" w14:textId="364C2550">
        <w:trPr>
          <w:cnfStyle w:val="000000100000" w:firstRow="0" w:lastRow="0" w:firstColumn="0" w:lastColumn="0" w:oddVBand="0" w:evenVBand="0" w:oddHBand="1" w:evenHBand="0" w:firstRowFirstColumn="0" w:firstRowLastColumn="0" w:lastRowFirstColumn="0" w:lastRowLastColumn="0"/>
          <w:trHeight w:val="305"/>
        </w:trPr>
        <w:tc>
          <w:tcPr>
            <w:tcW w:w="2235" w:type="dxa"/>
          </w:tcPr>
          <w:p w:rsidRPr="009F605D" w:rsidR="00F249B3" w:rsidP="006931FE" w:rsidRDefault="00F249B3" w14:paraId="5ED75A27" w14:textId="2B12726C">
            <w:pPr>
              <w:ind w:left="-93"/>
              <w:rPr>
                <w:rFonts w:ascii="Calibri" w:hAnsi="Calibri" w:cs="Calibri"/>
                <w:color w:val="000000"/>
                <w:szCs w:val="16"/>
                <w:lang w:val="en-PH" w:eastAsia="en-PH"/>
              </w:rPr>
            </w:pPr>
            <w:proofErr w:type="spellStart"/>
            <w:r>
              <w:rPr>
                <w:rFonts w:ascii="Calibri" w:hAnsi="Calibri" w:cs="Calibri"/>
                <w:color w:val="000000"/>
                <w:szCs w:val="16"/>
                <w:lang w:val="en-PH" w:eastAsia="en-PH"/>
              </w:rPr>
              <w:t>CheckNumber</w:t>
            </w:r>
            <w:proofErr w:type="spellEnd"/>
          </w:p>
        </w:tc>
        <w:tc>
          <w:tcPr>
            <w:tcW w:w="1031" w:type="dxa"/>
            <w:hideMark/>
          </w:tcPr>
          <w:p w:rsidRPr="009F605D" w:rsidR="00F249B3" w:rsidP="006931FE" w:rsidRDefault="00F249B3" w14:paraId="34AD145D" w14:textId="34FCBC7A">
            <w:pPr>
              <w:ind w:left="-93"/>
              <w:rPr>
                <w:rFonts w:ascii="Calibri" w:hAnsi="Calibri" w:cs="Calibri"/>
                <w:color w:val="000000"/>
                <w:szCs w:val="16"/>
                <w:lang w:val="en-PH" w:eastAsia="en-PH"/>
              </w:rPr>
            </w:pPr>
            <w:proofErr w:type="spellStart"/>
            <w:r w:rsidRPr="009F605D">
              <w:rPr>
                <w:rFonts w:ascii="Calibri" w:hAnsi="Calibri" w:cs="Calibri"/>
                <w:color w:val="000000"/>
                <w:szCs w:val="16"/>
                <w:lang w:val="en-PH" w:eastAsia="en-PH"/>
              </w:rPr>
              <w:t>AlphaUpper</w:t>
            </w:r>
            <w:proofErr w:type="spellEnd"/>
            <w:r w:rsidRPr="009F605D">
              <w:rPr>
                <w:rFonts w:ascii="Calibri" w:hAnsi="Calibri" w:cs="Calibri"/>
                <w:color w:val="000000"/>
                <w:szCs w:val="16"/>
                <w:lang w:val="en-PH" w:eastAsia="en-PH"/>
              </w:rPr>
              <w:t> </w:t>
            </w:r>
          </w:p>
        </w:tc>
        <w:tc>
          <w:tcPr>
            <w:tcW w:w="550" w:type="dxa"/>
            <w:hideMark/>
          </w:tcPr>
          <w:p w:rsidRPr="009F605D" w:rsidR="00F249B3" w:rsidP="006931FE" w:rsidRDefault="00F249B3" w14:paraId="6EF2F6C5" w14:textId="77777777">
            <w:pPr>
              <w:ind w:left="-93"/>
              <w:jc w:val="center"/>
              <w:rPr>
                <w:rFonts w:ascii="Calibri" w:hAnsi="Calibri" w:cs="Calibri"/>
                <w:color w:val="000000"/>
                <w:szCs w:val="16"/>
                <w:lang w:val="en-PH" w:eastAsia="en-PH"/>
              </w:rPr>
            </w:pPr>
            <w:r w:rsidRPr="009F605D">
              <w:rPr>
                <w:rFonts w:ascii="Calibri" w:hAnsi="Calibri" w:cs="Calibri"/>
                <w:color w:val="000000"/>
                <w:szCs w:val="16"/>
                <w:lang w:val="en-PH" w:eastAsia="en-PH"/>
              </w:rPr>
              <w:t>22 </w:t>
            </w:r>
          </w:p>
        </w:tc>
        <w:tc>
          <w:tcPr>
            <w:tcW w:w="896" w:type="dxa"/>
            <w:hideMark/>
          </w:tcPr>
          <w:p w:rsidRPr="009F605D" w:rsidR="00F249B3" w:rsidP="006931FE" w:rsidRDefault="00F249B3" w14:paraId="79F1CC3D" w14:textId="77777777">
            <w:pPr>
              <w:ind w:left="-93"/>
              <w:jc w:val="center"/>
              <w:rPr>
                <w:rFonts w:ascii="Calibri" w:hAnsi="Calibri" w:cs="Calibri"/>
                <w:color w:val="000000"/>
                <w:szCs w:val="16"/>
                <w:lang w:val="en-PH" w:eastAsia="en-PH"/>
              </w:rPr>
            </w:pPr>
            <w:r w:rsidRPr="00F249B3">
              <w:rPr>
                <w:rFonts w:ascii="Calibri" w:hAnsi="Calibri" w:cs="Calibri"/>
                <w:color w:val="FF0000"/>
                <w:szCs w:val="16"/>
                <w:lang w:val="en-PH" w:eastAsia="en-PH"/>
              </w:rPr>
              <w:t>Yes</w:t>
            </w:r>
          </w:p>
        </w:tc>
        <w:tc>
          <w:tcPr>
            <w:tcW w:w="1710" w:type="dxa"/>
            <w:hideMark/>
          </w:tcPr>
          <w:p w:rsidRPr="009F605D" w:rsidR="00F249B3" w:rsidP="006931FE" w:rsidRDefault="00F249B3" w14:paraId="4C3536EC" w14:textId="42A8849F">
            <w:pPr>
              <w:ind w:left="-93"/>
              <w:rPr>
                <w:rFonts w:ascii="Calibri" w:hAnsi="Calibri" w:cs="Calibri"/>
                <w:color w:val="000000"/>
                <w:szCs w:val="16"/>
                <w:lang w:val="en-PH" w:eastAsia="en-PH"/>
              </w:rPr>
            </w:pPr>
          </w:p>
        </w:tc>
        <w:tc>
          <w:tcPr>
            <w:tcW w:w="1466" w:type="dxa"/>
            <w:hideMark/>
          </w:tcPr>
          <w:p w:rsidRPr="009F605D" w:rsidR="00F249B3" w:rsidP="006931FE" w:rsidRDefault="006446AA" w14:paraId="3088D1D4" w14:textId="7513EEC0">
            <w:pPr>
              <w:ind w:left="-93"/>
              <w:rPr>
                <w:rFonts w:ascii="Calibri" w:hAnsi="Calibri" w:cs="Calibri"/>
                <w:color w:val="000000"/>
                <w:szCs w:val="16"/>
                <w:lang w:val="en-PH" w:eastAsia="en-PH"/>
              </w:rPr>
            </w:pPr>
            <w:r w:rsidRPr="006446AA">
              <w:rPr>
                <w:rFonts w:ascii="Calibri" w:hAnsi="Calibri" w:cs="Calibri"/>
                <w:color w:val="000000"/>
                <w:szCs w:val="16"/>
                <w:lang w:val="en-PH" w:eastAsia="en-PH"/>
              </w:rPr>
              <w:t>3629912</w:t>
            </w:r>
          </w:p>
        </w:tc>
        <w:tc>
          <w:tcPr>
            <w:tcW w:w="2941" w:type="dxa"/>
            <w:hideMark/>
          </w:tcPr>
          <w:p w:rsidRPr="009F605D" w:rsidR="00F249B3" w:rsidP="006931FE" w:rsidRDefault="00D02672" w14:paraId="0BE6808B" w14:textId="7C20E5B2">
            <w:pPr>
              <w:ind w:left="-93"/>
              <w:rPr>
                <w:rFonts w:ascii="Calibri" w:hAnsi="Calibri" w:cs="Calibri"/>
                <w:color w:val="000000"/>
                <w:szCs w:val="16"/>
                <w:lang w:val="en-PH" w:eastAsia="en-PH"/>
              </w:rPr>
            </w:pPr>
            <w:r>
              <w:rPr>
                <w:rFonts w:ascii="Calibri" w:hAnsi="Calibri" w:cs="Calibri"/>
                <w:color w:val="000000"/>
                <w:szCs w:val="16"/>
                <w:lang w:val="en-PH" w:eastAsia="en-PH"/>
              </w:rPr>
              <w:t>Serial Number</w:t>
            </w:r>
            <w:r w:rsidRPr="009F605D" w:rsidR="00F249B3">
              <w:rPr>
                <w:rFonts w:ascii="Calibri" w:hAnsi="Calibri" w:cs="Calibri"/>
                <w:color w:val="000000"/>
                <w:szCs w:val="16"/>
                <w:lang w:val="en-PH" w:eastAsia="en-PH"/>
              </w:rPr>
              <w:t> </w:t>
            </w:r>
          </w:p>
        </w:tc>
      </w:tr>
      <w:tr w:rsidRPr="00854AE0" w:rsidR="00F249B3" w:rsidTr="4B61EAE7" w14:paraId="2C244DBB" w14:textId="18E892BA">
        <w:trPr>
          <w:cnfStyle w:val="000000010000" w:firstRow="0" w:lastRow="0" w:firstColumn="0" w:lastColumn="0" w:oddVBand="0" w:evenVBand="0" w:oddHBand="0" w:evenHBand="1" w:firstRowFirstColumn="0" w:firstRowLastColumn="0" w:lastRowFirstColumn="0" w:lastRowLastColumn="0"/>
          <w:trHeight w:val="300"/>
        </w:trPr>
        <w:tc>
          <w:tcPr>
            <w:tcW w:w="2235" w:type="dxa"/>
          </w:tcPr>
          <w:p w:rsidRPr="009F605D" w:rsidR="00F249B3" w:rsidP="006931FE" w:rsidRDefault="00F249B3" w14:paraId="03671DA7" w14:textId="794E6EDC">
            <w:pPr>
              <w:ind w:left="-93"/>
              <w:rPr>
                <w:rFonts w:ascii="Calibri" w:hAnsi="Calibri" w:cs="Calibri"/>
                <w:color w:val="000000"/>
                <w:szCs w:val="16"/>
                <w:lang w:val="en-PH" w:eastAsia="en-PH"/>
              </w:rPr>
            </w:pPr>
            <w:proofErr w:type="spellStart"/>
            <w:r>
              <w:rPr>
                <w:rFonts w:ascii="Calibri" w:hAnsi="Calibri" w:cs="Calibri"/>
                <w:color w:val="000000"/>
                <w:szCs w:val="16"/>
                <w:lang w:val="en-PH" w:eastAsia="en-PH"/>
              </w:rPr>
              <w:t>CashCode</w:t>
            </w:r>
            <w:proofErr w:type="spellEnd"/>
          </w:p>
        </w:tc>
        <w:tc>
          <w:tcPr>
            <w:tcW w:w="1031" w:type="dxa"/>
            <w:hideMark/>
          </w:tcPr>
          <w:p w:rsidRPr="009F605D" w:rsidR="00F249B3" w:rsidP="006931FE" w:rsidRDefault="00F249B3" w14:paraId="466EC042" w14:textId="45A5C443">
            <w:pPr>
              <w:ind w:left="-93"/>
              <w:rPr>
                <w:rFonts w:ascii="Calibri" w:hAnsi="Calibri" w:cs="Calibri"/>
                <w:color w:val="000000"/>
                <w:szCs w:val="16"/>
                <w:lang w:val="en-PH" w:eastAsia="en-PH"/>
              </w:rPr>
            </w:pPr>
            <w:proofErr w:type="spellStart"/>
            <w:r w:rsidRPr="009F605D">
              <w:rPr>
                <w:rFonts w:ascii="Calibri" w:hAnsi="Calibri" w:cs="Calibri"/>
                <w:color w:val="000000"/>
                <w:szCs w:val="16"/>
                <w:lang w:val="en-PH" w:eastAsia="en-PH"/>
              </w:rPr>
              <w:t>AlphaUpper</w:t>
            </w:r>
            <w:proofErr w:type="spellEnd"/>
            <w:r w:rsidRPr="009F605D">
              <w:rPr>
                <w:rFonts w:ascii="Calibri" w:hAnsi="Calibri" w:cs="Calibri"/>
                <w:color w:val="000000"/>
                <w:szCs w:val="16"/>
                <w:lang w:val="en-PH" w:eastAsia="en-PH"/>
              </w:rPr>
              <w:t> </w:t>
            </w:r>
          </w:p>
        </w:tc>
        <w:tc>
          <w:tcPr>
            <w:tcW w:w="550" w:type="dxa"/>
            <w:hideMark/>
          </w:tcPr>
          <w:p w:rsidRPr="009F605D" w:rsidR="00F249B3" w:rsidP="006931FE" w:rsidRDefault="00F249B3" w14:paraId="21D290D9" w14:textId="77777777">
            <w:pPr>
              <w:ind w:left="-93"/>
              <w:jc w:val="center"/>
              <w:rPr>
                <w:rFonts w:ascii="Calibri" w:hAnsi="Calibri" w:cs="Calibri"/>
                <w:color w:val="000000"/>
                <w:szCs w:val="16"/>
                <w:lang w:val="en-PH" w:eastAsia="en-PH"/>
              </w:rPr>
            </w:pPr>
            <w:r w:rsidRPr="009F605D">
              <w:rPr>
                <w:rFonts w:ascii="Calibri" w:hAnsi="Calibri" w:cs="Calibri"/>
                <w:color w:val="000000"/>
                <w:szCs w:val="16"/>
                <w:lang w:val="en-PH" w:eastAsia="en-PH"/>
              </w:rPr>
              <w:t>20</w:t>
            </w:r>
          </w:p>
        </w:tc>
        <w:tc>
          <w:tcPr>
            <w:tcW w:w="896" w:type="dxa"/>
            <w:hideMark/>
          </w:tcPr>
          <w:p w:rsidRPr="009F605D" w:rsidR="00F249B3" w:rsidP="006931FE" w:rsidRDefault="00F249B3" w14:paraId="260BABC0" w14:textId="77777777">
            <w:pPr>
              <w:ind w:left="-93"/>
              <w:jc w:val="center"/>
              <w:rPr>
                <w:rFonts w:ascii="Calibri" w:hAnsi="Calibri" w:cs="Calibri"/>
                <w:color w:val="000000"/>
                <w:szCs w:val="16"/>
                <w:lang w:val="en-PH" w:eastAsia="en-PH"/>
              </w:rPr>
            </w:pPr>
            <w:r w:rsidRPr="009F605D">
              <w:rPr>
                <w:rFonts w:ascii="Calibri" w:hAnsi="Calibri" w:cs="Calibri"/>
                <w:color w:val="000000"/>
                <w:szCs w:val="16"/>
                <w:lang w:val="en-PH" w:eastAsia="en-PH"/>
              </w:rPr>
              <w:t>No</w:t>
            </w:r>
          </w:p>
        </w:tc>
        <w:tc>
          <w:tcPr>
            <w:tcW w:w="1710" w:type="dxa"/>
            <w:hideMark/>
          </w:tcPr>
          <w:p w:rsidR="00CE6047" w:rsidP="006931FE" w:rsidRDefault="00F249B3" w14:paraId="32946DE2" w14:textId="12EE1BAD">
            <w:pPr>
              <w:ind w:left="-93"/>
              <w:rPr>
                <w:rFonts w:ascii="Calibri" w:hAnsi="Calibri" w:cs="Calibri"/>
                <w:color w:val="000000"/>
                <w:szCs w:val="16"/>
                <w:lang w:val="en-PH" w:eastAsia="en-PH"/>
              </w:rPr>
            </w:pPr>
            <w:r w:rsidRPr="009F605D">
              <w:rPr>
                <w:rFonts w:ascii="Calibri" w:hAnsi="Calibri" w:cs="Calibri"/>
                <w:color w:val="000000"/>
                <w:szCs w:val="16"/>
                <w:lang w:val="en-PH" w:eastAsia="en-PH"/>
              </w:rPr>
              <w:t xml:space="preserve">FSM Cash Code Associated </w:t>
            </w:r>
            <w:r w:rsidR="003702F4">
              <w:rPr>
                <w:rFonts w:ascii="Calibri" w:hAnsi="Calibri" w:cs="Calibri"/>
                <w:color w:val="000000"/>
                <w:szCs w:val="16"/>
                <w:lang w:val="en-PH" w:eastAsia="en-PH"/>
              </w:rPr>
              <w:t>with eh Account Record</w:t>
            </w:r>
          </w:p>
          <w:p w:rsidRPr="00113282" w:rsidR="003702F4" w:rsidP="006931FE" w:rsidRDefault="007C4ABD" w14:paraId="0204C56C" w14:textId="640BA36E">
            <w:pPr>
              <w:ind w:left="-93"/>
              <w:rPr>
                <w:rFonts w:ascii="Calibri" w:hAnsi="Calibri" w:cs="Calibri"/>
                <w:color w:val="000000"/>
                <w:szCs w:val="16"/>
                <w:lang w:val="en-PH" w:eastAsia="en-PH"/>
              </w:rPr>
            </w:pPr>
            <w:proofErr w:type="spellStart"/>
            <w:r w:rsidRPr="00113282">
              <w:rPr>
                <w:rFonts w:ascii="Calibri" w:hAnsi="Calibri" w:cs="Calibri"/>
                <w:color w:val="000000"/>
                <w:szCs w:val="16"/>
                <w:lang w:val="en-PH" w:eastAsia="en-PH"/>
              </w:rPr>
              <w:t>CashCode.CashCode</w:t>
            </w:r>
            <w:proofErr w:type="spellEnd"/>
            <w:r w:rsidRPr="00113282">
              <w:rPr>
                <w:rFonts w:ascii="Calibri" w:hAnsi="Calibri" w:cs="Calibri"/>
                <w:color w:val="000000"/>
                <w:szCs w:val="16"/>
                <w:lang w:val="en-PH" w:eastAsia="en-PH"/>
              </w:rPr>
              <w:t xml:space="preserve"> where </w:t>
            </w:r>
            <w:proofErr w:type="spellStart"/>
            <w:r w:rsidRPr="00113282">
              <w:rPr>
                <w:rFonts w:ascii="Calibri" w:hAnsi="Calibri" w:cs="Calibri"/>
                <w:color w:val="000000"/>
                <w:szCs w:val="16"/>
                <w:lang w:val="en-PH" w:eastAsia="en-PH"/>
              </w:rPr>
              <w:t>CashCode</w:t>
            </w:r>
            <w:proofErr w:type="spellEnd"/>
            <w:r w:rsidRPr="00113282">
              <w:rPr>
                <w:rFonts w:ascii="Calibri" w:hAnsi="Calibri" w:cs="Calibri"/>
                <w:color w:val="000000"/>
                <w:szCs w:val="16"/>
                <w:lang w:val="en-PH" w:eastAsia="en-PH"/>
              </w:rPr>
              <w:t>.</w:t>
            </w:r>
            <w:r w:rsidRPr="00113282" w:rsidR="000A3E5B">
              <w:t xml:space="preserve"> </w:t>
            </w:r>
            <w:proofErr w:type="spellStart"/>
            <w:r w:rsidRPr="00113282" w:rsidR="000A3E5B">
              <w:rPr>
                <w:rFonts w:ascii="Calibri" w:hAnsi="Calibri" w:cs="Calibri"/>
                <w:color w:val="000000"/>
                <w:szCs w:val="16"/>
                <w:lang w:val="en-PH" w:eastAsia="en-PH"/>
              </w:rPr>
              <w:t>BankAccountNumber</w:t>
            </w:r>
            <w:proofErr w:type="spellEnd"/>
            <w:r w:rsidRPr="00113282" w:rsidR="000A3E5B">
              <w:rPr>
                <w:rFonts w:ascii="Calibri" w:hAnsi="Calibri" w:cs="Calibri"/>
                <w:color w:val="000000"/>
                <w:szCs w:val="16"/>
                <w:lang w:val="en-PH" w:eastAsia="en-PH"/>
              </w:rPr>
              <w:t xml:space="preserve"> = </w:t>
            </w:r>
            <w:proofErr w:type="spellStart"/>
            <w:r w:rsidRPr="00113282" w:rsidR="000A3E5B">
              <w:rPr>
                <w:rFonts w:ascii="Calibri" w:hAnsi="Calibri" w:cs="Calibri"/>
                <w:color w:val="000000"/>
                <w:szCs w:val="16"/>
                <w:lang w:val="en-PH" w:eastAsia="en-PH"/>
              </w:rPr>
              <w:t>CashLedgerBankUpdate.CashManagementAccount</w:t>
            </w:r>
            <w:proofErr w:type="spellEnd"/>
            <w:r w:rsidRPr="00113282" w:rsidR="000A3E5B">
              <w:rPr>
                <w:rFonts w:ascii="Calibri" w:hAnsi="Calibri" w:cs="Calibri"/>
                <w:color w:val="000000"/>
                <w:szCs w:val="16"/>
                <w:lang w:val="en-PH" w:eastAsia="en-PH"/>
              </w:rPr>
              <w:t> </w:t>
            </w:r>
          </w:p>
          <w:p w:rsidR="00CE6047" w:rsidP="006931FE" w:rsidRDefault="00CE6047" w14:paraId="6D9D9778" w14:textId="77777777">
            <w:pPr>
              <w:ind w:left="-93"/>
              <w:rPr>
                <w:rFonts w:ascii="Calibri" w:hAnsi="Calibri" w:cs="Calibri"/>
                <w:color w:val="000000"/>
                <w:szCs w:val="16"/>
                <w:lang w:val="en-PH" w:eastAsia="en-PH"/>
              </w:rPr>
            </w:pPr>
          </w:p>
          <w:p w:rsidRPr="009F605D" w:rsidR="00F249B3" w:rsidP="006931FE" w:rsidRDefault="00F249B3" w14:paraId="28C8B334" w14:textId="00629EA5">
            <w:pPr>
              <w:ind w:left="-93"/>
              <w:rPr>
                <w:rFonts w:ascii="Calibri" w:hAnsi="Calibri" w:cs="Calibri"/>
                <w:color w:val="000000"/>
                <w:szCs w:val="16"/>
                <w:lang w:val="en-PH" w:eastAsia="en-PH"/>
              </w:rPr>
            </w:pPr>
            <w:r w:rsidRPr="009F605D">
              <w:rPr>
                <w:rFonts w:ascii="Calibri" w:hAnsi="Calibri" w:cs="Calibri"/>
                <w:color w:val="000000"/>
                <w:szCs w:val="16"/>
                <w:lang w:val="en-PH" w:eastAsia="en-PH"/>
              </w:rPr>
              <w:t>E.g.</w:t>
            </w:r>
            <w:r w:rsidRPr="009F605D">
              <w:rPr>
                <w:rFonts w:ascii="Calibri" w:hAnsi="Calibri" w:cs="Calibri"/>
                <w:color w:val="000000"/>
                <w:szCs w:val="16"/>
                <w:lang w:val="en-PH" w:eastAsia="en-PH"/>
              </w:rPr>
              <w:br/>
            </w:r>
            <w:r w:rsidRPr="009F605D">
              <w:rPr>
                <w:rFonts w:ascii="Calibri" w:hAnsi="Calibri" w:cs="Calibri"/>
                <w:color w:val="000000"/>
                <w:szCs w:val="16"/>
                <w:lang w:val="en-PH" w:eastAsia="en-PH"/>
              </w:rPr>
              <w:t xml:space="preserve">0054 </w:t>
            </w:r>
            <w:proofErr w:type="gramStart"/>
            <w:r w:rsidRPr="009F605D">
              <w:rPr>
                <w:rFonts w:ascii="Calibri" w:hAnsi="Calibri" w:cs="Calibri"/>
                <w:color w:val="000000"/>
                <w:szCs w:val="16"/>
                <w:lang w:val="en-PH" w:eastAsia="en-PH"/>
              </w:rPr>
              <w:t>=  BOA</w:t>
            </w:r>
            <w:proofErr w:type="gramEnd"/>
            <w:r w:rsidRPr="009F605D">
              <w:rPr>
                <w:rFonts w:ascii="Calibri" w:hAnsi="Calibri" w:cs="Calibri"/>
                <w:color w:val="000000"/>
                <w:szCs w:val="16"/>
                <w:lang w:val="en-PH" w:eastAsia="en-PH"/>
              </w:rPr>
              <w:t xml:space="preserve"> Vendor Controlled Disburse</w:t>
            </w:r>
          </w:p>
        </w:tc>
        <w:tc>
          <w:tcPr>
            <w:tcW w:w="1466" w:type="dxa"/>
            <w:hideMark/>
          </w:tcPr>
          <w:p w:rsidRPr="009F605D" w:rsidR="00F249B3" w:rsidP="006931FE" w:rsidRDefault="00F249B3" w14:paraId="368F8C30" w14:textId="77777777">
            <w:pPr>
              <w:ind w:left="-93"/>
              <w:rPr>
                <w:rFonts w:ascii="Calibri" w:hAnsi="Calibri" w:cs="Calibri"/>
                <w:color w:val="000000"/>
                <w:szCs w:val="16"/>
                <w:lang w:val="en-PH" w:eastAsia="en-PH"/>
              </w:rPr>
            </w:pPr>
            <w:r w:rsidRPr="009F605D">
              <w:rPr>
                <w:rFonts w:ascii="Calibri" w:hAnsi="Calibri" w:cs="Calibri"/>
                <w:color w:val="000000"/>
                <w:szCs w:val="16"/>
                <w:lang w:val="en-PH" w:eastAsia="en-PH"/>
              </w:rPr>
              <w:t>0054</w:t>
            </w:r>
          </w:p>
        </w:tc>
        <w:tc>
          <w:tcPr>
            <w:tcW w:w="2941" w:type="dxa"/>
            <w:hideMark/>
          </w:tcPr>
          <w:p w:rsidRPr="009F605D" w:rsidR="00F249B3" w:rsidP="006931FE" w:rsidRDefault="00F249B3" w14:paraId="3C01CD0D" w14:textId="77777777">
            <w:pPr>
              <w:ind w:left="-93"/>
              <w:rPr>
                <w:rFonts w:ascii="Calibri" w:hAnsi="Calibri" w:cs="Calibri"/>
                <w:color w:val="000000"/>
                <w:szCs w:val="16"/>
                <w:lang w:val="en-PH" w:eastAsia="en-PH"/>
              </w:rPr>
            </w:pPr>
          </w:p>
        </w:tc>
      </w:tr>
      <w:tr w:rsidRPr="00854AE0" w:rsidR="00EC76DD" w:rsidTr="4B61EAE7" w14:paraId="50CAB352" w14:textId="5F39683D">
        <w:trPr>
          <w:cnfStyle w:val="000000100000" w:firstRow="0" w:lastRow="0" w:firstColumn="0" w:lastColumn="0" w:oddVBand="0" w:evenVBand="0" w:oddHBand="1" w:evenHBand="0" w:firstRowFirstColumn="0" w:firstRowLastColumn="0" w:lastRowFirstColumn="0" w:lastRowLastColumn="0"/>
          <w:trHeight w:val="300"/>
        </w:trPr>
        <w:tc>
          <w:tcPr>
            <w:tcW w:w="2235" w:type="dxa"/>
          </w:tcPr>
          <w:p w:rsidRPr="009F605D" w:rsidR="00F249B3" w:rsidP="006931FE" w:rsidRDefault="00F249B3" w14:paraId="32D6F831" w14:textId="52EBD7D2">
            <w:pPr>
              <w:ind w:left="-93"/>
              <w:rPr>
                <w:rFonts w:ascii="Calibri" w:hAnsi="Calibri" w:cs="Calibri"/>
                <w:color w:val="000000"/>
                <w:szCs w:val="16"/>
                <w:lang w:val="en-PH" w:eastAsia="en-PH"/>
              </w:rPr>
            </w:pPr>
            <w:proofErr w:type="spellStart"/>
            <w:r>
              <w:rPr>
                <w:rFonts w:ascii="Calibri" w:hAnsi="Calibri" w:cs="Calibri"/>
                <w:color w:val="000000"/>
                <w:szCs w:val="16"/>
                <w:lang w:val="en-PH" w:eastAsia="en-PH"/>
              </w:rPr>
              <w:t>BankTransactionCode</w:t>
            </w:r>
            <w:proofErr w:type="spellEnd"/>
          </w:p>
        </w:tc>
        <w:tc>
          <w:tcPr>
            <w:tcW w:w="1031" w:type="dxa"/>
            <w:hideMark/>
          </w:tcPr>
          <w:p w:rsidRPr="009F605D" w:rsidR="00F249B3" w:rsidP="006931FE" w:rsidRDefault="00F249B3" w14:paraId="70159104" w14:textId="78C1834C">
            <w:pPr>
              <w:ind w:left="-93"/>
              <w:rPr>
                <w:rFonts w:ascii="Calibri" w:hAnsi="Calibri" w:cs="Calibri"/>
                <w:color w:val="000000"/>
                <w:szCs w:val="16"/>
                <w:lang w:val="en-PH" w:eastAsia="en-PH"/>
              </w:rPr>
            </w:pPr>
            <w:proofErr w:type="spellStart"/>
            <w:r w:rsidRPr="009F605D">
              <w:rPr>
                <w:rFonts w:ascii="Calibri" w:hAnsi="Calibri" w:cs="Calibri"/>
                <w:color w:val="000000"/>
                <w:szCs w:val="16"/>
                <w:lang w:val="en-PH" w:eastAsia="en-PH"/>
              </w:rPr>
              <w:t>AlphaUpper</w:t>
            </w:r>
            <w:proofErr w:type="spellEnd"/>
            <w:r w:rsidRPr="009F605D">
              <w:rPr>
                <w:rFonts w:ascii="Calibri" w:hAnsi="Calibri" w:cs="Calibri"/>
                <w:color w:val="000000"/>
                <w:szCs w:val="16"/>
                <w:lang w:val="en-PH" w:eastAsia="en-PH"/>
              </w:rPr>
              <w:t> </w:t>
            </w:r>
          </w:p>
        </w:tc>
        <w:tc>
          <w:tcPr>
            <w:tcW w:w="550" w:type="dxa"/>
            <w:hideMark/>
          </w:tcPr>
          <w:p w:rsidRPr="009F605D" w:rsidR="00F249B3" w:rsidP="006931FE" w:rsidRDefault="00F249B3" w14:paraId="06693D85" w14:textId="77777777">
            <w:pPr>
              <w:ind w:left="-93"/>
              <w:jc w:val="center"/>
              <w:rPr>
                <w:rFonts w:ascii="Calibri" w:hAnsi="Calibri" w:cs="Calibri"/>
                <w:color w:val="000000"/>
                <w:szCs w:val="16"/>
                <w:lang w:val="en-PH" w:eastAsia="en-PH"/>
              </w:rPr>
            </w:pPr>
            <w:r w:rsidRPr="009F605D">
              <w:rPr>
                <w:rFonts w:ascii="Calibri" w:hAnsi="Calibri" w:cs="Calibri"/>
                <w:color w:val="000000"/>
                <w:szCs w:val="16"/>
                <w:lang w:val="en-PH" w:eastAsia="en-PH"/>
              </w:rPr>
              <w:t>10</w:t>
            </w:r>
          </w:p>
        </w:tc>
        <w:tc>
          <w:tcPr>
            <w:tcW w:w="896" w:type="dxa"/>
            <w:hideMark/>
          </w:tcPr>
          <w:p w:rsidRPr="009F605D" w:rsidR="00F249B3" w:rsidP="006931FE" w:rsidRDefault="00F249B3" w14:paraId="0E69BC8F" w14:textId="77777777">
            <w:pPr>
              <w:ind w:left="-93"/>
              <w:jc w:val="center"/>
              <w:rPr>
                <w:rFonts w:ascii="Calibri" w:hAnsi="Calibri" w:cs="Calibri"/>
                <w:color w:val="000000"/>
                <w:szCs w:val="16"/>
                <w:lang w:val="en-PH" w:eastAsia="en-PH"/>
              </w:rPr>
            </w:pPr>
            <w:r w:rsidRPr="009F605D">
              <w:rPr>
                <w:rFonts w:ascii="Calibri" w:hAnsi="Calibri" w:cs="Calibri"/>
                <w:color w:val="000000"/>
                <w:szCs w:val="16"/>
                <w:lang w:val="en-PH" w:eastAsia="en-PH"/>
              </w:rPr>
              <w:t>No</w:t>
            </w:r>
          </w:p>
        </w:tc>
        <w:tc>
          <w:tcPr>
            <w:tcW w:w="1710" w:type="dxa"/>
            <w:hideMark/>
          </w:tcPr>
          <w:p w:rsidRPr="009F605D" w:rsidR="00F249B3" w:rsidP="006931FE" w:rsidRDefault="005507C8" w14:paraId="097377FE" w14:textId="1523EF76">
            <w:pPr>
              <w:ind w:left="-93"/>
              <w:rPr>
                <w:rFonts w:ascii="Calibri" w:hAnsi="Calibri" w:cs="Calibri"/>
                <w:color w:val="000000"/>
                <w:szCs w:val="16"/>
                <w:lang w:val="en-PH" w:eastAsia="en-PH"/>
              </w:rPr>
            </w:pPr>
            <w:r>
              <w:rPr>
                <w:rFonts w:ascii="Calibri" w:hAnsi="Calibri" w:cs="Calibri"/>
                <w:color w:val="000000"/>
                <w:szCs w:val="16"/>
                <w:lang w:val="en-PH" w:eastAsia="en-PH"/>
              </w:rPr>
              <w:t>Default value of “CHK”</w:t>
            </w:r>
          </w:p>
        </w:tc>
        <w:tc>
          <w:tcPr>
            <w:tcW w:w="1466" w:type="dxa"/>
            <w:hideMark/>
          </w:tcPr>
          <w:p w:rsidRPr="009F605D" w:rsidR="00F249B3" w:rsidP="006931FE" w:rsidRDefault="00F249B3" w14:paraId="2DCF0E09" w14:textId="77777777">
            <w:pPr>
              <w:ind w:left="-93"/>
              <w:rPr>
                <w:rFonts w:ascii="Calibri" w:hAnsi="Calibri" w:cs="Calibri"/>
                <w:color w:val="000000"/>
                <w:szCs w:val="16"/>
                <w:lang w:val="en-PH" w:eastAsia="en-PH"/>
              </w:rPr>
            </w:pPr>
            <w:r w:rsidRPr="009F605D">
              <w:rPr>
                <w:rFonts w:ascii="Calibri" w:hAnsi="Calibri" w:cs="Calibri"/>
                <w:color w:val="000000"/>
                <w:szCs w:val="16"/>
                <w:lang w:val="en-PH" w:eastAsia="en-PH"/>
              </w:rPr>
              <w:t>CHK</w:t>
            </w:r>
          </w:p>
        </w:tc>
        <w:tc>
          <w:tcPr>
            <w:tcW w:w="2941" w:type="dxa"/>
            <w:hideMark/>
          </w:tcPr>
          <w:p w:rsidRPr="009F605D" w:rsidR="00F249B3" w:rsidP="006931FE" w:rsidRDefault="00F249B3" w14:paraId="7B5A4309" w14:textId="77777777">
            <w:pPr>
              <w:ind w:left="-93"/>
              <w:rPr>
                <w:rFonts w:ascii="Calibri" w:hAnsi="Calibri" w:cs="Calibri"/>
                <w:color w:val="000000"/>
                <w:szCs w:val="16"/>
                <w:lang w:val="en-PH" w:eastAsia="en-PH"/>
              </w:rPr>
            </w:pPr>
          </w:p>
        </w:tc>
      </w:tr>
    </w:tbl>
    <w:p w:rsidRPr="00B674A7" w:rsidR="00B674A7" w:rsidP="009F605D" w:rsidRDefault="00B674A7" w14:paraId="603BDFE0" w14:textId="77777777">
      <w:pPr>
        <w:pStyle w:val="BodyText"/>
        <w:ind w:left="0"/>
      </w:pPr>
    </w:p>
    <w:p w:rsidR="004C1B44" w:rsidP="002D0AA0" w:rsidRDefault="004C1B44" w14:paraId="77B56C68" w14:textId="26016C7D">
      <w:pPr>
        <w:pStyle w:val="Heading1"/>
        <w:numPr>
          <w:ilvl w:val="0"/>
          <w:numId w:val="0"/>
        </w:numPr>
        <w:ind w:left="720" w:hanging="720"/>
      </w:pPr>
      <w:bookmarkStart w:name="_Toc204206233" w:id="99"/>
      <w:bookmarkEnd w:id="85"/>
      <w:r>
        <w:t xml:space="preserve">Technical </w:t>
      </w:r>
      <w:bookmarkEnd w:id="7"/>
      <w:bookmarkEnd w:id="8"/>
      <w:r w:rsidR="00720F57">
        <w:t>Specifications</w:t>
      </w:r>
      <w:bookmarkEnd w:id="86"/>
      <w:bookmarkEnd w:id="99"/>
    </w:p>
    <w:p w:rsidR="00F675E8" w:rsidP="004C1B44" w:rsidRDefault="00F675E8" w14:paraId="35FFF55D" w14:textId="77777777">
      <w:pPr>
        <w:pStyle w:val="BodyText"/>
      </w:pPr>
    </w:p>
    <w:p w:rsidR="00C362F9" w:rsidP="00C362F9" w:rsidRDefault="00702257" w14:paraId="638FED16" w14:textId="27A66CE6">
      <w:pPr>
        <w:pStyle w:val="Heading2"/>
      </w:pPr>
      <w:bookmarkStart w:name="_Toc105005171" w:id="100"/>
      <w:bookmarkStart w:name="_Toc204206234" w:id="101"/>
      <w:bookmarkStart w:name="_Toc225939728" w:id="102"/>
      <w:bookmarkStart w:name="_Toc270369351" w:id="103"/>
      <w:r>
        <w:t xml:space="preserve">Solution </w:t>
      </w:r>
      <w:r w:rsidR="00C362F9">
        <w:t>Overview</w:t>
      </w:r>
      <w:bookmarkEnd w:id="100"/>
      <w:bookmarkEnd w:id="101"/>
    </w:p>
    <w:p w:rsidRPr="000D545A" w:rsidR="008D5DA6" w:rsidP="00691941" w:rsidRDefault="007C36CC" w14:paraId="56DB5F91" w14:textId="63869320">
      <w:pPr>
        <w:pStyle w:val="Heading2"/>
      </w:pPr>
      <w:bookmarkStart w:name="_Toc204206235" w:id="104"/>
      <w:r>
        <w:t>Technical Configurations</w:t>
      </w:r>
      <w:bookmarkEnd w:id="104"/>
    </w:p>
    <w:p w:rsidR="008A24AC" w:rsidP="00691941" w:rsidRDefault="008A24AC" w14:paraId="2BA93A3B" w14:textId="77777777">
      <w:pPr>
        <w:pStyle w:val="BodyText"/>
      </w:pPr>
    </w:p>
    <w:p w:rsidR="00554B2E" w:rsidP="00691941" w:rsidRDefault="00554B2E" w14:paraId="5294B3C4" w14:textId="77777777">
      <w:pPr>
        <w:pStyle w:val="Heading3"/>
      </w:pPr>
      <w:bookmarkStart w:name="_File_Location" w:id="105"/>
      <w:bookmarkStart w:name="_File_Channel" w:id="106"/>
      <w:bookmarkStart w:name="_Toc105005174" w:id="107"/>
      <w:bookmarkEnd w:id="102"/>
      <w:bookmarkEnd w:id="103"/>
      <w:bookmarkEnd w:id="105"/>
      <w:bookmarkEnd w:id="106"/>
      <w:r>
        <w:t>File Channel</w:t>
      </w:r>
      <w:bookmarkEnd w:id="107"/>
    </w:p>
    <w:p w:rsidR="00554B2E" w:rsidP="00691941" w:rsidRDefault="00554B2E" w14:paraId="2DC140B8" w14:textId="77777777">
      <w:pPr>
        <w:spacing w:before="120" w:after="120"/>
        <w:ind w:left="1440"/>
        <w:rPr>
          <w:rFonts w:cs="Arial"/>
          <w:lang w:eastAsia="de-DE"/>
        </w:rPr>
      </w:pPr>
      <w:r w:rsidRPr="00C762B3">
        <w:rPr>
          <w:rFonts w:cs="Arial"/>
          <w:lang w:eastAsia="de-DE"/>
        </w:rPr>
        <w:t xml:space="preserve">Configure a file channel to </w:t>
      </w:r>
      <w:proofErr w:type="gramStart"/>
      <w:r w:rsidRPr="00C762B3">
        <w:rPr>
          <w:rFonts w:cs="Arial"/>
          <w:lang w:eastAsia="de-DE"/>
        </w:rPr>
        <w:t>monitor for</w:t>
      </w:r>
      <w:proofErr w:type="gramEnd"/>
      <w:r w:rsidRPr="00C762B3">
        <w:rPr>
          <w:rFonts w:cs="Arial"/>
          <w:lang w:eastAsia="de-DE"/>
        </w:rPr>
        <w:t xml:space="preserve"> any incoming source files for processing.  The process and error directory contents will be stored in the file storage. A single work unit will be created for each source file.</w:t>
      </w:r>
    </w:p>
    <w:p w:rsidR="00554B2E" w:rsidP="00691941" w:rsidRDefault="00554B2E" w14:paraId="69DCAD81" w14:textId="77777777">
      <w:pPr>
        <w:spacing w:before="120" w:after="120"/>
        <w:ind w:left="1440"/>
        <w:rPr>
          <w:rFonts w:cs="Arial"/>
          <w:lang w:eastAsia="de-DE"/>
        </w:rPr>
      </w:pPr>
      <w:r w:rsidRPr="00C762B3">
        <w:rPr>
          <w:rFonts w:cs="Arial"/>
          <w:lang w:eastAsia="de-DE"/>
        </w:rPr>
        <w:t xml:space="preserve">See </w:t>
      </w:r>
      <w:r w:rsidRPr="00C762B3">
        <w:rPr>
          <w:rFonts w:cs="Arial"/>
          <w:i/>
          <w:lang w:eastAsia="de-DE"/>
        </w:rPr>
        <w:t xml:space="preserve">Infor Landmark Technology Administration Guide </w:t>
      </w:r>
      <w:r w:rsidRPr="00C762B3">
        <w:rPr>
          <w:rFonts w:cs="Arial"/>
          <w:lang w:eastAsia="de-DE"/>
        </w:rPr>
        <w:t xml:space="preserve">and </w:t>
      </w:r>
      <w:r w:rsidRPr="00C762B3">
        <w:rPr>
          <w:rFonts w:cs="Arial"/>
          <w:i/>
          <w:lang w:eastAsia="de-DE"/>
        </w:rPr>
        <w:t xml:space="preserve">Infor Process Automation Administration Guide for </w:t>
      </w:r>
      <w:proofErr w:type="spellStart"/>
      <w:r w:rsidRPr="00C762B3">
        <w:rPr>
          <w:rFonts w:cs="Arial"/>
          <w:i/>
          <w:lang w:eastAsia="de-DE"/>
        </w:rPr>
        <w:t>CloudSuite</w:t>
      </w:r>
      <w:proofErr w:type="spellEnd"/>
      <w:r w:rsidRPr="00C762B3">
        <w:rPr>
          <w:rFonts w:cs="Arial"/>
          <w:lang w:eastAsia="de-DE"/>
        </w:rPr>
        <w:t xml:space="preserve"> for more detailed information on administration of file channels and receivers.</w:t>
      </w:r>
    </w:p>
    <w:p w:rsidR="00554B2E" w:rsidP="00691941" w:rsidRDefault="00554B2E" w14:paraId="51F925D3" w14:textId="77777777">
      <w:pPr>
        <w:pStyle w:val="BodyText"/>
      </w:pPr>
    </w:p>
    <w:p w:rsidRPr="00C762B3" w:rsidR="00554B2E" w:rsidP="00691941" w:rsidRDefault="00554B2E" w14:paraId="5E2CE212" w14:textId="77777777">
      <w:pPr>
        <w:pStyle w:val="Heading4"/>
      </w:pPr>
      <w:r w:rsidRPr="00C762B3">
        <w:t>File Channel Setup</w:t>
      </w:r>
    </w:p>
    <w:tbl>
      <w:tblPr>
        <w:tblStyle w:val="LightGrid-Accent1"/>
        <w:tblW w:w="5976" w:type="dxa"/>
        <w:tblInd w:w="1520" w:type="dxa"/>
        <w:tblLook w:val="0480" w:firstRow="0" w:lastRow="0" w:firstColumn="1" w:lastColumn="0" w:noHBand="0" w:noVBand="1"/>
      </w:tblPr>
      <w:tblGrid>
        <w:gridCol w:w="2988"/>
        <w:gridCol w:w="2988"/>
      </w:tblGrid>
      <w:tr w:rsidRPr="004C6F5F" w:rsidR="00F14BF6" w:rsidTr="00F14BF6" w14:paraId="6E3AF08D" w14:textId="44653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rsidRPr="004C6F5F" w:rsidR="00F14BF6" w:rsidP="00691941" w:rsidRDefault="00F14BF6" w14:paraId="438316DA" w14:textId="77777777">
            <w:pPr>
              <w:rPr>
                <w:rFonts w:cs="Arial"/>
                <w:bCs w:val="0"/>
                <w:sz w:val="18"/>
                <w:szCs w:val="18"/>
              </w:rPr>
            </w:pPr>
            <w:r w:rsidRPr="004C6F5F">
              <w:rPr>
                <w:rFonts w:cs="Arial"/>
                <w:bCs w:val="0"/>
                <w:sz w:val="18"/>
                <w:szCs w:val="18"/>
              </w:rPr>
              <w:t>Channel Name</w:t>
            </w:r>
          </w:p>
        </w:tc>
        <w:tc>
          <w:tcPr>
            <w:tcW w:w="2988" w:type="dxa"/>
          </w:tcPr>
          <w:p w:rsidRPr="004C6F5F" w:rsidR="00F14BF6" w:rsidP="00691941" w:rsidRDefault="00F14BF6" w14:paraId="7AFF3A8D" w14:textId="77777777">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Pr="004C6F5F" w:rsidR="00F14BF6" w:rsidTr="00F14BF6" w14:paraId="6A28D759" w14:textId="4ABD82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rsidRPr="004C6F5F" w:rsidR="00F14BF6" w:rsidP="00691941" w:rsidRDefault="00F14BF6" w14:paraId="662B564B" w14:textId="77777777">
            <w:pPr>
              <w:rPr>
                <w:rFonts w:cs="Arial"/>
                <w:bCs w:val="0"/>
                <w:sz w:val="18"/>
                <w:szCs w:val="18"/>
              </w:rPr>
            </w:pPr>
            <w:r w:rsidRPr="004C6F5F">
              <w:rPr>
                <w:rFonts w:cs="Arial"/>
                <w:bCs w:val="0"/>
                <w:sz w:val="18"/>
                <w:szCs w:val="18"/>
              </w:rPr>
              <w:t>Description</w:t>
            </w:r>
          </w:p>
        </w:tc>
        <w:tc>
          <w:tcPr>
            <w:tcW w:w="2988" w:type="dxa"/>
          </w:tcPr>
          <w:p w:rsidRPr="004C6F5F" w:rsidR="00F14BF6" w:rsidP="00691941" w:rsidRDefault="00F14BF6" w14:paraId="6350D51B" w14:textId="77777777">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Pr="004C6F5F" w:rsidR="00F14BF6" w:rsidTr="00F14BF6" w14:paraId="2A4F5FD6" w14:textId="4BC5E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rsidRPr="004C6F5F" w:rsidR="00F14BF6" w:rsidP="00691941" w:rsidRDefault="00F14BF6" w14:paraId="3BDA57E9" w14:textId="77777777">
            <w:pPr>
              <w:rPr>
                <w:rFonts w:cs="Arial"/>
                <w:bCs w:val="0"/>
                <w:sz w:val="18"/>
                <w:szCs w:val="18"/>
              </w:rPr>
            </w:pPr>
            <w:r w:rsidRPr="004C6F5F">
              <w:rPr>
                <w:rFonts w:cs="Arial"/>
                <w:bCs w:val="0"/>
                <w:sz w:val="18"/>
                <w:szCs w:val="18"/>
              </w:rPr>
              <w:t>Enabled</w:t>
            </w:r>
          </w:p>
        </w:tc>
        <w:tc>
          <w:tcPr>
            <w:tcW w:w="2988" w:type="dxa"/>
          </w:tcPr>
          <w:p w:rsidRPr="004C6F5F" w:rsidR="00F14BF6" w:rsidP="00691941" w:rsidRDefault="00F14BF6" w14:paraId="020B660C" w14:textId="77777777">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Pr="004C6F5F" w:rsidR="00F14BF6" w:rsidTr="00F14BF6" w14:paraId="6D784AD5" w14:textId="49EDDD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rsidRPr="004C6F5F" w:rsidR="00F14BF6" w:rsidP="00691941" w:rsidRDefault="00F14BF6" w14:paraId="421C55EE" w14:textId="77777777">
            <w:pPr>
              <w:rPr>
                <w:rFonts w:cs="Arial"/>
                <w:bCs w:val="0"/>
                <w:sz w:val="18"/>
                <w:szCs w:val="18"/>
              </w:rPr>
            </w:pPr>
            <w:r w:rsidRPr="004C6F5F">
              <w:rPr>
                <w:rFonts w:cs="Arial"/>
                <w:bCs w:val="0"/>
                <w:sz w:val="18"/>
                <w:szCs w:val="18"/>
              </w:rPr>
              <w:t>File Channel Type</w:t>
            </w:r>
          </w:p>
        </w:tc>
        <w:tc>
          <w:tcPr>
            <w:tcW w:w="2988" w:type="dxa"/>
          </w:tcPr>
          <w:p w:rsidRPr="004C6F5F" w:rsidR="00F14BF6" w:rsidP="00691941" w:rsidRDefault="00F14BF6" w14:paraId="454C2896" w14:textId="77777777">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Pr="004C6F5F" w:rsidR="00F14BF6" w:rsidTr="00F14BF6" w14:paraId="65C0A499" w14:textId="4D4F4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rsidRPr="004C6F5F" w:rsidR="00F14BF6" w:rsidP="00691941" w:rsidRDefault="00F14BF6" w14:paraId="3ADBB9CD" w14:textId="77777777">
            <w:pPr>
              <w:rPr>
                <w:rFonts w:cs="Arial"/>
                <w:bCs w:val="0"/>
                <w:sz w:val="18"/>
                <w:szCs w:val="18"/>
              </w:rPr>
            </w:pPr>
            <w:r w:rsidRPr="004C6F5F">
              <w:rPr>
                <w:rFonts w:cs="Arial"/>
                <w:bCs w:val="0"/>
                <w:sz w:val="18"/>
                <w:szCs w:val="18"/>
              </w:rPr>
              <w:t>Source File Directory</w:t>
            </w:r>
          </w:p>
        </w:tc>
        <w:tc>
          <w:tcPr>
            <w:tcW w:w="2988" w:type="dxa"/>
          </w:tcPr>
          <w:p w:rsidRPr="004C6F5F" w:rsidR="00F14BF6" w:rsidP="00691941" w:rsidRDefault="00F14BF6" w14:paraId="75029DCF" w14:textId="77777777">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Pr="004C6F5F" w:rsidR="00F14BF6" w:rsidTr="00F14BF6" w14:paraId="33448C04" w14:textId="163099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rsidRPr="004C6F5F" w:rsidR="00F14BF6" w:rsidP="00691941" w:rsidRDefault="00F14BF6" w14:paraId="2A775BDF" w14:textId="77777777">
            <w:pPr>
              <w:rPr>
                <w:rFonts w:cs="Arial"/>
                <w:bCs w:val="0"/>
                <w:sz w:val="18"/>
                <w:szCs w:val="18"/>
              </w:rPr>
            </w:pPr>
            <w:r w:rsidRPr="004C6F5F">
              <w:rPr>
                <w:rFonts w:cs="Arial"/>
                <w:bCs w:val="0"/>
                <w:sz w:val="18"/>
                <w:szCs w:val="18"/>
              </w:rPr>
              <w:t>File Match Case Sensitivity</w:t>
            </w:r>
          </w:p>
        </w:tc>
        <w:tc>
          <w:tcPr>
            <w:tcW w:w="2988" w:type="dxa"/>
          </w:tcPr>
          <w:p w:rsidRPr="004C6F5F" w:rsidR="00F14BF6" w:rsidP="00691941" w:rsidRDefault="00F14BF6" w14:paraId="6183DF01" w14:textId="77777777">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Pr="004C6F5F" w:rsidR="00F14BF6" w:rsidTr="00F14BF6" w14:paraId="16CC796E" w14:textId="076B34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rsidRPr="004C6F5F" w:rsidR="00F14BF6" w:rsidP="00691941" w:rsidRDefault="00F14BF6" w14:paraId="67BC45ED" w14:textId="77777777">
            <w:pPr>
              <w:rPr>
                <w:rFonts w:cs="Arial"/>
                <w:bCs w:val="0"/>
                <w:sz w:val="18"/>
                <w:szCs w:val="18"/>
              </w:rPr>
            </w:pPr>
            <w:r w:rsidRPr="004C6F5F">
              <w:rPr>
                <w:rFonts w:cs="Arial"/>
                <w:bCs w:val="0"/>
                <w:sz w:val="18"/>
                <w:szCs w:val="18"/>
              </w:rPr>
              <w:t>Error File Directory</w:t>
            </w:r>
          </w:p>
        </w:tc>
        <w:tc>
          <w:tcPr>
            <w:tcW w:w="2988" w:type="dxa"/>
          </w:tcPr>
          <w:p w:rsidRPr="004C6F5F" w:rsidR="00F14BF6" w:rsidP="00691941" w:rsidRDefault="00F14BF6" w14:paraId="36CF1361" w14:textId="77777777">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Pr="004C6F5F" w:rsidR="00F14BF6" w:rsidTr="00F14BF6" w14:paraId="46F7C622" w14:textId="543302C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rsidRPr="004C6F5F" w:rsidR="00F14BF6" w:rsidP="00691941" w:rsidRDefault="00F14BF6" w14:paraId="3D5B36B8" w14:textId="77777777">
            <w:pPr>
              <w:rPr>
                <w:rFonts w:cs="Arial"/>
                <w:bCs w:val="0"/>
                <w:sz w:val="18"/>
                <w:szCs w:val="18"/>
              </w:rPr>
            </w:pPr>
            <w:r w:rsidRPr="004C6F5F">
              <w:rPr>
                <w:rFonts w:cs="Arial"/>
                <w:bCs w:val="0"/>
                <w:sz w:val="18"/>
                <w:szCs w:val="18"/>
              </w:rPr>
              <w:t>In-progress File Directory</w:t>
            </w:r>
          </w:p>
        </w:tc>
        <w:tc>
          <w:tcPr>
            <w:tcW w:w="2988" w:type="dxa"/>
          </w:tcPr>
          <w:p w:rsidRPr="004C6F5F" w:rsidR="00F14BF6" w:rsidP="00691941" w:rsidRDefault="00F14BF6" w14:paraId="43FF3E86" w14:textId="77777777">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Pr="004C6F5F" w:rsidR="00F14BF6" w:rsidTr="00F14BF6" w14:paraId="3D5D1FC1" w14:textId="64DE93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rsidRPr="004C6F5F" w:rsidR="00F14BF6" w:rsidP="00691941" w:rsidRDefault="00F14BF6" w14:paraId="2A78E357" w14:textId="77777777">
            <w:pPr>
              <w:rPr>
                <w:rFonts w:cs="Arial"/>
                <w:bCs w:val="0"/>
                <w:sz w:val="18"/>
                <w:szCs w:val="18"/>
              </w:rPr>
            </w:pPr>
            <w:r w:rsidRPr="004C6F5F">
              <w:rPr>
                <w:rFonts w:cs="Arial"/>
                <w:bCs w:val="0"/>
                <w:sz w:val="18"/>
                <w:szCs w:val="18"/>
              </w:rPr>
              <w:t>File Scan Interval in Minutes</w:t>
            </w:r>
          </w:p>
        </w:tc>
        <w:tc>
          <w:tcPr>
            <w:tcW w:w="2988" w:type="dxa"/>
          </w:tcPr>
          <w:p w:rsidRPr="004C6F5F" w:rsidR="00F14BF6" w:rsidP="00691941" w:rsidRDefault="00F14BF6" w14:paraId="49DB001D" w14:textId="77777777">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bl>
    <w:p w:rsidR="00554B2E" w:rsidP="00691941" w:rsidRDefault="00554B2E" w14:paraId="41F193B9" w14:textId="3AADE532">
      <w:pPr>
        <w:pStyle w:val="BodyText"/>
      </w:pPr>
    </w:p>
    <w:p w:rsidR="00480370" w:rsidP="000045E4" w:rsidRDefault="000045E4" w14:paraId="78A9AF60" w14:textId="6A6FD6A1">
      <w:pPr>
        <w:pStyle w:val="Heading5"/>
      </w:pPr>
      <w:r>
        <w:t>File Transfer Connection</w:t>
      </w:r>
      <w:r w:rsidR="00480370">
        <w:t xml:space="preserve"> </w:t>
      </w:r>
    </w:p>
    <w:tbl>
      <w:tblPr>
        <w:tblStyle w:val="LightGrid-Accent1"/>
        <w:tblW w:w="8460" w:type="dxa"/>
        <w:tblInd w:w="1548" w:type="dxa"/>
        <w:tblLook w:val="0480" w:firstRow="0" w:lastRow="0" w:firstColumn="1" w:lastColumn="0" w:noHBand="0" w:noVBand="1"/>
      </w:tblPr>
      <w:tblGrid>
        <w:gridCol w:w="2610"/>
        <w:gridCol w:w="5850"/>
      </w:tblGrid>
      <w:tr w:rsidRPr="009641C6" w:rsidR="00480370" w14:paraId="0D1484C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Pr="00853A3B" w:rsidR="00480370" w:rsidRDefault="00480370" w14:paraId="20B9DE8D" w14:textId="77777777">
            <w:pPr>
              <w:rPr>
                <w:rFonts w:cs="Arial"/>
                <w:bCs w:val="0"/>
                <w:sz w:val="18"/>
                <w:szCs w:val="18"/>
              </w:rPr>
            </w:pPr>
            <w:r w:rsidRPr="00853A3B">
              <w:rPr>
                <w:rFonts w:cs="Arial"/>
                <w:bCs w:val="0"/>
                <w:sz w:val="18"/>
                <w:szCs w:val="18"/>
              </w:rPr>
              <w:t>Host</w:t>
            </w:r>
          </w:p>
        </w:tc>
        <w:tc>
          <w:tcPr>
            <w:tcW w:w="5850" w:type="dxa"/>
          </w:tcPr>
          <w:p w:rsidRPr="00812B76" w:rsidR="00480370" w:rsidRDefault="00812B76" w14:paraId="159B97A0" w14:textId="63512A0C">
            <w:pPr>
              <w:cnfStyle w:val="000000100000" w:firstRow="0" w:lastRow="0" w:firstColumn="0" w:lastColumn="0" w:oddVBand="0" w:evenVBand="0" w:oddHBand="1" w:evenHBand="0" w:firstRowFirstColumn="0" w:firstRowLastColumn="0" w:lastRowFirstColumn="0" w:lastRowLastColumn="0"/>
              <w:rPr>
                <w:rFonts w:cs="Arial"/>
              </w:rPr>
            </w:pPr>
            <w:r w:rsidRPr="00812B76">
              <w:rPr>
                <w:rFonts w:cs="Arial"/>
              </w:rPr>
              <w:t>sftp.inforcloudsuite.com</w:t>
            </w:r>
          </w:p>
        </w:tc>
      </w:tr>
      <w:tr w:rsidRPr="009641C6" w:rsidR="00480370" w14:paraId="49063C4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Pr="00853A3B" w:rsidR="00480370" w:rsidRDefault="00480370" w14:paraId="6736B436" w14:textId="77777777">
            <w:pPr>
              <w:rPr>
                <w:rFonts w:cs="Arial"/>
                <w:bCs w:val="0"/>
                <w:sz w:val="18"/>
                <w:szCs w:val="18"/>
              </w:rPr>
            </w:pPr>
            <w:r w:rsidRPr="00853A3B">
              <w:rPr>
                <w:rFonts w:cs="Arial"/>
                <w:bCs w:val="0"/>
                <w:sz w:val="18"/>
                <w:szCs w:val="18"/>
              </w:rPr>
              <w:t>Protocol</w:t>
            </w:r>
          </w:p>
        </w:tc>
        <w:tc>
          <w:tcPr>
            <w:tcW w:w="5850" w:type="dxa"/>
          </w:tcPr>
          <w:p w:rsidRPr="00812B76" w:rsidR="00480370" w:rsidRDefault="00812B76" w14:paraId="38AC675D" w14:textId="2CD0BFBF">
            <w:pPr>
              <w:cnfStyle w:val="000000010000" w:firstRow="0" w:lastRow="0" w:firstColumn="0" w:lastColumn="0" w:oddVBand="0" w:evenVBand="0" w:oddHBand="0" w:evenHBand="1" w:firstRowFirstColumn="0" w:firstRowLastColumn="0" w:lastRowFirstColumn="0" w:lastRowLastColumn="0"/>
              <w:rPr>
                <w:rFonts w:cs="Arial"/>
              </w:rPr>
            </w:pPr>
            <w:r w:rsidRPr="00812B76">
              <w:rPr>
                <w:rFonts w:cs="Arial"/>
              </w:rPr>
              <w:t>SFTP</w:t>
            </w:r>
          </w:p>
        </w:tc>
      </w:tr>
      <w:tr w:rsidRPr="009641C6" w:rsidR="00480370" w14:paraId="4CB1376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Pr="00853A3B" w:rsidR="00480370" w:rsidRDefault="00480370" w14:paraId="0F42E29C" w14:textId="77777777">
            <w:pPr>
              <w:rPr>
                <w:rFonts w:cs="Arial"/>
                <w:bCs w:val="0"/>
                <w:sz w:val="18"/>
                <w:szCs w:val="18"/>
              </w:rPr>
            </w:pPr>
            <w:r w:rsidRPr="00853A3B">
              <w:rPr>
                <w:rFonts w:cs="Arial"/>
                <w:bCs w:val="0"/>
                <w:sz w:val="18"/>
                <w:szCs w:val="18"/>
              </w:rPr>
              <w:t>User</w:t>
            </w:r>
          </w:p>
        </w:tc>
        <w:tc>
          <w:tcPr>
            <w:tcW w:w="5850" w:type="dxa"/>
          </w:tcPr>
          <w:p w:rsidRPr="00812B76" w:rsidR="00480370" w:rsidRDefault="00480370" w14:paraId="13FC2F59" w14:textId="77777777">
            <w:pPr>
              <w:cnfStyle w:val="000000100000" w:firstRow="0" w:lastRow="0" w:firstColumn="0" w:lastColumn="0" w:oddVBand="0" w:evenVBand="0" w:oddHBand="1" w:evenHBand="0" w:firstRowFirstColumn="0" w:firstRowLastColumn="0" w:lastRowFirstColumn="0" w:lastRowLastColumn="0"/>
            </w:pPr>
          </w:p>
        </w:tc>
      </w:tr>
      <w:tr w:rsidRPr="009641C6" w:rsidR="00480370" w14:paraId="3994BBA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Pr="00853A3B" w:rsidR="00480370" w:rsidRDefault="00480370" w14:paraId="45A774F6" w14:textId="77777777">
            <w:pPr>
              <w:rPr>
                <w:rFonts w:cs="Arial"/>
                <w:bCs w:val="0"/>
                <w:sz w:val="18"/>
                <w:szCs w:val="18"/>
              </w:rPr>
            </w:pPr>
            <w:r w:rsidRPr="00853A3B">
              <w:rPr>
                <w:rFonts w:cs="Arial"/>
                <w:bCs w:val="0"/>
                <w:sz w:val="18"/>
                <w:szCs w:val="18"/>
              </w:rPr>
              <w:t>Password</w:t>
            </w:r>
          </w:p>
        </w:tc>
        <w:tc>
          <w:tcPr>
            <w:tcW w:w="5850" w:type="dxa"/>
          </w:tcPr>
          <w:p w:rsidRPr="00812B76" w:rsidR="00480370" w:rsidRDefault="00480370" w14:paraId="443ED596" w14:textId="77777777">
            <w:pPr>
              <w:cnfStyle w:val="000000010000" w:firstRow="0" w:lastRow="0" w:firstColumn="0" w:lastColumn="0" w:oddVBand="0" w:evenVBand="0" w:oddHBand="0" w:evenHBand="1" w:firstRowFirstColumn="0" w:firstRowLastColumn="0" w:lastRowFirstColumn="0" w:lastRowLastColumn="0"/>
            </w:pPr>
          </w:p>
        </w:tc>
      </w:tr>
    </w:tbl>
    <w:p w:rsidR="00480370" w:rsidP="00480370" w:rsidRDefault="00DC0C8E" w14:paraId="71983716" w14:textId="3DB1FE9D">
      <w:pPr>
        <w:pStyle w:val="BodyText"/>
      </w:pPr>
      <w:r w:rsidRPr="00AC767F">
        <w:rPr>
          <w:i/>
          <w:iCs/>
        </w:rPr>
        <w:t>*</w:t>
      </w:r>
      <w:r>
        <w:rPr>
          <w:i/>
          <w:iCs/>
        </w:rPr>
        <w:t xml:space="preserve"> For security purposes, request for the </w:t>
      </w:r>
      <w:proofErr w:type="spellStart"/>
      <w:r>
        <w:rPr>
          <w:i/>
          <w:iCs/>
        </w:rPr>
        <w:t>UserName</w:t>
      </w:r>
      <w:proofErr w:type="spellEnd"/>
      <w:r>
        <w:rPr>
          <w:i/>
          <w:iCs/>
        </w:rPr>
        <w:t xml:space="preserve"> &amp; Password from your System Administrator.</w:t>
      </w:r>
    </w:p>
    <w:p w:rsidRPr="00395DDF" w:rsidR="00DC0C8E" w:rsidP="00480370" w:rsidRDefault="00DC0C8E" w14:paraId="33C6D763" w14:textId="77777777">
      <w:pPr>
        <w:pStyle w:val="BodyText"/>
      </w:pPr>
    </w:p>
    <w:p w:rsidRPr="00C762B3" w:rsidR="00C87987" w:rsidP="00691941" w:rsidRDefault="00C87987" w14:paraId="03E3FE4C" w14:textId="519B28B7">
      <w:pPr>
        <w:pStyle w:val="Heading4"/>
      </w:pPr>
      <w:r w:rsidRPr="00C762B3">
        <w:t xml:space="preserve">File </w:t>
      </w:r>
      <w:r>
        <w:t>Receiver</w:t>
      </w:r>
      <w:r w:rsidRPr="00C762B3">
        <w:t xml:space="preserve"> Setup</w:t>
      </w:r>
    </w:p>
    <w:tbl>
      <w:tblPr>
        <w:tblStyle w:val="LightGrid-Accent1"/>
        <w:tblW w:w="5976" w:type="dxa"/>
        <w:tblInd w:w="1520" w:type="dxa"/>
        <w:tblLook w:val="0480" w:firstRow="0" w:lastRow="0" w:firstColumn="1" w:lastColumn="0" w:noHBand="0" w:noVBand="1"/>
      </w:tblPr>
      <w:tblGrid>
        <w:gridCol w:w="2988"/>
        <w:gridCol w:w="2988"/>
      </w:tblGrid>
      <w:tr w:rsidRPr="004C6F5F" w:rsidR="00121F44" w:rsidTr="00121F44" w14:paraId="56EA2CFE" w14:textId="1ADF96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rsidRPr="004C6F5F" w:rsidR="00121F44" w:rsidP="00691941" w:rsidRDefault="00121F44" w14:paraId="14A73A5C" w14:textId="77777777">
            <w:pPr>
              <w:rPr>
                <w:rFonts w:cs="Arial"/>
                <w:bCs w:val="0"/>
                <w:sz w:val="18"/>
                <w:szCs w:val="18"/>
              </w:rPr>
            </w:pPr>
            <w:r w:rsidRPr="004C6F5F">
              <w:rPr>
                <w:rFonts w:cs="Arial"/>
                <w:bCs w:val="0"/>
                <w:sz w:val="18"/>
                <w:szCs w:val="18"/>
              </w:rPr>
              <w:t>Channel Name</w:t>
            </w:r>
          </w:p>
        </w:tc>
        <w:tc>
          <w:tcPr>
            <w:tcW w:w="2988" w:type="dxa"/>
          </w:tcPr>
          <w:p w:rsidRPr="004C6F5F" w:rsidR="00121F44" w:rsidP="00691941" w:rsidRDefault="00121F44" w14:paraId="0E9D42FB" w14:textId="77777777">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Pr="004C6F5F" w:rsidR="00121F44" w:rsidTr="00121F44" w14:paraId="773A8B8A" w14:textId="68EC2D0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rsidRPr="004C6F5F" w:rsidR="00121F44" w:rsidP="00691941" w:rsidRDefault="00121F44" w14:paraId="70CCE01E" w14:textId="77777777">
            <w:pPr>
              <w:rPr>
                <w:rFonts w:cs="Arial"/>
                <w:bCs w:val="0"/>
                <w:sz w:val="18"/>
                <w:szCs w:val="18"/>
              </w:rPr>
            </w:pPr>
            <w:r w:rsidRPr="004C6F5F">
              <w:rPr>
                <w:rFonts w:cs="Arial"/>
                <w:bCs w:val="0"/>
                <w:sz w:val="18"/>
                <w:szCs w:val="18"/>
              </w:rPr>
              <w:t>Receiver</w:t>
            </w:r>
          </w:p>
        </w:tc>
        <w:tc>
          <w:tcPr>
            <w:tcW w:w="2988" w:type="dxa"/>
          </w:tcPr>
          <w:p w:rsidRPr="004C6F5F" w:rsidR="00121F44" w:rsidP="00691941" w:rsidRDefault="00121F44" w14:paraId="4787ABFF" w14:textId="77777777">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Pr="004C6F5F" w:rsidR="00121F44" w:rsidTr="00121F44" w14:paraId="5DAD4B81" w14:textId="2BC4C9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rsidRPr="004C6F5F" w:rsidR="00121F44" w:rsidP="00691941" w:rsidRDefault="00121F44" w14:paraId="1C0811C4" w14:textId="77777777">
            <w:pPr>
              <w:rPr>
                <w:rFonts w:cs="Arial"/>
                <w:bCs w:val="0"/>
                <w:sz w:val="18"/>
                <w:szCs w:val="18"/>
              </w:rPr>
            </w:pPr>
            <w:r w:rsidRPr="004C6F5F">
              <w:rPr>
                <w:rFonts w:cs="Arial"/>
                <w:bCs w:val="0"/>
                <w:sz w:val="18"/>
                <w:szCs w:val="18"/>
              </w:rPr>
              <w:t>Description</w:t>
            </w:r>
          </w:p>
        </w:tc>
        <w:tc>
          <w:tcPr>
            <w:tcW w:w="2988" w:type="dxa"/>
          </w:tcPr>
          <w:p w:rsidRPr="004C6F5F" w:rsidR="00121F44" w:rsidP="00691941" w:rsidRDefault="00121F44" w14:paraId="3779ACF8" w14:textId="77777777">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Pr="004C6F5F" w:rsidR="00121F44" w:rsidTr="00121F44" w14:paraId="48DA9334" w14:textId="6C8742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rsidRPr="004C6F5F" w:rsidR="00121F44" w:rsidP="00691941" w:rsidRDefault="00121F44" w14:paraId="5C366DB3" w14:textId="77777777">
            <w:pPr>
              <w:rPr>
                <w:rFonts w:cs="Arial"/>
                <w:bCs w:val="0"/>
                <w:sz w:val="18"/>
                <w:szCs w:val="18"/>
              </w:rPr>
            </w:pPr>
            <w:r w:rsidRPr="004C6F5F">
              <w:rPr>
                <w:rFonts w:cs="Arial"/>
                <w:bCs w:val="0"/>
                <w:sz w:val="18"/>
                <w:szCs w:val="18"/>
              </w:rPr>
              <w:t>File Name</w:t>
            </w:r>
          </w:p>
        </w:tc>
        <w:tc>
          <w:tcPr>
            <w:tcW w:w="2988" w:type="dxa"/>
          </w:tcPr>
          <w:p w:rsidRPr="004C6F5F" w:rsidR="00121F44" w:rsidP="00691941" w:rsidRDefault="00121F44" w14:paraId="1C1E7C1A" w14:textId="77777777">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Pr="004C6F5F" w:rsidR="00121F44" w:rsidTr="00121F44" w14:paraId="78A7B4A4" w14:textId="3BF4AA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rsidRPr="004C6F5F" w:rsidR="00121F44" w:rsidP="00691941" w:rsidRDefault="00121F44" w14:paraId="044E001F" w14:textId="77777777">
            <w:pPr>
              <w:rPr>
                <w:rFonts w:cs="Arial"/>
                <w:bCs w:val="0"/>
                <w:sz w:val="18"/>
                <w:szCs w:val="18"/>
              </w:rPr>
            </w:pPr>
            <w:r w:rsidRPr="004C6F5F">
              <w:rPr>
                <w:rFonts w:cs="Arial"/>
                <w:bCs w:val="0"/>
                <w:sz w:val="18"/>
                <w:szCs w:val="18"/>
              </w:rPr>
              <w:t>Ignore Delete Errors</w:t>
            </w:r>
          </w:p>
        </w:tc>
        <w:tc>
          <w:tcPr>
            <w:tcW w:w="2988" w:type="dxa"/>
          </w:tcPr>
          <w:p w:rsidRPr="004C6F5F" w:rsidR="00121F44" w:rsidP="00691941" w:rsidRDefault="00121F44" w14:paraId="3434A548" w14:textId="77777777">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Pr="004C6F5F" w:rsidR="00121F44" w:rsidTr="00121F44" w14:paraId="486C827F" w14:textId="755EA8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rsidRPr="004C6F5F" w:rsidR="00121F44" w:rsidP="00691941" w:rsidRDefault="00121F44" w14:paraId="54C9FED3" w14:textId="77777777">
            <w:pPr>
              <w:rPr>
                <w:rFonts w:cs="Arial"/>
                <w:bCs w:val="0"/>
                <w:sz w:val="18"/>
                <w:szCs w:val="18"/>
              </w:rPr>
            </w:pPr>
            <w:proofErr w:type="spellStart"/>
            <w:r w:rsidRPr="004C6F5F">
              <w:rPr>
                <w:rFonts w:cs="Arial"/>
                <w:bCs w:val="0"/>
                <w:sz w:val="18"/>
                <w:szCs w:val="18"/>
              </w:rPr>
              <w:t>ProcessFlow</w:t>
            </w:r>
            <w:proofErr w:type="spellEnd"/>
          </w:p>
        </w:tc>
        <w:tc>
          <w:tcPr>
            <w:tcW w:w="2988" w:type="dxa"/>
          </w:tcPr>
          <w:p w:rsidRPr="004C6F5F" w:rsidR="00121F44" w:rsidP="00691941" w:rsidRDefault="00121F44" w14:paraId="4B6263D3" w14:textId="77777777">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Pr="004C6F5F" w:rsidR="00121F44" w:rsidTr="00121F44" w14:paraId="7C6AA1BB" w14:textId="40144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rsidRPr="004C6F5F" w:rsidR="00121F44" w:rsidP="00691941" w:rsidRDefault="00121F44" w14:paraId="05D72F76" w14:textId="77777777">
            <w:pPr>
              <w:rPr>
                <w:rFonts w:cs="Arial"/>
                <w:bCs w:val="0"/>
                <w:sz w:val="18"/>
                <w:szCs w:val="18"/>
              </w:rPr>
            </w:pPr>
            <w:r w:rsidRPr="004C6F5F">
              <w:rPr>
                <w:rFonts w:cs="Arial"/>
                <w:bCs w:val="0"/>
                <w:sz w:val="18"/>
                <w:szCs w:val="18"/>
              </w:rPr>
              <w:t>Data</w:t>
            </w:r>
          </w:p>
        </w:tc>
        <w:tc>
          <w:tcPr>
            <w:tcW w:w="2988" w:type="dxa"/>
          </w:tcPr>
          <w:p w:rsidRPr="004C6F5F" w:rsidR="00121F44" w:rsidP="00691941" w:rsidRDefault="00121F44" w14:paraId="664DA1FB" w14:textId="77777777">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Pr="004C6F5F" w:rsidR="00121F44" w:rsidTr="00121F44" w14:paraId="43D46720" w14:textId="29B752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rsidRPr="004C6F5F" w:rsidR="00121F44" w:rsidP="00691941" w:rsidRDefault="00121F44" w14:paraId="21CB8C34" w14:textId="77777777">
            <w:pPr>
              <w:rPr>
                <w:rFonts w:cs="Arial"/>
                <w:bCs w:val="0"/>
                <w:sz w:val="18"/>
                <w:szCs w:val="18"/>
              </w:rPr>
            </w:pPr>
            <w:r w:rsidRPr="004C6F5F">
              <w:rPr>
                <w:rFonts w:cs="Arial"/>
                <w:bCs w:val="0"/>
                <w:sz w:val="18"/>
                <w:szCs w:val="18"/>
              </w:rPr>
              <w:t>Startup Type</w:t>
            </w:r>
          </w:p>
        </w:tc>
        <w:tc>
          <w:tcPr>
            <w:tcW w:w="2988" w:type="dxa"/>
          </w:tcPr>
          <w:p w:rsidRPr="004C6F5F" w:rsidR="00121F44" w:rsidP="00691941" w:rsidRDefault="00121F44" w14:paraId="78DEED5B" w14:textId="77777777">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bl>
    <w:p w:rsidRPr="00F62B24" w:rsidR="00554B2E" w:rsidP="00691941" w:rsidRDefault="00554B2E" w14:paraId="6BBCE690" w14:textId="77777777">
      <w:pPr>
        <w:pStyle w:val="BodyText"/>
      </w:pPr>
    </w:p>
    <w:p w:rsidR="00B0307F" w:rsidP="00691941" w:rsidRDefault="00B0307F" w14:paraId="3775D432" w14:textId="77777777">
      <w:pPr>
        <w:pStyle w:val="Heading3"/>
      </w:pPr>
      <w:bookmarkStart w:name="_Toc105005175" w:id="108"/>
      <w:r>
        <w:t>Process Flow Design</w:t>
      </w:r>
      <w:bookmarkEnd w:id="108"/>
    </w:p>
    <w:p w:rsidRPr="00A10364" w:rsidR="00B0307F" w:rsidP="00691941" w:rsidRDefault="00B0307F" w14:paraId="2926FF74" w14:textId="77777777">
      <w:pPr>
        <w:pStyle w:val="BodyText"/>
      </w:pPr>
    </w:p>
    <w:p w:rsidR="0038201E" w:rsidP="00691941" w:rsidRDefault="0038201E" w14:paraId="673C3EFC" w14:textId="254C0B45">
      <w:pPr>
        <w:pStyle w:val="Heading4"/>
      </w:pPr>
      <w:r>
        <w:t>System Configuration Setting</w:t>
      </w:r>
    </w:p>
    <w:p w:rsidRPr="00DB688B" w:rsidR="00DB688B" w:rsidP="00004D78" w:rsidRDefault="00DB688B" w14:paraId="71592B1B" w14:textId="77777777">
      <w:pPr>
        <w:pStyle w:val="BodyText"/>
        <w:tabs>
          <w:tab w:val="left" w:pos="6390"/>
        </w:tabs>
      </w:pPr>
    </w:p>
    <w:p w:rsidRPr="00665AE0" w:rsidR="0038201E" w:rsidP="00691941" w:rsidRDefault="00324417" w14:paraId="6F0B1A6E" w14:textId="19B8E6AF">
      <w:pPr>
        <w:pStyle w:val="Heading5"/>
        <w:rPr>
          <w:lang w:val="fr-FR"/>
        </w:rPr>
      </w:pPr>
      <w:proofErr w:type="gramStart"/>
      <w:r w:rsidRPr="00665AE0">
        <w:rPr>
          <w:lang w:val="fr-FR"/>
        </w:rPr>
        <w:t>Configuration:</w:t>
      </w:r>
      <w:proofErr w:type="gramEnd"/>
      <w:r w:rsidRPr="00665AE0">
        <w:rPr>
          <w:lang w:val="fr-FR"/>
        </w:rPr>
        <w:t xml:space="preserve"> </w:t>
      </w:r>
      <w:r w:rsidR="00004D78">
        <w:rPr>
          <w:lang w:val="fr-FR"/>
        </w:rPr>
        <w:t>fsm</w:t>
      </w:r>
    </w:p>
    <w:p w:rsidR="0038201E" w:rsidP="00691941" w:rsidRDefault="0038201E" w14:paraId="1801E360" w14:textId="77777777">
      <w:pPr>
        <w:pStyle w:val="Heading6"/>
      </w:pPr>
      <w:r>
        <w:t xml:space="preserve">Properties </w:t>
      </w:r>
    </w:p>
    <w:tbl>
      <w:tblPr>
        <w:tblStyle w:val="LightGrid-Accent1"/>
        <w:tblW w:w="8900" w:type="dxa"/>
        <w:tblInd w:w="1520" w:type="dxa"/>
        <w:tblLook w:val="04A0" w:firstRow="1" w:lastRow="0" w:firstColumn="1" w:lastColumn="0" w:noHBand="0" w:noVBand="1"/>
      </w:tblPr>
      <w:tblGrid>
        <w:gridCol w:w="4116"/>
        <w:gridCol w:w="1722"/>
        <w:gridCol w:w="3062"/>
      </w:tblGrid>
      <w:tr w:rsidRPr="00FE19EB" w:rsidR="006A4A2A" w:rsidTr="00437B95" w14:paraId="13CDD00F" w14:textId="77777777">
        <w:trPr>
          <w:cnfStyle w:val="100000000000" w:firstRow="1" w:lastRow="0" w:firstColumn="0" w:lastColumn="0" w:oddVBand="0" w:evenVBand="0" w:oddHBand="0" w:evenHBand="0" w:firstRowFirstColumn="0" w:firstRowLastColumn="0" w:lastRowFirstColumn="0" w:lastRowLastColumn="0"/>
          <w:trHeight w:val="116"/>
        </w:trPr>
        <w:tc>
          <w:tcPr>
            <w:cnfStyle w:val="001000000000" w:firstRow="0" w:lastRow="0" w:firstColumn="1" w:lastColumn="0" w:oddVBand="0" w:evenVBand="0" w:oddHBand="0" w:evenHBand="0" w:firstRowFirstColumn="0" w:firstRowLastColumn="0" w:lastRowFirstColumn="0" w:lastRowLastColumn="0"/>
            <w:tcW w:w="4116" w:type="dxa"/>
          </w:tcPr>
          <w:p w:rsidRPr="00FE19EB" w:rsidR="0038201E" w:rsidP="00691941" w:rsidRDefault="0038201E" w14:paraId="1B7CA5A1" w14:textId="77777777">
            <w:pPr>
              <w:rPr>
                <w:rFonts w:cs="Arial"/>
                <w:sz w:val="18"/>
                <w:szCs w:val="18"/>
              </w:rPr>
            </w:pPr>
            <w:r>
              <w:rPr>
                <w:rFonts w:cs="Arial"/>
                <w:sz w:val="18"/>
                <w:szCs w:val="18"/>
              </w:rPr>
              <w:t>Property Name</w:t>
            </w:r>
          </w:p>
        </w:tc>
        <w:tc>
          <w:tcPr>
            <w:tcW w:w="1722" w:type="dxa"/>
          </w:tcPr>
          <w:p w:rsidRPr="00FE19EB" w:rsidR="0038201E" w:rsidP="00691941" w:rsidRDefault="0038201E" w14:paraId="17EADD78" w14:textId="77777777">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Description</w:t>
            </w:r>
          </w:p>
        </w:tc>
        <w:tc>
          <w:tcPr>
            <w:tcW w:w="3062" w:type="dxa"/>
          </w:tcPr>
          <w:p w:rsidRPr="00FE19EB" w:rsidR="0038201E" w:rsidP="00691941" w:rsidRDefault="0038201E" w14:paraId="283EFF1D" w14:textId="77777777">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Value</w:t>
            </w:r>
          </w:p>
        </w:tc>
      </w:tr>
    </w:tbl>
    <w:p w:rsidR="0038201E" w:rsidP="00004D78" w:rsidRDefault="0038201E" w14:paraId="2E807086" w14:textId="77777777">
      <w:pPr>
        <w:pStyle w:val="BodyText"/>
        <w:ind w:left="0"/>
      </w:pPr>
      <w:bookmarkStart w:name="_Hlk529376" w:id="109"/>
    </w:p>
    <w:p w:rsidR="0038201E" w:rsidP="00691941" w:rsidRDefault="0038201E" w14:paraId="106993A8" w14:textId="77777777">
      <w:pPr>
        <w:pStyle w:val="Heading6"/>
      </w:pPr>
      <w:bookmarkStart w:name="_File_Transfer_Connection" w:id="110"/>
      <w:bookmarkEnd w:id="110"/>
      <w:r>
        <w:t xml:space="preserve">File Transfer Connection </w:t>
      </w:r>
    </w:p>
    <w:tbl>
      <w:tblPr>
        <w:tblStyle w:val="LightGrid-Accent1"/>
        <w:tblW w:w="8460" w:type="dxa"/>
        <w:tblInd w:w="1548" w:type="dxa"/>
        <w:tblLook w:val="0480" w:firstRow="0" w:lastRow="0" w:firstColumn="1" w:lastColumn="0" w:noHBand="0" w:noVBand="1"/>
      </w:tblPr>
      <w:tblGrid>
        <w:gridCol w:w="2610"/>
        <w:gridCol w:w="5850"/>
      </w:tblGrid>
      <w:tr w:rsidRPr="009641C6" w:rsidR="0038201E" w:rsidTr="00853A3B" w14:paraId="3747BC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Pr="00853A3B" w:rsidR="0038201E" w:rsidP="00691941" w:rsidRDefault="0038201E" w14:paraId="4F5C3FC6" w14:textId="77777777">
            <w:pPr>
              <w:rPr>
                <w:rFonts w:cs="Arial"/>
                <w:bCs w:val="0"/>
                <w:sz w:val="18"/>
                <w:szCs w:val="18"/>
              </w:rPr>
            </w:pPr>
            <w:r w:rsidRPr="00853A3B">
              <w:rPr>
                <w:rFonts w:cs="Arial"/>
                <w:bCs w:val="0"/>
                <w:sz w:val="18"/>
                <w:szCs w:val="18"/>
              </w:rPr>
              <w:t>Host</w:t>
            </w:r>
          </w:p>
        </w:tc>
        <w:tc>
          <w:tcPr>
            <w:tcW w:w="5850" w:type="dxa"/>
          </w:tcPr>
          <w:p w:rsidRPr="009641C6" w:rsidR="0038201E" w:rsidP="00691941" w:rsidRDefault="0038201E" w14:paraId="21077CB4" w14:textId="77777777">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Pr="009641C6" w:rsidR="0038201E" w:rsidTr="00853A3B" w14:paraId="68C7E2A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Pr="00853A3B" w:rsidR="0038201E" w:rsidP="00691941" w:rsidRDefault="0038201E" w14:paraId="56244777" w14:textId="77777777">
            <w:pPr>
              <w:rPr>
                <w:rFonts w:cs="Arial"/>
                <w:bCs w:val="0"/>
                <w:sz w:val="18"/>
                <w:szCs w:val="18"/>
              </w:rPr>
            </w:pPr>
            <w:r w:rsidRPr="00853A3B">
              <w:rPr>
                <w:rFonts w:cs="Arial"/>
                <w:bCs w:val="0"/>
                <w:sz w:val="18"/>
                <w:szCs w:val="18"/>
              </w:rPr>
              <w:t>Protocol</w:t>
            </w:r>
          </w:p>
        </w:tc>
        <w:tc>
          <w:tcPr>
            <w:tcW w:w="5850" w:type="dxa"/>
          </w:tcPr>
          <w:p w:rsidRPr="009641C6" w:rsidR="0038201E" w:rsidP="00691941" w:rsidRDefault="0038201E" w14:paraId="48D68562" w14:textId="77777777">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Pr="009641C6" w:rsidR="0038201E" w:rsidTr="00853A3B" w14:paraId="46AA3E1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Pr="00853A3B" w:rsidR="0038201E" w:rsidP="00691941" w:rsidRDefault="0038201E" w14:paraId="5750247F" w14:textId="77777777">
            <w:pPr>
              <w:rPr>
                <w:rFonts w:cs="Arial"/>
                <w:bCs w:val="0"/>
                <w:sz w:val="18"/>
                <w:szCs w:val="18"/>
              </w:rPr>
            </w:pPr>
            <w:r w:rsidRPr="00853A3B">
              <w:rPr>
                <w:rFonts w:cs="Arial"/>
                <w:bCs w:val="0"/>
                <w:sz w:val="18"/>
                <w:szCs w:val="18"/>
              </w:rPr>
              <w:t>User</w:t>
            </w:r>
          </w:p>
        </w:tc>
        <w:tc>
          <w:tcPr>
            <w:tcW w:w="5850" w:type="dxa"/>
          </w:tcPr>
          <w:p w:rsidRPr="009641C6" w:rsidR="0038201E" w:rsidP="00691941" w:rsidRDefault="0038201E" w14:paraId="3894FC92" w14:textId="77777777">
            <w:pPr>
              <w:cnfStyle w:val="000000100000" w:firstRow="0" w:lastRow="0" w:firstColumn="0" w:lastColumn="0" w:oddVBand="0" w:evenVBand="0" w:oddHBand="1" w:evenHBand="0" w:firstRowFirstColumn="0" w:firstRowLastColumn="0" w:lastRowFirstColumn="0" w:lastRowLastColumn="0"/>
              <w:rPr>
                <w:sz w:val="18"/>
                <w:szCs w:val="18"/>
              </w:rPr>
            </w:pPr>
          </w:p>
        </w:tc>
      </w:tr>
      <w:tr w:rsidRPr="009641C6" w:rsidR="0038201E" w:rsidTr="00853A3B" w14:paraId="3472BE4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Pr="00853A3B" w:rsidR="0038201E" w:rsidP="00691941" w:rsidRDefault="0038201E" w14:paraId="0C1DA68B" w14:textId="77777777">
            <w:pPr>
              <w:rPr>
                <w:rFonts w:cs="Arial"/>
                <w:bCs w:val="0"/>
                <w:sz w:val="18"/>
                <w:szCs w:val="18"/>
              </w:rPr>
            </w:pPr>
            <w:r w:rsidRPr="00853A3B">
              <w:rPr>
                <w:rFonts w:cs="Arial"/>
                <w:bCs w:val="0"/>
                <w:sz w:val="18"/>
                <w:szCs w:val="18"/>
              </w:rPr>
              <w:t>Password</w:t>
            </w:r>
          </w:p>
        </w:tc>
        <w:tc>
          <w:tcPr>
            <w:tcW w:w="5850" w:type="dxa"/>
          </w:tcPr>
          <w:p w:rsidRPr="009641C6" w:rsidR="0038201E" w:rsidP="00691941" w:rsidRDefault="0038201E" w14:paraId="688AEB53" w14:textId="77777777">
            <w:pPr>
              <w:cnfStyle w:val="000000010000" w:firstRow="0" w:lastRow="0" w:firstColumn="0" w:lastColumn="0" w:oddVBand="0" w:evenVBand="0" w:oddHBand="0" w:evenHBand="1" w:firstRowFirstColumn="0" w:firstRowLastColumn="0" w:lastRowFirstColumn="0" w:lastRowLastColumn="0"/>
              <w:rPr>
                <w:sz w:val="18"/>
                <w:szCs w:val="18"/>
              </w:rPr>
            </w:pPr>
          </w:p>
        </w:tc>
      </w:tr>
      <w:tr w:rsidRPr="009641C6" w:rsidR="0038201E" w:rsidTr="00853A3B" w14:paraId="4A73F22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Pr="00853A3B" w:rsidR="0038201E" w:rsidP="00691941" w:rsidRDefault="0038201E" w14:paraId="30FA4538" w14:textId="77777777">
            <w:pPr>
              <w:rPr>
                <w:rFonts w:cs="Arial"/>
                <w:bCs w:val="0"/>
                <w:sz w:val="18"/>
                <w:szCs w:val="18"/>
              </w:rPr>
            </w:pPr>
            <w:r w:rsidRPr="00853A3B">
              <w:rPr>
                <w:rFonts w:cs="Arial"/>
                <w:bCs w:val="0"/>
                <w:sz w:val="18"/>
                <w:szCs w:val="18"/>
              </w:rPr>
              <w:t>File System</w:t>
            </w:r>
          </w:p>
        </w:tc>
        <w:tc>
          <w:tcPr>
            <w:tcW w:w="5850" w:type="dxa"/>
          </w:tcPr>
          <w:p w:rsidRPr="009641C6" w:rsidR="0038201E" w:rsidP="00691941" w:rsidRDefault="0038201E" w14:paraId="0C3E3B41" w14:textId="77777777">
            <w:pPr>
              <w:cnfStyle w:val="000000100000" w:firstRow="0" w:lastRow="0" w:firstColumn="0" w:lastColumn="0" w:oddVBand="0" w:evenVBand="0" w:oddHBand="1" w:evenHBand="0" w:firstRowFirstColumn="0" w:firstRowLastColumn="0" w:lastRowFirstColumn="0" w:lastRowLastColumn="0"/>
              <w:rPr>
                <w:sz w:val="18"/>
                <w:szCs w:val="18"/>
              </w:rPr>
            </w:pPr>
          </w:p>
        </w:tc>
      </w:tr>
    </w:tbl>
    <w:bookmarkEnd w:id="109"/>
    <w:p w:rsidR="0038201E" w:rsidP="00691941" w:rsidRDefault="00A73330" w14:paraId="5D1D64DC" w14:textId="20746DE5">
      <w:pPr>
        <w:pStyle w:val="BodyText"/>
      </w:pPr>
      <w:r w:rsidRPr="00AC767F">
        <w:rPr>
          <w:i/>
          <w:iCs/>
        </w:rPr>
        <w:t>*</w:t>
      </w:r>
      <w:r>
        <w:rPr>
          <w:i/>
          <w:iCs/>
        </w:rPr>
        <w:t xml:space="preserve"> For security purposes, request for the </w:t>
      </w:r>
      <w:proofErr w:type="spellStart"/>
      <w:r>
        <w:rPr>
          <w:i/>
          <w:iCs/>
        </w:rPr>
        <w:t>UserName</w:t>
      </w:r>
      <w:proofErr w:type="spellEnd"/>
      <w:r>
        <w:rPr>
          <w:i/>
          <w:iCs/>
        </w:rPr>
        <w:t xml:space="preserve"> &amp; Password from your System Administrator.</w:t>
      </w:r>
    </w:p>
    <w:p w:rsidR="00EA23A5" w:rsidP="00EA23A5" w:rsidRDefault="00EA23A5" w14:paraId="1BD3B2ED" w14:textId="77777777">
      <w:pPr>
        <w:pStyle w:val="BodyText"/>
      </w:pPr>
    </w:p>
    <w:p w:rsidR="00B0307F" w:rsidP="00691941" w:rsidRDefault="007E4CC6" w14:paraId="58BCB3BF" w14:textId="68E01B9E">
      <w:pPr>
        <w:pStyle w:val="Heading4"/>
      </w:pPr>
      <w:r>
        <w:t>Process</w:t>
      </w:r>
      <w:r w:rsidR="00385963">
        <w:t xml:space="preserve"> </w:t>
      </w:r>
      <w:r>
        <w:t xml:space="preserve">Flow: </w:t>
      </w:r>
      <w:r w:rsidRPr="00937ADD" w:rsidR="00937ADD">
        <w:t>SoNH-INT-FIN-</w:t>
      </w:r>
      <w:r w:rsidR="00437B95">
        <w:t>09</w:t>
      </w:r>
      <w:r w:rsidR="00384D4A">
        <w:t>2</w:t>
      </w:r>
    </w:p>
    <w:p w:rsidRPr="00BE5411" w:rsidR="00BE5411" w:rsidP="00937ADD" w:rsidRDefault="00BE5411" w14:paraId="34B1E868" w14:textId="19D0EC49">
      <w:pPr>
        <w:pStyle w:val="BodyText"/>
        <w:ind w:left="0"/>
      </w:pPr>
    </w:p>
    <w:p w:rsidRPr="001F0E6B" w:rsidR="001F0E6B" w:rsidP="00691941" w:rsidRDefault="001F0E6B" w14:paraId="365AFBD1" w14:textId="77777777">
      <w:pPr>
        <w:pStyle w:val="BodyText"/>
      </w:pPr>
    </w:p>
    <w:p w:rsidR="00BC133C" w:rsidP="00BC133C" w:rsidRDefault="00BC133C" w14:paraId="18113777" w14:textId="77777777">
      <w:pPr>
        <w:pStyle w:val="Heading5"/>
      </w:pPr>
      <w:bookmarkStart w:name="_Hlk532974" w:id="111"/>
      <w:r>
        <w:t>Trigger</w:t>
      </w:r>
    </w:p>
    <w:p w:rsidRPr="006F55F5" w:rsidR="00BC133C" w:rsidP="00BC133C" w:rsidRDefault="00BC133C" w14:paraId="678985CD" w14:textId="6800D0F8">
      <w:pPr>
        <w:pStyle w:val="BodyText"/>
      </w:pPr>
      <w:r>
        <w:t>This process flow is triggered via</w:t>
      </w:r>
      <w:r w:rsidR="006C11A4">
        <w:t xml:space="preserve"> </w:t>
      </w:r>
      <w:hyperlink w:history="1" w:anchor="_File_Channel">
        <w:r w:rsidRPr="006F55F5">
          <w:rPr>
            <w:rStyle w:val="Hyperlink"/>
          </w:rPr>
          <w:t>File Channel</w:t>
        </w:r>
      </w:hyperlink>
      <w:r>
        <w:t>.</w:t>
      </w:r>
    </w:p>
    <w:p w:rsidRPr="00BC0942" w:rsidR="00BC133C" w:rsidP="00BC133C" w:rsidRDefault="00BC133C" w14:paraId="21DF04CF" w14:textId="77777777">
      <w:pPr>
        <w:pStyle w:val="BodyText"/>
      </w:pPr>
    </w:p>
    <w:p w:rsidR="00BC133C" w:rsidP="00BC133C" w:rsidRDefault="00BC133C" w14:paraId="03C82BEE" w14:textId="77777777">
      <w:pPr>
        <w:pStyle w:val="Heading6"/>
      </w:pPr>
      <w:r>
        <w:t>Variables</w:t>
      </w:r>
    </w:p>
    <w:tbl>
      <w:tblPr>
        <w:tblStyle w:val="LightGrid-Accent1"/>
        <w:tblW w:w="9074" w:type="dxa"/>
        <w:tblInd w:w="1548" w:type="dxa"/>
        <w:tblLook w:val="04A0" w:firstRow="1" w:lastRow="0" w:firstColumn="1" w:lastColumn="0" w:noHBand="0" w:noVBand="1"/>
      </w:tblPr>
      <w:tblGrid>
        <w:gridCol w:w="2587"/>
        <w:gridCol w:w="1242"/>
        <w:gridCol w:w="2551"/>
        <w:gridCol w:w="2694"/>
      </w:tblGrid>
      <w:tr w:rsidRPr="00FE19EB" w:rsidR="0063514F" w:rsidTr="0063514F" w14:paraId="4E4A4760" w14:textId="77777777">
        <w:trPr>
          <w:cnfStyle w:val="100000000000" w:firstRow="1" w:lastRow="0" w:firstColumn="0" w:lastColumn="0" w:oddVBand="0" w:evenVBand="0" w:oddHBand="0"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2587" w:type="dxa"/>
          </w:tcPr>
          <w:p w:rsidRPr="00FE19EB" w:rsidR="0063514F" w:rsidRDefault="0063514F" w14:paraId="3149FBD0" w14:textId="43635641">
            <w:pPr>
              <w:rPr>
                <w:rFonts w:cs="Arial"/>
                <w:sz w:val="18"/>
                <w:szCs w:val="18"/>
              </w:rPr>
            </w:pPr>
          </w:p>
        </w:tc>
        <w:tc>
          <w:tcPr>
            <w:tcW w:w="1242" w:type="dxa"/>
          </w:tcPr>
          <w:p w:rsidRPr="00FE19EB" w:rsidR="0063514F" w:rsidRDefault="0063514F" w14:paraId="199920F4" w14:textId="77777777">
            <w:pPr>
              <w:cnfStyle w:val="100000000000" w:firstRow="1" w:lastRow="0" w:firstColumn="0" w:lastColumn="0" w:oddVBand="0" w:evenVBand="0" w:oddHBand="0" w:evenHBand="0" w:firstRowFirstColumn="0" w:firstRowLastColumn="0" w:lastRowFirstColumn="0" w:lastRowLastColumn="0"/>
              <w:rPr>
                <w:rFonts w:cs="Arial"/>
                <w:b w:val="0"/>
                <w:sz w:val="18"/>
                <w:szCs w:val="18"/>
              </w:rPr>
            </w:pPr>
          </w:p>
        </w:tc>
        <w:tc>
          <w:tcPr>
            <w:tcW w:w="2551" w:type="dxa"/>
          </w:tcPr>
          <w:p w:rsidRPr="00FE19EB" w:rsidR="0063514F" w:rsidRDefault="0063514F" w14:paraId="2291F966" w14:textId="7EC0A9E8">
            <w:pPr>
              <w:cnfStyle w:val="100000000000" w:firstRow="1" w:lastRow="0" w:firstColumn="0" w:lastColumn="0" w:oddVBand="0" w:evenVBand="0" w:oddHBand="0" w:evenHBand="0" w:firstRowFirstColumn="0" w:firstRowLastColumn="0" w:lastRowFirstColumn="0" w:lastRowLastColumn="0"/>
              <w:rPr>
                <w:rFonts w:cs="Arial"/>
                <w:sz w:val="18"/>
                <w:szCs w:val="18"/>
              </w:rPr>
            </w:pPr>
          </w:p>
        </w:tc>
        <w:tc>
          <w:tcPr>
            <w:tcW w:w="2694" w:type="dxa"/>
          </w:tcPr>
          <w:p w:rsidRPr="00FE19EB" w:rsidR="0063514F" w:rsidRDefault="0063514F" w14:paraId="709B03E9" w14:textId="25D530DF">
            <w:pPr>
              <w:cnfStyle w:val="100000000000" w:firstRow="1" w:lastRow="0" w:firstColumn="0" w:lastColumn="0" w:oddVBand="0" w:evenVBand="0" w:oddHBand="0" w:evenHBand="0" w:firstRowFirstColumn="0" w:firstRowLastColumn="0" w:lastRowFirstColumn="0" w:lastRowLastColumn="0"/>
              <w:rPr>
                <w:rFonts w:cs="Arial"/>
                <w:sz w:val="18"/>
                <w:szCs w:val="18"/>
              </w:rPr>
            </w:pPr>
          </w:p>
        </w:tc>
      </w:tr>
      <w:tr w:rsidRPr="00FE19EB" w:rsidR="0063514F" w:rsidTr="0063514F" w14:paraId="57B0FC1A" w14:textId="270C2019">
        <w:trPr>
          <w:cnfStyle w:val="000000100000" w:firstRow="0" w:lastRow="0" w:firstColumn="0" w:lastColumn="0" w:oddVBand="0" w:evenVBand="0" w:oddHBand="1" w:evenHBand="0" w:firstRowFirstColumn="0" w:firstRowLastColumn="0" w:lastRowFirstColumn="0" w:lastRowLastColumn="0"/>
          <w:trHeight w:val="111"/>
        </w:trPr>
        <w:tc>
          <w:tcPr>
            <w:cnfStyle w:val="001000000000" w:firstRow="0" w:lastRow="0" w:firstColumn="1" w:lastColumn="0" w:oddVBand="0" w:evenVBand="0" w:oddHBand="0" w:evenHBand="0" w:firstRowFirstColumn="0" w:firstRowLastColumn="0" w:lastRowFirstColumn="0" w:lastRowLastColumn="0"/>
            <w:tcW w:w="2587" w:type="dxa"/>
          </w:tcPr>
          <w:p w:rsidRPr="00FE19EB" w:rsidR="0063514F" w:rsidRDefault="0063514F" w14:paraId="12A119C6" w14:textId="778F0EC3">
            <w:pPr>
              <w:rPr>
                <w:rFonts w:cs="Arial"/>
                <w:b w:val="0"/>
                <w:sz w:val="18"/>
                <w:szCs w:val="18"/>
              </w:rPr>
            </w:pPr>
          </w:p>
        </w:tc>
        <w:tc>
          <w:tcPr>
            <w:tcW w:w="1242" w:type="dxa"/>
          </w:tcPr>
          <w:p w:rsidRPr="00FE19EB" w:rsidR="0063514F" w:rsidRDefault="0063514F" w14:paraId="496689FC" w14:textId="3673123A">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551" w:type="dxa"/>
          </w:tcPr>
          <w:p w:rsidRPr="00FE19EB" w:rsidR="0063514F" w:rsidRDefault="0063514F" w14:paraId="7DC86634" w14:textId="54F0D6F3">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694" w:type="dxa"/>
          </w:tcPr>
          <w:p w:rsidR="0063514F" w:rsidRDefault="0063514F" w14:paraId="1738297D" w14:textId="77777777">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Pr="00FE19EB" w:rsidR="0063514F" w:rsidTr="0063514F" w14:paraId="7B188ADD" w14:textId="09DA2E71">
        <w:trPr>
          <w:cnfStyle w:val="000000010000" w:firstRow="0" w:lastRow="0" w:firstColumn="0" w:lastColumn="0" w:oddVBand="0" w:evenVBand="0" w:oddHBand="0" w:evenHBand="1" w:firstRowFirstColumn="0" w:firstRowLastColumn="0" w:lastRowFirstColumn="0" w:lastRowLastColumn="0"/>
          <w:trHeight w:val="111"/>
        </w:trPr>
        <w:tc>
          <w:tcPr>
            <w:cnfStyle w:val="001000000000" w:firstRow="0" w:lastRow="0" w:firstColumn="1" w:lastColumn="0" w:oddVBand="0" w:evenVBand="0" w:oddHBand="0" w:evenHBand="0" w:firstRowFirstColumn="0" w:firstRowLastColumn="0" w:lastRowFirstColumn="0" w:lastRowLastColumn="0"/>
            <w:tcW w:w="2587" w:type="dxa"/>
          </w:tcPr>
          <w:p w:rsidRPr="005B3796" w:rsidR="0063514F" w:rsidRDefault="0063514F" w14:paraId="4554BC01" w14:textId="0DE7FB87">
            <w:pPr>
              <w:rPr>
                <w:rFonts w:cs="Arial"/>
                <w:sz w:val="18"/>
                <w:szCs w:val="18"/>
              </w:rPr>
            </w:pPr>
          </w:p>
        </w:tc>
        <w:tc>
          <w:tcPr>
            <w:tcW w:w="1242" w:type="dxa"/>
          </w:tcPr>
          <w:p w:rsidR="0063514F" w:rsidRDefault="0063514F" w14:paraId="5EBD52F2" w14:textId="2BE511C8">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551" w:type="dxa"/>
          </w:tcPr>
          <w:p w:rsidR="0063514F" w:rsidRDefault="0063514F" w14:paraId="2023ECED" w14:textId="46364AEC">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694" w:type="dxa"/>
          </w:tcPr>
          <w:p w:rsidR="0063514F" w:rsidRDefault="0063514F" w14:paraId="12346D5C" w14:textId="77777777">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Pr="00FE19EB" w:rsidR="0063514F" w:rsidTr="0063514F" w14:paraId="5FEC4F27" w14:textId="7680869B">
        <w:trPr>
          <w:cnfStyle w:val="000000100000" w:firstRow="0" w:lastRow="0" w:firstColumn="0" w:lastColumn="0" w:oddVBand="0" w:evenVBand="0" w:oddHBand="1" w:evenHBand="0" w:firstRowFirstColumn="0" w:firstRowLastColumn="0" w:lastRowFirstColumn="0" w:lastRowLastColumn="0"/>
          <w:trHeight w:val="111"/>
        </w:trPr>
        <w:tc>
          <w:tcPr>
            <w:cnfStyle w:val="001000000000" w:firstRow="0" w:lastRow="0" w:firstColumn="1" w:lastColumn="0" w:oddVBand="0" w:evenVBand="0" w:oddHBand="0" w:evenHBand="0" w:firstRowFirstColumn="0" w:firstRowLastColumn="0" w:lastRowFirstColumn="0" w:lastRowLastColumn="0"/>
            <w:tcW w:w="2587" w:type="dxa"/>
          </w:tcPr>
          <w:p w:rsidRPr="003056DE" w:rsidR="0063514F" w:rsidRDefault="0063514F" w14:paraId="186918F2" w14:textId="3630D656">
            <w:pPr>
              <w:rPr>
                <w:rFonts w:cs="Arial"/>
                <w:sz w:val="18"/>
                <w:szCs w:val="18"/>
              </w:rPr>
            </w:pPr>
          </w:p>
        </w:tc>
        <w:tc>
          <w:tcPr>
            <w:tcW w:w="1242" w:type="dxa"/>
          </w:tcPr>
          <w:p w:rsidR="0063514F" w:rsidRDefault="0063514F" w14:paraId="12EEBDA1" w14:textId="4EC9FE62">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551" w:type="dxa"/>
          </w:tcPr>
          <w:p w:rsidR="0063514F" w:rsidRDefault="0063514F" w14:paraId="6BED886D" w14:textId="17A923AA">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694" w:type="dxa"/>
          </w:tcPr>
          <w:p w:rsidR="0063514F" w:rsidRDefault="0063514F" w14:paraId="3BB8D4E1" w14:textId="77777777">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Pr="00FE19EB" w:rsidR="0063514F" w:rsidTr="0063514F" w14:paraId="137DA33B" w14:textId="4C9572ED">
        <w:trPr>
          <w:cnfStyle w:val="000000010000" w:firstRow="0" w:lastRow="0" w:firstColumn="0" w:lastColumn="0" w:oddVBand="0" w:evenVBand="0" w:oddHBand="0" w:evenHBand="1" w:firstRowFirstColumn="0" w:firstRowLastColumn="0" w:lastRowFirstColumn="0" w:lastRowLastColumn="0"/>
          <w:trHeight w:val="111"/>
        </w:trPr>
        <w:tc>
          <w:tcPr>
            <w:cnfStyle w:val="001000000000" w:firstRow="0" w:lastRow="0" w:firstColumn="1" w:lastColumn="0" w:oddVBand="0" w:evenVBand="0" w:oddHBand="0" w:evenHBand="0" w:firstRowFirstColumn="0" w:firstRowLastColumn="0" w:lastRowFirstColumn="0" w:lastRowLastColumn="0"/>
            <w:tcW w:w="2587" w:type="dxa"/>
          </w:tcPr>
          <w:p w:rsidRPr="007C0FAE" w:rsidR="0063514F" w:rsidRDefault="0063514F" w14:paraId="42749B48" w14:textId="7CC16375">
            <w:pPr>
              <w:rPr>
                <w:rFonts w:cs="Arial"/>
                <w:sz w:val="18"/>
                <w:szCs w:val="18"/>
              </w:rPr>
            </w:pPr>
          </w:p>
        </w:tc>
        <w:tc>
          <w:tcPr>
            <w:tcW w:w="1242" w:type="dxa"/>
          </w:tcPr>
          <w:p w:rsidR="0063514F" w:rsidRDefault="0063514F" w14:paraId="0E75FF10" w14:textId="06EAE78B">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551" w:type="dxa"/>
          </w:tcPr>
          <w:p w:rsidR="0063514F" w:rsidRDefault="0063514F" w14:paraId="5FC6BD7C" w14:textId="0A9B67D4">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694" w:type="dxa"/>
          </w:tcPr>
          <w:p w:rsidR="0063514F" w:rsidRDefault="0063514F" w14:paraId="1C66BC2D" w14:textId="77777777">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Pr="00FE19EB" w:rsidR="0063514F" w:rsidTr="0063514F" w14:paraId="66BC9AEF" w14:textId="35657374">
        <w:trPr>
          <w:cnfStyle w:val="000000100000" w:firstRow="0" w:lastRow="0" w:firstColumn="0" w:lastColumn="0" w:oddVBand="0" w:evenVBand="0" w:oddHBand="1" w:evenHBand="0" w:firstRowFirstColumn="0" w:firstRowLastColumn="0" w:lastRowFirstColumn="0" w:lastRowLastColumn="0"/>
          <w:trHeight w:val="111"/>
        </w:trPr>
        <w:tc>
          <w:tcPr>
            <w:cnfStyle w:val="001000000000" w:firstRow="0" w:lastRow="0" w:firstColumn="1" w:lastColumn="0" w:oddVBand="0" w:evenVBand="0" w:oddHBand="0" w:evenHBand="0" w:firstRowFirstColumn="0" w:firstRowLastColumn="0" w:lastRowFirstColumn="0" w:lastRowLastColumn="0"/>
            <w:tcW w:w="2587" w:type="dxa"/>
          </w:tcPr>
          <w:p w:rsidRPr="000135B2" w:rsidR="0063514F" w:rsidRDefault="0063514F" w14:paraId="424A38C3" w14:textId="2C50085D">
            <w:pPr>
              <w:rPr>
                <w:rFonts w:cs="Arial"/>
                <w:sz w:val="18"/>
                <w:szCs w:val="18"/>
              </w:rPr>
            </w:pPr>
          </w:p>
        </w:tc>
        <w:tc>
          <w:tcPr>
            <w:tcW w:w="1242" w:type="dxa"/>
          </w:tcPr>
          <w:p w:rsidR="0063514F" w:rsidRDefault="0063514F" w14:paraId="34706E5A" w14:textId="15710817">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551" w:type="dxa"/>
          </w:tcPr>
          <w:p w:rsidR="0063514F" w:rsidRDefault="0063514F" w14:paraId="5846408B" w14:textId="221186E7">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694" w:type="dxa"/>
          </w:tcPr>
          <w:p w:rsidR="0063514F" w:rsidRDefault="0063514F" w14:paraId="100B04B5" w14:textId="77777777">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Pr="00FE19EB" w:rsidR="0063514F" w:rsidTr="0063514F" w14:paraId="28EB2573" w14:textId="4574972B">
        <w:trPr>
          <w:cnfStyle w:val="000000010000" w:firstRow="0" w:lastRow="0" w:firstColumn="0" w:lastColumn="0" w:oddVBand="0" w:evenVBand="0" w:oddHBand="0" w:evenHBand="1" w:firstRowFirstColumn="0" w:firstRowLastColumn="0" w:lastRowFirstColumn="0" w:lastRowLastColumn="0"/>
          <w:trHeight w:val="111"/>
        </w:trPr>
        <w:tc>
          <w:tcPr>
            <w:cnfStyle w:val="001000000000" w:firstRow="0" w:lastRow="0" w:firstColumn="1" w:lastColumn="0" w:oddVBand="0" w:evenVBand="0" w:oddHBand="0" w:evenHBand="0" w:firstRowFirstColumn="0" w:firstRowLastColumn="0" w:lastRowFirstColumn="0" w:lastRowLastColumn="0"/>
            <w:tcW w:w="2587" w:type="dxa"/>
          </w:tcPr>
          <w:p w:rsidRPr="000135B2" w:rsidR="0063514F" w:rsidRDefault="0063514F" w14:paraId="6F560C25" w14:textId="305809F6">
            <w:pPr>
              <w:rPr>
                <w:rFonts w:cs="Arial"/>
                <w:sz w:val="18"/>
                <w:szCs w:val="18"/>
              </w:rPr>
            </w:pPr>
          </w:p>
        </w:tc>
        <w:tc>
          <w:tcPr>
            <w:tcW w:w="1242" w:type="dxa"/>
          </w:tcPr>
          <w:p w:rsidR="0063514F" w:rsidRDefault="0063514F" w14:paraId="531CCAB8" w14:textId="43BC7818">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551" w:type="dxa"/>
          </w:tcPr>
          <w:p w:rsidR="0063514F" w:rsidRDefault="0063514F" w14:paraId="1299E89C" w14:textId="155D9F7F">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694" w:type="dxa"/>
          </w:tcPr>
          <w:p w:rsidR="0063514F" w:rsidRDefault="0063514F" w14:paraId="24D8141B" w14:textId="77777777">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Pr="00FE19EB" w:rsidR="0063514F" w:rsidTr="0063514F" w14:paraId="35D5B458" w14:textId="7FAB6A39">
        <w:trPr>
          <w:cnfStyle w:val="000000100000" w:firstRow="0" w:lastRow="0" w:firstColumn="0" w:lastColumn="0" w:oddVBand="0" w:evenVBand="0" w:oddHBand="1" w:evenHBand="0" w:firstRowFirstColumn="0" w:firstRowLastColumn="0" w:lastRowFirstColumn="0" w:lastRowLastColumn="0"/>
          <w:trHeight w:val="111"/>
        </w:trPr>
        <w:tc>
          <w:tcPr>
            <w:cnfStyle w:val="001000000000" w:firstRow="0" w:lastRow="0" w:firstColumn="1" w:lastColumn="0" w:oddVBand="0" w:evenVBand="0" w:oddHBand="0" w:evenHBand="0" w:firstRowFirstColumn="0" w:firstRowLastColumn="0" w:lastRowFirstColumn="0" w:lastRowLastColumn="0"/>
            <w:tcW w:w="2587" w:type="dxa"/>
          </w:tcPr>
          <w:p w:rsidRPr="001E62FF" w:rsidR="0063514F" w:rsidRDefault="0063514F" w14:paraId="20C580E9" w14:textId="5D9FA6C5">
            <w:pPr>
              <w:rPr>
                <w:rFonts w:cs="Arial"/>
                <w:sz w:val="18"/>
                <w:szCs w:val="18"/>
              </w:rPr>
            </w:pPr>
          </w:p>
        </w:tc>
        <w:tc>
          <w:tcPr>
            <w:tcW w:w="1242" w:type="dxa"/>
          </w:tcPr>
          <w:p w:rsidR="0063514F" w:rsidRDefault="0063514F" w14:paraId="53EF21DE" w14:textId="043E1B08">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551" w:type="dxa"/>
          </w:tcPr>
          <w:p w:rsidR="0063514F" w:rsidRDefault="0063514F" w14:paraId="17F31678" w14:textId="3C82E2A8">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694" w:type="dxa"/>
          </w:tcPr>
          <w:p w:rsidR="0063514F" w:rsidRDefault="0063514F" w14:paraId="6E1711A1" w14:textId="77777777">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Pr="00FE19EB" w:rsidR="0063514F" w:rsidTr="0063514F" w14:paraId="30FEA5B8" w14:textId="3B18F494">
        <w:trPr>
          <w:cnfStyle w:val="000000010000" w:firstRow="0" w:lastRow="0" w:firstColumn="0" w:lastColumn="0" w:oddVBand="0" w:evenVBand="0" w:oddHBand="0" w:evenHBand="1"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2587" w:type="dxa"/>
          </w:tcPr>
          <w:p w:rsidRPr="002B7DBB" w:rsidR="0063514F" w:rsidRDefault="0063514F" w14:paraId="09F8A381" w14:textId="04A53EFB">
            <w:pPr>
              <w:rPr>
                <w:rFonts w:cs="Arial"/>
                <w:sz w:val="18"/>
                <w:szCs w:val="18"/>
              </w:rPr>
            </w:pPr>
          </w:p>
        </w:tc>
        <w:tc>
          <w:tcPr>
            <w:tcW w:w="1242" w:type="dxa"/>
          </w:tcPr>
          <w:p w:rsidR="0063514F" w:rsidRDefault="0063514F" w14:paraId="22A52F9B" w14:textId="7F9EA823">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551" w:type="dxa"/>
          </w:tcPr>
          <w:p w:rsidR="0063514F" w:rsidRDefault="0063514F" w14:paraId="36201970" w14:textId="50CDBB7E">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694" w:type="dxa"/>
          </w:tcPr>
          <w:p w:rsidR="0063514F" w:rsidRDefault="0063514F" w14:paraId="476BA277" w14:textId="77777777">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Pr="00FE19EB" w:rsidR="0063514F" w:rsidTr="0063514F" w14:paraId="019D55FC" w14:textId="7BBB74E3">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587" w:type="dxa"/>
          </w:tcPr>
          <w:p w:rsidRPr="00814B71" w:rsidR="0063514F" w:rsidRDefault="0063514F" w14:paraId="24C11897" w14:textId="152D6A97">
            <w:pPr>
              <w:rPr>
                <w:rFonts w:cs="Arial"/>
                <w:sz w:val="18"/>
                <w:szCs w:val="18"/>
              </w:rPr>
            </w:pPr>
          </w:p>
        </w:tc>
        <w:tc>
          <w:tcPr>
            <w:tcW w:w="1242" w:type="dxa"/>
          </w:tcPr>
          <w:p w:rsidR="0063514F" w:rsidRDefault="0063514F" w14:paraId="1ED91FD1" w14:textId="5824C1D8">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551" w:type="dxa"/>
          </w:tcPr>
          <w:p w:rsidR="0063514F" w:rsidRDefault="0063514F" w14:paraId="0AA648EE" w14:textId="526DC4D3">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694" w:type="dxa"/>
          </w:tcPr>
          <w:p w:rsidR="0063514F" w:rsidRDefault="0063514F" w14:paraId="61802239" w14:textId="77777777">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Pr="00FE19EB" w:rsidR="0063514F" w:rsidTr="0063514F" w14:paraId="4914E3E7" w14:textId="39081765">
        <w:trPr>
          <w:cnfStyle w:val="000000010000" w:firstRow="0" w:lastRow="0" w:firstColumn="0" w:lastColumn="0" w:oddVBand="0" w:evenVBand="0" w:oddHBand="0" w:evenHBand="1"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2587" w:type="dxa"/>
          </w:tcPr>
          <w:p w:rsidRPr="001E62FF" w:rsidR="0063514F" w:rsidRDefault="0063514F" w14:paraId="013D1503" w14:textId="577B97BA">
            <w:pPr>
              <w:rPr>
                <w:rFonts w:cs="Arial"/>
                <w:sz w:val="18"/>
                <w:szCs w:val="18"/>
              </w:rPr>
            </w:pPr>
          </w:p>
        </w:tc>
        <w:tc>
          <w:tcPr>
            <w:tcW w:w="1242" w:type="dxa"/>
          </w:tcPr>
          <w:p w:rsidR="0063514F" w:rsidRDefault="0063514F" w14:paraId="1F5BB536" w14:textId="757653D9">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551" w:type="dxa"/>
          </w:tcPr>
          <w:p w:rsidR="0063514F" w:rsidRDefault="0063514F" w14:paraId="1C439709" w14:textId="0A5EE4A5">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694" w:type="dxa"/>
          </w:tcPr>
          <w:p w:rsidR="0063514F" w:rsidRDefault="0063514F" w14:paraId="067645C7" w14:textId="77777777">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Pr="00FE19EB" w:rsidR="0063514F" w:rsidTr="0063514F" w14:paraId="06C685F0" w14:textId="6250F134">
        <w:trPr>
          <w:cnfStyle w:val="000000100000" w:firstRow="0" w:lastRow="0" w:firstColumn="0" w:lastColumn="0" w:oddVBand="0" w:evenVBand="0" w:oddHBand="1" w:evenHBand="0" w:firstRowFirstColumn="0" w:firstRowLastColumn="0" w:lastRowFirstColumn="0" w:lastRowLastColumn="0"/>
          <w:trHeight w:val="813"/>
        </w:trPr>
        <w:tc>
          <w:tcPr>
            <w:cnfStyle w:val="001000000000" w:firstRow="0" w:lastRow="0" w:firstColumn="1" w:lastColumn="0" w:oddVBand="0" w:evenVBand="0" w:oddHBand="0" w:evenHBand="0" w:firstRowFirstColumn="0" w:firstRowLastColumn="0" w:lastRowFirstColumn="0" w:lastRowLastColumn="0"/>
            <w:tcW w:w="2587" w:type="dxa"/>
          </w:tcPr>
          <w:p w:rsidRPr="00F543C6" w:rsidR="0063514F" w:rsidRDefault="0063514F" w14:paraId="6BFF0110" w14:textId="63A0B8D3">
            <w:pPr>
              <w:rPr>
                <w:rFonts w:cs="Arial"/>
                <w:sz w:val="18"/>
                <w:szCs w:val="18"/>
              </w:rPr>
            </w:pPr>
          </w:p>
        </w:tc>
        <w:tc>
          <w:tcPr>
            <w:tcW w:w="1242" w:type="dxa"/>
          </w:tcPr>
          <w:p w:rsidR="0063514F" w:rsidRDefault="0063514F" w14:paraId="30D8B1C8" w14:textId="1F1E2C93">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551" w:type="dxa"/>
          </w:tcPr>
          <w:p w:rsidR="0063514F" w:rsidRDefault="0063514F" w14:paraId="04291FF3" w14:textId="3B78A9FD">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694" w:type="dxa"/>
          </w:tcPr>
          <w:p w:rsidR="0063514F" w:rsidRDefault="0063514F" w14:paraId="56423147" w14:textId="77777777">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Pr="00FE19EB" w:rsidR="0063514F" w:rsidTr="0063514F" w14:paraId="1508D278" w14:textId="69A96B09">
        <w:trPr>
          <w:cnfStyle w:val="000000010000" w:firstRow="0" w:lastRow="0" w:firstColumn="0" w:lastColumn="0" w:oddVBand="0" w:evenVBand="0" w:oddHBand="0" w:evenHBand="1"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2587" w:type="dxa"/>
          </w:tcPr>
          <w:p w:rsidR="0063514F" w:rsidP="00AC6865" w:rsidRDefault="0063514F" w14:paraId="1BCBA822" w14:textId="7463BB44">
            <w:pPr>
              <w:rPr>
                <w:rFonts w:cs="Arial"/>
                <w:sz w:val="18"/>
                <w:szCs w:val="18"/>
              </w:rPr>
            </w:pPr>
          </w:p>
        </w:tc>
        <w:tc>
          <w:tcPr>
            <w:tcW w:w="1242" w:type="dxa"/>
          </w:tcPr>
          <w:p w:rsidR="0063514F" w:rsidP="00AC6865" w:rsidRDefault="0063514F" w14:paraId="6EFDD540" w14:textId="400E01B1">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551" w:type="dxa"/>
          </w:tcPr>
          <w:p w:rsidR="0063514F" w:rsidP="00AC6865" w:rsidRDefault="0063514F" w14:paraId="1AEADB3C" w14:textId="27DF640D">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694" w:type="dxa"/>
          </w:tcPr>
          <w:p w:rsidR="0063514F" w:rsidP="00AC6865" w:rsidRDefault="0063514F" w14:paraId="237C1927" w14:textId="77777777">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Pr="00FE19EB" w:rsidR="0063514F" w:rsidTr="0063514F" w14:paraId="322367B0" w14:textId="68D8E948">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2587" w:type="dxa"/>
          </w:tcPr>
          <w:p w:rsidR="0063514F" w:rsidP="00AC6865" w:rsidRDefault="0063514F" w14:paraId="17C97663" w14:textId="4A1F181B">
            <w:pPr>
              <w:rPr>
                <w:rFonts w:cs="Arial"/>
                <w:sz w:val="18"/>
                <w:szCs w:val="18"/>
              </w:rPr>
            </w:pPr>
          </w:p>
        </w:tc>
        <w:tc>
          <w:tcPr>
            <w:tcW w:w="1242" w:type="dxa"/>
          </w:tcPr>
          <w:p w:rsidR="0063514F" w:rsidP="00AC6865" w:rsidRDefault="0063514F" w14:paraId="26CF8497" w14:textId="67C34AF2">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551" w:type="dxa"/>
          </w:tcPr>
          <w:p w:rsidR="0063514F" w:rsidP="00AC6865" w:rsidRDefault="0063514F" w14:paraId="021E596B" w14:textId="311402FC">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694" w:type="dxa"/>
          </w:tcPr>
          <w:p w:rsidR="0063514F" w:rsidP="00AC6865" w:rsidRDefault="0063514F" w14:paraId="647A501D" w14:textId="77777777">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Pr="00FE19EB" w:rsidR="0063514F" w:rsidTr="0063514F" w14:paraId="687C6AA4" w14:textId="2D16A3D8">
        <w:trPr>
          <w:cnfStyle w:val="000000010000" w:firstRow="0" w:lastRow="0" w:firstColumn="0" w:lastColumn="0" w:oddVBand="0" w:evenVBand="0" w:oddHBand="0" w:evenHBand="1"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2587" w:type="dxa"/>
          </w:tcPr>
          <w:p w:rsidR="0063514F" w:rsidP="00AC6865" w:rsidRDefault="0063514F" w14:paraId="3DDE76EE" w14:textId="088BD446">
            <w:pPr>
              <w:rPr>
                <w:rFonts w:cs="Arial"/>
                <w:sz w:val="18"/>
                <w:szCs w:val="18"/>
              </w:rPr>
            </w:pPr>
          </w:p>
        </w:tc>
        <w:tc>
          <w:tcPr>
            <w:tcW w:w="1242" w:type="dxa"/>
          </w:tcPr>
          <w:p w:rsidR="0063514F" w:rsidP="00AC6865" w:rsidRDefault="0063514F" w14:paraId="1A8560A7" w14:textId="006046E1">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551" w:type="dxa"/>
          </w:tcPr>
          <w:p w:rsidR="0063514F" w:rsidP="00AC6865" w:rsidRDefault="0063514F" w14:paraId="09D9B87E" w14:textId="25EC96C2">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694" w:type="dxa"/>
          </w:tcPr>
          <w:p w:rsidR="0063514F" w:rsidP="00AC6865" w:rsidRDefault="0063514F" w14:paraId="58986BEF" w14:textId="77777777">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Pr="00FE19EB" w:rsidR="0063514F" w:rsidTr="0063514F" w14:paraId="0A2C7C67" w14:textId="05D00706">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2587" w:type="dxa"/>
          </w:tcPr>
          <w:p w:rsidR="0063514F" w:rsidP="00AC6865" w:rsidRDefault="0063514F" w14:paraId="26CE186B" w14:textId="076B4F87">
            <w:pPr>
              <w:rPr>
                <w:rFonts w:cs="Arial"/>
                <w:sz w:val="18"/>
                <w:szCs w:val="18"/>
              </w:rPr>
            </w:pPr>
          </w:p>
        </w:tc>
        <w:tc>
          <w:tcPr>
            <w:tcW w:w="1242" w:type="dxa"/>
          </w:tcPr>
          <w:p w:rsidR="0063514F" w:rsidP="00AC6865" w:rsidRDefault="0063514F" w14:paraId="4B8B7B64" w14:textId="7FE175A6">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551" w:type="dxa"/>
          </w:tcPr>
          <w:p w:rsidR="0063514F" w:rsidP="00AC6865" w:rsidRDefault="0063514F" w14:paraId="41097FD9" w14:textId="775B2D30">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694" w:type="dxa"/>
          </w:tcPr>
          <w:p w:rsidR="0063514F" w:rsidP="00AC6865" w:rsidRDefault="0063514F" w14:paraId="18AA1B98" w14:textId="77777777">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Pr="00FE19EB" w:rsidR="0063514F" w:rsidTr="0063514F" w14:paraId="6D33A63F" w14:textId="77777777">
        <w:trPr>
          <w:cnfStyle w:val="000000010000" w:firstRow="0" w:lastRow="0" w:firstColumn="0" w:lastColumn="0" w:oddVBand="0" w:evenVBand="0" w:oddHBand="0" w:evenHBand="1"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2587" w:type="dxa"/>
          </w:tcPr>
          <w:p w:rsidR="0063514F" w:rsidP="00AC6865" w:rsidRDefault="0063514F" w14:paraId="232B73C3" w14:textId="2C54EC5E">
            <w:pPr>
              <w:rPr>
                <w:rFonts w:cs="Arial"/>
                <w:sz w:val="18"/>
                <w:szCs w:val="18"/>
              </w:rPr>
            </w:pPr>
          </w:p>
        </w:tc>
        <w:tc>
          <w:tcPr>
            <w:tcW w:w="1242" w:type="dxa"/>
          </w:tcPr>
          <w:p w:rsidR="0063514F" w:rsidP="00AC6865" w:rsidRDefault="0063514F" w14:paraId="5504BFE7" w14:textId="581EB00E">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551" w:type="dxa"/>
          </w:tcPr>
          <w:p w:rsidR="0063514F" w:rsidP="00AC6865" w:rsidRDefault="0063514F" w14:paraId="3242E65F" w14:textId="3AD6A903">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694" w:type="dxa"/>
          </w:tcPr>
          <w:p w:rsidR="0063514F" w:rsidP="00AC6865" w:rsidRDefault="0063514F" w14:paraId="3EF60835" w14:textId="77777777">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Pr="00FE19EB" w:rsidR="0063514F" w:rsidTr="0063514F" w14:paraId="2913E688" w14:textId="77777777">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2587" w:type="dxa"/>
          </w:tcPr>
          <w:p w:rsidR="0063514F" w:rsidP="00AC6865" w:rsidRDefault="0063514F" w14:paraId="691E2879" w14:textId="4A054BC7">
            <w:pPr>
              <w:rPr>
                <w:rFonts w:cs="Arial"/>
                <w:sz w:val="18"/>
                <w:szCs w:val="18"/>
              </w:rPr>
            </w:pPr>
          </w:p>
        </w:tc>
        <w:tc>
          <w:tcPr>
            <w:tcW w:w="1242" w:type="dxa"/>
          </w:tcPr>
          <w:p w:rsidR="0063514F" w:rsidP="00AC6865" w:rsidRDefault="0063514F" w14:paraId="4503928F" w14:textId="067ED02F">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551" w:type="dxa"/>
          </w:tcPr>
          <w:p w:rsidR="0063514F" w:rsidP="00AC6865" w:rsidRDefault="0063514F" w14:paraId="351A414E" w14:textId="50FC9F79">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694" w:type="dxa"/>
          </w:tcPr>
          <w:p w:rsidR="0063514F" w:rsidP="00AC6865" w:rsidRDefault="0063514F" w14:paraId="1278F48C" w14:textId="77777777">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Pr="00FE19EB" w:rsidR="0063514F" w:rsidTr="0063514F" w14:paraId="65148A78" w14:textId="77777777">
        <w:trPr>
          <w:cnfStyle w:val="000000010000" w:firstRow="0" w:lastRow="0" w:firstColumn="0" w:lastColumn="0" w:oddVBand="0" w:evenVBand="0" w:oddHBand="0" w:evenHBand="1"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2587" w:type="dxa"/>
          </w:tcPr>
          <w:p w:rsidR="0063514F" w:rsidP="00AC6865" w:rsidRDefault="0063514F" w14:paraId="02380F2D" w14:textId="4DD554DA">
            <w:pPr>
              <w:rPr>
                <w:rFonts w:cs="Arial"/>
                <w:sz w:val="18"/>
                <w:szCs w:val="18"/>
              </w:rPr>
            </w:pPr>
          </w:p>
        </w:tc>
        <w:tc>
          <w:tcPr>
            <w:tcW w:w="1242" w:type="dxa"/>
          </w:tcPr>
          <w:p w:rsidR="0063514F" w:rsidP="00AC6865" w:rsidRDefault="0063514F" w14:paraId="3BAADB62" w14:textId="4B0304A0">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551" w:type="dxa"/>
          </w:tcPr>
          <w:p w:rsidR="0063514F" w:rsidP="00AC6865" w:rsidRDefault="0063514F" w14:paraId="24AF14A0" w14:textId="4838EDAE">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694" w:type="dxa"/>
          </w:tcPr>
          <w:p w:rsidR="0063514F" w:rsidP="00AC6865" w:rsidRDefault="0063514F" w14:paraId="2329EEFD" w14:textId="77777777">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Pr="00FE19EB" w:rsidR="0063514F" w:rsidTr="0063514F" w14:paraId="131A1DDB" w14:textId="77777777">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2587" w:type="dxa"/>
          </w:tcPr>
          <w:p w:rsidR="0063514F" w:rsidP="00AC6865" w:rsidRDefault="0063514F" w14:paraId="57E74241" w14:textId="176B7E4E">
            <w:pPr>
              <w:rPr>
                <w:rFonts w:cs="Arial"/>
                <w:sz w:val="18"/>
                <w:szCs w:val="18"/>
              </w:rPr>
            </w:pPr>
          </w:p>
        </w:tc>
        <w:tc>
          <w:tcPr>
            <w:tcW w:w="1242" w:type="dxa"/>
          </w:tcPr>
          <w:p w:rsidR="0063514F" w:rsidP="00AC6865" w:rsidRDefault="0063514F" w14:paraId="5DE5A156" w14:textId="04038E01">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551" w:type="dxa"/>
          </w:tcPr>
          <w:p w:rsidR="0063514F" w:rsidP="00AC6865" w:rsidRDefault="0063514F" w14:paraId="4D6B4565" w14:textId="0C250A29">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694" w:type="dxa"/>
          </w:tcPr>
          <w:p w:rsidRPr="00AC6865" w:rsidR="0063514F" w:rsidP="00AC6865" w:rsidRDefault="0063514F" w14:paraId="0DC5238B" w14:textId="77777777">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Pr="00FE19EB" w:rsidR="0063514F" w:rsidTr="0063514F" w14:paraId="4BE39971" w14:textId="77777777">
        <w:trPr>
          <w:cnfStyle w:val="000000010000" w:firstRow="0" w:lastRow="0" w:firstColumn="0" w:lastColumn="0" w:oddVBand="0" w:evenVBand="0" w:oddHBand="0" w:evenHBand="1"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2587" w:type="dxa"/>
          </w:tcPr>
          <w:p w:rsidR="0063514F" w:rsidP="00AC6865" w:rsidRDefault="0063514F" w14:paraId="2A1DBB1C" w14:textId="7963D9EE">
            <w:pPr>
              <w:rPr>
                <w:rFonts w:cs="Arial"/>
                <w:sz w:val="18"/>
                <w:szCs w:val="18"/>
              </w:rPr>
            </w:pPr>
          </w:p>
        </w:tc>
        <w:tc>
          <w:tcPr>
            <w:tcW w:w="1242" w:type="dxa"/>
          </w:tcPr>
          <w:p w:rsidR="0063514F" w:rsidP="00AC6865" w:rsidRDefault="0063514F" w14:paraId="519FE2E2" w14:textId="523FEC94">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551" w:type="dxa"/>
          </w:tcPr>
          <w:p w:rsidR="0063514F" w:rsidP="00AC6865" w:rsidRDefault="0063514F" w14:paraId="7DCFDD67" w14:textId="11D923D2">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694" w:type="dxa"/>
          </w:tcPr>
          <w:p w:rsidR="0063514F" w:rsidP="00AC6865" w:rsidRDefault="0063514F" w14:paraId="2EDF4DD7" w14:textId="77777777">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Pr="00FE19EB" w:rsidR="0063514F" w:rsidTr="0063514F" w14:paraId="2F8B247B" w14:textId="77777777">
        <w:trPr>
          <w:cnfStyle w:val="000000100000" w:firstRow="0" w:lastRow="0" w:firstColumn="0" w:lastColumn="0" w:oddVBand="0" w:evenVBand="0" w:oddHBand="1" w:evenHBand="0" w:firstRowFirstColumn="0" w:firstRowLastColumn="0" w:lastRowFirstColumn="0" w:lastRowLastColumn="0"/>
          <w:trHeight w:val="813"/>
        </w:trPr>
        <w:tc>
          <w:tcPr>
            <w:cnfStyle w:val="001000000000" w:firstRow="0" w:lastRow="0" w:firstColumn="1" w:lastColumn="0" w:oddVBand="0" w:evenVBand="0" w:oddHBand="0" w:evenHBand="0" w:firstRowFirstColumn="0" w:firstRowLastColumn="0" w:lastRowFirstColumn="0" w:lastRowLastColumn="0"/>
            <w:tcW w:w="2587" w:type="dxa"/>
          </w:tcPr>
          <w:p w:rsidR="0063514F" w:rsidP="00AC6865" w:rsidRDefault="0063514F" w14:paraId="3B417634" w14:textId="7987820C">
            <w:pPr>
              <w:rPr>
                <w:rFonts w:cs="Arial"/>
                <w:sz w:val="18"/>
                <w:szCs w:val="18"/>
              </w:rPr>
            </w:pPr>
          </w:p>
        </w:tc>
        <w:tc>
          <w:tcPr>
            <w:tcW w:w="1242" w:type="dxa"/>
          </w:tcPr>
          <w:p w:rsidR="0063514F" w:rsidP="00AC6865" w:rsidRDefault="0063514F" w14:paraId="59607E02" w14:textId="222ED3FE">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551" w:type="dxa"/>
          </w:tcPr>
          <w:p w:rsidR="0063514F" w:rsidP="00AC6865" w:rsidRDefault="0063514F" w14:paraId="65CEF9C0" w14:textId="06AC7C72">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694" w:type="dxa"/>
          </w:tcPr>
          <w:p w:rsidR="0063514F" w:rsidP="00AC6865" w:rsidRDefault="0063514F" w14:paraId="2714C793" w14:textId="77777777">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Pr="00FE19EB" w:rsidR="0063514F" w:rsidTr="0063514F" w14:paraId="190C377A" w14:textId="77777777">
        <w:trPr>
          <w:cnfStyle w:val="000000010000" w:firstRow="0" w:lastRow="0" w:firstColumn="0" w:lastColumn="0" w:oddVBand="0" w:evenVBand="0" w:oddHBand="0" w:evenHBand="1"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2587" w:type="dxa"/>
          </w:tcPr>
          <w:p w:rsidR="0063514F" w:rsidP="00AC6865" w:rsidRDefault="0063514F" w14:paraId="77D15097" w14:textId="7F30A047">
            <w:pPr>
              <w:rPr>
                <w:rFonts w:cs="Arial"/>
                <w:sz w:val="18"/>
                <w:szCs w:val="18"/>
              </w:rPr>
            </w:pPr>
          </w:p>
        </w:tc>
        <w:tc>
          <w:tcPr>
            <w:tcW w:w="1242" w:type="dxa"/>
          </w:tcPr>
          <w:p w:rsidR="0063514F" w:rsidP="00AC6865" w:rsidRDefault="0063514F" w14:paraId="340DB089" w14:textId="17C1C1B3">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551" w:type="dxa"/>
          </w:tcPr>
          <w:p w:rsidR="0063514F" w:rsidP="00AC6865" w:rsidRDefault="0063514F" w14:paraId="0C3A3F08" w14:textId="5E951133">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694" w:type="dxa"/>
          </w:tcPr>
          <w:p w:rsidR="0063514F" w:rsidP="00AC6865" w:rsidRDefault="0063514F" w14:paraId="6621BBBD" w14:textId="77777777">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Pr="00FE19EB" w:rsidR="0063514F" w:rsidTr="0063514F" w14:paraId="1DB6E09D" w14:textId="77777777">
        <w:trPr>
          <w:cnfStyle w:val="000000100000" w:firstRow="0" w:lastRow="0" w:firstColumn="0" w:lastColumn="0" w:oddVBand="0" w:evenVBand="0" w:oddHBand="1" w:evenHBand="0" w:firstRowFirstColumn="0" w:firstRowLastColumn="0" w:lastRowFirstColumn="0" w:lastRowLastColumn="0"/>
          <w:trHeight w:val="813"/>
        </w:trPr>
        <w:tc>
          <w:tcPr>
            <w:cnfStyle w:val="001000000000" w:firstRow="0" w:lastRow="0" w:firstColumn="1" w:lastColumn="0" w:oddVBand="0" w:evenVBand="0" w:oddHBand="0" w:evenHBand="0" w:firstRowFirstColumn="0" w:firstRowLastColumn="0" w:lastRowFirstColumn="0" w:lastRowLastColumn="0"/>
            <w:tcW w:w="2587" w:type="dxa"/>
          </w:tcPr>
          <w:p w:rsidR="0063514F" w:rsidP="00AC6865" w:rsidRDefault="0063514F" w14:paraId="54D422E9" w14:textId="13619C46">
            <w:pPr>
              <w:rPr>
                <w:rFonts w:cs="Arial"/>
                <w:sz w:val="18"/>
                <w:szCs w:val="18"/>
              </w:rPr>
            </w:pPr>
          </w:p>
        </w:tc>
        <w:tc>
          <w:tcPr>
            <w:tcW w:w="1242" w:type="dxa"/>
          </w:tcPr>
          <w:p w:rsidR="0063514F" w:rsidP="00AC6865" w:rsidRDefault="0063514F" w14:paraId="694C290C" w14:textId="182660F0">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551" w:type="dxa"/>
          </w:tcPr>
          <w:p w:rsidR="0063514F" w:rsidP="00AC6865" w:rsidRDefault="0063514F" w14:paraId="29CF9A7C" w14:textId="0781C31A">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694" w:type="dxa"/>
          </w:tcPr>
          <w:p w:rsidR="0063514F" w:rsidP="00AC6865" w:rsidRDefault="0063514F" w14:paraId="1D7934FE" w14:textId="77777777">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Pr="00FE19EB" w:rsidR="0063514F" w:rsidTr="0063514F" w14:paraId="7D6BF8A8" w14:textId="77777777">
        <w:trPr>
          <w:cnfStyle w:val="000000010000" w:firstRow="0" w:lastRow="0" w:firstColumn="0" w:lastColumn="0" w:oddVBand="0" w:evenVBand="0" w:oddHBand="0" w:evenHBand="1" w:firstRowFirstColumn="0" w:firstRowLastColumn="0" w:lastRowFirstColumn="0" w:lastRowLastColumn="0"/>
          <w:trHeight w:val="813"/>
        </w:trPr>
        <w:tc>
          <w:tcPr>
            <w:cnfStyle w:val="001000000000" w:firstRow="0" w:lastRow="0" w:firstColumn="1" w:lastColumn="0" w:oddVBand="0" w:evenVBand="0" w:oddHBand="0" w:evenHBand="0" w:firstRowFirstColumn="0" w:firstRowLastColumn="0" w:lastRowFirstColumn="0" w:lastRowLastColumn="0"/>
            <w:tcW w:w="2587" w:type="dxa"/>
          </w:tcPr>
          <w:p w:rsidRPr="00E8627D" w:rsidR="0063514F" w:rsidP="00AC6865" w:rsidRDefault="0063514F" w14:paraId="55AFDC6D" w14:textId="34956092">
            <w:pPr>
              <w:rPr>
                <w:rFonts w:cs="Arial"/>
                <w:sz w:val="18"/>
                <w:szCs w:val="18"/>
              </w:rPr>
            </w:pPr>
          </w:p>
        </w:tc>
        <w:tc>
          <w:tcPr>
            <w:tcW w:w="1242" w:type="dxa"/>
          </w:tcPr>
          <w:p w:rsidR="0063514F" w:rsidP="00AC6865" w:rsidRDefault="0063514F" w14:paraId="56A822C7" w14:textId="124322A9">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551" w:type="dxa"/>
          </w:tcPr>
          <w:p w:rsidR="0063514F" w:rsidP="00AC6865" w:rsidRDefault="0063514F" w14:paraId="0B4B1CB0" w14:textId="22B4EF0A">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694" w:type="dxa"/>
          </w:tcPr>
          <w:p w:rsidR="0063514F" w:rsidP="00AC6865" w:rsidRDefault="0063514F" w14:paraId="49C3B317" w14:textId="77777777">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Pr="00FE19EB" w:rsidR="0063514F" w:rsidTr="0063514F" w14:paraId="19CDB0D9" w14:textId="77777777">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2587" w:type="dxa"/>
          </w:tcPr>
          <w:p w:rsidRPr="001E4321" w:rsidR="0063514F" w:rsidP="00AC6865" w:rsidRDefault="0063514F" w14:paraId="2E2C8F8E" w14:textId="4F621725">
            <w:pPr>
              <w:rPr>
                <w:rFonts w:cs="Arial"/>
                <w:sz w:val="18"/>
                <w:szCs w:val="18"/>
              </w:rPr>
            </w:pPr>
          </w:p>
        </w:tc>
        <w:tc>
          <w:tcPr>
            <w:tcW w:w="1242" w:type="dxa"/>
          </w:tcPr>
          <w:p w:rsidR="0063514F" w:rsidP="00AC6865" w:rsidRDefault="0063514F" w14:paraId="7E8C055C" w14:textId="4FE99766">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551" w:type="dxa"/>
          </w:tcPr>
          <w:p w:rsidR="0063514F" w:rsidP="00AC6865" w:rsidRDefault="0063514F" w14:paraId="5CB6A543" w14:textId="61A69D33">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694" w:type="dxa"/>
          </w:tcPr>
          <w:p w:rsidR="0063514F" w:rsidP="00AC6865" w:rsidRDefault="0063514F" w14:paraId="293B7546" w14:textId="77777777">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Pr="00FE19EB" w:rsidR="0063514F" w:rsidTr="0063514F" w14:paraId="6B0EAB58" w14:textId="77777777">
        <w:trPr>
          <w:cnfStyle w:val="000000010000" w:firstRow="0" w:lastRow="0" w:firstColumn="0" w:lastColumn="0" w:oddVBand="0" w:evenVBand="0" w:oddHBand="0" w:evenHBand="1" w:firstRowFirstColumn="0" w:firstRowLastColumn="0" w:lastRowFirstColumn="0" w:lastRowLastColumn="0"/>
          <w:trHeight w:val="813"/>
        </w:trPr>
        <w:tc>
          <w:tcPr>
            <w:cnfStyle w:val="001000000000" w:firstRow="0" w:lastRow="0" w:firstColumn="1" w:lastColumn="0" w:oddVBand="0" w:evenVBand="0" w:oddHBand="0" w:evenHBand="0" w:firstRowFirstColumn="0" w:firstRowLastColumn="0" w:lastRowFirstColumn="0" w:lastRowLastColumn="0"/>
            <w:tcW w:w="2587" w:type="dxa"/>
          </w:tcPr>
          <w:p w:rsidRPr="00A36A72" w:rsidR="0063514F" w:rsidP="00AC6865" w:rsidRDefault="0063514F" w14:paraId="1CB6AEF4" w14:textId="48A6AD68">
            <w:pPr>
              <w:rPr>
                <w:rFonts w:cs="Arial"/>
                <w:sz w:val="18"/>
                <w:szCs w:val="18"/>
              </w:rPr>
            </w:pPr>
          </w:p>
        </w:tc>
        <w:tc>
          <w:tcPr>
            <w:tcW w:w="1242" w:type="dxa"/>
          </w:tcPr>
          <w:p w:rsidR="0063514F" w:rsidP="00AC6865" w:rsidRDefault="0063514F" w14:paraId="27627912" w14:textId="13C35BD5">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551" w:type="dxa"/>
          </w:tcPr>
          <w:p w:rsidR="0063514F" w:rsidP="00AC6865" w:rsidRDefault="0063514F" w14:paraId="07CB6462" w14:textId="011EC049">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694" w:type="dxa"/>
          </w:tcPr>
          <w:p w:rsidR="0063514F" w:rsidP="00AC6865" w:rsidRDefault="0063514F" w14:paraId="38C1C172" w14:textId="77777777">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Pr="00FE19EB" w:rsidR="0063514F" w:rsidTr="0063514F" w14:paraId="61471CFD"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587" w:type="dxa"/>
          </w:tcPr>
          <w:p w:rsidRPr="00CB6B72" w:rsidR="0063514F" w:rsidP="00AC6865" w:rsidRDefault="0063514F" w14:paraId="29D5C38C" w14:textId="142FE5F2">
            <w:pPr>
              <w:rPr>
                <w:rFonts w:cs="Arial"/>
                <w:bCs w:val="0"/>
                <w:sz w:val="18"/>
                <w:szCs w:val="18"/>
              </w:rPr>
            </w:pPr>
          </w:p>
        </w:tc>
        <w:tc>
          <w:tcPr>
            <w:tcW w:w="1242" w:type="dxa"/>
          </w:tcPr>
          <w:p w:rsidR="0063514F" w:rsidP="00AC6865" w:rsidRDefault="0063514F" w14:paraId="08BB8DBB" w14:textId="58857D97">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551" w:type="dxa"/>
          </w:tcPr>
          <w:p w:rsidR="0063514F" w:rsidP="00AC6865" w:rsidRDefault="0063514F" w14:paraId="1E38F76F" w14:textId="3D574882">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694" w:type="dxa"/>
          </w:tcPr>
          <w:p w:rsidRPr="00CB6B72" w:rsidR="0063514F" w:rsidP="00AC6865" w:rsidRDefault="0063514F" w14:paraId="62B50FC4" w14:textId="77777777">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Pr="00FE19EB" w:rsidR="0063514F" w:rsidTr="0063514F" w14:paraId="52A3CA8E" w14:textId="77777777">
        <w:trPr>
          <w:cnfStyle w:val="000000010000" w:firstRow="0" w:lastRow="0" w:firstColumn="0" w:lastColumn="0" w:oddVBand="0" w:evenVBand="0" w:oddHBand="0" w:evenHBand="1"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2587" w:type="dxa"/>
          </w:tcPr>
          <w:p w:rsidRPr="00CB6B72" w:rsidR="0063514F" w:rsidP="00CB6B72" w:rsidRDefault="0063514F" w14:paraId="02EFA5FA" w14:textId="0BA7242A">
            <w:pPr>
              <w:rPr>
                <w:rFonts w:cs="Arial"/>
                <w:bCs w:val="0"/>
                <w:sz w:val="18"/>
                <w:szCs w:val="18"/>
              </w:rPr>
            </w:pPr>
          </w:p>
        </w:tc>
        <w:tc>
          <w:tcPr>
            <w:tcW w:w="1242" w:type="dxa"/>
          </w:tcPr>
          <w:p w:rsidR="0063514F" w:rsidP="00CB6B72" w:rsidRDefault="0063514F" w14:paraId="3EBF1A9F" w14:textId="5297265A">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551" w:type="dxa"/>
          </w:tcPr>
          <w:p w:rsidR="0063514F" w:rsidP="00CB6B72" w:rsidRDefault="0063514F" w14:paraId="446D2573" w14:textId="0C953176">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694" w:type="dxa"/>
          </w:tcPr>
          <w:p w:rsidR="0063514F" w:rsidP="00CB6B72" w:rsidRDefault="0063514F" w14:paraId="3C015855" w14:textId="77777777">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Pr="00FE19EB" w:rsidR="0063514F" w:rsidTr="0063514F" w14:paraId="2EF20906" w14:textId="77777777">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2587" w:type="dxa"/>
          </w:tcPr>
          <w:p w:rsidR="0063514F" w:rsidP="00CB6B72" w:rsidRDefault="0063514F" w14:paraId="049CD5AA" w14:textId="1D696944">
            <w:pPr>
              <w:rPr>
                <w:rFonts w:cs="Arial"/>
                <w:bCs w:val="0"/>
                <w:sz w:val="18"/>
                <w:szCs w:val="18"/>
              </w:rPr>
            </w:pPr>
          </w:p>
        </w:tc>
        <w:tc>
          <w:tcPr>
            <w:tcW w:w="1242" w:type="dxa"/>
          </w:tcPr>
          <w:p w:rsidR="0063514F" w:rsidP="00CB6B72" w:rsidRDefault="0063514F" w14:paraId="0FBD9667" w14:textId="29E04FFD">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551" w:type="dxa"/>
          </w:tcPr>
          <w:p w:rsidR="0063514F" w:rsidP="00CB6B72" w:rsidRDefault="0063514F" w14:paraId="773FB75F" w14:textId="26230E17">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694" w:type="dxa"/>
          </w:tcPr>
          <w:p w:rsidR="0063514F" w:rsidP="00CB6B72" w:rsidRDefault="0063514F" w14:paraId="4B32AE7C" w14:textId="77777777">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Pr="00FE19EB" w:rsidR="0063514F" w:rsidTr="0063514F" w14:paraId="32862C4E" w14:textId="77777777">
        <w:trPr>
          <w:cnfStyle w:val="000000010000" w:firstRow="0" w:lastRow="0" w:firstColumn="0" w:lastColumn="0" w:oddVBand="0" w:evenVBand="0" w:oddHBand="0" w:evenHBand="1"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587" w:type="dxa"/>
          </w:tcPr>
          <w:p w:rsidR="0063514F" w:rsidP="00CB6B72" w:rsidRDefault="0063514F" w14:paraId="245804E3" w14:textId="5C9A28ED">
            <w:pPr>
              <w:rPr>
                <w:rFonts w:cs="Arial"/>
                <w:bCs w:val="0"/>
                <w:sz w:val="18"/>
                <w:szCs w:val="18"/>
              </w:rPr>
            </w:pPr>
          </w:p>
        </w:tc>
        <w:tc>
          <w:tcPr>
            <w:tcW w:w="1242" w:type="dxa"/>
          </w:tcPr>
          <w:p w:rsidR="0063514F" w:rsidP="00CB6B72" w:rsidRDefault="0063514F" w14:paraId="5FC036A7" w14:textId="1A0C154F">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551" w:type="dxa"/>
          </w:tcPr>
          <w:p w:rsidR="0063514F" w:rsidP="00CB6B72" w:rsidRDefault="0063514F" w14:paraId="6BFD9BBA" w14:textId="6FF80CB3">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694" w:type="dxa"/>
          </w:tcPr>
          <w:p w:rsidRPr="00CB6B72" w:rsidR="0063514F" w:rsidP="00CB6B72" w:rsidRDefault="0063514F" w14:paraId="5E340EEC" w14:textId="77777777">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Pr="00FE19EB" w:rsidR="0063514F" w:rsidTr="0063514F" w14:paraId="57050B4A" w14:textId="77777777">
        <w:trPr>
          <w:cnfStyle w:val="000000100000" w:firstRow="0" w:lastRow="0" w:firstColumn="0" w:lastColumn="0" w:oddVBand="0" w:evenVBand="0" w:oddHBand="1" w:evenHBand="0" w:firstRowFirstColumn="0" w:firstRowLastColumn="0" w:lastRowFirstColumn="0" w:lastRowLastColumn="0"/>
          <w:trHeight w:val="813"/>
        </w:trPr>
        <w:tc>
          <w:tcPr>
            <w:cnfStyle w:val="001000000000" w:firstRow="0" w:lastRow="0" w:firstColumn="1" w:lastColumn="0" w:oddVBand="0" w:evenVBand="0" w:oddHBand="0" w:evenHBand="0" w:firstRowFirstColumn="0" w:firstRowLastColumn="0" w:lastRowFirstColumn="0" w:lastRowLastColumn="0"/>
            <w:tcW w:w="2587" w:type="dxa"/>
          </w:tcPr>
          <w:p w:rsidR="0063514F" w:rsidP="00CB6B72" w:rsidRDefault="0063514F" w14:paraId="2EC19B88" w14:textId="6610D565">
            <w:pPr>
              <w:rPr>
                <w:rFonts w:cs="Arial"/>
                <w:bCs w:val="0"/>
                <w:sz w:val="18"/>
                <w:szCs w:val="18"/>
              </w:rPr>
            </w:pPr>
          </w:p>
        </w:tc>
        <w:tc>
          <w:tcPr>
            <w:tcW w:w="1242" w:type="dxa"/>
          </w:tcPr>
          <w:p w:rsidR="0063514F" w:rsidP="00CB6B72" w:rsidRDefault="0063514F" w14:paraId="54788BE5" w14:textId="0813437D">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551" w:type="dxa"/>
          </w:tcPr>
          <w:p w:rsidR="0063514F" w:rsidP="00CB6B72" w:rsidRDefault="0063514F" w14:paraId="2F9BA1B7" w14:textId="2120F2E7">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694" w:type="dxa"/>
          </w:tcPr>
          <w:p w:rsidRPr="007558CA" w:rsidR="0063514F" w:rsidP="00CB6B72" w:rsidRDefault="0063514F" w14:paraId="48771E12" w14:textId="77777777">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Pr="00FE19EB" w:rsidR="0063514F" w:rsidTr="0063514F" w14:paraId="6247F045" w14:textId="77777777">
        <w:trPr>
          <w:cnfStyle w:val="000000010000" w:firstRow="0" w:lastRow="0" w:firstColumn="0" w:lastColumn="0" w:oddVBand="0" w:evenVBand="0" w:oddHBand="0" w:evenHBand="1"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2587" w:type="dxa"/>
          </w:tcPr>
          <w:p w:rsidR="0063514F" w:rsidP="00CB6B72" w:rsidRDefault="0063514F" w14:paraId="71B96C2F" w14:textId="57E84B01">
            <w:pPr>
              <w:rPr>
                <w:rFonts w:cs="Arial"/>
                <w:bCs w:val="0"/>
                <w:sz w:val="18"/>
                <w:szCs w:val="18"/>
              </w:rPr>
            </w:pPr>
          </w:p>
        </w:tc>
        <w:tc>
          <w:tcPr>
            <w:tcW w:w="1242" w:type="dxa"/>
          </w:tcPr>
          <w:p w:rsidR="0063514F" w:rsidP="00CB6B72" w:rsidRDefault="0063514F" w14:paraId="717834FE" w14:textId="19652279">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551" w:type="dxa"/>
          </w:tcPr>
          <w:p w:rsidR="0063514F" w:rsidP="00CB6B72" w:rsidRDefault="0063514F" w14:paraId="2B95E019" w14:textId="2ED76C5E">
            <w:pPr>
              <w:cnfStyle w:val="000000010000" w:firstRow="0" w:lastRow="0" w:firstColumn="0" w:lastColumn="0" w:oddVBand="0" w:evenVBand="0" w:oddHBand="0" w:evenHBand="1" w:firstRowFirstColumn="0" w:firstRowLastColumn="0" w:lastRowFirstColumn="0" w:lastRowLastColumn="0"/>
              <w:rPr>
                <w:rFonts w:cs="Arial"/>
                <w:sz w:val="18"/>
                <w:szCs w:val="18"/>
              </w:rPr>
            </w:pPr>
          </w:p>
        </w:tc>
        <w:tc>
          <w:tcPr>
            <w:tcW w:w="2694" w:type="dxa"/>
          </w:tcPr>
          <w:p w:rsidR="0063514F" w:rsidP="00CB6B72" w:rsidRDefault="0063514F" w14:paraId="77705F91" w14:textId="77777777">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bl>
    <w:p w:rsidR="00BC133C" w:rsidP="00BC133C" w:rsidRDefault="00BC133C" w14:paraId="3BC459BF" w14:textId="77777777">
      <w:pPr>
        <w:pStyle w:val="BodyText"/>
      </w:pPr>
    </w:p>
    <w:bookmarkEnd w:id="111"/>
    <w:p w:rsidRPr="00A10364" w:rsidR="00B049D4" w:rsidP="00B049D4" w:rsidRDefault="00B049D4" w14:paraId="07F895C1" w14:textId="77777777">
      <w:pPr>
        <w:pStyle w:val="BodyText"/>
      </w:pPr>
    </w:p>
    <w:p w:rsidR="00B049D4" w:rsidP="00062132" w:rsidRDefault="00B049D4" w14:paraId="1DA495A6" w14:textId="3E0D2A95">
      <w:pPr>
        <w:pStyle w:val="Heading1"/>
      </w:pPr>
      <w:bookmarkStart w:name="_Toc105005180" w:id="112"/>
      <w:bookmarkStart w:name="_Toc204206236" w:id="113"/>
      <w:r>
        <w:t>Testing Proce</w:t>
      </w:r>
      <w:bookmarkEnd w:id="112"/>
      <w:r w:rsidR="00A44065">
        <w:t>ss</w:t>
      </w:r>
      <w:bookmarkEnd w:id="113"/>
    </w:p>
    <w:p w:rsidR="000E4756" w:rsidP="00A44065" w:rsidRDefault="00D97F5C" w14:paraId="2AAE01D6" w14:textId="194D7CDD">
      <w:pPr>
        <w:pStyle w:val="BodyText"/>
      </w:pPr>
      <w:r w:rsidRPr="00D97F5C">
        <w:t xml:space="preserve">Initial testing will be conducted without actual transmission of files </w:t>
      </w:r>
      <w:r w:rsidR="008D07B2">
        <w:t>from</w:t>
      </w:r>
      <w:r w:rsidRPr="00D97F5C">
        <w:t xml:space="preserve"> Ban</w:t>
      </w:r>
      <w:r>
        <w:t>k of America</w:t>
      </w:r>
      <w:r w:rsidR="000E4756">
        <w:t>.</w:t>
      </w:r>
    </w:p>
    <w:p w:rsidR="00A44065" w:rsidP="00A44065" w:rsidRDefault="00D97F5C" w14:paraId="0AE66798" w14:textId="1C2A7AF0">
      <w:pPr>
        <w:pStyle w:val="BodyText"/>
      </w:pPr>
      <w:r w:rsidRPr="00D97F5C">
        <w:t xml:space="preserve">Once validation of the file format is completed, actual testing with the </w:t>
      </w:r>
      <w:r>
        <w:t>Bank of America</w:t>
      </w:r>
      <w:r w:rsidRPr="00D97F5C">
        <w:t xml:space="preserve"> will follow. </w:t>
      </w:r>
    </w:p>
    <w:p w:rsidRPr="00A44065" w:rsidR="00E910E5" w:rsidP="00A44065" w:rsidRDefault="00E910E5" w14:paraId="3A4470E3" w14:textId="77777777">
      <w:pPr>
        <w:pStyle w:val="BodyText"/>
      </w:pPr>
    </w:p>
    <w:p w:rsidRPr="007C243A" w:rsidR="007C243A" w:rsidP="00E910E5" w:rsidRDefault="00F37929" w14:paraId="6AFCE7EB" w14:textId="3DA6C53B">
      <w:pPr>
        <w:pStyle w:val="Heading3"/>
        <w:rPr>
          <w:lang w:val="en-PH"/>
        </w:rPr>
      </w:pPr>
      <w:r>
        <w:t>TRANSFER OF</w:t>
      </w:r>
      <w:r w:rsidR="007C243A">
        <w:t xml:space="preserve"> </w:t>
      </w:r>
      <w:r>
        <w:t>RECONCILIATION</w:t>
      </w:r>
      <w:commentRangeStart w:id="114"/>
      <w:commentRangeStart w:id="115"/>
      <w:r w:rsidR="007C243A">
        <w:t xml:space="preserve"> </w:t>
      </w:r>
      <w:commentRangeEnd w:id="114"/>
      <w:r w:rsidR="007C243A">
        <w:rPr>
          <w:rStyle w:val="CommentReference"/>
          <w:sz w:val="24"/>
          <w:szCs w:val="20"/>
        </w:rPr>
        <w:commentReference w:id="114"/>
      </w:r>
      <w:commentRangeEnd w:id="115"/>
      <w:r>
        <w:rPr>
          <w:rStyle w:val="CommentReference"/>
        </w:rPr>
        <w:commentReference w:id="115"/>
      </w:r>
      <w:r w:rsidR="007C243A">
        <w:t>File to SFTP</w:t>
      </w:r>
      <w:r w:rsidRPr="2F10E1BE" w:rsidR="007C243A">
        <w:rPr>
          <w:lang w:val="en-PH"/>
        </w:rPr>
        <w:t> </w:t>
      </w:r>
    </w:p>
    <w:p w:rsidRPr="007C243A" w:rsidR="007C243A" w:rsidP="007C243A" w:rsidRDefault="007C243A" w14:paraId="035A1624" w14:textId="77777777">
      <w:pPr>
        <w:pStyle w:val="BodyText"/>
        <w:ind w:left="720"/>
        <w:rPr>
          <w:lang w:val="en-PH"/>
        </w:rPr>
      </w:pPr>
      <w:r w:rsidRPr="007C243A">
        <w:rPr>
          <w:lang w:val="en-PH"/>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843"/>
        <w:gridCol w:w="6581"/>
      </w:tblGrid>
      <w:tr w:rsidRPr="007C243A" w:rsidR="007C243A" w:rsidTr="2F10E1BE" w14:paraId="7FE628B3" w14:textId="77777777">
        <w:trPr>
          <w:trHeight w:val="300"/>
        </w:trPr>
        <w:tc>
          <w:tcPr>
            <w:tcW w:w="4050" w:type="dxa"/>
            <w:tcBorders>
              <w:top w:val="single" w:color="4F81BD" w:themeColor="accent1" w:sz="6" w:space="0"/>
              <w:left w:val="single" w:color="4F81BD" w:themeColor="accent1" w:sz="6" w:space="0"/>
              <w:bottom w:val="single" w:color="4F81BD" w:themeColor="accent1" w:sz="18" w:space="0"/>
              <w:right w:val="single" w:color="4F81BD" w:themeColor="accent1" w:sz="6" w:space="0"/>
            </w:tcBorders>
            <w:hideMark/>
          </w:tcPr>
          <w:p w:rsidRPr="007C243A" w:rsidR="007C243A" w:rsidP="00E910E5" w:rsidRDefault="007C243A" w14:paraId="3210089E" w14:textId="77777777">
            <w:pPr>
              <w:pStyle w:val="BodyText"/>
              <w:ind w:left="272"/>
              <w:rPr>
                <w:sz w:val="16"/>
                <w:szCs w:val="16"/>
                <w:lang w:val="en-PH"/>
              </w:rPr>
            </w:pPr>
            <w:r w:rsidRPr="007C243A">
              <w:rPr>
                <w:b/>
                <w:bCs/>
                <w:sz w:val="16"/>
                <w:szCs w:val="16"/>
              </w:rPr>
              <w:t>Scenario</w:t>
            </w:r>
            <w:r w:rsidRPr="007C243A">
              <w:rPr>
                <w:sz w:val="16"/>
                <w:szCs w:val="16"/>
                <w:lang w:val="en-PH"/>
              </w:rPr>
              <w:t> </w:t>
            </w:r>
          </w:p>
        </w:tc>
        <w:tc>
          <w:tcPr>
            <w:tcW w:w="6945" w:type="dxa"/>
            <w:tcBorders>
              <w:top w:val="single" w:color="4F81BD" w:themeColor="accent1" w:sz="6" w:space="0"/>
              <w:left w:val="single" w:color="4F81BD" w:themeColor="accent1" w:sz="6" w:space="0"/>
              <w:bottom w:val="single" w:color="4F81BD" w:themeColor="accent1" w:sz="18" w:space="0"/>
              <w:right w:val="single" w:color="4F81BD" w:themeColor="accent1" w:sz="6" w:space="0"/>
            </w:tcBorders>
            <w:hideMark/>
          </w:tcPr>
          <w:p w:rsidRPr="007C243A" w:rsidR="007C243A" w:rsidP="007C243A" w:rsidRDefault="007C243A" w14:paraId="2C276F50" w14:textId="77777777">
            <w:pPr>
              <w:pStyle w:val="BodyText"/>
              <w:ind w:left="720"/>
              <w:rPr>
                <w:sz w:val="16"/>
                <w:szCs w:val="16"/>
                <w:lang w:val="en-PH"/>
              </w:rPr>
            </w:pPr>
            <w:r w:rsidRPr="007C243A">
              <w:rPr>
                <w:b/>
                <w:bCs/>
                <w:sz w:val="16"/>
                <w:szCs w:val="16"/>
              </w:rPr>
              <w:t>Expected Result</w:t>
            </w:r>
            <w:r w:rsidRPr="007C243A">
              <w:rPr>
                <w:sz w:val="16"/>
                <w:szCs w:val="16"/>
                <w:lang w:val="en-PH"/>
              </w:rPr>
              <w:t> </w:t>
            </w:r>
          </w:p>
        </w:tc>
      </w:tr>
      <w:tr w:rsidRPr="007C243A" w:rsidR="007C243A" w:rsidTr="2F10E1BE" w14:paraId="70F7D32A" w14:textId="77777777">
        <w:trPr>
          <w:trHeight w:val="300"/>
        </w:trPr>
        <w:tc>
          <w:tcPr>
            <w:tcW w:w="4050"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7C243A" w:rsidR="007C243A" w:rsidP="00E910E5" w:rsidRDefault="007C243A" w14:paraId="3BB456A9" w14:textId="77777777">
            <w:pPr>
              <w:pStyle w:val="BodyText"/>
              <w:ind w:left="272"/>
              <w:rPr>
                <w:sz w:val="16"/>
                <w:szCs w:val="16"/>
                <w:lang w:val="en-PH"/>
              </w:rPr>
            </w:pPr>
            <w:r w:rsidRPr="007C243A">
              <w:rPr>
                <w:sz w:val="16"/>
                <w:szCs w:val="16"/>
              </w:rPr>
              <w:t>Verify SFTP file transfer</w:t>
            </w:r>
            <w:r w:rsidRPr="007C243A">
              <w:rPr>
                <w:sz w:val="16"/>
                <w:szCs w:val="16"/>
                <w:lang w:val="en-PH"/>
              </w:rPr>
              <w:t> </w:t>
            </w:r>
          </w:p>
        </w:tc>
        <w:tc>
          <w:tcPr>
            <w:tcW w:w="694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7C243A" w:rsidR="007C243A" w:rsidP="007C243A" w:rsidRDefault="007C243A" w14:paraId="106D6026" w14:textId="77777777">
            <w:pPr>
              <w:pStyle w:val="BodyText"/>
              <w:ind w:left="720"/>
              <w:rPr>
                <w:sz w:val="16"/>
                <w:szCs w:val="16"/>
                <w:lang w:val="en-PH"/>
              </w:rPr>
            </w:pPr>
            <w:r w:rsidRPr="007C243A">
              <w:rPr>
                <w:sz w:val="16"/>
                <w:szCs w:val="16"/>
              </w:rPr>
              <w:t>File successfully transferred to SFTP</w:t>
            </w:r>
            <w:r w:rsidRPr="007C243A">
              <w:rPr>
                <w:sz w:val="16"/>
                <w:szCs w:val="16"/>
                <w:lang w:val="en-PH"/>
              </w:rPr>
              <w:t> </w:t>
            </w:r>
          </w:p>
          <w:p w:rsidRPr="007C243A" w:rsidR="007C243A" w:rsidP="007C243A" w:rsidRDefault="007C243A" w14:paraId="4F0E419C" w14:textId="36339EAE">
            <w:pPr>
              <w:pStyle w:val="BodyText"/>
              <w:ind w:left="720"/>
              <w:rPr>
                <w:sz w:val="16"/>
                <w:szCs w:val="16"/>
                <w:lang w:val="en-PH"/>
              </w:rPr>
            </w:pPr>
            <w:r w:rsidRPr="007C243A">
              <w:rPr>
                <w:sz w:val="16"/>
                <w:szCs w:val="16"/>
                <w:lang w:val="en-PH"/>
              </w:rPr>
              <w:t> </w:t>
            </w:r>
          </w:p>
        </w:tc>
      </w:tr>
      <w:tr w:rsidRPr="007C243A" w:rsidR="007C243A" w:rsidTr="2F10E1BE" w14:paraId="3A37EE9A" w14:textId="77777777">
        <w:trPr>
          <w:trHeight w:val="300"/>
        </w:trPr>
        <w:tc>
          <w:tcPr>
            <w:tcW w:w="4050"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7C243A" w:rsidR="007C243A" w:rsidP="00E910E5" w:rsidRDefault="007C243A" w14:paraId="6E6CD5C3" w14:textId="77777777">
            <w:pPr>
              <w:pStyle w:val="BodyText"/>
              <w:ind w:left="272"/>
              <w:rPr>
                <w:sz w:val="16"/>
                <w:szCs w:val="16"/>
                <w:lang w:val="en-PH"/>
              </w:rPr>
            </w:pPr>
            <w:r w:rsidRPr="007C243A">
              <w:rPr>
                <w:sz w:val="16"/>
                <w:szCs w:val="16"/>
              </w:rPr>
              <w:t>Verify that the file appears in the correct directory of the SFTP server.</w:t>
            </w:r>
            <w:r w:rsidRPr="007C243A">
              <w:rPr>
                <w:sz w:val="16"/>
                <w:szCs w:val="16"/>
                <w:lang w:val="en-PH"/>
              </w:rPr>
              <w:t> </w:t>
            </w:r>
          </w:p>
        </w:tc>
        <w:tc>
          <w:tcPr>
            <w:tcW w:w="6945"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7C243A" w:rsidR="007C243A" w:rsidP="007C243A" w:rsidRDefault="007C243A" w14:paraId="60517C12" w14:textId="77777777">
            <w:pPr>
              <w:pStyle w:val="BodyText"/>
              <w:ind w:left="720"/>
              <w:rPr>
                <w:sz w:val="16"/>
                <w:szCs w:val="16"/>
                <w:lang w:val="en-PH"/>
              </w:rPr>
            </w:pPr>
            <w:r w:rsidRPr="007C243A">
              <w:rPr>
                <w:sz w:val="16"/>
                <w:szCs w:val="16"/>
              </w:rPr>
              <w:t>The file should be visible and accessible in the designated directory.</w:t>
            </w:r>
            <w:r w:rsidRPr="007C243A">
              <w:rPr>
                <w:sz w:val="16"/>
                <w:szCs w:val="16"/>
                <w:lang w:val="en-PH"/>
              </w:rPr>
              <w:t> </w:t>
            </w:r>
          </w:p>
          <w:p w:rsidRPr="007C243A" w:rsidR="007C243A" w:rsidP="007C243A" w:rsidRDefault="007C243A" w14:paraId="31119D79" w14:textId="5398036A">
            <w:pPr>
              <w:pStyle w:val="BodyText"/>
              <w:ind w:left="720"/>
              <w:rPr>
                <w:sz w:val="16"/>
                <w:szCs w:val="16"/>
                <w:lang w:val="en-PH"/>
              </w:rPr>
            </w:pPr>
            <w:r w:rsidRPr="007C243A">
              <w:rPr>
                <w:sz w:val="16"/>
                <w:szCs w:val="16"/>
                <w:lang w:val="en-PH"/>
              </w:rPr>
              <w:t> </w:t>
            </w:r>
          </w:p>
          <w:p w:rsidRPr="007C243A" w:rsidR="007C243A" w:rsidP="007C243A" w:rsidRDefault="007C243A" w14:paraId="0BD30A1F" w14:textId="77777777">
            <w:pPr>
              <w:pStyle w:val="BodyText"/>
              <w:ind w:left="720"/>
              <w:rPr>
                <w:sz w:val="16"/>
                <w:szCs w:val="16"/>
                <w:lang w:val="en-PH"/>
              </w:rPr>
            </w:pPr>
            <w:r w:rsidRPr="007C243A">
              <w:rPr>
                <w:sz w:val="16"/>
                <w:szCs w:val="16"/>
                <w:lang w:val="en-PH"/>
              </w:rPr>
              <w:t> </w:t>
            </w:r>
          </w:p>
        </w:tc>
      </w:tr>
    </w:tbl>
    <w:p w:rsidRPr="007C243A" w:rsidR="007C243A" w:rsidP="007C243A" w:rsidRDefault="007C243A" w14:paraId="0EC94B49" w14:textId="77777777">
      <w:pPr>
        <w:pStyle w:val="BodyText"/>
        <w:ind w:left="720"/>
        <w:rPr>
          <w:lang w:val="en-PH"/>
        </w:rPr>
      </w:pPr>
      <w:r w:rsidRPr="007C243A">
        <w:rPr>
          <w:lang w:val="en-PH"/>
        </w:rPr>
        <w:t> </w:t>
      </w:r>
    </w:p>
    <w:p w:rsidRPr="007C243A" w:rsidR="007C243A" w:rsidP="00E910E5" w:rsidRDefault="007C243A" w14:paraId="5B59F1FB" w14:textId="59644FA9">
      <w:pPr>
        <w:pStyle w:val="Heading3"/>
        <w:rPr>
          <w:lang w:val="en-PH"/>
        </w:rPr>
      </w:pPr>
      <w:r w:rsidRPr="007C243A">
        <w:t>IPA PICKS UP THE FILE IN SFTP</w:t>
      </w:r>
      <w:r w:rsidRPr="007C243A">
        <w:rPr>
          <w:lang w:val="en-PH"/>
        </w:rPr>
        <w:t> </w:t>
      </w:r>
      <w:r w:rsidR="0069291C">
        <w:rPr>
          <w:lang w:val="en-PH"/>
        </w:rPr>
        <w:t>AND READS THE INPUT FILE</w:t>
      </w:r>
    </w:p>
    <w:tbl>
      <w:tblPr>
        <w:tblW w:w="10424"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3820"/>
        <w:gridCol w:w="6604"/>
      </w:tblGrid>
      <w:tr w:rsidRPr="007C243A" w:rsidR="007C243A" w:rsidTr="006F6055" w14:paraId="78118B21" w14:textId="77777777">
        <w:trPr>
          <w:trHeight w:val="300"/>
        </w:trPr>
        <w:tc>
          <w:tcPr>
            <w:tcW w:w="3820" w:type="dxa"/>
            <w:tcBorders>
              <w:top w:val="single" w:color="4F81BD" w:sz="6" w:space="0"/>
              <w:left w:val="single" w:color="4F81BD" w:sz="6" w:space="0"/>
              <w:bottom w:val="single" w:color="4F81BD" w:sz="18" w:space="0"/>
              <w:right w:val="single" w:color="4F81BD" w:sz="6" w:space="0"/>
            </w:tcBorders>
            <w:hideMark/>
          </w:tcPr>
          <w:p w:rsidRPr="007C243A" w:rsidR="007C243A" w:rsidP="00E910E5" w:rsidRDefault="007C243A" w14:paraId="24A50872" w14:textId="77777777">
            <w:pPr>
              <w:pStyle w:val="BodyText"/>
              <w:ind w:left="272"/>
              <w:rPr>
                <w:sz w:val="16"/>
                <w:szCs w:val="16"/>
                <w:lang w:val="en-PH"/>
              </w:rPr>
            </w:pPr>
            <w:r w:rsidRPr="007C243A">
              <w:rPr>
                <w:b/>
                <w:bCs/>
                <w:sz w:val="16"/>
                <w:szCs w:val="16"/>
              </w:rPr>
              <w:t>Scenario</w:t>
            </w:r>
            <w:r w:rsidRPr="007C243A">
              <w:rPr>
                <w:sz w:val="16"/>
                <w:szCs w:val="16"/>
                <w:lang w:val="en-PH"/>
              </w:rPr>
              <w:t> </w:t>
            </w:r>
          </w:p>
        </w:tc>
        <w:tc>
          <w:tcPr>
            <w:tcW w:w="6604" w:type="dxa"/>
            <w:tcBorders>
              <w:top w:val="single" w:color="4F81BD" w:sz="6" w:space="0"/>
              <w:left w:val="single" w:color="4F81BD" w:sz="6" w:space="0"/>
              <w:bottom w:val="single" w:color="4F81BD" w:sz="18" w:space="0"/>
              <w:right w:val="single" w:color="4F81BD" w:sz="6" w:space="0"/>
            </w:tcBorders>
            <w:hideMark/>
          </w:tcPr>
          <w:p w:rsidRPr="007C243A" w:rsidR="007C243A" w:rsidP="007C243A" w:rsidRDefault="007C243A" w14:paraId="6A41C438" w14:textId="77777777">
            <w:pPr>
              <w:pStyle w:val="BodyText"/>
              <w:ind w:left="720"/>
              <w:rPr>
                <w:sz w:val="16"/>
                <w:szCs w:val="16"/>
                <w:lang w:val="en-PH"/>
              </w:rPr>
            </w:pPr>
            <w:r w:rsidRPr="007C243A">
              <w:rPr>
                <w:b/>
                <w:bCs/>
                <w:sz w:val="16"/>
                <w:szCs w:val="16"/>
              </w:rPr>
              <w:t>Expected Result</w:t>
            </w:r>
            <w:r w:rsidRPr="007C243A">
              <w:rPr>
                <w:sz w:val="16"/>
                <w:szCs w:val="16"/>
                <w:lang w:val="en-PH"/>
              </w:rPr>
              <w:t> </w:t>
            </w:r>
          </w:p>
        </w:tc>
      </w:tr>
      <w:tr w:rsidRPr="007C243A" w:rsidR="007C243A" w:rsidTr="006F6055" w14:paraId="7E61FFD5" w14:textId="77777777">
        <w:trPr>
          <w:trHeight w:val="300"/>
        </w:trPr>
        <w:tc>
          <w:tcPr>
            <w:tcW w:w="3820"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E910E5" w:rsidRDefault="007C243A" w14:paraId="54137BAE" w14:textId="2E2D6E07">
            <w:pPr>
              <w:pStyle w:val="BodyText"/>
              <w:ind w:left="272"/>
              <w:rPr>
                <w:sz w:val="16"/>
                <w:szCs w:val="16"/>
                <w:lang w:val="en-PH"/>
              </w:rPr>
            </w:pPr>
            <w:r w:rsidRPr="007C243A">
              <w:rPr>
                <w:sz w:val="16"/>
                <w:szCs w:val="16"/>
              </w:rPr>
              <w:t xml:space="preserve">The transferred </w:t>
            </w:r>
            <w:proofErr w:type="spellStart"/>
            <w:r w:rsidR="006F6055">
              <w:rPr>
                <w:sz w:val="16"/>
                <w:szCs w:val="16"/>
              </w:rPr>
              <w:t>CashLedgerBankUpdate</w:t>
            </w:r>
            <w:proofErr w:type="spellEnd"/>
            <w:r w:rsidRPr="007C243A">
              <w:rPr>
                <w:sz w:val="16"/>
                <w:szCs w:val="16"/>
              </w:rPr>
              <w:t xml:space="preserve"> layout file from </w:t>
            </w:r>
            <w:r w:rsidR="006F6055">
              <w:rPr>
                <w:sz w:val="16"/>
                <w:szCs w:val="16"/>
              </w:rPr>
              <w:t>the bank</w:t>
            </w:r>
            <w:r w:rsidRPr="007C243A">
              <w:rPr>
                <w:sz w:val="16"/>
                <w:szCs w:val="16"/>
              </w:rPr>
              <w:t xml:space="preserve"> in the SFTP location monitored by IPA.</w:t>
            </w:r>
            <w:r w:rsidRPr="007C243A">
              <w:rPr>
                <w:sz w:val="16"/>
                <w:szCs w:val="16"/>
                <w:lang w:val="en-PH"/>
              </w:rPr>
              <w:t> </w:t>
            </w:r>
          </w:p>
        </w:tc>
        <w:tc>
          <w:tcPr>
            <w:tcW w:w="6604"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7C243A" w:rsidRDefault="007C243A" w14:paraId="0A7CA472" w14:textId="77777777">
            <w:pPr>
              <w:pStyle w:val="BodyText"/>
              <w:ind w:left="720"/>
              <w:rPr>
                <w:sz w:val="16"/>
                <w:szCs w:val="16"/>
                <w:lang w:val="en-PH"/>
              </w:rPr>
            </w:pPr>
            <w:r w:rsidRPr="007C243A">
              <w:rPr>
                <w:sz w:val="16"/>
                <w:szCs w:val="16"/>
              </w:rPr>
              <w:t>IPA should detect and pick up the file from the SFTP location.</w:t>
            </w:r>
            <w:r w:rsidRPr="007C243A">
              <w:rPr>
                <w:sz w:val="16"/>
                <w:szCs w:val="16"/>
                <w:lang w:val="en-PH"/>
              </w:rPr>
              <w:t> </w:t>
            </w:r>
          </w:p>
          <w:p w:rsidRPr="007C243A" w:rsidR="007C243A" w:rsidP="007C243A" w:rsidRDefault="007C243A" w14:paraId="6ABD61E8" w14:textId="0C6BA545">
            <w:pPr>
              <w:pStyle w:val="BodyText"/>
              <w:ind w:left="720"/>
              <w:rPr>
                <w:sz w:val="16"/>
                <w:szCs w:val="16"/>
                <w:lang w:val="en-PH"/>
              </w:rPr>
            </w:pPr>
            <w:r w:rsidRPr="007C243A">
              <w:rPr>
                <w:sz w:val="16"/>
                <w:szCs w:val="16"/>
                <w:lang w:val="en-PH"/>
              </w:rPr>
              <w:t> </w:t>
            </w:r>
          </w:p>
        </w:tc>
      </w:tr>
      <w:tr w:rsidRPr="007C243A" w:rsidR="007C243A" w:rsidTr="006F6055" w14:paraId="389DE6F7" w14:textId="77777777">
        <w:trPr>
          <w:trHeight w:val="300"/>
        </w:trPr>
        <w:tc>
          <w:tcPr>
            <w:tcW w:w="3820"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E910E5" w:rsidRDefault="007C243A" w14:paraId="10A08691" w14:textId="77777777">
            <w:pPr>
              <w:pStyle w:val="BodyText"/>
              <w:ind w:left="272"/>
              <w:rPr>
                <w:sz w:val="16"/>
                <w:szCs w:val="16"/>
                <w:lang w:val="en-PH"/>
              </w:rPr>
            </w:pPr>
            <w:r w:rsidRPr="007C243A">
              <w:rPr>
                <w:sz w:val="16"/>
                <w:szCs w:val="16"/>
              </w:rPr>
              <w:t>Trigger IPA’s automated process to pick up the file.</w:t>
            </w:r>
            <w:r w:rsidRPr="007C243A">
              <w:rPr>
                <w:sz w:val="16"/>
                <w:szCs w:val="16"/>
                <w:lang w:val="en-PH"/>
              </w:rPr>
              <w:t> </w:t>
            </w:r>
          </w:p>
        </w:tc>
        <w:tc>
          <w:tcPr>
            <w:tcW w:w="6604"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7C243A" w:rsidRDefault="007C243A" w14:paraId="795729A3" w14:textId="77777777">
            <w:pPr>
              <w:pStyle w:val="BodyText"/>
              <w:ind w:left="720"/>
              <w:rPr>
                <w:sz w:val="16"/>
                <w:szCs w:val="16"/>
                <w:lang w:val="en-PH"/>
              </w:rPr>
            </w:pPr>
            <w:r w:rsidRPr="007C243A">
              <w:rPr>
                <w:sz w:val="16"/>
                <w:szCs w:val="16"/>
              </w:rPr>
              <w:t>The automated process should be executed within the defined timeframe.</w:t>
            </w:r>
            <w:r w:rsidRPr="007C243A">
              <w:rPr>
                <w:sz w:val="16"/>
                <w:szCs w:val="16"/>
                <w:lang w:val="en-PH"/>
              </w:rPr>
              <w:t> </w:t>
            </w:r>
          </w:p>
          <w:p w:rsidRPr="007C243A" w:rsidR="007C243A" w:rsidP="007C243A" w:rsidRDefault="007C243A" w14:paraId="1FE53E90" w14:textId="63BCAD28">
            <w:pPr>
              <w:pStyle w:val="BodyText"/>
              <w:ind w:left="720"/>
              <w:rPr>
                <w:sz w:val="16"/>
                <w:szCs w:val="16"/>
                <w:lang w:val="en-PH"/>
              </w:rPr>
            </w:pPr>
            <w:r w:rsidRPr="007C243A">
              <w:rPr>
                <w:sz w:val="16"/>
                <w:szCs w:val="16"/>
                <w:lang w:val="en-PH"/>
              </w:rPr>
              <w:t> </w:t>
            </w:r>
          </w:p>
        </w:tc>
      </w:tr>
      <w:tr w:rsidRPr="007C243A" w:rsidR="007C243A" w:rsidTr="006F6055" w14:paraId="18504299" w14:textId="77777777">
        <w:trPr>
          <w:trHeight w:val="300"/>
        </w:trPr>
        <w:tc>
          <w:tcPr>
            <w:tcW w:w="3820"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E910E5" w:rsidRDefault="007C243A" w14:paraId="1CB2649B" w14:textId="77777777">
            <w:pPr>
              <w:pStyle w:val="BodyText"/>
              <w:ind w:left="272"/>
              <w:rPr>
                <w:sz w:val="16"/>
                <w:szCs w:val="16"/>
                <w:lang w:val="en-PH"/>
              </w:rPr>
            </w:pPr>
            <w:r w:rsidRPr="007C243A">
              <w:rPr>
                <w:sz w:val="16"/>
                <w:szCs w:val="16"/>
              </w:rPr>
              <w:t>Verify that IPA detects and retrieves the file within the expected timeframe.</w:t>
            </w:r>
            <w:r w:rsidRPr="007C243A">
              <w:rPr>
                <w:sz w:val="16"/>
                <w:szCs w:val="16"/>
                <w:lang w:val="en-PH"/>
              </w:rPr>
              <w:t> </w:t>
            </w:r>
          </w:p>
        </w:tc>
        <w:tc>
          <w:tcPr>
            <w:tcW w:w="6604"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7C243A" w:rsidRDefault="007C243A" w14:paraId="02CA3DBE" w14:textId="77777777">
            <w:pPr>
              <w:pStyle w:val="BodyText"/>
              <w:ind w:left="720"/>
              <w:rPr>
                <w:sz w:val="16"/>
                <w:szCs w:val="16"/>
                <w:lang w:val="en-PH"/>
              </w:rPr>
            </w:pPr>
            <w:r w:rsidRPr="007C243A">
              <w:rPr>
                <w:sz w:val="16"/>
                <w:szCs w:val="16"/>
              </w:rPr>
              <w:t>Confirmation in SFTP directory that the file retrieval event is recorded and archived.</w:t>
            </w:r>
            <w:r w:rsidRPr="007C243A">
              <w:rPr>
                <w:sz w:val="16"/>
                <w:szCs w:val="16"/>
                <w:lang w:val="en-PH"/>
              </w:rPr>
              <w:t> </w:t>
            </w:r>
          </w:p>
          <w:p w:rsidRPr="007C243A" w:rsidR="007C243A" w:rsidP="007C243A" w:rsidRDefault="007C243A" w14:paraId="23AF54AD" w14:textId="7CD5E2BF">
            <w:pPr>
              <w:pStyle w:val="BodyText"/>
              <w:ind w:left="720"/>
              <w:rPr>
                <w:sz w:val="16"/>
                <w:szCs w:val="16"/>
                <w:lang w:val="en-PH"/>
              </w:rPr>
            </w:pPr>
            <w:r w:rsidRPr="007C243A">
              <w:rPr>
                <w:sz w:val="16"/>
                <w:szCs w:val="16"/>
                <w:lang w:val="en-PH"/>
              </w:rPr>
              <w:t> </w:t>
            </w:r>
          </w:p>
        </w:tc>
      </w:tr>
    </w:tbl>
    <w:p w:rsidRPr="007C243A" w:rsidR="007C243A" w:rsidP="007C243A" w:rsidRDefault="007C243A" w14:paraId="5A17B894" w14:textId="77777777">
      <w:pPr>
        <w:pStyle w:val="BodyText"/>
        <w:ind w:left="720"/>
        <w:rPr>
          <w:lang w:val="en-PH"/>
        </w:rPr>
      </w:pPr>
      <w:r w:rsidRPr="007C243A">
        <w:rPr>
          <w:lang w:val="en-PH"/>
        </w:rPr>
        <w:t> </w:t>
      </w:r>
    </w:p>
    <w:p w:rsidRPr="007C243A" w:rsidR="007C243A" w:rsidP="001746DB" w:rsidRDefault="007C243A" w14:paraId="5B10ED2A" w14:textId="627661EB">
      <w:pPr>
        <w:pStyle w:val="Heading3"/>
        <w:rPr>
          <w:lang w:val="en-PH"/>
        </w:rPr>
      </w:pPr>
      <w:r w:rsidRPr="007C243A">
        <w:t xml:space="preserve">IPA IMPORT INTO </w:t>
      </w:r>
      <w:r w:rsidR="001D4E24">
        <w:t>CASHLE</w:t>
      </w:r>
      <w:r w:rsidR="2A552B5E">
        <w:t>D</w:t>
      </w:r>
      <w:r w:rsidR="001D4E24">
        <w:t>GERBANKUPDATE</w:t>
      </w:r>
      <w:r w:rsidRPr="007C243A">
        <w:t xml:space="preserve"> </w:t>
      </w:r>
      <w:r w:rsidR="001D4E24">
        <w:t>BUSINESS CLASS</w:t>
      </w:r>
    </w:p>
    <w:tbl>
      <w:tblPr>
        <w:tblW w:w="10424"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3820"/>
        <w:gridCol w:w="6604"/>
      </w:tblGrid>
      <w:tr w:rsidRPr="007C243A" w:rsidR="007C243A" w:rsidTr="001746DB" w14:paraId="31E86654" w14:textId="77777777">
        <w:trPr>
          <w:trHeight w:val="300"/>
        </w:trPr>
        <w:tc>
          <w:tcPr>
            <w:tcW w:w="3820" w:type="dxa"/>
            <w:tcBorders>
              <w:top w:val="single" w:color="4F81BD" w:sz="6" w:space="0"/>
              <w:left w:val="single" w:color="4F81BD" w:sz="6" w:space="0"/>
              <w:bottom w:val="single" w:color="4F81BD" w:sz="18" w:space="0"/>
              <w:right w:val="single" w:color="4F81BD" w:sz="6" w:space="0"/>
            </w:tcBorders>
            <w:hideMark/>
          </w:tcPr>
          <w:p w:rsidRPr="007C243A" w:rsidR="007C243A" w:rsidP="007C243A" w:rsidRDefault="007C243A" w14:paraId="33675793" w14:textId="77777777">
            <w:pPr>
              <w:pStyle w:val="BodyText"/>
              <w:ind w:left="720"/>
              <w:rPr>
                <w:sz w:val="16"/>
                <w:szCs w:val="16"/>
                <w:lang w:val="en-PH"/>
              </w:rPr>
            </w:pPr>
            <w:r w:rsidRPr="007C243A">
              <w:rPr>
                <w:b/>
                <w:bCs/>
                <w:sz w:val="16"/>
                <w:szCs w:val="16"/>
              </w:rPr>
              <w:t>Scenario</w:t>
            </w:r>
            <w:r w:rsidRPr="007C243A">
              <w:rPr>
                <w:sz w:val="16"/>
                <w:szCs w:val="16"/>
                <w:lang w:val="en-PH"/>
              </w:rPr>
              <w:t> </w:t>
            </w:r>
          </w:p>
        </w:tc>
        <w:tc>
          <w:tcPr>
            <w:tcW w:w="6604" w:type="dxa"/>
            <w:tcBorders>
              <w:top w:val="single" w:color="4F81BD" w:sz="6" w:space="0"/>
              <w:left w:val="single" w:color="4F81BD" w:sz="6" w:space="0"/>
              <w:bottom w:val="single" w:color="4F81BD" w:sz="18" w:space="0"/>
              <w:right w:val="single" w:color="4F81BD" w:sz="6" w:space="0"/>
            </w:tcBorders>
            <w:hideMark/>
          </w:tcPr>
          <w:p w:rsidRPr="007C243A" w:rsidR="007C243A" w:rsidP="007C243A" w:rsidRDefault="007C243A" w14:paraId="1E976AC9" w14:textId="77777777">
            <w:pPr>
              <w:pStyle w:val="BodyText"/>
              <w:ind w:left="720"/>
              <w:rPr>
                <w:sz w:val="16"/>
                <w:szCs w:val="16"/>
                <w:lang w:val="en-PH"/>
              </w:rPr>
            </w:pPr>
            <w:r w:rsidRPr="007C243A">
              <w:rPr>
                <w:b/>
                <w:bCs/>
                <w:sz w:val="16"/>
                <w:szCs w:val="16"/>
              </w:rPr>
              <w:t>Expected Result</w:t>
            </w:r>
            <w:r w:rsidRPr="007C243A">
              <w:rPr>
                <w:sz w:val="16"/>
                <w:szCs w:val="16"/>
                <w:lang w:val="en-PH"/>
              </w:rPr>
              <w:t> </w:t>
            </w:r>
          </w:p>
        </w:tc>
      </w:tr>
      <w:tr w:rsidRPr="007C243A" w:rsidR="007C243A" w:rsidTr="001746DB" w14:paraId="7B59AA56" w14:textId="77777777">
        <w:trPr>
          <w:trHeight w:val="300"/>
        </w:trPr>
        <w:tc>
          <w:tcPr>
            <w:tcW w:w="3820"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1746DB" w:rsidRDefault="007C243A" w14:paraId="3BAA7F08" w14:textId="77777777">
            <w:pPr>
              <w:pStyle w:val="BodyText"/>
              <w:ind w:left="272"/>
              <w:rPr>
                <w:sz w:val="16"/>
                <w:szCs w:val="16"/>
                <w:lang w:val="en-PH"/>
              </w:rPr>
            </w:pPr>
            <w:r w:rsidRPr="007C243A">
              <w:rPr>
                <w:sz w:val="16"/>
                <w:szCs w:val="16"/>
              </w:rPr>
              <w:t>Trigger the automated loading process for a transformed file into FSM.</w:t>
            </w:r>
            <w:r w:rsidRPr="007C243A">
              <w:rPr>
                <w:sz w:val="16"/>
                <w:szCs w:val="16"/>
                <w:lang w:val="en-PH"/>
              </w:rPr>
              <w:t> </w:t>
            </w:r>
          </w:p>
        </w:tc>
        <w:tc>
          <w:tcPr>
            <w:tcW w:w="6604"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7C243A" w:rsidRDefault="007C243A" w14:paraId="16D81992" w14:textId="33C837C1">
            <w:pPr>
              <w:pStyle w:val="BodyText"/>
              <w:ind w:left="720"/>
              <w:rPr>
                <w:sz w:val="16"/>
                <w:szCs w:val="16"/>
                <w:lang w:val="en-PH"/>
              </w:rPr>
            </w:pPr>
            <w:r w:rsidRPr="007C243A">
              <w:rPr>
                <w:sz w:val="16"/>
                <w:szCs w:val="16"/>
              </w:rPr>
              <w:t xml:space="preserve">IPA should successfully load the transformed data into the </w:t>
            </w:r>
            <w:proofErr w:type="spellStart"/>
            <w:r w:rsidRPr="007C243A">
              <w:rPr>
                <w:sz w:val="16"/>
                <w:szCs w:val="16"/>
              </w:rPr>
              <w:t>Cash</w:t>
            </w:r>
            <w:r w:rsidR="00C65A66">
              <w:rPr>
                <w:sz w:val="16"/>
                <w:szCs w:val="16"/>
              </w:rPr>
              <w:t>LedgerBankUpdate</w:t>
            </w:r>
            <w:proofErr w:type="spellEnd"/>
            <w:r w:rsidR="00C65A66">
              <w:rPr>
                <w:sz w:val="16"/>
                <w:szCs w:val="16"/>
              </w:rPr>
              <w:t xml:space="preserve"> business class.</w:t>
            </w:r>
          </w:p>
        </w:tc>
      </w:tr>
      <w:tr w:rsidRPr="007C243A" w:rsidR="007C243A" w:rsidTr="001746DB" w14:paraId="5772FD47" w14:textId="77777777">
        <w:trPr>
          <w:trHeight w:val="300"/>
        </w:trPr>
        <w:tc>
          <w:tcPr>
            <w:tcW w:w="3820"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1746DB" w:rsidRDefault="007C243A" w14:paraId="39E89D34" w14:textId="6019DE6F">
            <w:pPr>
              <w:pStyle w:val="BodyText"/>
              <w:ind w:left="272"/>
              <w:rPr>
                <w:sz w:val="16"/>
                <w:szCs w:val="16"/>
                <w:lang w:val="en-PH"/>
              </w:rPr>
            </w:pPr>
            <w:r w:rsidRPr="007C243A">
              <w:rPr>
                <w:sz w:val="16"/>
                <w:szCs w:val="16"/>
              </w:rPr>
              <w:t xml:space="preserve">Verify that FSM validates and loads the data into the </w:t>
            </w:r>
            <w:proofErr w:type="spellStart"/>
            <w:r w:rsidRPr="007C243A" w:rsidR="00C65A66">
              <w:rPr>
                <w:sz w:val="16"/>
                <w:szCs w:val="16"/>
              </w:rPr>
              <w:t>Cash</w:t>
            </w:r>
            <w:r w:rsidR="00C65A66">
              <w:rPr>
                <w:sz w:val="16"/>
                <w:szCs w:val="16"/>
              </w:rPr>
              <w:t>LedgerBankUpdate</w:t>
            </w:r>
            <w:proofErr w:type="spellEnd"/>
            <w:r w:rsidR="00C65A66">
              <w:rPr>
                <w:sz w:val="16"/>
                <w:szCs w:val="16"/>
              </w:rPr>
              <w:t xml:space="preserve"> business class.</w:t>
            </w:r>
          </w:p>
        </w:tc>
        <w:tc>
          <w:tcPr>
            <w:tcW w:w="6604"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7C243A" w:rsidRDefault="007C243A" w14:paraId="2BE3A663" w14:textId="77777777">
            <w:pPr>
              <w:pStyle w:val="BodyText"/>
              <w:ind w:left="720"/>
              <w:rPr>
                <w:sz w:val="16"/>
                <w:szCs w:val="16"/>
                <w:lang w:val="en-PH"/>
              </w:rPr>
            </w:pPr>
            <w:r w:rsidRPr="007C243A">
              <w:rPr>
                <w:sz w:val="16"/>
                <w:szCs w:val="16"/>
              </w:rPr>
              <w:t>Validation checks should ensure data accuracy and completeness.</w:t>
            </w:r>
            <w:r w:rsidRPr="007C243A">
              <w:rPr>
                <w:sz w:val="16"/>
                <w:szCs w:val="16"/>
                <w:lang w:val="en-PH"/>
              </w:rPr>
              <w:t> </w:t>
            </w:r>
          </w:p>
        </w:tc>
      </w:tr>
      <w:tr w:rsidRPr="007C243A" w:rsidR="007C243A" w:rsidTr="001746DB" w14:paraId="0BB3420A" w14:textId="77777777">
        <w:trPr>
          <w:trHeight w:val="300"/>
        </w:trPr>
        <w:tc>
          <w:tcPr>
            <w:tcW w:w="3820"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1746DB" w:rsidRDefault="007C243A" w14:paraId="716B7A69" w14:textId="77777777">
            <w:pPr>
              <w:pStyle w:val="BodyText"/>
              <w:ind w:left="272"/>
              <w:rPr>
                <w:sz w:val="16"/>
                <w:szCs w:val="16"/>
                <w:lang w:val="en-PH"/>
              </w:rPr>
            </w:pPr>
            <w:r w:rsidRPr="007C243A">
              <w:rPr>
                <w:sz w:val="16"/>
                <w:szCs w:val="16"/>
              </w:rPr>
              <w:t>Check data integrity by reviewing loaded records against expected content and format.</w:t>
            </w:r>
            <w:r w:rsidRPr="007C243A">
              <w:rPr>
                <w:sz w:val="16"/>
                <w:szCs w:val="16"/>
                <w:lang w:val="en-PH"/>
              </w:rPr>
              <w:t> </w:t>
            </w:r>
          </w:p>
        </w:tc>
        <w:tc>
          <w:tcPr>
            <w:tcW w:w="6604"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7C243A" w:rsidRDefault="007C243A" w14:paraId="43440462" w14:textId="77777777">
            <w:pPr>
              <w:pStyle w:val="BodyText"/>
              <w:ind w:left="720"/>
              <w:rPr>
                <w:sz w:val="16"/>
                <w:szCs w:val="16"/>
                <w:lang w:val="en-PH"/>
              </w:rPr>
            </w:pPr>
            <w:r w:rsidRPr="007C243A">
              <w:rPr>
                <w:sz w:val="16"/>
                <w:szCs w:val="16"/>
              </w:rPr>
              <w:t>Review of loaded records should match the expected content and format in FSM.</w:t>
            </w:r>
            <w:r w:rsidRPr="007C243A">
              <w:rPr>
                <w:sz w:val="16"/>
                <w:szCs w:val="16"/>
                <w:lang w:val="en-PH"/>
              </w:rPr>
              <w:t> </w:t>
            </w:r>
          </w:p>
          <w:p w:rsidRPr="007C243A" w:rsidR="007C243A" w:rsidP="007C243A" w:rsidRDefault="007C243A" w14:paraId="2368EF5B" w14:textId="29326EC1">
            <w:pPr>
              <w:pStyle w:val="BodyText"/>
              <w:ind w:left="720"/>
              <w:rPr>
                <w:sz w:val="16"/>
                <w:szCs w:val="16"/>
                <w:lang w:val="en-PH"/>
              </w:rPr>
            </w:pPr>
            <w:r w:rsidRPr="007C243A">
              <w:rPr>
                <w:sz w:val="16"/>
                <w:szCs w:val="16"/>
                <w:lang w:val="en-PH"/>
              </w:rPr>
              <w:t> </w:t>
            </w:r>
          </w:p>
        </w:tc>
      </w:tr>
    </w:tbl>
    <w:p w:rsidRPr="007C243A" w:rsidR="007C243A" w:rsidP="007C243A" w:rsidRDefault="007C243A" w14:paraId="76F93426" w14:textId="77777777">
      <w:pPr>
        <w:pStyle w:val="BodyText"/>
        <w:ind w:left="720"/>
        <w:rPr>
          <w:lang w:val="en-PH"/>
        </w:rPr>
      </w:pPr>
      <w:r w:rsidRPr="007C243A">
        <w:rPr>
          <w:lang w:val="en-PH"/>
        </w:rPr>
        <w:t> </w:t>
      </w:r>
    </w:p>
    <w:p w:rsidRPr="007C243A" w:rsidR="007C243A" w:rsidP="007C243A" w:rsidRDefault="007C243A" w14:paraId="515290B0" w14:textId="77777777">
      <w:pPr>
        <w:pStyle w:val="BodyText"/>
        <w:ind w:left="720"/>
        <w:rPr>
          <w:lang w:val="en-PH"/>
        </w:rPr>
      </w:pPr>
      <w:r w:rsidRPr="007C243A">
        <w:rPr>
          <w:lang w:val="en-PH"/>
        </w:rPr>
        <w:t> </w:t>
      </w:r>
    </w:p>
    <w:p w:rsidRPr="007C243A" w:rsidR="007C243A" w:rsidP="007C243A" w:rsidRDefault="007C243A" w14:paraId="67858594" w14:textId="77777777">
      <w:pPr>
        <w:pStyle w:val="BodyText"/>
        <w:ind w:left="720"/>
        <w:rPr>
          <w:lang w:val="en-PH"/>
        </w:rPr>
      </w:pPr>
      <w:r w:rsidRPr="007C243A">
        <w:rPr>
          <w:lang w:val="en-PH"/>
        </w:rPr>
        <w:t> </w:t>
      </w:r>
    </w:p>
    <w:p w:rsidRPr="007C243A" w:rsidR="007C243A" w:rsidP="007C243A" w:rsidRDefault="007C243A" w14:paraId="08627036" w14:textId="77777777">
      <w:pPr>
        <w:pStyle w:val="BodyText"/>
        <w:ind w:left="720"/>
        <w:rPr>
          <w:lang w:val="en-PH"/>
        </w:rPr>
      </w:pPr>
      <w:r w:rsidRPr="007C243A">
        <w:rPr>
          <w:lang w:val="en-PH"/>
        </w:rPr>
        <w:t> </w:t>
      </w:r>
    </w:p>
    <w:p w:rsidRPr="007C243A" w:rsidR="007C243A" w:rsidP="00DF04BB" w:rsidRDefault="007C243A" w14:paraId="43777B3E" w14:textId="77777777">
      <w:pPr>
        <w:pStyle w:val="Heading3"/>
        <w:rPr>
          <w:lang w:val="en-PH"/>
        </w:rPr>
      </w:pPr>
      <w:r w:rsidRPr="007C243A">
        <w:t>IMPORT ERROR DETECTION AND NOTIFICATION</w:t>
      </w:r>
      <w:r w:rsidRPr="007C243A">
        <w:rPr>
          <w:lang w:val="en-PH"/>
        </w:rPr>
        <w:t> </w:t>
      </w:r>
    </w:p>
    <w:tbl>
      <w:tblPr>
        <w:tblW w:w="10258"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013"/>
        <w:gridCol w:w="7245"/>
      </w:tblGrid>
      <w:tr w:rsidRPr="007C243A" w:rsidR="007C243A" w:rsidTr="00DF04BB" w14:paraId="1B0E037A" w14:textId="77777777">
        <w:trPr>
          <w:trHeight w:val="254"/>
        </w:trPr>
        <w:tc>
          <w:tcPr>
            <w:tcW w:w="3013" w:type="dxa"/>
            <w:tcBorders>
              <w:top w:val="single" w:color="4F81BD" w:sz="6" w:space="0"/>
              <w:left w:val="single" w:color="4F81BD" w:sz="6" w:space="0"/>
              <w:bottom w:val="single" w:color="4F81BD" w:sz="18" w:space="0"/>
              <w:right w:val="single" w:color="4F81BD" w:sz="6" w:space="0"/>
            </w:tcBorders>
            <w:hideMark/>
          </w:tcPr>
          <w:p w:rsidRPr="007C243A" w:rsidR="007C243A" w:rsidP="00DF04BB" w:rsidRDefault="007C243A" w14:paraId="59BFD921" w14:textId="77777777">
            <w:pPr>
              <w:pStyle w:val="BodyText"/>
              <w:ind w:left="272"/>
              <w:rPr>
                <w:sz w:val="16"/>
                <w:szCs w:val="16"/>
                <w:lang w:val="en-PH"/>
              </w:rPr>
            </w:pPr>
            <w:r w:rsidRPr="007C243A">
              <w:rPr>
                <w:b/>
                <w:bCs/>
                <w:sz w:val="16"/>
                <w:szCs w:val="16"/>
              </w:rPr>
              <w:t>Scenario</w:t>
            </w:r>
            <w:r w:rsidRPr="007C243A">
              <w:rPr>
                <w:sz w:val="16"/>
                <w:szCs w:val="16"/>
                <w:lang w:val="en-PH"/>
              </w:rPr>
              <w:t> </w:t>
            </w:r>
          </w:p>
        </w:tc>
        <w:tc>
          <w:tcPr>
            <w:tcW w:w="7245" w:type="dxa"/>
            <w:tcBorders>
              <w:top w:val="single" w:color="4F81BD" w:sz="6" w:space="0"/>
              <w:left w:val="single" w:color="4F81BD" w:sz="6" w:space="0"/>
              <w:bottom w:val="single" w:color="4F81BD" w:sz="18" w:space="0"/>
              <w:right w:val="single" w:color="4F81BD" w:sz="6" w:space="0"/>
            </w:tcBorders>
            <w:hideMark/>
          </w:tcPr>
          <w:p w:rsidRPr="007C243A" w:rsidR="007C243A" w:rsidP="007C243A" w:rsidRDefault="007C243A" w14:paraId="2FF9BE80" w14:textId="77777777">
            <w:pPr>
              <w:pStyle w:val="BodyText"/>
              <w:ind w:left="720"/>
              <w:rPr>
                <w:sz w:val="16"/>
                <w:szCs w:val="16"/>
                <w:lang w:val="en-PH"/>
              </w:rPr>
            </w:pPr>
            <w:r w:rsidRPr="007C243A">
              <w:rPr>
                <w:b/>
                <w:bCs/>
                <w:sz w:val="16"/>
                <w:szCs w:val="16"/>
              </w:rPr>
              <w:t>Expected Result</w:t>
            </w:r>
            <w:r w:rsidRPr="007C243A">
              <w:rPr>
                <w:sz w:val="16"/>
                <w:szCs w:val="16"/>
                <w:lang w:val="en-PH"/>
              </w:rPr>
              <w:t> </w:t>
            </w:r>
          </w:p>
        </w:tc>
      </w:tr>
      <w:tr w:rsidRPr="007C243A" w:rsidR="00DF04BB" w:rsidTr="00DF04BB" w14:paraId="60230DE6" w14:textId="77777777">
        <w:trPr>
          <w:trHeight w:val="254"/>
        </w:trPr>
        <w:tc>
          <w:tcPr>
            <w:tcW w:w="3013"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DF04BB" w:rsidRDefault="007C243A" w14:paraId="03A82409" w14:textId="77777777">
            <w:pPr>
              <w:pStyle w:val="BodyText"/>
              <w:ind w:left="272"/>
              <w:rPr>
                <w:sz w:val="16"/>
                <w:szCs w:val="16"/>
                <w:lang w:val="en-PH"/>
              </w:rPr>
            </w:pPr>
            <w:r w:rsidRPr="007C243A">
              <w:rPr>
                <w:sz w:val="16"/>
                <w:szCs w:val="16"/>
              </w:rPr>
              <w:t>Introduce a deliberate error into an FSM layout file processed by IPA.</w:t>
            </w:r>
            <w:r w:rsidRPr="007C243A">
              <w:rPr>
                <w:sz w:val="16"/>
                <w:szCs w:val="16"/>
                <w:lang w:val="en-PH"/>
              </w:rPr>
              <w:t> </w:t>
            </w:r>
          </w:p>
        </w:tc>
        <w:tc>
          <w:tcPr>
            <w:tcW w:w="7245"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7C243A" w:rsidRDefault="007C243A" w14:paraId="647B1009" w14:textId="77777777">
            <w:pPr>
              <w:pStyle w:val="BodyText"/>
              <w:ind w:left="720"/>
              <w:rPr>
                <w:sz w:val="16"/>
                <w:szCs w:val="16"/>
                <w:lang w:val="en-PH"/>
              </w:rPr>
            </w:pPr>
            <w:r w:rsidRPr="007C243A">
              <w:rPr>
                <w:sz w:val="16"/>
                <w:szCs w:val="16"/>
              </w:rPr>
              <w:t>IPA should detect deliberate errors during processing.</w:t>
            </w:r>
            <w:r w:rsidRPr="007C243A">
              <w:rPr>
                <w:sz w:val="16"/>
                <w:szCs w:val="16"/>
                <w:lang w:val="en-PH"/>
              </w:rPr>
              <w:t> </w:t>
            </w:r>
          </w:p>
        </w:tc>
      </w:tr>
      <w:tr w:rsidRPr="007C243A" w:rsidR="00DF04BB" w:rsidTr="00DF04BB" w14:paraId="4C4B4858" w14:textId="77777777">
        <w:trPr>
          <w:trHeight w:val="254"/>
        </w:trPr>
        <w:tc>
          <w:tcPr>
            <w:tcW w:w="3013"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DF04BB" w:rsidRDefault="007C243A" w14:paraId="3BD90839" w14:textId="77777777">
            <w:pPr>
              <w:pStyle w:val="BodyText"/>
              <w:ind w:left="272"/>
              <w:rPr>
                <w:sz w:val="16"/>
                <w:szCs w:val="16"/>
                <w:lang w:val="en-PH"/>
              </w:rPr>
            </w:pPr>
            <w:r w:rsidRPr="007C243A">
              <w:rPr>
                <w:sz w:val="16"/>
                <w:szCs w:val="16"/>
              </w:rPr>
              <w:t>Trigger the processing and verify that IPA detects the error.</w:t>
            </w:r>
            <w:r w:rsidRPr="007C243A">
              <w:rPr>
                <w:sz w:val="16"/>
                <w:szCs w:val="16"/>
                <w:lang w:val="en-PH"/>
              </w:rPr>
              <w:t> </w:t>
            </w:r>
          </w:p>
        </w:tc>
        <w:tc>
          <w:tcPr>
            <w:tcW w:w="7245"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7C243A" w:rsidRDefault="007C243A" w14:paraId="101D3A1E" w14:textId="77777777">
            <w:pPr>
              <w:pStyle w:val="BodyText"/>
              <w:ind w:left="720"/>
              <w:rPr>
                <w:sz w:val="16"/>
                <w:szCs w:val="16"/>
                <w:lang w:val="en-PH"/>
              </w:rPr>
            </w:pPr>
            <w:r w:rsidRPr="007C243A">
              <w:rPr>
                <w:sz w:val="16"/>
                <w:szCs w:val="16"/>
              </w:rPr>
              <w:t xml:space="preserve">Processing should </w:t>
            </w:r>
            <w:proofErr w:type="gramStart"/>
            <w:r w:rsidRPr="007C243A">
              <w:rPr>
                <w:sz w:val="16"/>
                <w:szCs w:val="16"/>
              </w:rPr>
              <w:t>stop upon</w:t>
            </w:r>
            <w:proofErr w:type="gramEnd"/>
            <w:r w:rsidRPr="007C243A">
              <w:rPr>
                <w:sz w:val="16"/>
                <w:szCs w:val="16"/>
              </w:rPr>
              <w:t xml:space="preserve"> error detection to prevent incorrect data integration.</w:t>
            </w:r>
            <w:r w:rsidRPr="007C243A">
              <w:rPr>
                <w:sz w:val="16"/>
                <w:szCs w:val="16"/>
                <w:lang w:val="en-PH"/>
              </w:rPr>
              <w:t> </w:t>
            </w:r>
          </w:p>
        </w:tc>
      </w:tr>
      <w:tr w:rsidRPr="007C243A" w:rsidR="00DF04BB" w:rsidTr="00DF04BB" w14:paraId="4D9C175F" w14:textId="77777777">
        <w:trPr>
          <w:trHeight w:val="254"/>
        </w:trPr>
        <w:tc>
          <w:tcPr>
            <w:tcW w:w="3013"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DF04BB" w:rsidRDefault="007C243A" w14:paraId="7F2341B0" w14:textId="77777777">
            <w:pPr>
              <w:pStyle w:val="BodyText"/>
              <w:ind w:left="272"/>
              <w:rPr>
                <w:sz w:val="16"/>
                <w:szCs w:val="16"/>
                <w:lang w:val="en-PH"/>
              </w:rPr>
            </w:pPr>
            <w:r w:rsidRPr="007C243A">
              <w:rPr>
                <w:sz w:val="16"/>
                <w:szCs w:val="16"/>
              </w:rPr>
              <w:t>Confirm that IPA halts processing and notifies the distribution group.</w:t>
            </w:r>
            <w:r w:rsidRPr="007C243A">
              <w:rPr>
                <w:sz w:val="16"/>
                <w:szCs w:val="16"/>
                <w:lang w:val="en-PH"/>
              </w:rPr>
              <w:t> </w:t>
            </w:r>
          </w:p>
        </w:tc>
        <w:tc>
          <w:tcPr>
            <w:tcW w:w="7245"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7C243A" w:rsidRDefault="007C243A" w14:paraId="069C0875" w14:textId="77777777">
            <w:pPr>
              <w:pStyle w:val="BodyText"/>
              <w:ind w:left="720"/>
              <w:rPr>
                <w:sz w:val="16"/>
                <w:szCs w:val="16"/>
                <w:lang w:val="en-PH"/>
              </w:rPr>
            </w:pPr>
            <w:r w:rsidRPr="007C243A">
              <w:rPr>
                <w:sz w:val="16"/>
                <w:szCs w:val="16"/>
              </w:rPr>
              <w:t>A timely notification should be sent to the designated distribution group with details of the error.</w:t>
            </w:r>
            <w:r w:rsidRPr="007C243A">
              <w:rPr>
                <w:sz w:val="16"/>
                <w:szCs w:val="16"/>
                <w:lang w:val="en-PH"/>
              </w:rPr>
              <w:t> </w:t>
            </w:r>
          </w:p>
          <w:p w:rsidRPr="007C243A" w:rsidR="007C243A" w:rsidP="007C243A" w:rsidRDefault="007C243A" w14:paraId="2AFD2C60" w14:textId="73DE69E0">
            <w:pPr>
              <w:pStyle w:val="BodyText"/>
              <w:ind w:left="720"/>
              <w:rPr>
                <w:sz w:val="16"/>
                <w:szCs w:val="16"/>
                <w:lang w:val="en-PH"/>
              </w:rPr>
            </w:pPr>
            <w:r w:rsidRPr="007C243A">
              <w:rPr>
                <w:sz w:val="16"/>
                <w:szCs w:val="16"/>
                <w:lang w:val="en-PH"/>
              </w:rPr>
              <w:t> </w:t>
            </w:r>
          </w:p>
        </w:tc>
      </w:tr>
    </w:tbl>
    <w:p w:rsidRPr="007C243A" w:rsidR="007C243A" w:rsidP="007C243A" w:rsidRDefault="007C243A" w14:paraId="78396FB3" w14:textId="77777777">
      <w:pPr>
        <w:pStyle w:val="BodyText"/>
        <w:ind w:left="720"/>
        <w:rPr>
          <w:lang w:val="en-PH"/>
        </w:rPr>
      </w:pPr>
      <w:r w:rsidRPr="007C243A">
        <w:rPr>
          <w:lang w:val="en-PH"/>
        </w:rPr>
        <w:t> </w:t>
      </w:r>
    </w:p>
    <w:p w:rsidRPr="007C243A" w:rsidR="007C243A" w:rsidP="003478D5" w:rsidRDefault="007C243A" w14:paraId="4E7F1E36" w14:textId="77777777">
      <w:pPr>
        <w:pStyle w:val="Heading3"/>
        <w:rPr>
          <w:lang w:val="en-PH"/>
        </w:rPr>
      </w:pPr>
      <w:r w:rsidRPr="007C243A">
        <w:t>IMPORT ERROR RESOLUTION AND RE-PROCESSING</w:t>
      </w:r>
      <w:r w:rsidRPr="007C243A">
        <w:rPr>
          <w:lang w:val="en-PH"/>
        </w:rPr>
        <w:t> </w:t>
      </w:r>
    </w:p>
    <w:tbl>
      <w:tblPr>
        <w:tblW w:w="10424"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2969"/>
        <w:gridCol w:w="7455"/>
      </w:tblGrid>
      <w:tr w:rsidRPr="007C243A" w:rsidR="007C243A" w:rsidTr="003478D5" w14:paraId="1A428D35" w14:textId="77777777">
        <w:trPr>
          <w:trHeight w:val="300"/>
        </w:trPr>
        <w:tc>
          <w:tcPr>
            <w:tcW w:w="2969" w:type="dxa"/>
            <w:tcBorders>
              <w:top w:val="single" w:color="4F81BD" w:sz="6" w:space="0"/>
              <w:left w:val="single" w:color="4F81BD" w:sz="6" w:space="0"/>
              <w:bottom w:val="single" w:color="4F81BD" w:sz="18" w:space="0"/>
              <w:right w:val="single" w:color="4F81BD" w:sz="6" w:space="0"/>
            </w:tcBorders>
            <w:hideMark/>
          </w:tcPr>
          <w:p w:rsidRPr="007C243A" w:rsidR="007C243A" w:rsidP="003478D5" w:rsidRDefault="007C243A" w14:paraId="7DB6E4F1" w14:textId="77777777">
            <w:pPr>
              <w:pStyle w:val="BodyText"/>
              <w:ind w:left="272"/>
              <w:rPr>
                <w:sz w:val="16"/>
                <w:szCs w:val="16"/>
                <w:lang w:val="en-PH"/>
              </w:rPr>
            </w:pPr>
            <w:r w:rsidRPr="007C243A">
              <w:rPr>
                <w:b/>
                <w:bCs/>
                <w:sz w:val="16"/>
                <w:szCs w:val="16"/>
              </w:rPr>
              <w:t>Scenario</w:t>
            </w:r>
            <w:r w:rsidRPr="007C243A">
              <w:rPr>
                <w:sz w:val="16"/>
                <w:szCs w:val="16"/>
                <w:lang w:val="en-PH"/>
              </w:rPr>
              <w:t> </w:t>
            </w:r>
          </w:p>
        </w:tc>
        <w:tc>
          <w:tcPr>
            <w:tcW w:w="7455" w:type="dxa"/>
            <w:tcBorders>
              <w:top w:val="single" w:color="4F81BD" w:sz="6" w:space="0"/>
              <w:left w:val="single" w:color="4F81BD" w:sz="6" w:space="0"/>
              <w:bottom w:val="single" w:color="4F81BD" w:sz="18" w:space="0"/>
              <w:right w:val="single" w:color="4F81BD" w:sz="6" w:space="0"/>
            </w:tcBorders>
            <w:hideMark/>
          </w:tcPr>
          <w:p w:rsidRPr="007C243A" w:rsidR="007C243A" w:rsidP="007C243A" w:rsidRDefault="007C243A" w14:paraId="6C79DDE5" w14:textId="77777777">
            <w:pPr>
              <w:pStyle w:val="BodyText"/>
              <w:ind w:left="720"/>
              <w:rPr>
                <w:sz w:val="16"/>
                <w:szCs w:val="16"/>
                <w:lang w:val="en-PH"/>
              </w:rPr>
            </w:pPr>
            <w:r w:rsidRPr="007C243A">
              <w:rPr>
                <w:b/>
                <w:bCs/>
                <w:sz w:val="16"/>
                <w:szCs w:val="16"/>
              </w:rPr>
              <w:t>Expected Result</w:t>
            </w:r>
            <w:r w:rsidRPr="007C243A">
              <w:rPr>
                <w:sz w:val="16"/>
                <w:szCs w:val="16"/>
                <w:lang w:val="en-PH"/>
              </w:rPr>
              <w:t> </w:t>
            </w:r>
          </w:p>
        </w:tc>
      </w:tr>
      <w:tr w:rsidRPr="007C243A" w:rsidR="007C243A" w:rsidTr="003478D5" w14:paraId="09276DC8" w14:textId="77777777">
        <w:trPr>
          <w:trHeight w:val="300"/>
        </w:trPr>
        <w:tc>
          <w:tcPr>
            <w:tcW w:w="2969"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3478D5" w:rsidRDefault="007C243A" w14:paraId="062FFD34" w14:textId="77777777">
            <w:pPr>
              <w:pStyle w:val="BodyText"/>
              <w:ind w:left="272"/>
              <w:rPr>
                <w:sz w:val="16"/>
                <w:szCs w:val="16"/>
                <w:lang w:val="en-PH"/>
              </w:rPr>
            </w:pPr>
            <w:r w:rsidRPr="007C243A">
              <w:rPr>
                <w:sz w:val="16"/>
                <w:szCs w:val="16"/>
              </w:rPr>
              <w:t>Identify an error in an FSM layout file and resolve it offline.</w:t>
            </w:r>
            <w:r w:rsidRPr="007C243A">
              <w:rPr>
                <w:sz w:val="16"/>
                <w:szCs w:val="16"/>
                <w:lang w:val="en-PH"/>
              </w:rPr>
              <w:t> </w:t>
            </w:r>
          </w:p>
        </w:tc>
        <w:tc>
          <w:tcPr>
            <w:tcW w:w="7455"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7C243A" w:rsidRDefault="007C243A" w14:paraId="7A116A49" w14:textId="77777777">
            <w:pPr>
              <w:pStyle w:val="BodyText"/>
              <w:ind w:left="720"/>
              <w:rPr>
                <w:sz w:val="16"/>
                <w:szCs w:val="16"/>
                <w:lang w:val="en-PH"/>
              </w:rPr>
            </w:pPr>
            <w:r w:rsidRPr="007C243A">
              <w:rPr>
                <w:sz w:val="16"/>
                <w:szCs w:val="16"/>
              </w:rPr>
              <w:t>The identified error should be resolved correctly in the FSM layout file offline.</w:t>
            </w:r>
            <w:r w:rsidRPr="007C243A">
              <w:rPr>
                <w:sz w:val="16"/>
                <w:szCs w:val="16"/>
                <w:lang w:val="en-PH"/>
              </w:rPr>
              <w:t> </w:t>
            </w:r>
          </w:p>
        </w:tc>
      </w:tr>
      <w:tr w:rsidRPr="007C243A" w:rsidR="007C243A" w:rsidTr="003478D5" w14:paraId="24A7BDB9" w14:textId="77777777">
        <w:trPr>
          <w:trHeight w:val="300"/>
        </w:trPr>
        <w:tc>
          <w:tcPr>
            <w:tcW w:w="2969"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3478D5" w:rsidRDefault="007C243A" w14:paraId="48AB3D7D" w14:textId="77777777">
            <w:pPr>
              <w:pStyle w:val="BodyText"/>
              <w:ind w:left="272"/>
              <w:rPr>
                <w:sz w:val="16"/>
                <w:szCs w:val="16"/>
                <w:lang w:val="en-PH"/>
              </w:rPr>
            </w:pPr>
            <w:r w:rsidRPr="007C243A">
              <w:rPr>
                <w:sz w:val="16"/>
                <w:szCs w:val="16"/>
              </w:rPr>
              <w:t>Re-upload the fixed file to the SFTP location monitored by IPA.</w:t>
            </w:r>
            <w:r w:rsidRPr="007C243A">
              <w:rPr>
                <w:sz w:val="16"/>
                <w:szCs w:val="16"/>
                <w:lang w:val="en-PH"/>
              </w:rPr>
              <w:t> </w:t>
            </w:r>
          </w:p>
        </w:tc>
        <w:tc>
          <w:tcPr>
            <w:tcW w:w="7455"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7C243A" w:rsidRDefault="007C243A" w14:paraId="6C62C836" w14:textId="77777777">
            <w:pPr>
              <w:pStyle w:val="BodyText"/>
              <w:ind w:left="720"/>
              <w:rPr>
                <w:sz w:val="16"/>
                <w:szCs w:val="16"/>
                <w:lang w:val="en-PH"/>
              </w:rPr>
            </w:pPr>
            <w:r w:rsidRPr="007C243A">
              <w:rPr>
                <w:sz w:val="16"/>
                <w:szCs w:val="16"/>
              </w:rPr>
              <w:t>IPA should detect the re-uploaded fixed file and initiate re-processing automatically.</w:t>
            </w:r>
            <w:r w:rsidRPr="007C243A">
              <w:rPr>
                <w:sz w:val="16"/>
                <w:szCs w:val="16"/>
                <w:lang w:val="en-PH"/>
              </w:rPr>
              <w:t> </w:t>
            </w:r>
          </w:p>
        </w:tc>
      </w:tr>
      <w:tr w:rsidRPr="007C243A" w:rsidR="007C243A" w:rsidTr="003478D5" w14:paraId="686A2903" w14:textId="77777777">
        <w:trPr>
          <w:trHeight w:val="300"/>
        </w:trPr>
        <w:tc>
          <w:tcPr>
            <w:tcW w:w="2969"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3478D5" w:rsidRDefault="007C243A" w14:paraId="522630A8" w14:textId="77777777">
            <w:pPr>
              <w:pStyle w:val="BodyText"/>
              <w:ind w:left="272"/>
              <w:rPr>
                <w:sz w:val="16"/>
                <w:szCs w:val="16"/>
                <w:lang w:val="en-PH"/>
              </w:rPr>
            </w:pPr>
            <w:r w:rsidRPr="007C243A">
              <w:rPr>
                <w:sz w:val="16"/>
                <w:szCs w:val="16"/>
              </w:rPr>
              <w:t>Verify that IPA picks up the fixed file and successfully re-processes it.</w:t>
            </w:r>
            <w:r w:rsidRPr="007C243A">
              <w:rPr>
                <w:sz w:val="16"/>
                <w:szCs w:val="16"/>
                <w:lang w:val="en-PH"/>
              </w:rPr>
              <w:t> </w:t>
            </w:r>
          </w:p>
        </w:tc>
        <w:tc>
          <w:tcPr>
            <w:tcW w:w="7455"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7C243A" w:rsidRDefault="007C243A" w14:paraId="1E257DB1" w14:textId="77777777">
            <w:pPr>
              <w:pStyle w:val="BodyText"/>
              <w:ind w:left="720"/>
              <w:rPr>
                <w:sz w:val="16"/>
                <w:szCs w:val="16"/>
                <w:lang w:val="en-PH"/>
              </w:rPr>
            </w:pPr>
            <w:r w:rsidRPr="007C243A">
              <w:rPr>
                <w:sz w:val="16"/>
                <w:szCs w:val="16"/>
              </w:rPr>
              <w:t>Confirmation that the re-processed file integrates successfully without errors.</w:t>
            </w:r>
            <w:r w:rsidRPr="007C243A">
              <w:rPr>
                <w:sz w:val="16"/>
                <w:szCs w:val="16"/>
                <w:lang w:val="en-PH"/>
              </w:rPr>
              <w:t> </w:t>
            </w:r>
          </w:p>
          <w:p w:rsidRPr="007C243A" w:rsidR="007C243A" w:rsidP="007C243A" w:rsidRDefault="007C243A" w14:paraId="1F53AEEB" w14:textId="36973CBE">
            <w:pPr>
              <w:pStyle w:val="BodyText"/>
              <w:ind w:left="720"/>
              <w:rPr>
                <w:sz w:val="16"/>
                <w:szCs w:val="16"/>
                <w:lang w:val="en-PH"/>
              </w:rPr>
            </w:pPr>
            <w:r w:rsidRPr="007C243A">
              <w:rPr>
                <w:sz w:val="16"/>
                <w:szCs w:val="16"/>
                <w:lang w:val="en-PH"/>
              </w:rPr>
              <w:t> </w:t>
            </w:r>
          </w:p>
        </w:tc>
      </w:tr>
    </w:tbl>
    <w:p w:rsidRPr="007C243A" w:rsidR="007C243A" w:rsidP="007C243A" w:rsidRDefault="007C243A" w14:paraId="4BB44868" w14:textId="77777777">
      <w:pPr>
        <w:pStyle w:val="BodyText"/>
        <w:ind w:left="720"/>
        <w:rPr>
          <w:lang w:val="en-PH"/>
        </w:rPr>
      </w:pPr>
      <w:r w:rsidRPr="007C243A">
        <w:rPr>
          <w:lang w:val="en-PH"/>
        </w:rPr>
        <w:t> </w:t>
      </w:r>
    </w:p>
    <w:p w:rsidRPr="007C243A" w:rsidR="007C243A" w:rsidP="000501B8" w:rsidRDefault="007C243A" w14:paraId="5E4AA255" w14:textId="12E7C023">
      <w:pPr>
        <w:pStyle w:val="Heading3"/>
        <w:rPr>
          <w:lang w:val="en-PH"/>
        </w:rPr>
      </w:pPr>
      <w:r w:rsidRPr="007C243A">
        <w:t xml:space="preserve">IPA </w:t>
      </w:r>
      <w:r w:rsidR="00AB3390">
        <w:t>UPDATE OF CASH LEDGER TRANSACTIONS</w:t>
      </w:r>
    </w:p>
    <w:tbl>
      <w:tblPr>
        <w:tblW w:w="10340"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2969"/>
        <w:gridCol w:w="7371"/>
      </w:tblGrid>
      <w:tr w:rsidRPr="007C243A" w:rsidR="007C243A" w:rsidTr="000501B8" w14:paraId="37C436B4" w14:textId="77777777">
        <w:trPr>
          <w:trHeight w:val="300"/>
        </w:trPr>
        <w:tc>
          <w:tcPr>
            <w:tcW w:w="2969" w:type="dxa"/>
            <w:tcBorders>
              <w:top w:val="single" w:color="4F81BD" w:sz="6" w:space="0"/>
              <w:left w:val="single" w:color="4F81BD" w:sz="6" w:space="0"/>
              <w:bottom w:val="single" w:color="4F81BD" w:sz="18" w:space="0"/>
              <w:right w:val="single" w:color="4F81BD" w:sz="6" w:space="0"/>
            </w:tcBorders>
            <w:hideMark/>
          </w:tcPr>
          <w:p w:rsidRPr="007C243A" w:rsidR="007C243A" w:rsidP="000501B8" w:rsidRDefault="007C243A" w14:paraId="70428DF0" w14:textId="77777777">
            <w:pPr>
              <w:pStyle w:val="BodyText"/>
              <w:ind w:left="272"/>
              <w:rPr>
                <w:sz w:val="16"/>
                <w:szCs w:val="16"/>
                <w:lang w:val="en-PH"/>
              </w:rPr>
            </w:pPr>
            <w:r w:rsidRPr="007C243A">
              <w:rPr>
                <w:b/>
                <w:bCs/>
                <w:sz w:val="16"/>
                <w:szCs w:val="16"/>
              </w:rPr>
              <w:t>Scenario</w:t>
            </w:r>
            <w:r w:rsidRPr="007C243A">
              <w:rPr>
                <w:sz w:val="16"/>
                <w:szCs w:val="16"/>
                <w:lang w:val="en-PH"/>
              </w:rPr>
              <w:t> </w:t>
            </w:r>
          </w:p>
        </w:tc>
        <w:tc>
          <w:tcPr>
            <w:tcW w:w="7371" w:type="dxa"/>
            <w:tcBorders>
              <w:top w:val="single" w:color="4F81BD" w:sz="6" w:space="0"/>
              <w:left w:val="single" w:color="4F81BD" w:sz="6" w:space="0"/>
              <w:bottom w:val="single" w:color="4F81BD" w:sz="18" w:space="0"/>
              <w:right w:val="single" w:color="4F81BD" w:sz="6" w:space="0"/>
            </w:tcBorders>
            <w:hideMark/>
          </w:tcPr>
          <w:p w:rsidRPr="007C243A" w:rsidR="007C243A" w:rsidP="007C243A" w:rsidRDefault="007C243A" w14:paraId="444C2214" w14:textId="77777777">
            <w:pPr>
              <w:pStyle w:val="BodyText"/>
              <w:ind w:left="720"/>
              <w:rPr>
                <w:sz w:val="16"/>
                <w:szCs w:val="16"/>
                <w:lang w:val="en-PH"/>
              </w:rPr>
            </w:pPr>
            <w:r w:rsidRPr="007C243A">
              <w:rPr>
                <w:b/>
                <w:bCs/>
                <w:sz w:val="16"/>
                <w:szCs w:val="16"/>
              </w:rPr>
              <w:t>Expected Result</w:t>
            </w:r>
            <w:r w:rsidRPr="007C243A">
              <w:rPr>
                <w:sz w:val="16"/>
                <w:szCs w:val="16"/>
                <w:lang w:val="en-PH"/>
              </w:rPr>
              <w:t> </w:t>
            </w:r>
          </w:p>
        </w:tc>
      </w:tr>
      <w:tr w:rsidRPr="007C243A" w:rsidR="007C243A" w:rsidTr="000501B8" w14:paraId="367F5CF0" w14:textId="77777777">
        <w:trPr>
          <w:trHeight w:val="300"/>
        </w:trPr>
        <w:tc>
          <w:tcPr>
            <w:tcW w:w="2969"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0501B8" w:rsidRDefault="007C243A" w14:paraId="7D735E45" w14:textId="1471A7FF">
            <w:pPr>
              <w:pStyle w:val="BodyText"/>
              <w:ind w:left="272"/>
              <w:rPr>
                <w:sz w:val="16"/>
                <w:szCs w:val="16"/>
                <w:lang w:val="en-PH"/>
              </w:rPr>
            </w:pPr>
            <w:r w:rsidRPr="007C243A">
              <w:rPr>
                <w:sz w:val="16"/>
                <w:szCs w:val="16"/>
              </w:rPr>
              <w:t xml:space="preserve">IPA automatically </w:t>
            </w:r>
            <w:proofErr w:type="gramStart"/>
            <w:r w:rsidR="001D7E58">
              <w:rPr>
                <w:sz w:val="16"/>
                <w:szCs w:val="16"/>
              </w:rPr>
              <w:t>run</w:t>
            </w:r>
            <w:proofErr w:type="gramEnd"/>
            <w:r w:rsidR="001D7E58">
              <w:rPr>
                <w:sz w:val="16"/>
                <w:szCs w:val="16"/>
              </w:rPr>
              <w:t xml:space="preserve"> U</w:t>
            </w:r>
            <w:r w:rsidR="00AB3390">
              <w:rPr>
                <w:sz w:val="16"/>
                <w:szCs w:val="16"/>
              </w:rPr>
              <w:t>pdate</w:t>
            </w:r>
            <w:r w:rsidR="001D7E58">
              <w:rPr>
                <w:sz w:val="16"/>
                <w:szCs w:val="16"/>
              </w:rPr>
              <w:t xml:space="preserve"> Ledger Transactions</w:t>
            </w:r>
            <w:r w:rsidRPr="007C243A">
              <w:rPr>
                <w:sz w:val="16"/>
                <w:szCs w:val="16"/>
              </w:rPr>
              <w:t xml:space="preserve"> </w:t>
            </w:r>
            <w:r w:rsidR="0038091A">
              <w:rPr>
                <w:sz w:val="16"/>
                <w:szCs w:val="16"/>
              </w:rPr>
              <w:t>using the</w:t>
            </w:r>
            <w:r w:rsidRPr="007C243A">
              <w:rPr>
                <w:sz w:val="16"/>
                <w:szCs w:val="16"/>
              </w:rPr>
              <w:t xml:space="preserve"> Run Group within </w:t>
            </w:r>
            <w:proofErr w:type="spellStart"/>
            <w:r w:rsidRPr="007C243A" w:rsidR="0038091A">
              <w:rPr>
                <w:sz w:val="16"/>
                <w:szCs w:val="16"/>
              </w:rPr>
              <w:t>Cash</w:t>
            </w:r>
            <w:r w:rsidR="0038091A">
              <w:rPr>
                <w:sz w:val="16"/>
                <w:szCs w:val="16"/>
              </w:rPr>
              <w:t>LedgerBankUpdate</w:t>
            </w:r>
            <w:proofErr w:type="spellEnd"/>
            <w:r w:rsidR="0038091A">
              <w:rPr>
                <w:sz w:val="16"/>
                <w:szCs w:val="16"/>
              </w:rPr>
              <w:t xml:space="preserve"> business class.</w:t>
            </w:r>
          </w:p>
        </w:tc>
        <w:tc>
          <w:tcPr>
            <w:tcW w:w="7371"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7C243A" w:rsidRDefault="007C243A" w14:paraId="4DF476D3" w14:textId="0B5272BE">
            <w:pPr>
              <w:pStyle w:val="BodyText"/>
              <w:ind w:left="720"/>
              <w:rPr>
                <w:sz w:val="16"/>
                <w:szCs w:val="16"/>
                <w:lang w:val="en-PH"/>
              </w:rPr>
            </w:pPr>
            <w:r w:rsidRPr="007C243A">
              <w:rPr>
                <w:sz w:val="16"/>
                <w:szCs w:val="16"/>
              </w:rPr>
              <w:t xml:space="preserve">The IPA should automatically </w:t>
            </w:r>
            <w:r w:rsidR="0038091A">
              <w:rPr>
                <w:sz w:val="16"/>
                <w:szCs w:val="16"/>
              </w:rPr>
              <w:t>run the Update Ledger Transactions using t</w:t>
            </w:r>
            <w:r w:rsidRPr="007C243A">
              <w:rPr>
                <w:sz w:val="16"/>
                <w:szCs w:val="16"/>
              </w:rPr>
              <w:t xml:space="preserve">he Run Group to the </w:t>
            </w:r>
            <w:proofErr w:type="spellStart"/>
            <w:r w:rsidRPr="007C243A" w:rsidR="0038091A">
              <w:rPr>
                <w:sz w:val="16"/>
                <w:szCs w:val="16"/>
              </w:rPr>
              <w:t>Cash</w:t>
            </w:r>
            <w:r w:rsidR="0038091A">
              <w:rPr>
                <w:sz w:val="16"/>
                <w:szCs w:val="16"/>
              </w:rPr>
              <w:t>LedgerBankUpdate</w:t>
            </w:r>
            <w:proofErr w:type="spellEnd"/>
            <w:r w:rsidR="0038091A">
              <w:rPr>
                <w:sz w:val="16"/>
                <w:szCs w:val="16"/>
              </w:rPr>
              <w:t xml:space="preserve"> business class.</w:t>
            </w:r>
          </w:p>
        </w:tc>
      </w:tr>
      <w:tr w:rsidRPr="007C243A" w:rsidR="007C243A" w:rsidTr="000501B8" w14:paraId="2FB94D80" w14:textId="77777777">
        <w:trPr>
          <w:trHeight w:val="300"/>
        </w:trPr>
        <w:tc>
          <w:tcPr>
            <w:tcW w:w="2969"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0501B8" w:rsidRDefault="007C243A" w14:paraId="4F1D2653" w14:textId="77777777">
            <w:pPr>
              <w:pStyle w:val="BodyText"/>
              <w:ind w:left="272"/>
              <w:rPr>
                <w:sz w:val="16"/>
                <w:szCs w:val="16"/>
                <w:lang w:val="en-PH"/>
              </w:rPr>
            </w:pPr>
            <w:r w:rsidRPr="007C243A">
              <w:rPr>
                <w:sz w:val="16"/>
                <w:szCs w:val="16"/>
              </w:rPr>
              <w:t>Record Count Verification</w:t>
            </w:r>
            <w:r w:rsidRPr="007C243A">
              <w:rPr>
                <w:sz w:val="16"/>
                <w:szCs w:val="16"/>
                <w:lang w:val="en-PH"/>
              </w:rPr>
              <w:t> </w:t>
            </w:r>
          </w:p>
        </w:tc>
        <w:tc>
          <w:tcPr>
            <w:tcW w:w="7371"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7C243A" w:rsidRDefault="007C243A" w14:paraId="2C540E67" w14:textId="77777777">
            <w:pPr>
              <w:pStyle w:val="BodyText"/>
              <w:ind w:left="720"/>
              <w:rPr>
                <w:sz w:val="16"/>
                <w:szCs w:val="16"/>
                <w:lang w:val="en-PH"/>
              </w:rPr>
            </w:pPr>
            <w:r w:rsidRPr="007C243A">
              <w:rPr>
                <w:sz w:val="16"/>
                <w:szCs w:val="16"/>
              </w:rPr>
              <w:t>Ensure that all records from the source file are successfully imported without missing any data. The number of records in the target system should match the number in the source file.</w:t>
            </w:r>
            <w:r w:rsidRPr="007C243A">
              <w:rPr>
                <w:sz w:val="16"/>
                <w:szCs w:val="16"/>
                <w:lang w:val="en-PH"/>
              </w:rPr>
              <w:t> </w:t>
            </w:r>
          </w:p>
        </w:tc>
      </w:tr>
      <w:tr w:rsidRPr="007C243A" w:rsidR="007C243A" w:rsidTr="000501B8" w14:paraId="42573F34" w14:textId="77777777">
        <w:trPr>
          <w:trHeight w:val="300"/>
        </w:trPr>
        <w:tc>
          <w:tcPr>
            <w:tcW w:w="2969"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0501B8" w:rsidRDefault="007C243A" w14:paraId="72DEF74C" w14:textId="77777777">
            <w:pPr>
              <w:pStyle w:val="BodyText"/>
              <w:ind w:left="272"/>
              <w:rPr>
                <w:sz w:val="16"/>
                <w:szCs w:val="16"/>
                <w:lang w:val="en-PH"/>
              </w:rPr>
            </w:pPr>
            <w:r w:rsidRPr="007C243A">
              <w:rPr>
                <w:sz w:val="16"/>
                <w:szCs w:val="16"/>
              </w:rPr>
              <w:t>Reference Data Consistency – Valid Data</w:t>
            </w:r>
            <w:r w:rsidRPr="007C243A">
              <w:rPr>
                <w:sz w:val="16"/>
                <w:szCs w:val="16"/>
                <w:lang w:val="en-PH"/>
              </w:rPr>
              <w:t> </w:t>
            </w:r>
          </w:p>
        </w:tc>
        <w:tc>
          <w:tcPr>
            <w:tcW w:w="7371"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7C243A" w:rsidRDefault="007C243A" w14:paraId="6EC2099B" w14:textId="77777777">
            <w:pPr>
              <w:pStyle w:val="BodyText"/>
              <w:ind w:left="720"/>
              <w:rPr>
                <w:sz w:val="16"/>
                <w:szCs w:val="16"/>
                <w:lang w:val="en-PH"/>
              </w:rPr>
            </w:pPr>
            <w:r w:rsidRPr="007C243A">
              <w:rPr>
                <w:sz w:val="16"/>
                <w:szCs w:val="16"/>
              </w:rPr>
              <w:t>The system should successfully import all records with valid reference data. No errors or warnings should be generated for these records.</w:t>
            </w:r>
            <w:r w:rsidRPr="007C243A">
              <w:rPr>
                <w:sz w:val="16"/>
                <w:szCs w:val="16"/>
                <w:lang w:val="en-PH"/>
              </w:rPr>
              <w:t> </w:t>
            </w:r>
          </w:p>
          <w:p w:rsidRPr="007C243A" w:rsidR="007C243A" w:rsidP="007C243A" w:rsidRDefault="007C243A" w14:paraId="24F767D6" w14:textId="328607AA">
            <w:pPr>
              <w:pStyle w:val="BodyText"/>
              <w:ind w:left="720"/>
              <w:rPr>
                <w:sz w:val="16"/>
                <w:szCs w:val="16"/>
                <w:lang w:val="en-PH"/>
              </w:rPr>
            </w:pPr>
            <w:r w:rsidRPr="007C243A">
              <w:rPr>
                <w:sz w:val="16"/>
                <w:szCs w:val="16"/>
                <w:lang w:val="en-PH"/>
              </w:rPr>
              <w:t> </w:t>
            </w:r>
          </w:p>
        </w:tc>
      </w:tr>
      <w:tr w:rsidRPr="007C243A" w:rsidR="007C243A" w:rsidTr="000501B8" w14:paraId="31539540" w14:textId="77777777">
        <w:trPr>
          <w:trHeight w:val="300"/>
        </w:trPr>
        <w:tc>
          <w:tcPr>
            <w:tcW w:w="2969"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0501B8" w:rsidRDefault="007C243A" w14:paraId="28208C27" w14:textId="77777777">
            <w:pPr>
              <w:pStyle w:val="BodyText"/>
              <w:ind w:left="272"/>
              <w:rPr>
                <w:sz w:val="16"/>
                <w:szCs w:val="16"/>
                <w:lang w:val="en-PH"/>
              </w:rPr>
            </w:pPr>
            <w:r w:rsidRPr="007C243A">
              <w:rPr>
                <w:sz w:val="16"/>
                <w:szCs w:val="16"/>
              </w:rPr>
              <w:t>Reference Data Consistency – Invalid Data</w:t>
            </w:r>
            <w:r w:rsidRPr="007C243A">
              <w:rPr>
                <w:sz w:val="16"/>
                <w:szCs w:val="16"/>
                <w:lang w:val="en-PH"/>
              </w:rPr>
              <w:t> </w:t>
            </w:r>
          </w:p>
        </w:tc>
        <w:tc>
          <w:tcPr>
            <w:tcW w:w="7371"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7C243A" w:rsidRDefault="007C243A" w14:paraId="03AD7AFB" w14:textId="14549210">
            <w:pPr>
              <w:pStyle w:val="BodyText"/>
              <w:ind w:left="720"/>
              <w:rPr>
                <w:sz w:val="16"/>
                <w:szCs w:val="16"/>
                <w:lang w:val="en-PH"/>
              </w:rPr>
            </w:pPr>
            <w:r w:rsidRPr="007C243A">
              <w:rPr>
                <w:sz w:val="16"/>
                <w:szCs w:val="16"/>
              </w:rPr>
              <w:t xml:space="preserve">The system should reject or flag records with invalid reference data. </w:t>
            </w:r>
            <w:r w:rsidRPr="007C243A">
              <w:rPr>
                <w:sz w:val="16"/>
                <w:szCs w:val="16"/>
                <w:lang w:val="en-PH"/>
              </w:rPr>
              <w:t> </w:t>
            </w:r>
          </w:p>
        </w:tc>
      </w:tr>
    </w:tbl>
    <w:p w:rsidRPr="007C243A" w:rsidR="007C243A" w:rsidP="007C243A" w:rsidRDefault="007C243A" w14:paraId="5D70FE23" w14:textId="7A203F59">
      <w:pPr>
        <w:pStyle w:val="BodyText"/>
        <w:ind w:left="720"/>
        <w:rPr>
          <w:lang w:val="en-PH"/>
        </w:rPr>
      </w:pPr>
      <w:r w:rsidRPr="007C243A">
        <w:rPr>
          <w:lang w:val="en-PH"/>
        </w:rPr>
        <w:t>  </w:t>
      </w:r>
    </w:p>
    <w:p w:rsidRPr="007C243A" w:rsidR="007C243A" w:rsidP="009F02D7" w:rsidRDefault="008556A3" w14:paraId="52D25CC1" w14:textId="56226C35">
      <w:pPr>
        <w:pStyle w:val="Heading3"/>
        <w:rPr>
          <w:lang w:val="en-PH"/>
        </w:rPr>
      </w:pPr>
      <w:commentRangeStart w:id="117"/>
      <w:commentRangeStart w:id="118"/>
      <w:r>
        <w:t xml:space="preserve">UPDATE </w:t>
      </w:r>
      <w:r w:rsidR="007C243A">
        <w:t>HANDLING IN FSM AND USER ERROR RESOLUTION</w:t>
      </w:r>
      <w:r w:rsidRPr="2F10E1BE" w:rsidR="007C243A">
        <w:rPr>
          <w:lang w:val="en-PH"/>
        </w:rPr>
        <w:t> </w:t>
      </w:r>
      <w:commentRangeEnd w:id="117"/>
      <w:r w:rsidRPr="007C243A">
        <w:rPr>
          <w:rStyle w:val="CommentReference"/>
          <w:sz w:val="24"/>
          <w:szCs w:val="20"/>
          <w:lang w:val="en-PH"/>
        </w:rPr>
        <w:commentReference w:id="117"/>
      </w:r>
      <w:commentRangeEnd w:id="118"/>
      <w:r>
        <w:rPr>
          <w:rStyle w:val="CommentReference"/>
        </w:rPr>
        <w:commentReference w:id="118"/>
      </w:r>
    </w:p>
    <w:tbl>
      <w:tblPr>
        <w:tblW w:w="1034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969"/>
        <w:gridCol w:w="7371"/>
      </w:tblGrid>
      <w:tr w:rsidRPr="007C243A" w:rsidR="007C243A" w:rsidTr="2F10E1BE" w14:paraId="160A7F96" w14:textId="77777777">
        <w:trPr>
          <w:trHeight w:val="300"/>
        </w:trPr>
        <w:tc>
          <w:tcPr>
            <w:tcW w:w="2969" w:type="dxa"/>
            <w:tcBorders>
              <w:top w:val="single" w:color="4F81BD" w:themeColor="accent1" w:sz="6" w:space="0"/>
              <w:left w:val="single" w:color="4F81BD" w:themeColor="accent1" w:sz="6" w:space="0"/>
              <w:bottom w:val="single" w:color="4F81BD" w:themeColor="accent1" w:sz="18" w:space="0"/>
              <w:right w:val="single" w:color="4F81BD" w:themeColor="accent1" w:sz="6" w:space="0"/>
            </w:tcBorders>
            <w:hideMark/>
          </w:tcPr>
          <w:p w:rsidRPr="007C243A" w:rsidR="007C243A" w:rsidP="009A5E6D" w:rsidRDefault="007C243A" w14:paraId="6B3D425C" w14:textId="77777777">
            <w:pPr>
              <w:pStyle w:val="BodyText"/>
              <w:ind w:left="272"/>
              <w:rPr>
                <w:sz w:val="16"/>
                <w:szCs w:val="16"/>
                <w:lang w:val="en-PH"/>
              </w:rPr>
            </w:pPr>
            <w:r w:rsidRPr="007C243A">
              <w:rPr>
                <w:b/>
                <w:bCs/>
                <w:sz w:val="16"/>
                <w:szCs w:val="16"/>
              </w:rPr>
              <w:t>Scenario</w:t>
            </w:r>
            <w:r w:rsidRPr="007C243A">
              <w:rPr>
                <w:sz w:val="16"/>
                <w:szCs w:val="16"/>
                <w:lang w:val="en-PH"/>
              </w:rPr>
              <w:t> </w:t>
            </w:r>
          </w:p>
        </w:tc>
        <w:tc>
          <w:tcPr>
            <w:tcW w:w="7371" w:type="dxa"/>
            <w:tcBorders>
              <w:top w:val="single" w:color="4F81BD" w:themeColor="accent1" w:sz="6" w:space="0"/>
              <w:left w:val="single" w:color="4F81BD" w:themeColor="accent1" w:sz="6" w:space="0"/>
              <w:bottom w:val="single" w:color="4F81BD" w:themeColor="accent1" w:sz="18" w:space="0"/>
              <w:right w:val="single" w:color="4F81BD" w:themeColor="accent1" w:sz="6" w:space="0"/>
            </w:tcBorders>
            <w:hideMark/>
          </w:tcPr>
          <w:p w:rsidRPr="007C243A" w:rsidR="007C243A" w:rsidP="007C243A" w:rsidRDefault="007C243A" w14:paraId="2827B2FE" w14:textId="77777777">
            <w:pPr>
              <w:pStyle w:val="BodyText"/>
              <w:ind w:left="720"/>
              <w:rPr>
                <w:sz w:val="16"/>
                <w:szCs w:val="16"/>
                <w:lang w:val="en-PH"/>
              </w:rPr>
            </w:pPr>
            <w:r w:rsidRPr="007C243A">
              <w:rPr>
                <w:b/>
                <w:bCs/>
                <w:sz w:val="16"/>
                <w:szCs w:val="16"/>
              </w:rPr>
              <w:t>Expected Result</w:t>
            </w:r>
            <w:r w:rsidRPr="007C243A">
              <w:rPr>
                <w:sz w:val="16"/>
                <w:szCs w:val="16"/>
                <w:lang w:val="en-PH"/>
              </w:rPr>
              <w:t> </w:t>
            </w:r>
          </w:p>
        </w:tc>
      </w:tr>
      <w:tr w:rsidRPr="007C243A" w:rsidR="007C243A" w:rsidTr="2F10E1BE" w14:paraId="1288626C" w14:textId="77777777">
        <w:trPr>
          <w:trHeight w:val="300"/>
        </w:trPr>
        <w:tc>
          <w:tcPr>
            <w:tcW w:w="2969"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7C243A" w:rsidR="007C243A" w:rsidP="009A5E6D" w:rsidRDefault="007C243A" w14:paraId="2BCD51A5" w14:textId="1D0F3737">
            <w:pPr>
              <w:pStyle w:val="BodyText"/>
              <w:ind w:left="272"/>
              <w:rPr>
                <w:sz w:val="16"/>
                <w:szCs w:val="16"/>
                <w:lang w:val="en-PH"/>
              </w:rPr>
            </w:pPr>
            <w:r w:rsidRPr="007C243A">
              <w:rPr>
                <w:sz w:val="16"/>
                <w:szCs w:val="16"/>
              </w:rPr>
              <w:t xml:space="preserve">Introduce </w:t>
            </w:r>
            <w:r w:rsidR="001B0779">
              <w:rPr>
                <w:sz w:val="16"/>
                <w:szCs w:val="16"/>
              </w:rPr>
              <w:t>a full</w:t>
            </w:r>
            <w:r w:rsidRPr="007C243A">
              <w:rPr>
                <w:sz w:val="16"/>
                <w:szCs w:val="16"/>
              </w:rPr>
              <w:t xml:space="preserve"> error </w:t>
            </w:r>
            <w:r w:rsidR="00030BBE">
              <w:rPr>
                <w:sz w:val="16"/>
                <w:szCs w:val="16"/>
              </w:rPr>
              <w:t xml:space="preserve">run group </w:t>
            </w:r>
            <w:r w:rsidRPr="007C243A">
              <w:rPr>
                <w:sz w:val="16"/>
                <w:szCs w:val="16"/>
              </w:rPr>
              <w:t>deliberately and trigger error detection within FSM.</w:t>
            </w:r>
            <w:r w:rsidRPr="007C243A">
              <w:rPr>
                <w:sz w:val="16"/>
                <w:szCs w:val="16"/>
                <w:lang w:val="en-PH"/>
              </w:rPr>
              <w:t> </w:t>
            </w:r>
          </w:p>
        </w:tc>
        <w:tc>
          <w:tcPr>
            <w:tcW w:w="7371"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AA259F" w:rsidR="007C243A" w:rsidP="00AA259F" w:rsidRDefault="007C243A" w14:paraId="7EC1EA99" w14:textId="425DEF85">
            <w:pPr>
              <w:pStyle w:val="BodyText"/>
              <w:ind w:left="720"/>
              <w:rPr>
                <w:sz w:val="16"/>
                <w:szCs w:val="16"/>
              </w:rPr>
            </w:pPr>
            <w:r w:rsidRPr="007C243A">
              <w:rPr>
                <w:sz w:val="16"/>
                <w:szCs w:val="16"/>
              </w:rPr>
              <w:t xml:space="preserve">FSM should detect </w:t>
            </w:r>
            <w:r w:rsidR="007F33AD">
              <w:rPr>
                <w:sz w:val="16"/>
                <w:szCs w:val="16"/>
              </w:rPr>
              <w:t>all r</w:t>
            </w:r>
            <w:r w:rsidR="00A5656F">
              <w:rPr>
                <w:sz w:val="16"/>
                <w:szCs w:val="16"/>
              </w:rPr>
              <w:t>ecords in error.</w:t>
            </w:r>
            <w:r w:rsidR="00AA259F">
              <w:rPr>
                <w:sz w:val="16"/>
                <w:szCs w:val="16"/>
              </w:rPr>
              <w:t xml:space="preserve"> All </w:t>
            </w:r>
            <w:r w:rsidR="003B2268">
              <w:rPr>
                <w:sz w:val="16"/>
                <w:szCs w:val="16"/>
              </w:rPr>
              <w:t xml:space="preserve">failed </w:t>
            </w:r>
            <w:r w:rsidR="00AA259F">
              <w:rPr>
                <w:sz w:val="16"/>
                <w:szCs w:val="16"/>
              </w:rPr>
              <w:t xml:space="preserve">records in the run group remain the </w:t>
            </w:r>
            <w:proofErr w:type="spellStart"/>
            <w:r w:rsidR="00AA259F">
              <w:rPr>
                <w:sz w:val="16"/>
                <w:szCs w:val="16"/>
              </w:rPr>
              <w:t>CashLedgerBankUpdate</w:t>
            </w:r>
            <w:proofErr w:type="spellEnd"/>
            <w:r w:rsidR="00AA259F">
              <w:rPr>
                <w:sz w:val="16"/>
                <w:szCs w:val="16"/>
              </w:rPr>
              <w:t xml:space="preserve"> business class. </w:t>
            </w:r>
          </w:p>
          <w:p w:rsidRPr="007C243A" w:rsidR="007C243A" w:rsidP="007C243A" w:rsidRDefault="007C243A" w14:paraId="7051F09B" w14:textId="527FE270">
            <w:pPr>
              <w:pStyle w:val="BodyText"/>
              <w:ind w:left="720"/>
              <w:rPr>
                <w:sz w:val="16"/>
                <w:szCs w:val="16"/>
                <w:lang w:val="en-PH"/>
              </w:rPr>
            </w:pPr>
            <w:r w:rsidRPr="007C243A">
              <w:rPr>
                <w:sz w:val="16"/>
                <w:szCs w:val="16"/>
                <w:lang w:val="en-PH"/>
              </w:rPr>
              <w:t> </w:t>
            </w:r>
          </w:p>
        </w:tc>
      </w:tr>
      <w:tr w:rsidRPr="007C243A" w:rsidR="007C243A" w:rsidTr="2F10E1BE" w14:paraId="35DF6D00" w14:textId="77777777">
        <w:trPr>
          <w:trHeight w:val="300"/>
        </w:trPr>
        <w:tc>
          <w:tcPr>
            <w:tcW w:w="2969"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7C243A" w:rsidR="007C243A" w:rsidP="009A5E6D" w:rsidRDefault="00A5656F" w14:paraId="1534834F" w14:textId="51F7ED65">
            <w:pPr>
              <w:pStyle w:val="BodyText"/>
              <w:ind w:left="272"/>
              <w:rPr>
                <w:sz w:val="16"/>
                <w:szCs w:val="16"/>
                <w:lang w:val="en-PH"/>
              </w:rPr>
            </w:pPr>
            <w:r>
              <w:rPr>
                <w:sz w:val="16"/>
                <w:szCs w:val="16"/>
              </w:rPr>
              <w:t>Introduce a partial successful and failed records</w:t>
            </w:r>
            <w:r w:rsidR="00030BBE">
              <w:rPr>
                <w:sz w:val="16"/>
                <w:szCs w:val="16"/>
              </w:rPr>
              <w:t xml:space="preserve"> deliberately</w:t>
            </w:r>
            <w:r w:rsidR="00DC0AE5">
              <w:rPr>
                <w:sz w:val="16"/>
                <w:szCs w:val="16"/>
              </w:rPr>
              <w:t xml:space="preserve"> and trigger partial update and </w:t>
            </w:r>
            <w:r w:rsidR="002C5339">
              <w:rPr>
                <w:sz w:val="16"/>
                <w:szCs w:val="16"/>
              </w:rPr>
              <w:t>error detection within FSM.</w:t>
            </w:r>
          </w:p>
        </w:tc>
        <w:tc>
          <w:tcPr>
            <w:tcW w:w="7371"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00EE476C" w:rsidP="007C243A" w:rsidRDefault="002C5339" w14:paraId="039BB4A8" w14:textId="77777777">
            <w:pPr>
              <w:pStyle w:val="BodyText"/>
              <w:ind w:left="720"/>
              <w:rPr>
                <w:sz w:val="16"/>
                <w:szCs w:val="16"/>
              </w:rPr>
            </w:pPr>
            <w:r>
              <w:rPr>
                <w:sz w:val="16"/>
                <w:szCs w:val="16"/>
              </w:rPr>
              <w:t>FSM should</w:t>
            </w:r>
            <w:r w:rsidR="005B6144">
              <w:rPr>
                <w:sz w:val="16"/>
                <w:szCs w:val="16"/>
              </w:rPr>
              <w:t xml:space="preserve"> update ledger transactions for those successful records</w:t>
            </w:r>
            <w:r w:rsidR="00EE476C">
              <w:rPr>
                <w:sz w:val="16"/>
                <w:szCs w:val="16"/>
              </w:rPr>
              <w:t xml:space="preserve"> and remove them from the </w:t>
            </w:r>
            <w:proofErr w:type="spellStart"/>
            <w:r w:rsidR="00EE476C">
              <w:rPr>
                <w:sz w:val="16"/>
                <w:szCs w:val="16"/>
              </w:rPr>
              <w:t>CashLedgerBankUpdate</w:t>
            </w:r>
            <w:proofErr w:type="spellEnd"/>
            <w:r w:rsidR="00EE476C">
              <w:rPr>
                <w:sz w:val="16"/>
                <w:szCs w:val="16"/>
              </w:rPr>
              <w:t xml:space="preserve"> business class. </w:t>
            </w:r>
          </w:p>
          <w:p w:rsidRPr="007C243A" w:rsidR="007C243A" w:rsidP="00304E0B" w:rsidRDefault="008D5E74" w14:paraId="3E1B3C27" w14:textId="33C0AD10">
            <w:pPr>
              <w:pStyle w:val="BodyText"/>
              <w:ind w:left="720"/>
              <w:rPr>
                <w:sz w:val="16"/>
                <w:szCs w:val="16"/>
                <w:lang w:val="en-PH"/>
              </w:rPr>
            </w:pPr>
            <w:r>
              <w:rPr>
                <w:sz w:val="16"/>
                <w:szCs w:val="16"/>
              </w:rPr>
              <w:t xml:space="preserve">FSM should detect those records in error </w:t>
            </w:r>
            <w:r w:rsidR="00F915D8">
              <w:rPr>
                <w:sz w:val="16"/>
                <w:szCs w:val="16"/>
              </w:rPr>
              <w:t xml:space="preserve">which remain in the </w:t>
            </w:r>
            <w:proofErr w:type="spellStart"/>
            <w:r w:rsidR="00F915D8">
              <w:rPr>
                <w:sz w:val="16"/>
                <w:szCs w:val="16"/>
              </w:rPr>
              <w:t>CashLedgerBankUpdate</w:t>
            </w:r>
            <w:proofErr w:type="spellEnd"/>
            <w:r w:rsidR="00F915D8">
              <w:rPr>
                <w:sz w:val="16"/>
                <w:szCs w:val="16"/>
              </w:rPr>
              <w:t xml:space="preserve"> business class</w:t>
            </w:r>
            <w:r w:rsidR="000B2A85">
              <w:rPr>
                <w:sz w:val="16"/>
                <w:szCs w:val="16"/>
              </w:rPr>
              <w:t xml:space="preserve"> and show the error message</w:t>
            </w:r>
            <w:r w:rsidR="009A748E">
              <w:rPr>
                <w:sz w:val="16"/>
                <w:szCs w:val="16"/>
              </w:rPr>
              <w:t xml:space="preserve"> per record.</w:t>
            </w:r>
            <w:r w:rsidRPr="007C243A" w:rsidR="007C243A">
              <w:rPr>
                <w:sz w:val="16"/>
                <w:szCs w:val="16"/>
                <w:lang w:val="en-PH"/>
              </w:rPr>
              <w:t> </w:t>
            </w:r>
          </w:p>
        </w:tc>
      </w:tr>
      <w:tr w:rsidRPr="007C243A" w:rsidR="007C243A" w:rsidTr="2F10E1BE" w14:paraId="04F7239D" w14:textId="77777777">
        <w:trPr>
          <w:trHeight w:val="300"/>
        </w:trPr>
        <w:tc>
          <w:tcPr>
            <w:tcW w:w="2969"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7C243A" w:rsidR="007C243A" w:rsidP="006B5009" w:rsidRDefault="007C243A" w14:paraId="576561C1" w14:textId="5C41B5F7">
            <w:pPr>
              <w:pStyle w:val="BodyText"/>
              <w:ind w:left="272"/>
              <w:rPr>
                <w:sz w:val="16"/>
                <w:szCs w:val="16"/>
              </w:rPr>
            </w:pPr>
            <w:r w:rsidRPr="007C243A">
              <w:rPr>
                <w:sz w:val="16"/>
                <w:szCs w:val="16"/>
              </w:rPr>
              <w:t xml:space="preserve">Manually fix the identified errors </w:t>
            </w:r>
            <w:r w:rsidR="009A5E6D">
              <w:rPr>
                <w:sz w:val="16"/>
                <w:szCs w:val="16"/>
              </w:rPr>
              <w:t>in FSM</w:t>
            </w:r>
            <w:r w:rsidR="006B5009">
              <w:rPr>
                <w:sz w:val="16"/>
                <w:szCs w:val="16"/>
              </w:rPr>
              <w:t>.</w:t>
            </w:r>
            <w:r w:rsidRPr="007C243A">
              <w:rPr>
                <w:sz w:val="16"/>
                <w:szCs w:val="16"/>
                <w:lang w:val="en-PH"/>
              </w:rPr>
              <w:t> </w:t>
            </w:r>
          </w:p>
        </w:tc>
        <w:tc>
          <w:tcPr>
            <w:tcW w:w="7371"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7C243A" w:rsidR="007C243A" w:rsidP="007C243A" w:rsidRDefault="007C243A" w14:paraId="67641143" w14:textId="416791DC">
            <w:pPr>
              <w:pStyle w:val="BodyText"/>
              <w:ind w:left="720"/>
              <w:rPr>
                <w:sz w:val="16"/>
                <w:szCs w:val="16"/>
                <w:lang w:val="en-PH"/>
              </w:rPr>
            </w:pPr>
            <w:r w:rsidRPr="007C243A">
              <w:rPr>
                <w:sz w:val="16"/>
                <w:szCs w:val="16"/>
              </w:rPr>
              <w:t>Manual fixes should be applied successfully</w:t>
            </w:r>
            <w:r w:rsidR="00304E0B">
              <w:rPr>
                <w:sz w:val="16"/>
                <w:szCs w:val="16"/>
              </w:rPr>
              <w:t xml:space="preserve"> and can rerun the Update Ledger Transactions action.</w:t>
            </w:r>
          </w:p>
        </w:tc>
      </w:tr>
      <w:tr w:rsidRPr="007C243A" w:rsidR="007C243A" w:rsidTr="2F10E1BE" w14:paraId="70AB9360" w14:textId="77777777">
        <w:trPr>
          <w:trHeight w:val="300"/>
        </w:trPr>
        <w:tc>
          <w:tcPr>
            <w:tcW w:w="2969"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7C243A" w:rsidR="007C243A" w:rsidP="009A5E6D" w:rsidRDefault="007C243A" w14:paraId="181E0392" w14:textId="77777777">
            <w:pPr>
              <w:pStyle w:val="BodyText"/>
              <w:ind w:left="272"/>
              <w:rPr>
                <w:sz w:val="16"/>
                <w:szCs w:val="16"/>
                <w:lang w:val="en-PH"/>
              </w:rPr>
            </w:pPr>
            <w:r w:rsidRPr="007C243A">
              <w:rPr>
                <w:sz w:val="16"/>
                <w:szCs w:val="16"/>
              </w:rPr>
              <w:t>Confirm that IPA notifies the distribution group.</w:t>
            </w:r>
            <w:r w:rsidRPr="007C243A">
              <w:rPr>
                <w:sz w:val="16"/>
                <w:szCs w:val="16"/>
                <w:lang w:val="en-PH"/>
              </w:rPr>
              <w:t> </w:t>
            </w:r>
          </w:p>
        </w:tc>
        <w:tc>
          <w:tcPr>
            <w:tcW w:w="7371"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hideMark/>
          </w:tcPr>
          <w:p w:rsidRPr="007C243A" w:rsidR="007C243A" w:rsidP="007C243A" w:rsidRDefault="007C243A" w14:paraId="527BC118" w14:textId="3DC0F77C">
            <w:pPr>
              <w:pStyle w:val="BodyText"/>
              <w:ind w:left="720"/>
              <w:rPr>
                <w:sz w:val="16"/>
                <w:szCs w:val="16"/>
                <w:lang w:val="en-PH"/>
              </w:rPr>
            </w:pPr>
            <w:r w:rsidRPr="007C243A">
              <w:rPr>
                <w:sz w:val="16"/>
                <w:szCs w:val="16"/>
              </w:rPr>
              <w:t xml:space="preserve">A timely notification should be sent to the designated distribution group </w:t>
            </w:r>
            <w:r w:rsidR="008A092C">
              <w:rPr>
                <w:sz w:val="16"/>
                <w:szCs w:val="16"/>
              </w:rPr>
              <w:t>showing the number of successful and failed records</w:t>
            </w:r>
            <w:r w:rsidR="00112EBA">
              <w:rPr>
                <w:sz w:val="16"/>
                <w:szCs w:val="16"/>
              </w:rPr>
              <w:t xml:space="preserve"> and a link to the </w:t>
            </w:r>
            <w:r w:rsidRPr="00112EBA" w:rsidR="00112EBA">
              <w:rPr>
                <w:sz w:val="16"/>
                <w:szCs w:val="16"/>
              </w:rPr>
              <w:t>Cash Ledger Bank Update Maintenance</w:t>
            </w:r>
            <w:r w:rsidR="00112EBA">
              <w:rPr>
                <w:sz w:val="16"/>
                <w:szCs w:val="16"/>
              </w:rPr>
              <w:t>.</w:t>
            </w:r>
          </w:p>
        </w:tc>
      </w:tr>
      <w:tr w:rsidRPr="007C243A" w:rsidR="0046445A" w:rsidTr="2F10E1BE" w14:paraId="7D20E11D" w14:textId="77777777">
        <w:trPr>
          <w:trHeight w:val="300"/>
        </w:trPr>
        <w:tc>
          <w:tcPr>
            <w:tcW w:w="2969"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tcPr>
          <w:p w:rsidRPr="007C243A" w:rsidR="0046445A" w:rsidP="0046445A" w:rsidRDefault="0046445A" w14:paraId="1F08DDEF" w14:textId="15C7921A">
            <w:pPr>
              <w:pStyle w:val="BodyText"/>
              <w:ind w:left="272"/>
              <w:rPr>
                <w:sz w:val="16"/>
                <w:szCs w:val="16"/>
              </w:rPr>
            </w:pPr>
            <w:r>
              <w:rPr>
                <w:sz w:val="16"/>
                <w:szCs w:val="16"/>
              </w:rPr>
              <w:t>Review the status of Cash Ledger transactions</w:t>
            </w:r>
            <w:r w:rsidR="003C10A9">
              <w:rPr>
                <w:sz w:val="16"/>
                <w:szCs w:val="16"/>
              </w:rPr>
              <w:t xml:space="preserve"> for partial successful records.</w:t>
            </w:r>
          </w:p>
        </w:tc>
        <w:tc>
          <w:tcPr>
            <w:tcW w:w="7371" w:type="dxa"/>
            <w:tcBorders>
              <w:top w:val="single" w:color="4F81BD" w:themeColor="accent1" w:sz="6" w:space="0"/>
              <w:left w:val="single" w:color="4F81BD" w:themeColor="accent1" w:sz="6" w:space="0"/>
              <w:bottom w:val="single" w:color="4F81BD" w:themeColor="accent1" w:sz="6" w:space="0"/>
              <w:right w:val="single" w:color="4F81BD" w:themeColor="accent1" w:sz="6" w:space="0"/>
            </w:tcBorders>
            <w:shd w:val="clear" w:color="auto" w:fill="D3DFEE"/>
          </w:tcPr>
          <w:p w:rsidRPr="007C243A" w:rsidR="0046445A" w:rsidP="0046445A" w:rsidRDefault="0046445A" w14:paraId="3236D89E" w14:textId="0EE552AA">
            <w:pPr>
              <w:pStyle w:val="BodyText"/>
              <w:ind w:left="720"/>
              <w:rPr>
                <w:sz w:val="16"/>
                <w:szCs w:val="16"/>
              </w:rPr>
            </w:pPr>
            <w:r>
              <w:rPr>
                <w:sz w:val="16"/>
                <w:szCs w:val="16"/>
              </w:rPr>
              <w:t xml:space="preserve">The </w:t>
            </w:r>
            <w:r w:rsidRPr="00994181">
              <w:rPr>
                <w:sz w:val="16"/>
                <w:szCs w:val="16"/>
              </w:rPr>
              <w:t xml:space="preserve">status of the Cash Ledger transactions </w:t>
            </w:r>
            <w:r w:rsidR="00F55595">
              <w:rPr>
                <w:sz w:val="16"/>
                <w:szCs w:val="16"/>
              </w:rPr>
              <w:t xml:space="preserve">for those partial successful records </w:t>
            </w:r>
            <w:r>
              <w:rPr>
                <w:sz w:val="16"/>
                <w:szCs w:val="16"/>
              </w:rPr>
              <w:t xml:space="preserve">should match the </w:t>
            </w:r>
            <w:proofErr w:type="spellStart"/>
            <w:r>
              <w:rPr>
                <w:sz w:val="16"/>
                <w:szCs w:val="16"/>
              </w:rPr>
              <w:t>CashLedgerUpdateAction</w:t>
            </w:r>
            <w:proofErr w:type="spellEnd"/>
            <w:r>
              <w:rPr>
                <w:sz w:val="16"/>
                <w:szCs w:val="16"/>
              </w:rPr>
              <w:t xml:space="preserve"> </w:t>
            </w:r>
            <w:r w:rsidRPr="00994181">
              <w:rPr>
                <w:sz w:val="16"/>
                <w:szCs w:val="16"/>
              </w:rPr>
              <w:t>as indicated in the bank reconciliation file.</w:t>
            </w:r>
          </w:p>
        </w:tc>
      </w:tr>
    </w:tbl>
    <w:p w:rsidRPr="007C243A" w:rsidR="007C243A" w:rsidP="007C243A" w:rsidRDefault="007C243A" w14:paraId="0141CC08" w14:textId="77777777">
      <w:pPr>
        <w:pStyle w:val="BodyText"/>
        <w:ind w:left="720"/>
        <w:rPr>
          <w:lang w:val="en-PH"/>
        </w:rPr>
      </w:pPr>
      <w:r w:rsidRPr="007C243A">
        <w:rPr>
          <w:lang w:val="en-PH"/>
        </w:rPr>
        <w:t> </w:t>
      </w:r>
    </w:p>
    <w:p w:rsidRPr="007C243A" w:rsidR="007C243A" w:rsidP="007C243A" w:rsidRDefault="007C243A" w14:paraId="543CEFA6" w14:textId="77777777">
      <w:pPr>
        <w:pStyle w:val="BodyText"/>
        <w:ind w:left="720"/>
        <w:rPr>
          <w:lang w:val="en-PH"/>
        </w:rPr>
      </w:pPr>
      <w:r w:rsidRPr="007C243A">
        <w:rPr>
          <w:lang w:val="en-PH"/>
        </w:rPr>
        <w:t> </w:t>
      </w:r>
    </w:p>
    <w:p w:rsidRPr="007C243A" w:rsidR="007C243A" w:rsidP="006B5009" w:rsidRDefault="007C243A" w14:paraId="40C29B9B" w14:textId="0AAF62BD">
      <w:pPr>
        <w:pStyle w:val="Heading3"/>
        <w:rPr>
          <w:lang w:val="en-PH"/>
        </w:rPr>
      </w:pPr>
      <w:r w:rsidRPr="007C243A">
        <w:t xml:space="preserve">COMPLETION OF PROCESS AND NOTIFICATION OF SUCCESSFUL </w:t>
      </w:r>
      <w:r w:rsidR="008556A3">
        <w:t>UPDATE</w:t>
      </w:r>
      <w:r w:rsidRPr="007C243A">
        <w:rPr>
          <w:lang w:val="en-PH"/>
        </w:rPr>
        <w:t> </w:t>
      </w:r>
    </w:p>
    <w:tbl>
      <w:tblPr>
        <w:tblW w:w="10424"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2969"/>
        <w:gridCol w:w="7455"/>
      </w:tblGrid>
      <w:tr w:rsidRPr="007C243A" w:rsidR="007C243A" w:rsidTr="006B5009" w14:paraId="0E5BA5BB" w14:textId="77777777">
        <w:trPr>
          <w:trHeight w:val="300"/>
        </w:trPr>
        <w:tc>
          <w:tcPr>
            <w:tcW w:w="2969" w:type="dxa"/>
            <w:tcBorders>
              <w:top w:val="single" w:color="4F81BD" w:sz="6" w:space="0"/>
              <w:left w:val="single" w:color="4F81BD" w:sz="6" w:space="0"/>
              <w:bottom w:val="single" w:color="4F81BD" w:sz="18" w:space="0"/>
              <w:right w:val="single" w:color="4F81BD" w:sz="6" w:space="0"/>
            </w:tcBorders>
            <w:hideMark/>
          </w:tcPr>
          <w:p w:rsidRPr="007C243A" w:rsidR="007C243A" w:rsidP="006B5009" w:rsidRDefault="007C243A" w14:paraId="04D8689F" w14:textId="77777777">
            <w:pPr>
              <w:pStyle w:val="BodyText"/>
              <w:ind w:left="272"/>
              <w:rPr>
                <w:sz w:val="16"/>
                <w:szCs w:val="16"/>
                <w:lang w:val="en-PH"/>
              </w:rPr>
            </w:pPr>
            <w:r w:rsidRPr="007C243A">
              <w:rPr>
                <w:b/>
                <w:bCs/>
                <w:sz w:val="16"/>
                <w:szCs w:val="16"/>
              </w:rPr>
              <w:t>Scenario</w:t>
            </w:r>
            <w:r w:rsidRPr="007C243A">
              <w:rPr>
                <w:sz w:val="16"/>
                <w:szCs w:val="16"/>
                <w:lang w:val="en-PH"/>
              </w:rPr>
              <w:t> </w:t>
            </w:r>
          </w:p>
        </w:tc>
        <w:tc>
          <w:tcPr>
            <w:tcW w:w="7455" w:type="dxa"/>
            <w:tcBorders>
              <w:top w:val="single" w:color="4F81BD" w:sz="6" w:space="0"/>
              <w:left w:val="single" w:color="4F81BD" w:sz="6" w:space="0"/>
              <w:bottom w:val="single" w:color="4F81BD" w:sz="18" w:space="0"/>
              <w:right w:val="single" w:color="4F81BD" w:sz="6" w:space="0"/>
            </w:tcBorders>
            <w:hideMark/>
          </w:tcPr>
          <w:p w:rsidRPr="007C243A" w:rsidR="007C243A" w:rsidP="007C243A" w:rsidRDefault="007C243A" w14:paraId="7D325108" w14:textId="77777777">
            <w:pPr>
              <w:pStyle w:val="BodyText"/>
              <w:ind w:left="720"/>
              <w:rPr>
                <w:sz w:val="16"/>
                <w:szCs w:val="16"/>
                <w:lang w:val="en-PH"/>
              </w:rPr>
            </w:pPr>
            <w:r w:rsidRPr="007C243A">
              <w:rPr>
                <w:b/>
                <w:bCs/>
                <w:sz w:val="16"/>
                <w:szCs w:val="16"/>
              </w:rPr>
              <w:t>Expected Result</w:t>
            </w:r>
            <w:r w:rsidRPr="007C243A">
              <w:rPr>
                <w:sz w:val="16"/>
                <w:szCs w:val="16"/>
                <w:lang w:val="en-PH"/>
              </w:rPr>
              <w:t> </w:t>
            </w:r>
          </w:p>
        </w:tc>
      </w:tr>
      <w:tr w:rsidRPr="007C243A" w:rsidR="007C243A" w:rsidTr="006B5009" w14:paraId="4E098F49" w14:textId="77777777">
        <w:trPr>
          <w:trHeight w:val="300"/>
        </w:trPr>
        <w:tc>
          <w:tcPr>
            <w:tcW w:w="2969"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6B5009" w:rsidRDefault="007C243A" w14:paraId="6CF1BA4B" w14:textId="18C55278">
            <w:pPr>
              <w:pStyle w:val="BodyText"/>
              <w:ind w:left="272"/>
              <w:rPr>
                <w:sz w:val="16"/>
                <w:szCs w:val="16"/>
                <w:lang w:val="en-PH"/>
              </w:rPr>
            </w:pPr>
            <w:r w:rsidRPr="007C243A">
              <w:rPr>
                <w:sz w:val="16"/>
                <w:szCs w:val="16"/>
              </w:rPr>
              <w:t xml:space="preserve">Ensure that all records intended for </w:t>
            </w:r>
            <w:r w:rsidR="002A191F">
              <w:rPr>
                <w:sz w:val="16"/>
                <w:szCs w:val="16"/>
              </w:rPr>
              <w:t>updating</w:t>
            </w:r>
            <w:r w:rsidRPr="007C243A">
              <w:rPr>
                <w:sz w:val="16"/>
                <w:szCs w:val="16"/>
              </w:rPr>
              <w:t xml:space="preserve"> are successfully processed within </w:t>
            </w:r>
            <w:proofErr w:type="spellStart"/>
            <w:r w:rsidRPr="007C243A" w:rsidR="002A191F">
              <w:rPr>
                <w:sz w:val="16"/>
                <w:szCs w:val="16"/>
              </w:rPr>
              <w:t>Cash</w:t>
            </w:r>
            <w:r w:rsidR="002A191F">
              <w:rPr>
                <w:sz w:val="16"/>
                <w:szCs w:val="16"/>
              </w:rPr>
              <w:t>LedgerBankUpdate</w:t>
            </w:r>
            <w:proofErr w:type="spellEnd"/>
            <w:r w:rsidR="002A191F">
              <w:rPr>
                <w:sz w:val="16"/>
                <w:szCs w:val="16"/>
              </w:rPr>
              <w:t xml:space="preserve"> business class</w:t>
            </w:r>
            <w:r w:rsidRPr="007C243A">
              <w:rPr>
                <w:sz w:val="16"/>
                <w:szCs w:val="16"/>
              </w:rPr>
              <w:t>.</w:t>
            </w:r>
            <w:r w:rsidRPr="007C243A">
              <w:rPr>
                <w:sz w:val="16"/>
                <w:szCs w:val="16"/>
                <w:lang w:val="en-PH"/>
              </w:rPr>
              <w:t> </w:t>
            </w:r>
          </w:p>
        </w:tc>
        <w:tc>
          <w:tcPr>
            <w:tcW w:w="7455"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4457C8" w:rsidP="00913CE2" w:rsidRDefault="007C243A" w14:paraId="1084B467" w14:textId="046EAEDF">
            <w:pPr>
              <w:pStyle w:val="BodyText"/>
              <w:ind w:left="720"/>
              <w:rPr>
                <w:sz w:val="16"/>
                <w:szCs w:val="16"/>
                <w:lang w:val="en-PH"/>
              </w:rPr>
            </w:pPr>
            <w:r w:rsidRPr="007C243A">
              <w:rPr>
                <w:sz w:val="16"/>
                <w:szCs w:val="16"/>
              </w:rPr>
              <w:t xml:space="preserve">All records intended for </w:t>
            </w:r>
            <w:r w:rsidR="002A191F">
              <w:rPr>
                <w:sz w:val="16"/>
                <w:szCs w:val="16"/>
              </w:rPr>
              <w:t>updating</w:t>
            </w:r>
            <w:r w:rsidRPr="007C243A">
              <w:rPr>
                <w:sz w:val="16"/>
                <w:szCs w:val="16"/>
              </w:rPr>
              <w:t xml:space="preserve"> should be processed successfully within FSM.</w:t>
            </w:r>
            <w:r w:rsidRPr="007C243A">
              <w:rPr>
                <w:sz w:val="16"/>
                <w:szCs w:val="16"/>
                <w:lang w:val="en-PH"/>
              </w:rPr>
              <w:t> </w:t>
            </w:r>
            <w:r w:rsidR="00913CE2">
              <w:rPr>
                <w:sz w:val="16"/>
                <w:szCs w:val="16"/>
                <w:lang w:val="en-PH"/>
              </w:rPr>
              <w:t xml:space="preserve"> </w:t>
            </w:r>
          </w:p>
        </w:tc>
      </w:tr>
      <w:tr w:rsidRPr="007C243A" w:rsidR="007C243A" w:rsidTr="006B5009" w14:paraId="29E1DCC9" w14:textId="77777777">
        <w:trPr>
          <w:trHeight w:val="300"/>
        </w:trPr>
        <w:tc>
          <w:tcPr>
            <w:tcW w:w="2969"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6B5009" w:rsidRDefault="007C243A" w14:paraId="5FCAC261" w14:textId="362EB97A">
            <w:pPr>
              <w:pStyle w:val="BodyText"/>
              <w:ind w:left="272"/>
              <w:rPr>
                <w:sz w:val="16"/>
                <w:szCs w:val="16"/>
                <w:lang w:val="en-PH"/>
              </w:rPr>
            </w:pPr>
            <w:r w:rsidRPr="007C243A">
              <w:rPr>
                <w:sz w:val="16"/>
                <w:szCs w:val="16"/>
              </w:rPr>
              <w:t xml:space="preserve">Trigger a successful </w:t>
            </w:r>
            <w:r w:rsidR="002A191F">
              <w:rPr>
                <w:sz w:val="16"/>
                <w:szCs w:val="16"/>
              </w:rPr>
              <w:t xml:space="preserve">update </w:t>
            </w:r>
            <w:r w:rsidRPr="007C243A">
              <w:rPr>
                <w:sz w:val="16"/>
                <w:szCs w:val="16"/>
              </w:rPr>
              <w:t>process.</w:t>
            </w:r>
            <w:r w:rsidRPr="007C243A">
              <w:rPr>
                <w:sz w:val="16"/>
                <w:szCs w:val="16"/>
                <w:lang w:val="en-PH"/>
              </w:rPr>
              <w:t> </w:t>
            </w:r>
          </w:p>
        </w:tc>
        <w:tc>
          <w:tcPr>
            <w:tcW w:w="7455"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7C243A" w:rsidRDefault="007C243A" w14:paraId="008FDB6F" w14:textId="03F2E778">
            <w:pPr>
              <w:pStyle w:val="BodyText"/>
              <w:ind w:left="720"/>
              <w:rPr>
                <w:sz w:val="16"/>
                <w:szCs w:val="16"/>
                <w:lang w:val="en-PH"/>
              </w:rPr>
            </w:pPr>
            <w:r w:rsidRPr="007C243A">
              <w:rPr>
                <w:sz w:val="16"/>
                <w:szCs w:val="16"/>
              </w:rPr>
              <w:t xml:space="preserve">IPA should send a notification promptly upon successful </w:t>
            </w:r>
            <w:r w:rsidR="00152833">
              <w:rPr>
                <w:sz w:val="16"/>
                <w:szCs w:val="16"/>
              </w:rPr>
              <w:t>update of cash ledger transactions.</w:t>
            </w:r>
            <w:r w:rsidRPr="007C243A">
              <w:rPr>
                <w:sz w:val="16"/>
                <w:szCs w:val="16"/>
              </w:rPr>
              <w:t xml:space="preserve"> </w:t>
            </w:r>
            <w:r w:rsidRPr="007C243A">
              <w:rPr>
                <w:sz w:val="16"/>
                <w:szCs w:val="16"/>
                <w:lang w:val="en-PH"/>
              </w:rPr>
              <w:t> </w:t>
            </w:r>
          </w:p>
        </w:tc>
      </w:tr>
      <w:tr w:rsidRPr="007C243A" w:rsidR="007C243A" w:rsidTr="006B5009" w14:paraId="74219204" w14:textId="77777777">
        <w:trPr>
          <w:trHeight w:val="300"/>
        </w:trPr>
        <w:tc>
          <w:tcPr>
            <w:tcW w:w="2969"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6B5009" w:rsidRDefault="007C243A" w14:paraId="58DFCBFB" w14:textId="41D7FA0A">
            <w:pPr>
              <w:pStyle w:val="BodyText"/>
              <w:ind w:left="272"/>
              <w:rPr>
                <w:sz w:val="16"/>
                <w:szCs w:val="16"/>
                <w:lang w:val="en-PH"/>
              </w:rPr>
            </w:pPr>
            <w:r w:rsidRPr="007C243A">
              <w:rPr>
                <w:sz w:val="16"/>
                <w:szCs w:val="16"/>
              </w:rPr>
              <w:t xml:space="preserve">Verify that IPA sends a notification to the distribution group confirming successful </w:t>
            </w:r>
            <w:r w:rsidR="00152833">
              <w:rPr>
                <w:sz w:val="16"/>
                <w:szCs w:val="16"/>
              </w:rPr>
              <w:t>update.</w:t>
            </w:r>
            <w:r w:rsidRPr="007C243A">
              <w:rPr>
                <w:sz w:val="16"/>
                <w:szCs w:val="16"/>
                <w:lang w:val="en-PH"/>
              </w:rPr>
              <w:t> </w:t>
            </w:r>
          </w:p>
        </w:tc>
        <w:tc>
          <w:tcPr>
            <w:tcW w:w="7455" w:type="dxa"/>
            <w:tcBorders>
              <w:top w:val="single" w:color="4F81BD" w:sz="6" w:space="0"/>
              <w:left w:val="single" w:color="4F81BD" w:sz="6" w:space="0"/>
              <w:bottom w:val="single" w:color="4F81BD" w:sz="6" w:space="0"/>
              <w:right w:val="single" w:color="4F81BD" w:sz="6" w:space="0"/>
            </w:tcBorders>
            <w:shd w:val="clear" w:color="auto" w:fill="D3DFEE"/>
            <w:hideMark/>
          </w:tcPr>
          <w:p w:rsidRPr="007C243A" w:rsidR="007C243A" w:rsidP="007C243A" w:rsidRDefault="007C243A" w14:paraId="1CA15409" w14:textId="06B36F44">
            <w:pPr>
              <w:pStyle w:val="BodyText"/>
              <w:ind w:left="720"/>
              <w:rPr>
                <w:sz w:val="16"/>
                <w:szCs w:val="16"/>
                <w:lang w:val="en-PH"/>
              </w:rPr>
            </w:pPr>
            <w:r w:rsidRPr="007C243A">
              <w:rPr>
                <w:sz w:val="16"/>
                <w:szCs w:val="16"/>
              </w:rPr>
              <w:t xml:space="preserve">The notification should confirm the successful </w:t>
            </w:r>
            <w:r w:rsidR="00152833">
              <w:rPr>
                <w:sz w:val="16"/>
                <w:szCs w:val="16"/>
              </w:rPr>
              <w:t>update of cash ledger transactions.</w:t>
            </w:r>
            <w:r w:rsidRPr="007C243A">
              <w:rPr>
                <w:sz w:val="16"/>
                <w:szCs w:val="16"/>
              </w:rPr>
              <w:t xml:space="preserve"> </w:t>
            </w:r>
            <w:r w:rsidRPr="007C243A">
              <w:rPr>
                <w:sz w:val="16"/>
                <w:szCs w:val="16"/>
                <w:lang w:val="en-PH"/>
              </w:rPr>
              <w:t> </w:t>
            </w:r>
          </w:p>
        </w:tc>
      </w:tr>
      <w:tr w:rsidRPr="007C243A" w:rsidR="00DA5EB5" w:rsidTr="006B5009" w14:paraId="257E0F28" w14:textId="77777777">
        <w:trPr>
          <w:trHeight w:val="300"/>
        </w:trPr>
        <w:tc>
          <w:tcPr>
            <w:tcW w:w="2969" w:type="dxa"/>
            <w:tcBorders>
              <w:top w:val="single" w:color="4F81BD" w:sz="6" w:space="0"/>
              <w:left w:val="single" w:color="4F81BD" w:sz="6" w:space="0"/>
              <w:bottom w:val="single" w:color="4F81BD" w:sz="6" w:space="0"/>
              <w:right w:val="single" w:color="4F81BD" w:sz="6" w:space="0"/>
            </w:tcBorders>
            <w:shd w:val="clear" w:color="auto" w:fill="D3DFEE"/>
          </w:tcPr>
          <w:p w:rsidRPr="007C243A" w:rsidR="00DA5EB5" w:rsidP="006B5009" w:rsidRDefault="00DA5EB5" w14:paraId="17FAE73F" w14:textId="77EAC61F">
            <w:pPr>
              <w:pStyle w:val="BodyText"/>
              <w:ind w:left="272"/>
              <w:rPr>
                <w:sz w:val="16"/>
                <w:szCs w:val="16"/>
              </w:rPr>
            </w:pPr>
            <w:proofErr w:type="gramStart"/>
            <w:r>
              <w:rPr>
                <w:sz w:val="16"/>
                <w:szCs w:val="16"/>
              </w:rPr>
              <w:t>Review</w:t>
            </w:r>
            <w:proofErr w:type="gramEnd"/>
            <w:r>
              <w:rPr>
                <w:sz w:val="16"/>
                <w:szCs w:val="16"/>
              </w:rPr>
              <w:t xml:space="preserve"> the status of</w:t>
            </w:r>
            <w:r w:rsidR="00BC5413">
              <w:rPr>
                <w:sz w:val="16"/>
                <w:szCs w:val="16"/>
              </w:rPr>
              <w:t xml:space="preserve"> Cash Ledger transactions</w:t>
            </w:r>
          </w:p>
        </w:tc>
        <w:tc>
          <w:tcPr>
            <w:tcW w:w="7455" w:type="dxa"/>
            <w:tcBorders>
              <w:top w:val="single" w:color="4F81BD" w:sz="6" w:space="0"/>
              <w:left w:val="single" w:color="4F81BD" w:sz="6" w:space="0"/>
              <w:bottom w:val="single" w:color="4F81BD" w:sz="6" w:space="0"/>
              <w:right w:val="single" w:color="4F81BD" w:sz="6" w:space="0"/>
            </w:tcBorders>
            <w:shd w:val="clear" w:color="auto" w:fill="D3DFEE"/>
          </w:tcPr>
          <w:p w:rsidRPr="007C243A" w:rsidR="00DA5EB5" w:rsidP="007C243A" w:rsidRDefault="00F421BE" w14:paraId="0F861270" w14:textId="6DE20FCE">
            <w:pPr>
              <w:pStyle w:val="BodyText"/>
              <w:ind w:left="720"/>
              <w:rPr>
                <w:sz w:val="16"/>
                <w:szCs w:val="16"/>
              </w:rPr>
            </w:pPr>
            <w:r>
              <w:rPr>
                <w:sz w:val="16"/>
                <w:szCs w:val="16"/>
              </w:rPr>
              <w:t xml:space="preserve">The </w:t>
            </w:r>
            <w:r w:rsidRPr="00994181" w:rsidR="00994181">
              <w:rPr>
                <w:sz w:val="16"/>
                <w:szCs w:val="16"/>
              </w:rPr>
              <w:t xml:space="preserve">status of the Cash Ledger transactions </w:t>
            </w:r>
            <w:r>
              <w:rPr>
                <w:sz w:val="16"/>
                <w:szCs w:val="16"/>
              </w:rPr>
              <w:t xml:space="preserve">should match the </w:t>
            </w:r>
            <w:proofErr w:type="spellStart"/>
            <w:r>
              <w:rPr>
                <w:sz w:val="16"/>
                <w:szCs w:val="16"/>
              </w:rPr>
              <w:t>CashLedgerUpdateAction</w:t>
            </w:r>
            <w:proofErr w:type="spellEnd"/>
            <w:r>
              <w:rPr>
                <w:sz w:val="16"/>
                <w:szCs w:val="16"/>
              </w:rPr>
              <w:t xml:space="preserve"> </w:t>
            </w:r>
            <w:r w:rsidRPr="00994181" w:rsidR="00994181">
              <w:rPr>
                <w:sz w:val="16"/>
                <w:szCs w:val="16"/>
              </w:rPr>
              <w:t>as indicated in the bank reconciliation file.</w:t>
            </w:r>
          </w:p>
        </w:tc>
      </w:tr>
    </w:tbl>
    <w:p w:rsidRPr="007C243A" w:rsidR="007C243A" w:rsidP="007C243A" w:rsidRDefault="007C243A" w14:paraId="46EB9EDC" w14:textId="77777777">
      <w:pPr>
        <w:pStyle w:val="BodyText"/>
        <w:ind w:left="720"/>
        <w:rPr>
          <w:lang w:val="en-PH"/>
        </w:rPr>
      </w:pPr>
      <w:r w:rsidRPr="007C243A">
        <w:rPr>
          <w:lang w:val="en-PH"/>
        </w:rPr>
        <w:t> </w:t>
      </w:r>
    </w:p>
    <w:p w:rsidRPr="008E0831" w:rsidR="008E0831" w:rsidP="1AC78B6B" w:rsidRDefault="008E0831" w14:paraId="2A1FA3F3" w14:textId="210706FE">
      <w:pPr>
        <w:pStyle w:val="BodyText"/>
        <w:ind w:left="720"/>
      </w:pPr>
    </w:p>
    <w:p w:rsidR="007A2B87" w:rsidP="00062132" w:rsidRDefault="007A2B87" w14:paraId="611E8CF4" w14:textId="43D60CF6">
      <w:pPr>
        <w:pStyle w:val="Heading1"/>
      </w:pPr>
      <w:bookmarkStart w:name="_Toc105005181" w:id="120"/>
      <w:bookmarkStart w:name="_Toc204206237" w:id="121"/>
      <w:r>
        <w:t>Sig</w:t>
      </w:r>
      <w:r w:rsidR="00CB4244">
        <w:t>nature</w:t>
      </w:r>
      <w:bookmarkEnd w:id="120"/>
      <w:bookmarkEnd w:id="121"/>
    </w:p>
    <w:p w:rsidR="00DE6A16" w:rsidP="00DE6A16" w:rsidRDefault="00DE6A16" w14:paraId="250BE863" w14:textId="2B7976B1">
      <w:pPr>
        <w:pStyle w:val="BodyText"/>
      </w:pPr>
      <w:r>
        <w:t xml:space="preserve">By signing this document both Infor and </w:t>
      </w:r>
      <w:proofErr w:type="spellStart"/>
      <w:r w:rsidR="2F8CF1B9">
        <w:t>SoNH</w:t>
      </w:r>
      <w:proofErr w:type="spellEnd"/>
      <w:r>
        <w:t xml:space="preserve"> agree and confirm their acceptance of information contained within th</w:t>
      </w:r>
      <w:r w:rsidR="00250D5D">
        <w:t xml:space="preserve">is </w:t>
      </w:r>
      <w:r>
        <w:t>specification which encompasses detailed business processes, requirements, scope</w:t>
      </w:r>
      <w:r w:rsidR="00645E9A">
        <w:t xml:space="preserve"> and solution design</w:t>
      </w:r>
      <w:r>
        <w:t>.</w:t>
      </w:r>
    </w:p>
    <w:p w:rsidR="002D63C6" w:rsidP="002D63C6" w:rsidRDefault="002D63C6" w14:paraId="535420F0" w14:textId="77777777">
      <w:pPr>
        <w:pStyle w:val="BodyText"/>
      </w:pPr>
    </w:p>
    <w:p w:rsidR="002D63C6" w:rsidP="000D5A69" w:rsidRDefault="002D63C6" w14:paraId="5D8066E9" w14:textId="771FFC81">
      <w:pPr>
        <w:pStyle w:val="Heading2"/>
      </w:pPr>
      <w:bookmarkStart w:name="_Toc204206238" w:id="122"/>
      <w:r>
        <w:t>Functional Specification</w:t>
      </w:r>
      <w:bookmarkEnd w:id="122"/>
    </w:p>
    <w:p w:rsidR="00600B68" w:rsidP="00DE6A16" w:rsidRDefault="00600B68" w14:paraId="76D54AB7" w14:textId="4391BAC0">
      <w:pPr>
        <w:pStyle w:val="BodyText"/>
      </w:pPr>
    </w:p>
    <w:tbl>
      <w:tblPr>
        <w:tblStyle w:val="InforTable0"/>
        <w:tblW w:w="10340" w:type="dxa"/>
        <w:tblInd w:w="85" w:type="dxa"/>
        <w:tblLook w:val="04A0" w:firstRow="1" w:lastRow="0" w:firstColumn="1" w:lastColumn="0" w:noHBand="0" w:noVBand="1"/>
      </w:tblPr>
      <w:tblGrid>
        <w:gridCol w:w="2149"/>
        <w:gridCol w:w="2261"/>
        <w:gridCol w:w="1890"/>
        <w:gridCol w:w="1710"/>
        <w:gridCol w:w="2330"/>
      </w:tblGrid>
      <w:tr w:rsidR="00CC723E" w:rsidTr="444B0609" w14:paraId="43B90E85" w14:textId="77777777">
        <w:trPr>
          <w:cnfStyle w:val="100000000000" w:firstRow="1" w:lastRow="0" w:firstColumn="0" w:lastColumn="0" w:oddVBand="0" w:evenVBand="0" w:oddHBand="0" w:evenHBand="0" w:firstRowFirstColumn="0" w:firstRowLastColumn="0" w:lastRowFirstColumn="0" w:lastRowLastColumn="0"/>
        </w:trPr>
        <w:tc>
          <w:tcPr>
            <w:tcW w:w="2149" w:type="dxa"/>
          </w:tcPr>
          <w:p w:rsidRPr="00FA128A" w:rsidR="00721730" w:rsidRDefault="00721730" w14:paraId="0551E94E" w14:textId="0A16AB20">
            <w:pPr>
              <w:pStyle w:val="BodyText"/>
              <w:spacing w:before="60" w:after="60"/>
              <w:ind w:left="0" w:right="562"/>
              <w:rPr>
                <w:b w:val="0"/>
                <w:bCs/>
                <w:color w:val="FFFFFF"/>
              </w:rPr>
            </w:pPr>
            <w:r>
              <w:rPr>
                <w:bCs/>
                <w:color w:val="FFFFFF"/>
              </w:rPr>
              <w:t>Project Sponsor</w:t>
            </w:r>
          </w:p>
        </w:tc>
        <w:tc>
          <w:tcPr>
            <w:tcW w:w="2261" w:type="dxa"/>
          </w:tcPr>
          <w:p w:rsidRPr="00FA128A" w:rsidR="00721730" w:rsidRDefault="00721730" w14:paraId="326FFF86" w14:textId="07670148">
            <w:pPr>
              <w:pStyle w:val="BodyText"/>
              <w:spacing w:before="60" w:after="60"/>
              <w:ind w:left="0" w:right="562"/>
              <w:rPr>
                <w:b w:val="0"/>
                <w:bCs/>
                <w:color w:val="FFFFFF"/>
              </w:rPr>
            </w:pPr>
            <w:r>
              <w:rPr>
                <w:bCs/>
                <w:color w:val="FFFFFF"/>
              </w:rPr>
              <w:t>Name</w:t>
            </w:r>
          </w:p>
        </w:tc>
        <w:tc>
          <w:tcPr>
            <w:tcW w:w="1890" w:type="dxa"/>
          </w:tcPr>
          <w:p w:rsidRPr="00FA128A" w:rsidR="00721730" w:rsidRDefault="00721730" w14:paraId="0DAA7546" w14:textId="77777777">
            <w:pPr>
              <w:pStyle w:val="BodyText"/>
              <w:spacing w:before="60" w:after="60"/>
              <w:ind w:left="0" w:right="562"/>
              <w:rPr>
                <w:b w:val="0"/>
                <w:bCs/>
                <w:color w:val="FFFFFF"/>
              </w:rPr>
            </w:pPr>
            <w:r>
              <w:rPr>
                <w:bCs/>
                <w:color w:val="FFFFFF"/>
              </w:rPr>
              <w:t>Position</w:t>
            </w:r>
          </w:p>
        </w:tc>
        <w:tc>
          <w:tcPr>
            <w:tcW w:w="1710" w:type="dxa"/>
          </w:tcPr>
          <w:p w:rsidR="00721730" w:rsidRDefault="00721730" w14:paraId="4F47AEE7" w14:textId="276DF3E7">
            <w:pPr>
              <w:pStyle w:val="BodyText"/>
              <w:spacing w:before="60" w:after="60"/>
              <w:ind w:left="0" w:right="562"/>
              <w:rPr>
                <w:bCs/>
                <w:color w:val="FFFFFF"/>
              </w:rPr>
            </w:pPr>
            <w:r>
              <w:rPr>
                <w:bCs/>
                <w:color w:val="FFFFFF"/>
              </w:rPr>
              <w:t>Date</w:t>
            </w:r>
          </w:p>
        </w:tc>
        <w:tc>
          <w:tcPr>
            <w:tcW w:w="2330" w:type="dxa"/>
          </w:tcPr>
          <w:p w:rsidRPr="00FE0A85" w:rsidR="00721730" w:rsidRDefault="00483570" w14:paraId="5F61BDBE" w14:textId="5296002C">
            <w:pPr>
              <w:pStyle w:val="BodyText"/>
              <w:spacing w:before="60" w:after="60"/>
              <w:ind w:left="0" w:right="562"/>
              <w:rPr>
                <w:bCs/>
                <w:color w:val="FFFFFF"/>
              </w:rPr>
            </w:pPr>
            <w:r>
              <w:rPr>
                <w:bCs/>
                <w:color w:val="FFFFFF"/>
              </w:rPr>
              <w:t>Signature</w:t>
            </w:r>
          </w:p>
        </w:tc>
      </w:tr>
      <w:tr w:rsidR="00CC723E" w:rsidTr="444B0609" w14:paraId="2140804F" w14:textId="77777777">
        <w:trPr>
          <w:cnfStyle w:val="000000100000" w:firstRow="0" w:lastRow="0" w:firstColumn="0" w:lastColumn="0" w:oddVBand="0" w:evenVBand="0" w:oddHBand="1" w:evenHBand="0" w:firstRowFirstColumn="0" w:firstRowLastColumn="0" w:lastRowFirstColumn="0" w:lastRowLastColumn="0"/>
        </w:trPr>
        <w:tc>
          <w:tcPr>
            <w:tcW w:w="2149" w:type="dxa"/>
          </w:tcPr>
          <w:p w:rsidRPr="00FA128A" w:rsidR="00721730" w:rsidRDefault="00C205AB" w14:paraId="2D6EDEC2" w14:textId="5BB44F10">
            <w:pPr>
              <w:pStyle w:val="BodyText"/>
              <w:spacing w:before="60" w:after="60"/>
              <w:ind w:left="0" w:right="567"/>
            </w:pPr>
            <w:r>
              <w:t>&lt;Client&gt;</w:t>
            </w:r>
          </w:p>
        </w:tc>
        <w:tc>
          <w:tcPr>
            <w:tcW w:w="2261" w:type="dxa"/>
          </w:tcPr>
          <w:p w:rsidRPr="00FA128A" w:rsidR="00721730" w:rsidRDefault="14EBF0D0" w14:paraId="1164752C" w14:textId="7715CB9C">
            <w:pPr>
              <w:pStyle w:val="BodyText"/>
              <w:spacing w:before="60" w:after="60"/>
              <w:ind w:left="0" w:right="567"/>
            </w:pPr>
            <w:r>
              <w:t>Treasury, DEAM, BOA</w:t>
            </w:r>
          </w:p>
        </w:tc>
        <w:tc>
          <w:tcPr>
            <w:tcW w:w="1890" w:type="dxa"/>
          </w:tcPr>
          <w:p w:rsidR="00721730" w:rsidRDefault="00721730" w14:paraId="55EFD168" w14:textId="17C42E35">
            <w:pPr>
              <w:pStyle w:val="BodyText"/>
              <w:spacing w:before="60" w:after="60"/>
              <w:ind w:left="0"/>
            </w:pPr>
          </w:p>
        </w:tc>
        <w:tc>
          <w:tcPr>
            <w:tcW w:w="1710" w:type="dxa"/>
          </w:tcPr>
          <w:p w:rsidR="00721730" w:rsidRDefault="00721730" w14:paraId="44708B28" w14:textId="77777777">
            <w:pPr>
              <w:pStyle w:val="BodyText"/>
              <w:spacing w:before="60" w:after="60"/>
              <w:ind w:left="0"/>
            </w:pPr>
          </w:p>
        </w:tc>
        <w:tc>
          <w:tcPr>
            <w:tcW w:w="2330" w:type="dxa"/>
          </w:tcPr>
          <w:p w:rsidR="00721730" w:rsidRDefault="00721730" w14:paraId="6C415400" w14:textId="57DF8B17">
            <w:pPr>
              <w:pStyle w:val="BodyText"/>
              <w:spacing w:before="60" w:after="60"/>
              <w:ind w:left="0"/>
            </w:pPr>
          </w:p>
        </w:tc>
      </w:tr>
      <w:tr w:rsidR="00CC723E" w:rsidTr="444B0609" w14:paraId="685FC961" w14:textId="77777777">
        <w:trPr>
          <w:cnfStyle w:val="000000010000" w:firstRow="0" w:lastRow="0" w:firstColumn="0" w:lastColumn="0" w:oddVBand="0" w:evenVBand="0" w:oddHBand="0" w:evenHBand="1" w:firstRowFirstColumn="0" w:firstRowLastColumn="0" w:lastRowFirstColumn="0" w:lastRowLastColumn="0"/>
        </w:trPr>
        <w:tc>
          <w:tcPr>
            <w:tcW w:w="2149" w:type="dxa"/>
          </w:tcPr>
          <w:p w:rsidR="00721730" w:rsidRDefault="00C205AB" w14:paraId="4287175D" w14:textId="21A557EA">
            <w:pPr>
              <w:pStyle w:val="BodyText"/>
              <w:spacing w:before="60" w:after="60"/>
              <w:ind w:left="0" w:right="567"/>
            </w:pPr>
            <w:r>
              <w:t>Infor</w:t>
            </w:r>
          </w:p>
        </w:tc>
        <w:tc>
          <w:tcPr>
            <w:tcW w:w="2261" w:type="dxa"/>
          </w:tcPr>
          <w:p w:rsidR="00721730" w:rsidRDefault="00246B93" w14:paraId="53981B42" w14:textId="7AFAFF40">
            <w:pPr>
              <w:pStyle w:val="BodyText"/>
              <w:spacing w:before="60" w:after="60"/>
              <w:ind w:left="0" w:right="567"/>
            </w:pPr>
            <w:r>
              <w:t>Ritchie Bachini</w:t>
            </w:r>
          </w:p>
        </w:tc>
        <w:tc>
          <w:tcPr>
            <w:tcW w:w="1890" w:type="dxa"/>
          </w:tcPr>
          <w:p w:rsidR="00721730" w:rsidRDefault="49C5DC74" w14:paraId="0D5A8FF7" w14:textId="12CF9F72">
            <w:pPr>
              <w:pStyle w:val="BodyText"/>
              <w:spacing w:before="60" w:after="60"/>
              <w:ind w:left="0"/>
            </w:pPr>
            <w:r>
              <w:t>Consultant</w:t>
            </w:r>
          </w:p>
        </w:tc>
        <w:tc>
          <w:tcPr>
            <w:tcW w:w="1710" w:type="dxa"/>
          </w:tcPr>
          <w:p w:rsidR="00721730" w:rsidRDefault="00C42ECE" w14:paraId="36C3762C" w14:textId="1B6D1EF6">
            <w:pPr>
              <w:pStyle w:val="BodyText"/>
              <w:spacing w:before="60" w:after="60"/>
              <w:ind w:left="0"/>
            </w:pPr>
            <w:r>
              <w:t>July 9, 2025</w:t>
            </w:r>
          </w:p>
        </w:tc>
        <w:tc>
          <w:tcPr>
            <w:tcW w:w="2330" w:type="dxa"/>
          </w:tcPr>
          <w:p w:rsidR="00721730" w:rsidRDefault="00721730" w14:paraId="6651BA2A" w14:textId="4AD3B494">
            <w:pPr>
              <w:pStyle w:val="BodyText"/>
              <w:spacing w:before="60" w:after="60"/>
              <w:ind w:left="0"/>
            </w:pPr>
          </w:p>
        </w:tc>
      </w:tr>
    </w:tbl>
    <w:p w:rsidR="002D63C6" w:rsidP="002D63C6" w:rsidRDefault="002D63C6" w14:paraId="725BC261" w14:textId="77777777">
      <w:pPr>
        <w:pStyle w:val="BodyText"/>
      </w:pPr>
    </w:p>
    <w:p w:rsidR="002D63C6" w:rsidP="000D5A69" w:rsidRDefault="002D63C6" w14:paraId="453D00F8" w14:textId="2E526D67">
      <w:pPr>
        <w:pStyle w:val="Heading2"/>
      </w:pPr>
      <w:bookmarkStart w:name="_Toc204206239" w:id="123"/>
      <w:r>
        <w:t>Technical Specification</w:t>
      </w:r>
      <w:bookmarkEnd w:id="123"/>
    </w:p>
    <w:p w:rsidR="002D63C6" w:rsidP="002D63C6" w:rsidRDefault="002D63C6" w14:paraId="505AFC24" w14:textId="77777777">
      <w:pPr>
        <w:pStyle w:val="BodyText"/>
      </w:pPr>
    </w:p>
    <w:tbl>
      <w:tblPr>
        <w:tblStyle w:val="InforTable0"/>
        <w:tblW w:w="10340" w:type="dxa"/>
        <w:tblInd w:w="80" w:type="dxa"/>
        <w:tblLook w:val="04A0" w:firstRow="1" w:lastRow="0" w:firstColumn="1" w:lastColumn="0" w:noHBand="0" w:noVBand="1"/>
      </w:tblPr>
      <w:tblGrid>
        <w:gridCol w:w="2149"/>
        <w:gridCol w:w="2261"/>
        <w:gridCol w:w="1890"/>
        <w:gridCol w:w="1710"/>
        <w:gridCol w:w="2330"/>
      </w:tblGrid>
      <w:tr w:rsidR="00CC723E" w:rsidTr="00227825" w14:paraId="76A58A85" w14:textId="77777777">
        <w:trPr>
          <w:cnfStyle w:val="100000000000" w:firstRow="1" w:lastRow="0" w:firstColumn="0" w:lastColumn="0" w:oddVBand="0" w:evenVBand="0" w:oddHBand="0" w:evenHBand="0" w:firstRowFirstColumn="0" w:firstRowLastColumn="0" w:lastRowFirstColumn="0" w:lastRowLastColumn="0"/>
        </w:trPr>
        <w:tc>
          <w:tcPr>
            <w:tcW w:w="2149" w:type="dxa"/>
          </w:tcPr>
          <w:p w:rsidRPr="00FA128A" w:rsidR="002D63C6" w:rsidRDefault="002D63C6" w14:paraId="4D87C6F2" w14:textId="77777777">
            <w:pPr>
              <w:pStyle w:val="BodyText"/>
              <w:spacing w:before="60" w:after="60"/>
              <w:ind w:left="0" w:right="562"/>
              <w:rPr>
                <w:b w:val="0"/>
                <w:bCs/>
                <w:color w:val="FFFFFF"/>
              </w:rPr>
            </w:pPr>
            <w:r>
              <w:rPr>
                <w:bCs/>
                <w:color w:val="FFFFFF"/>
              </w:rPr>
              <w:t>Project Sponsor</w:t>
            </w:r>
          </w:p>
        </w:tc>
        <w:tc>
          <w:tcPr>
            <w:tcW w:w="2261" w:type="dxa"/>
          </w:tcPr>
          <w:p w:rsidRPr="00FA128A" w:rsidR="002D63C6" w:rsidRDefault="002D63C6" w14:paraId="6CE811E5" w14:textId="77777777">
            <w:pPr>
              <w:pStyle w:val="BodyText"/>
              <w:spacing w:before="60" w:after="60"/>
              <w:ind w:left="0" w:right="562"/>
              <w:rPr>
                <w:b w:val="0"/>
                <w:bCs/>
                <w:color w:val="FFFFFF"/>
              </w:rPr>
            </w:pPr>
            <w:r>
              <w:rPr>
                <w:bCs/>
                <w:color w:val="FFFFFF"/>
              </w:rPr>
              <w:t>Name</w:t>
            </w:r>
          </w:p>
        </w:tc>
        <w:tc>
          <w:tcPr>
            <w:tcW w:w="1890" w:type="dxa"/>
          </w:tcPr>
          <w:p w:rsidRPr="00FA128A" w:rsidR="002D63C6" w:rsidRDefault="002D63C6" w14:paraId="1E03722F" w14:textId="77777777">
            <w:pPr>
              <w:pStyle w:val="BodyText"/>
              <w:spacing w:before="60" w:after="60"/>
              <w:ind w:left="0" w:right="562"/>
              <w:rPr>
                <w:b w:val="0"/>
                <w:bCs/>
                <w:color w:val="FFFFFF"/>
              </w:rPr>
            </w:pPr>
            <w:r>
              <w:rPr>
                <w:bCs/>
                <w:color w:val="FFFFFF"/>
              </w:rPr>
              <w:t>Position</w:t>
            </w:r>
          </w:p>
        </w:tc>
        <w:tc>
          <w:tcPr>
            <w:tcW w:w="1710" w:type="dxa"/>
          </w:tcPr>
          <w:p w:rsidR="002D63C6" w:rsidRDefault="002D63C6" w14:paraId="05402F73" w14:textId="77777777">
            <w:pPr>
              <w:pStyle w:val="BodyText"/>
              <w:spacing w:before="60" w:after="60"/>
              <w:ind w:left="0" w:right="562"/>
              <w:rPr>
                <w:bCs/>
                <w:color w:val="FFFFFF"/>
              </w:rPr>
            </w:pPr>
            <w:r>
              <w:rPr>
                <w:bCs/>
                <w:color w:val="FFFFFF"/>
              </w:rPr>
              <w:t>Date</w:t>
            </w:r>
          </w:p>
        </w:tc>
        <w:tc>
          <w:tcPr>
            <w:tcW w:w="2330" w:type="dxa"/>
          </w:tcPr>
          <w:p w:rsidRPr="00FE0A85" w:rsidR="002D63C6" w:rsidRDefault="002D63C6" w14:paraId="0A68EF00" w14:textId="77777777">
            <w:pPr>
              <w:pStyle w:val="BodyText"/>
              <w:spacing w:before="60" w:after="60"/>
              <w:ind w:left="0" w:right="562"/>
              <w:rPr>
                <w:bCs/>
                <w:color w:val="FFFFFF"/>
              </w:rPr>
            </w:pPr>
            <w:r>
              <w:rPr>
                <w:bCs/>
                <w:color w:val="FFFFFF"/>
              </w:rPr>
              <w:t>Signature</w:t>
            </w:r>
          </w:p>
        </w:tc>
      </w:tr>
      <w:tr w:rsidR="00CC723E" w:rsidTr="00227825" w14:paraId="4B02D280" w14:textId="77777777">
        <w:trPr>
          <w:cnfStyle w:val="000000100000" w:firstRow="0" w:lastRow="0" w:firstColumn="0" w:lastColumn="0" w:oddVBand="0" w:evenVBand="0" w:oddHBand="1" w:evenHBand="0" w:firstRowFirstColumn="0" w:firstRowLastColumn="0" w:lastRowFirstColumn="0" w:lastRowLastColumn="0"/>
        </w:trPr>
        <w:tc>
          <w:tcPr>
            <w:tcW w:w="2149" w:type="dxa"/>
          </w:tcPr>
          <w:p w:rsidRPr="00FA128A" w:rsidR="002D63C6" w:rsidRDefault="002D63C6" w14:paraId="47C00102" w14:textId="77777777">
            <w:pPr>
              <w:pStyle w:val="BodyText"/>
              <w:spacing w:before="60" w:after="60"/>
              <w:ind w:left="0" w:right="567"/>
            </w:pPr>
            <w:r>
              <w:t>&lt;Client&gt;</w:t>
            </w:r>
          </w:p>
        </w:tc>
        <w:tc>
          <w:tcPr>
            <w:tcW w:w="2261" w:type="dxa"/>
          </w:tcPr>
          <w:p w:rsidRPr="00FA128A" w:rsidR="002D63C6" w:rsidRDefault="002D63C6" w14:paraId="2BF38AC3" w14:textId="77777777">
            <w:pPr>
              <w:pStyle w:val="BodyText"/>
              <w:spacing w:before="60" w:after="60"/>
              <w:ind w:left="0" w:right="567"/>
            </w:pPr>
          </w:p>
        </w:tc>
        <w:tc>
          <w:tcPr>
            <w:tcW w:w="1890" w:type="dxa"/>
          </w:tcPr>
          <w:p w:rsidR="002D63C6" w:rsidRDefault="002D63C6" w14:paraId="391F16EF" w14:textId="77777777">
            <w:pPr>
              <w:pStyle w:val="BodyText"/>
              <w:spacing w:before="60" w:after="60"/>
              <w:ind w:left="0"/>
            </w:pPr>
          </w:p>
        </w:tc>
        <w:tc>
          <w:tcPr>
            <w:tcW w:w="1710" w:type="dxa"/>
          </w:tcPr>
          <w:p w:rsidR="002D63C6" w:rsidRDefault="002D63C6" w14:paraId="78BF9C39" w14:textId="77777777">
            <w:pPr>
              <w:pStyle w:val="BodyText"/>
              <w:spacing w:before="60" w:after="60"/>
              <w:ind w:left="0"/>
            </w:pPr>
          </w:p>
        </w:tc>
        <w:tc>
          <w:tcPr>
            <w:tcW w:w="2330" w:type="dxa"/>
          </w:tcPr>
          <w:p w:rsidR="002D63C6" w:rsidRDefault="002D63C6" w14:paraId="69D928E5" w14:textId="77777777">
            <w:pPr>
              <w:pStyle w:val="BodyText"/>
              <w:spacing w:before="60" w:after="60"/>
              <w:ind w:left="0"/>
            </w:pPr>
          </w:p>
        </w:tc>
      </w:tr>
      <w:tr w:rsidR="00CC723E" w:rsidTr="00227825" w14:paraId="01C0450E" w14:textId="77777777">
        <w:trPr>
          <w:cnfStyle w:val="000000010000" w:firstRow="0" w:lastRow="0" w:firstColumn="0" w:lastColumn="0" w:oddVBand="0" w:evenVBand="0" w:oddHBand="0" w:evenHBand="1" w:firstRowFirstColumn="0" w:firstRowLastColumn="0" w:lastRowFirstColumn="0" w:lastRowLastColumn="0"/>
        </w:trPr>
        <w:tc>
          <w:tcPr>
            <w:tcW w:w="2149" w:type="dxa"/>
          </w:tcPr>
          <w:p w:rsidR="002D63C6" w:rsidRDefault="002D63C6" w14:paraId="46525543" w14:textId="77777777">
            <w:pPr>
              <w:pStyle w:val="BodyText"/>
              <w:spacing w:before="60" w:after="60"/>
              <w:ind w:left="0" w:right="567"/>
            </w:pPr>
            <w:r>
              <w:t>Infor</w:t>
            </w:r>
          </w:p>
        </w:tc>
        <w:tc>
          <w:tcPr>
            <w:tcW w:w="2261" w:type="dxa"/>
          </w:tcPr>
          <w:p w:rsidR="002D63C6" w:rsidRDefault="002D63C6" w14:paraId="5F9DC03B" w14:textId="77777777">
            <w:pPr>
              <w:pStyle w:val="BodyText"/>
              <w:spacing w:before="60" w:after="60"/>
              <w:ind w:left="0" w:right="567"/>
            </w:pPr>
          </w:p>
        </w:tc>
        <w:tc>
          <w:tcPr>
            <w:tcW w:w="1890" w:type="dxa"/>
          </w:tcPr>
          <w:p w:rsidR="002D63C6" w:rsidRDefault="002D63C6" w14:paraId="41E48FEB" w14:textId="77777777">
            <w:pPr>
              <w:pStyle w:val="BodyText"/>
              <w:spacing w:before="60" w:after="60"/>
              <w:ind w:left="0"/>
            </w:pPr>
          </w:p>
        </w:tc>
        <w:tc>
          <w:tcPr>
            <w:tcW w:w="1710" w:type="dxa"/>
          </w:tcPr>
          <w:p w:rsidR="002D63C6" w:rsidRDefault="002D63C6" w14:paraId="78720734" w14:textId="77777777">
            <w:pPr>
              <w:pStyle w:val="BodyText"/>
              <w:spacing w:before="60" w:after="60"/>
              <w:ind w:left="0"/>
            </w:pPr>
          </w:p>
        </w:tc>
        <w:tc>
          <w:tcPr>
            <w:tcW w:w="2330" w:type="dxa"/>
          </w:tcPr>
          <w:p w:rsidR="002D63C6" w:rsidRDefault="002D63C6" w14:paraId="498B581E" w14:textId="77777777">
            <w:pPr>
              <w:pStyle w:val="BodyText"/>
              <w:spacing w:before="60" w:after="60"/>
              <w:ind w:left="0"/>
            </w:pPr>
          </w:p>
        </w:tc>
      </w:tr>
    </w:tbl>
    <w:p w:rsidR="00227825" w:rsidP="00227825" w:rsidRDefault="00227825" w14:paraId="72509473" w14:textId="28164E0F">
      <w:pPr>
        <w:pStyle w:val="Heading2"/>
      </w:pPr>
      <w:bookmarkStart w:name="_Toc204206240" w:id="124"/>
      <w:r>
        <w:t>Design Sign-off</w:t>
      </w:r>
      <w:bookmarkEnd w:id="124"/>
    </w:p>
    <w:p w:rsidR="00227825" w:rsidP="00227825" w:rsidRDefault="00227825" w14:paraId="185BE48F" w14:textId="77777777">
      <w:pPr>
        <w:pStyle w:val="BodyText"/>
      </w:pPr>
    </w:p>
    <w:tbl>
      <w:tblPr>
        <w:tblStyle w:val="InforTable0"/>
        <w:tblW w:w="10340" w:type="dxa"/>
        <w:tblInd w:w="85" w:type="dxa"/>
        <w:tblLook w:val="04A0" w:firstRow="1" w:lastRow="0" w:firstColumn="1" w:lastColumn="0" w:noHBand="0" w:noVBand="1"/>
      </w:tblPr>
      <w:tblGrid>
        <w:gridCol w:w="2149"/>
        <w:gridCol w:w="2261"/>
        <w:gridCol w:w="1890"/>
        <w:gridCol w:w="1710"/>
        <w:gridCol w:w="2330"/>
      </w:tblGrid>
      <w:tr w:rsidR="00CC723E" w14:paraId="1EED8223" w14:textId="77777777">
        <w:trPr>
          <w:cnfStyle w:val="100000000000" w:firstRow="1" w:lastRow="0" w:firstColumn="0" w:lastColumn="0" w:oddVBand="0" w:evenVBand="0" w:oddHBand="0" w:evenHBand="0" w:firstRowFirstColumn="0" w:firstRowLastColumn="0" w:lastRowFirstColumn="0" w:lastRowLastColumn="0"/>
        </w:trPr>
        <w:tc>
          <w:tcPr>
            <w:tcW w:w="2149" w:type="dxa"/>
          </w:tcPr>
          <w:p w:rsidRPr="00FA128A" w:rsidR="00227825" w:rsidRDefault="00227825" w14:paraId="185C0144" w14:textId="77777777">
            <w:pPr>
              <w:pStyle w:val="BodyText"/>
              <w:spacing w:before="60" w:after="60"/>
              <w:ind w:left="0" w:right="562"/>
              <w:rPr>
                <w:b w:val="0"/>
                <w:bCs/>
                <w:color w:val="FFFFFF"/>
              </w:rPr>
            </w:pPr>
            <w:r>
              <w:rPr>
                <w:bCs/>
                <w:color w:val="FFFFFF"/>
              </w:rPr>
              <w:t>Project Sponsor</w:t>
            </w:r>
          </w:p>
        </w:tc>
        <w:tc>
          <w:tcPr>
            <w:tcW w:w="2261" w:type="dxa"/>
          </w:tcPr>
          <w:p w:rsidRPr="00FA128A" w:rsidR="00227825" w:rsidRDefault="00227825" w14:paraId="1CA953D7" w14:textId="77777777">
            <w:pPr>
              <w:pStyle w:val="BodyText"/>
              <w:spacing w:before="60" w:after="60"/>
              <w:ind w:left="0" w:right="562"/>
              <w:rPr>
                <w:b w:val="0"/>
                <w:bCs/>
                <w:color w:val="FFFFFF"/>
              </w:rPr>
            </w:pPr>
            <w:r>
              <w:rPr>
                <w:bCs/>
                <w:color w:val="FFFFFF"/>
              </w:rPr>
              <w:t>Name</w:t>
            </w:r>
          </w:p>
        </w:tc>
        <w:tc>
          <w:tcPr>
            <w:tcW w:w="1890" w:type="dxa"/>
          </w:tcPr>
          <w:p w:rsidRPr="00FA128A" w:rsidR="00227825" w:rsidRDefault="00227825" w14:paraId="2702132F" w14:textId="77777777">
            <w:pPr>
              <w:pStyle w:val="BodyText"/>
              <w:spacing w:before="60" w:after="60"/>
              <w:ind w:left="0" w:right="562"/>
              <w:rPr>
                <w:b w:val="0"/>
                <w:bCs/>
                <w:color w:val="FFFFFF"/>
              </w:rPr>
            </w:pPr>
            <w:r>
              <w:rPr>
                <w:bCs/>
                <w:color w:val="FFFFFF"/>
              </w:rPr>
              <w:t>Position</w:t>
            </w:r>
          </w:p>
        </w:tc>
        <w:tc>
          <w:tcPr>
            <w:tcW w:w="1710" w:type="dxa"/>
          </w:tcPr>
          <w:p w:rsidR="00227825" w:rsidRDefault="00227825" w14:paraId="15A6AEC5" w14:textId="77777777">
            <w:pPr>
              <w:pStyle w:val="BodyText"/>
              <w:spacing w:before="60" w:after="60"/>
              <w:ind w:left="0" w:right="562"/>
              <w:rPr>
                <w:bCs/>
                <w:color w:val="FFFFFF"/>
              </w:rPr>
            </w:pPr>
            <w:r>
              <w:rPr>
                <w:bCs/>
                <w:color w:val="FFFFFF"/>
              </w:rPr>
              <w:t>Date</w:t>
            </w:r>
          </w:p>
        </w:tc>
        <w:tc>
          <w:tcPr>
            <w:tcW w:w="2330" w:type="dxa"/>
          </w:tcPr>
          <w:p w:rsidRPr="00FE0A85" w:rsidR="00227825" w:rsidRDefault="00227825" w14:paraId="368B73FD" w14:textId="77777777">
            <w:pPr>
              <w:pStyle w:val="BodyText"/>
              <w:spacing w:before="60" w:after="60"/>
              <w:ind w:left="0" w:right="562"/>
              <w:rPr>
                <w:bCs/>
                <w:color w:val="FFFFFF"/>
              </w:rPr>
            </w:pPr>
            <w:r>
              <w:rPr>
                <w:bCs/>
                <w:color w:val="FFFFFF"/>
              </w:rPr>
              <w:t>Signature</w:t>
            </w:r>
          </w:p>
        </w:tc>
      </w:tr>
      <w:tr w:rsidR="00CC723E" w14:paraId="7D2F433B" w14:textId="77777777">
        <w:trPr>
          <w:cnfStyle w:val="000000100000" w:firstRow="0" w:lastRow="0" w:firstColumn="0" w:lastColumn="0" w:oddVBand="0" w:evenVBand="0" w:oddHBand="1" w:evenHBand="0" w:firstRowFirstColumn="0" w:firstRowLastColumn="0" w:lastRowFirstColumn="0" w:lastRowLastColumn="0"/>
        </w:trPr>
        <w:tc>
          <w:tcPr>
            <w:tcW w:w="2149" w:type="dxa"/>
          </w:tcPr>
          <w:p w:rsidRPr="00FA128A" w:rsidR="00227825" w:rsidRDefault="00227825" w14:paraId="18A6284C" w14:textId="77777777">
            <w:pPr>
              <w:pStyle w:val="BodyText"/>
              <w:spacing w:before="60" w:after="60"/>
              <w:ind w:left="0" w:right="567"/>
            </w:pPr>
            <w:r>
              <w:t>&lt;Client&gt;</w:t>
            </w:r>
          </w:p>
        </w:tc>
        <w:tc>
          <w:tcPr>
            <w:tcW w:w="2261" w:type="dxa"/>
          </w:tcPr>
          <w:p w:rsidRPr="00FA128A" w:rsidR="00227825" w:rsidRDefault="00227825" w14:paraId="3964AC33" w14:textId="77777777">
            <w:pPr>
              <w:pStyle w:val="BodyText"/>
              <w:spacing w:before="60" w:after="60"/>
              <w:ind w:left="0" w:right="567"/>
            </w:pPr>
          </w:p>
        </w:tc>
        <w:tc>
          <w:tcPr>
            <w:tcW w:w="1890" w:type="dxa"/>
          </w:tcPr>
          <w:p w:rsidR="00227825" w:rsidRDefault="00227825" w14:paraId="662EEA08" w14:textId="77777777">
            <w:pPr>
              <w:pStyle w:val="BodyText"/>
              <w:spacing w:before="60" w:after="60"/>
              <w:ind w:left="0"/>
            </w:pPr>
          </w:p>
        </w:tc>
        <w:tc>
          <w:tcPr>
            <w:tcW w:w="1710" w:type="dxa"/>
          </w:tcPr>
          <w:p w:rsidR="00227825" w:rsidRDefault="00227825" w14:paraId="30D51604" w14:textId="77777777">
            <w:pPr>
              <w:pStyle w:val="BodyText"/>
              <w:spacing w:before="60" w:after="60"/>
              <w:ind w:left="0"/>
            </w:pPr>
          </w:p>
        </w:tc>
        <w:tc>
          <w:tcPr>
            <w:tcW w:w="2330" w:type="dxa"/>
          </w:tcPr>
          <w:p w:rsidR="00227825" w:rsidRDefault="00227825" w14:paraId="79BA5A83" w14:textId="77777777">
            <w:pPr>
              <w:pStyle w:val="BodyText"/>
              <w:spacing w:before="60" w:after="60"/>
              <w:ind w:left="0"/>
            </w:pPr>
          </w:p>
        </w:tc>
      </w:tr>
      <w:tr w:rsidR="00CC723E" w14:paraId="7C81A21D" w14:textId="77777777">
        <w:trPr>
          <w:cnfStyle w:val="000000010000" w:firstRow="0" w:lastRow="0" w:firstColumn="0" w:lastColumn="0" w:oddVBand="0" w:evenVBand="0" w:oddHBand="0" w:evenHBand="1" w:firstRowFirstColumn="0" w:firstRowLastColumn="0" w:lastRowFirstColumn="0" w:lastRowLastColumn="0"/>
        </w:trPr>
        <w:tc>
          <w:tcPr>
            <w:tcW w:w="2149" w:type="dxa"/>
          </w:tcPr>
          <w:p w:rsidR="00227825" w:rsidRDefault="00227825" w14:paraId="19332127" w14:textId="77777777">
            <w:pPr>
              <w:pStyle w:val="BodyText"/>
              <w:spacing w:before="60" w:after="60"/>
              <w:ind w:left="0" w:right="567"/>
            </w:pPr>
            <w:r>
              <w:t>Infor</w:t>
            </w:r>
          </w:p>
        </w:tc>
        <w:tc>
          <w:tcPr>
            <w:tcW w:w="2261" w:type="dxa"/>
          </w:tcPr>
          <w:p w:rsidR="00227825" w:rsidRDefault="00227825" w14:paraId="598B8C3D" w14:textId="77777777">
            <w:pPr>
              <w:pStyle w:val="BodyText"/>
              <w:spacing w:before="60" w:after="60"/>
              <w:ind w:left="0" w:right="567"/>
            </w:pPr>
          </w:p>
        </w:tc>
        <w:tc>
          <w:tcPr>
            <w:tcW w:w="1890" w:type="dxa"/>
          </w:tcPr>
          <w:p w:rsidR="00227825" w:rsidRDefault="00227825" w14:paraId="598FED68" w14:textId="77777777">
            <w:pPr>
              <w:pStyle w:val="BodyText"/>
              <w:spacing w:before="60" w:after="60"/>
              <w:ind w:left="0"/>
            </w:pPr>
          </w:p>
        </w:tc>
        <w:tc>
          <w:tcPr>
            <w:tcW w:w="1710" w:type="dxa"/>
          </w:tcPr>
          <w:p w:rsidR="00227825" w:rsidRDefault="00227825" w14:paraId="0193822E" w14:textId="77777777">
            <w:pPr>
              <w:pStyle w:val="BodyText"/>
              <w:spacing w:before="60" w:after="60"/>
              <w:ind w:left="0"/>
            </w:pPr>
          </w:p>
        </w:tc>
        <w:tc>
          <w:tcPr>
            <w:tcW w:w="2330" w:type="dxa"/>
          </w:tcPr>
          <w:p w:rsidR="00227825" w:rsidRDefault="00227825" w14:paraId="12F5D88F" w14:textId="77777777">
            <w:pPr>
              <w:pStyle w:val="BodyText"/>
              <w:spacing w:before="60" w:after="60"/>
              <w:ind w:left="0"/>
            </w:pPr>
          </w:p>
        </w:tc>
      </w:tr>
    </w:tbl>
    <w:p w:rsidR="0032022E" w:rsidP="0032022E" w:rsidRDefault="0032022E" w14:paraId="6B9EB684" w14:textId="7D0589E0">
      <w:pPr>
        <w:pStyle w:val="Heading2"/>
      </w:pPr>
      <w:bookmarkStart w:name="_Toc204206241" w:id="125"/>
      <w:r>
        <w:t>Test</w:t>
      </w:r>
      <w:r w:rsidR="00F53518">
        <w:t>ing Sign-off</w:t>
      </w:r>
      <w:bookmarkEnd w:id="125"/>
    </w:p>
    <w:tbl>
      <w:tblPr>
        <w:tblStyle w:val="InforTable0"/>
        <w:tblW w:w="10340" w:type="dxa"/>
        <w:tblInd w:w="85" w:type="dxa"/>
        <w:tblLook w:val="04A0" w:firstRow="1" w:lastRow="0" w:firstColumn="1" w:lastColumn="0" w:noHBand="0" w:noVBand="1"/>
      </w:tblPr>
      <w:tblGrid>
        <w:gridCol w:w="2149"/>
        <w:gridCol w:w="2261"/>
        <w:gridCol w:w="1890"/>
        <w:gridCol w:w="1710"/>
        <w:gridCol w:w="2330"/>
      </w:tblGrid>
      <w:tr w:rsidRPr="00FE0A85" w:rsidR="00CC723E" w14:paraId="74A05A16" w14:textId="77777777">
        <w:trPr>
          <w:cnfStyle w:val="100000000000" w:firstRow="1" w:lastRow="0" w:firstColumn="0" w:lastColumn="0" w:oddVBand="0" w:evenVBand="0" w:oddHBand="0" w:evenHBand="0" w:firstRowFirstColumn="0" w:firstRowLastColumn="0" w:lastRowFirstColumn="0" w:lastRowLastColumn="0"/>
        </w:trPr>
        <w:tc>
          <w:tcPr>
            <w:tcW w:w="2149" w:type="dxa"/>
          </w:tcPr>
          <w:p w:rsidRPr="00FA128A" w:rsidR="00EB2571" w:rsidRDefault="00EB2571" w14:paraId="748E8F88" w14:textId="77777777">
            <w:pPr>
              <w:pStyle w:val="BodyText"/>
              <w:spacing w:before="60" w:after="60"/>
              <w:ind w:left="0" w:right="562"/>
              <w:rPr>
                <w:b w:val="0"/>
                <w:bCs/>
                <w:color w:val="FFFFFF"/>
              </w:rPr>
            </w:pPr>
            <w:r>
              <w:rPr>
                <w:bCs/>
                <w:color w:val="FFFFFF"/>
              </w:rPr>
              <w:t>Project Sponsor</w:t>
            </w:r>
          </w:p>
        </w:tc>
        <w:tc>
          <w:tcPr>
            <w:tcW w:w="2261" w:type="dxa"/>
          </w:tcPr>
          <w:p w:rsidRPr="00FA128A" w:rsidR="00EB2571" w:rsidRDefault="00EB2571" w14:paraId="1C2559DB" w14:textId="77777777">
            <w:pPr>
              <w:pStyle w:val="BodyText"/>
              <w:spacing w:before="60" w:after="60"/>
              <w:ind w:left="0" w:right="562"/>
              <w:rPr>
                <w:b w:val="0"/>
                <w:bCs/>
                <w:color w:val="FFFFFF"/>
              </w:rPr>
            </w:pPr>
            <w:r>
              <w:rPr>
                <w:bCs/>
                <w:color w:val="FFFFFF"/>
              </w:rPr>
              <w:t>Name</w:t>
            </w:r>
          </w:p>
        </w:tc>
        <w:tc>
          <w:tcPr>
            <w:tcW w:w="1890" w:type="dxa"/>
          </w:tcPr>
          <w:p w:rsidRPr="00FA128A" w:rsidR="00EB2571" w:rsidRDefault="00EB2571" w14:paraId="5FF4ED5D" w14:textId="77777777">
            <w:pPr>
              <w:pStyle w:val="BodyText"/>
              <w:spacing w:before="60" w:after="60"/>
              <w:ind w:left="0" w:right="562"/>
              <w:rPr>
                <w:b w:val="0"/>
                <w:bCs/>
                <w:color w:val="FFFFFF"/>
              </w:rPr>
            </w:pPr>
            <w:r>
              <w:rPr>
                <w:bCs/>
                <w:color w:val="FFFFFF"/>
              </w:rPr>
              <w:t>Position</w:t>
            </w:r>
          </w:p>
        </w:tc>
        <w:tc>
          <w:tcPr>
            <w:tcW w:w="1710" w:type="dxa"/>
          </w:tcPr>
          <w:p w:rsidR="00EB2571" w:rsidRDefault="00EB2571" w14:paraId="5242FB93" w14:textId="77777777">
            <w:pPr>
              <w:pStyle w:val="BodyText"/>
              <w:spacing w:before="60" w:after="60"/>
              <w:ind w:left="0" w:right="562"/>
              <w:rPr>
                <w:bCs/>
                <w:color w:val="FFFFFF"/>
              </w:rPr>
            </w:pPr>
            <w:r>
              <w:rPr>
                <w:bCs/>
                <w:color w:val="FFFFFF"/>
              </w:rPr>
              <w:t>Date</w:t>
            </w:r>
          </w:p>
        </w:tc>
        <w:tc>
          <w:tcPr>
            <w:tcW w:w="2330" w:type="dxa"/>
          </w:tcPr>
          <w:p w:rsidRPr="00FE0A85" w:rsidR="00EB2571" w:rsidRDefault="00EB2571" w14:paraId="6EBA1ABB" w14:textId="77777777">
            <w:pPr>
              <w:pStyle w:val="BodyText"/>
              <w:spacing w:before="60" w:after="60"/>
              <w:ind w:left="0" w:right="562"/>
              <w:rPr>
                <w:bCs/>
                <w:color w:val="FFFFFF"/>
              </w:rPr>
            </w:pPr>
            <w:r>
              <w:rPr>
                <w:bCs/>
                <w:color w:val="FFFFFF"/>
              </w:rPr>
              <w:t>Signature</w:t>
            </w:r>
          </w:p>
        </w:tc>
      </w:tr>
      <w:tr w:rsidR="00CC723E" w14:paraId="67C366B0" w14:textId="77777777">
        <w:trPr>
          <w:cnfStyle w:val="000000100000" w:firstRow="0" w:lastRow="0" w:firstColumn="0" w:lastColumn="0" w:oddVBand="0" w:evenVBand="0" w:oddHBand="1" w:evenHBand="0" w:firstRowFirstColumn="0" w:firstRowLastColumn="0" w:lastRowFirstColumn="0" w:lastRowLastColumn="0"/>
        </w:trPr>
        <w:tc>
          <w:tcPr>
            <w:tcW w:w="2149" w:type="dxa"/>
          </w:tcPr>
          <w:p w:rsidRPr="00FA128A" w:rsidR="00EB2571" w:rsidRDefault="00EB2571" w14:paraId="46ACFC65" w14:textId="77777777">
            <w:pPr>
              <w:pStyle w:val="BodyText"/>
              <w:spacing w:before="60" w:after="60"/>
              <w:ind w:left="0" w:right="567"/>
            </w:pPr>
            <w:r>
              <w:t>&lt;Client&gt;</w:t>
            </w:r>
          </w:p>
        </w:tc>
        <w:tc>
          <w:tcPr>
            <w:tcW w:w="2261" w:type="dxa"/>
          </w:tcPr>
          <w:p w:rsidRPr="00FA128A" w:rsidR="00EB2571" w:rsidRDefault="00EB2571" w14:paraId="755B9903" w14:textId="77777777">
            <w:pPr>
              <w:pStyle w:val="BodyText"/>
              <w:spacing w:before="60" w:after="60"/>
              <w:ind w:left="0" w:right="567"/>
            </w:pPr>
          </w:p>
        </w:tc>
        <w:tc>
          <w:tcPr>
            <w:tcW w:w="1890" w:type="dxa"/>
          </w:tcPr>
          <w:p w:rsidR="00EB2571" w:rsidRDefault="00EB2571" w14:paraId="5609FEA0" w14:textId="77777777">
            <w:pPr>
              <w:pStyle w:val="BodyText"/>
              <w:spacing w:before="60" w:after="60"/>
              <w:ind w:left="0"/>
            </w:pPr>
          </w:p>
        </w:tc>
        <w:tc>
          <w:tcPr>
            <w:tcW w:w="1710" w:type="dxa"/>
          </w:tcPr>
          <w:p w:rsidR="00EB2571" w:rsidRDefault="00EB2571" w14:paraId="587A27C0" w14:textId="77777777">
            <w:pPr>
              <w:pStyle w:val="BodyText"/>
              <w:spacing w:before="60" w:after="60"/>
              <w:ind w:left="0"/>
            </w:pPr>
          </w:p>
        </w:tc>
        <w:tc>
          <w:tcPr>
            <w:tcW w:w="2330" w:type="dxa"/>
          </w:tcPr>
          <w:p w:rsidR="00EB2571" w:rsidRDefault="00EB2571" w14:paraId="6153D29B" w14:textId="77777777">
            <w:pPr>
              <w:pStyle w:val="BodyText"/>
              <w:spacing w:before="60" w:after="60"/>
              <w:ind w:left="0"/>
            </w:pPr>
          </w:p>
        </w:tc>
      </w:tr>
      <w:tr w:rsidR="00CC723E" w14:paraId="0B61AB91" w14:textId="77777777">
        <w:trPr>
          <w:cnfStyle w:val="000000010000" w:firstRow="0" w:lastRow="0" w:firstColumn="0" w:lastColumn="0" w:oddVBand="0" w:evenVBand="0" w:oddHBand="0" w:evenHBand="1" w:firstRowFirstColumn="0" w:firstRowLastColumn="0" w:lastRowFirstColumn="0" w:lastRowLastColumn="0"/>
        </w:trPr>
        <w:tc>
          <w:tcPr>
            <w:tcW w:w="2149" w:type="dxa"/>
          </w:tcPr>
          <w:p w:rsidR="00EB2571" w:rsidRDefault="00EB2571" w14:paraId="4E475ABC" w14:textId="77777777">
            <w:pPr>
              <w:pStyle w:val="BodyText"/>
              <w:spacing w:before="60" w:after="60"/>
              <w:ind w:left="0" w:right="567"/>
            </w:pPr>
            <w:r>
              <w:t>Infor</w:t>
            </w:r>
          </w:p>
        </w:tc>
        <w:tc>
          <w:tcPr>
            <w:tcW w:w="2261" w:type="dxa"/>
          </w:tcPr>
          <w:p w:rsidR="00EB2571" w:rsidRDefault="00EB2571" w14:paraId="2270AE3F" w14:textId="77777777">
            <w:pPr>
              <w:pStyle w:val="BodyText"/>
              <w:spacing w:before="60" w:after="60"/>
              <w:ind w:left="0" w:right="567"/>
            </w:pPr>
          </w:p>
        </w:tc>
        <w:tc>
          <w:tcPr>
            <w:tcW w:w="1890" w:type="dxa"/>
          </w:tcPr>
          <w:p w:rsidR="00EB2571" w:rsidRDefault="00EB2571" w14:paraId="57D97975" w14:textId="77777777">
            <w:pPr>
              <w:pStyle w:val="BodyText"/>
              <w:spacing w:before="60" w:after="60"/>
              <w:ind w:left="0"/>
            </w:pPr>
          </w:p>
        </w:tc>
        <w:tc>
          <w:tcPr>
            <w:tcW w:w="1710" w:type="dxa"/>
          </w:tcPr>
          <w:p w:rsidR="00EB2571" w:rsidRDefault="00EB2571" w14:paraId="4D155DC9" w14:textId="77777777">
            <w:pPr>
              <w:pStyle w:val="BodyText"/>
              <w:spacing w:before="60" w:after="60"/>
              <w:ind w:left="0"/>
            </w:pPr>
          </w:p>
        </w:tc>
        <w:tc>
          <w:tcPr>
            <w:tcW w:w="2330" w:type="dxa"/>
          </w:tcPr>
          <w:p w:rsidR="00EB2571" w:rsidRDefault="00EB2571" w14:paraId="47BBD185" w14:textId="77777777">
            <w:pPr>
              <w:pStyle w:val="BodyText"/>
              <w:spacing w:before="60" w:after="60"/>
              <w:ind w:left="0"/>
            </w:pPr>
          </w:p>
        </w:tc>
      </w:tr>
    </w:tbl>
    <w:p w:rsidRPr="00EB2571" w:rsidR="00EB2571" w:rsidP="00EB2571" w:rsidRDefault="00EB2571" w14:paraId="5C292FC6" w14:textId="77777777">
      <w:pPr>
        <w:pStyle w:val="BodyText"/>
      </w:pPr>
    </w:p>
    <w:p w:rsidRPr="00A91763" w:rsidR="00A91763" w:rsidP="003C362B" w:rsidRDefault="00A91763" w14:paraId="66DEEDD7" w14:textId="12A2300E">
      <w:pPr>
        <w:pStyle w:val="BodyText"/>
        <w:ind w:left="0" w:firstLine="720"/>
      </w:pPr>
    </w:p>
    <w:p w:rsidR="00CF44B3" w:rsidRDefault="00CF44B3" w14:paraId="63433BBE" w14:textId="76A7B0BE">
      <w:pPr>
        <w:pStyle w:val="Heading1"/>
      </w:pPr>
      <w:bookmarkStart w:name="_Toc204206242" w:id="126"/>
      <w:r>
        <w:t>Appendix</w:t>
      </w:r>
      <w:bookmarkEnd w:id="126"/>
    </w:p>
    <w:p w:rsidR="00697BAB" w:rsidP="00CF44B3" w:rsidRDefault="00697BAB" w14:paraId="1AFB29F0" w14:textId="21DFDFFB">
      <w:pPr>
        <w:pStyle w:val="BodyText"/>
        <w:ind w:left="0"/>
      </w:pPr>
      <w:r>
        <w:t>Bank specifications provided:</w:t>
      </w:r>
    </w:p>
    <w:p w:rsidRPr="00CF44B3" w:rsidR="00697BAB" w:rsidP="00CF44B3" w:rsidRDefault="00000000" w14:paraId="2089AD31" w14:textId="3FF212F2">
      <w:pPr>
        <w:pStyle w:val="BodyText"/>
        <w:ind w:left="0"/>
      </w:pPr>
      <w:bookmarkStart w:name="_MON_1814975369" w:id="127"/>
      <w:bookmarkEnd w:id="127"/>
      <w:r>
        <w:pict w14:anchorId="44CDAC6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30" style="width:76.55pt;height:49.65pt" type="#_x0000_t75">
            <v:imagedata o:title="" r:id="rId20"/>
          </v:shape>
        </w:pict>
      </w:r>
      <w:bookmarkStart w:name="_MON_1814698692" w:id="128"/>
      <w:bookmarkEnd w:id="128"/>
      <w:r w:rsidR="004849E2">
        <w:object w:dxaOrig="1508" w:dyaOrig="984" w14:anchorId="003D8064">
          <v:shape id="_x0000_i1026" style="width:75.2pt;height:48.75pt" o:ole="" type="#_x0000_t75">
            <v:imagedata o:title="" r:id="rId21"/>
          </v:shape>
          <o:OLEObject Type="Embed" ProgID="Word.Document.8" ShapeID="_x0000_i1026" DrawAspect="Icon" ObjectID="_1833531340" r:id="rId22">
            <o:FieldCodes>\s</o:FieldCodes>
          </o:OLEObject>
        </w:object>
      </w:r>
      <w:bookmarkStart w:name="_MON_1814698703" w:id="129"/>
      <w:bookmarkStart w:name="_MON_1814975129" w:id="130"/>
      <w:bookmarkEnd w:id="129"/>
      <w:bookmarkEnd w:id="130"/>
      <w:commentRangeStart w:id="131"/>
      <w:commentRangeEnd w:id="131"/>
      <w:r w:rsidRPr="00CF44B3" w:rsidR="00CF088D">
        <w:rPr>
          <w:rStyle w:val="CommentReference"/>
          <w:sz w:val="20"/>
          <w:szCs w:val="20"/>
        </w:rPr>
        <w:commentReference w:id="131"/>
      </w:r>
    </w:p>
    <w:sectPr w:rsidRPr="00CF44B3" w:rsidR="00697BAB" w:rsidSect="00DD7A08">
      <w:headerReference w:type="default" r:id="rId23"/>
      <w:footerReference w:type="even" r:id="rId24"/>
      <w:footerReference w:type="default" r:id="rId25"/>
      <w:headerReference w:type="first" r:id="rId26"/>
      <w:footerReference w:type="first" r:id="rId27"/>
      <w:pgSz w:w="12240" w:h="15840" w:orient="portrait" w:code="1"/>
      <w:pgMar w:top="1080" w:right="720" w:bottom="1440" w:left="720" w:header="432" w:footer="720" w:gutter="360"/>
      <w:paperSrc w:first="111" w:other="111"/>
      <w:pgNumType w:start="1"/>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E" w:author="Lila Elizalde" w:date="2025-07-11T16:39:00Z" w:id="4">
    <w:p w:rsidR="005E138A" w:rsidRDefault="002C208F" w14:paraId="43DB6B8A" w14:textId="60F0AE91">
      <w:pPr>
        <w:pStyle w:val="CommentText"/>
      </w:pPr>
      <w:r>
        <w:rPr>
          <w:rStyle w:val="CommentReference"/>
        </w:rPr>
        <w:annotationRef/>
      </w:r>
      <w:r>
        <w:fldChar w:fldCharType="begin"/>
      </w:r>
      <w:r>
        <w:instrText xml:space="preserve"> HYPERLINK "mailto:ritchie.bachini@infor.com"</w:instrText>
      </w:r>
      <w:bookmarkStart w:name="_@_B5E04BC5DA3E418B88C1A96D148D94E1Z" w:id="5"/>
      <w:r>
        <w:fldChar w:fldCharType="separate"/>
      </w:r>
      <w:bookmarkEnd w:id="5"/>
      <w:r w:rsidRPr="5BAE29E0">
        <w:rPr>
          <w:rStyle w:val="Mention"/>
          <w:noProof/>
        </w:rPr>
        <w:t>@Ritchie Bachini</w:t>
      </w:r>
      <w:r>
        <w:fldChar w:fldCharType="end"/>
      </w:r>
      <w:r w:rsidRPr="64CD61C8">
        <w:t xml:space="preserve"> - i reviewed the document and made couple of updates ( in red) , ANA is ready for SoNH</w:t>
      </w:r>
    </w:p>
  </w:comment>
  <w:comment w:initials="LE" w:author="Lila Elizalde" w:date="2025-07-11T16:30:00Z" w:id="10">
    <w:p w:rsidR="005E138A" w:rsidRDefault="002C208F" w14:paraId="0D85F71B" w14:textId="14525A83">
      <w:pPr>
        <w:pStyle w:val="CommentText"/>
      </w:pPr>
      <w:r>
        <w:rPr>
          <w:rStyle w:val="CommentReference"/>
        </w:rPr>
        <w:annotationRef/>
      </w:r>
      <w:r w:rsidRPr="5E56F7C6">
        <w:t>updates</w:t>
      </w:r>
    </w:p>
  </w:comment>
  <w:comment w:initials="RB" w:author="Ritchie Bachini" w:date="2025-07-12T15:50:00Z" w:id="11">
    <w:p w:rsidR="005E138A" w:rsidRDefault="002C208F" w14:paraId="2DC7271A" w14:textId="748635C3">
      <w:pPr>
        <w:pStyle w:val="CommentText"/>
      </w:pPr>
      <w:r>
        <w:rPr>
          <w:rStyle w:val="CommentReference"/>
        </w:rPr>
        <w:annotationRef/>
      </w:r>
      <w:r w:rsidRPr="1F558B1A">
        <w:t>Thank you Lila</w:t>
      </w:r>
    </w:p>
  </w:comment>
  <w:comment w:initials="IP" w:author="Irie Mack Pable" w:date="2025-07-09T22:08:00Z" w:id="14">
    <w:p w:rsidR="009178BA" w:rsidRDefault="002C208F" w14:paraId="67C0E90C" w14:textId="7477B5BE">
      <w:pPr>
        <w:pStyle w:val="CommentText"/>
      </w:pPr>
      <w:r>
        <w:rPr>
          <w:rStyle w:val="CommentReference"/>
        </w:rPr>
        <w:annotationRef/>
      </w:r>
      <w:r>
        <w:fldChar w:fldCharType="begin"/>
      </w:r>
      <w:r>
        <w:instrText xml:space="preserve"> HYPERLINK "mailto:ritchie.bachini@infor.com"</w:instrText>
      </w:r>
      <w:bookmarkStart w:name="_@_A4E8C20A55B04BBDBD261CE3F962D906Z" w:id="16"/>
      <w:r>
        <w:fldChar w:fldCharType="separate"/>
      </w:r>
      <w:bookmarkEnd w:id="16"/>
      <w:r w:rsidRPr="332CCAB9">
        <w:rPr>
          <w:noProof/>
        </w:rPr>
        <w:t>@Ritchie Bachini</w:t>
      </w:r>
      <w:r>
        <w:fldChar w:fldCharType="end"/>
      </w:r>
      <w:r w:rsidRPr="3CBB5674">
        <w:t xml:space="preserve">  Update to "bank"</w:t>
      </w:r>
    </w:p>
  </w:comment>
  <w:comment w:initials="RB" w:author="Ritchie Bachini" w:date="2025-07-09T22:56:00Z" w:id="15">
    <w:p w:rsidR="009178BA" w:rsidRDefault="002C208F" w14:paraId="11A8DCA8" w14:textId="1D7DD6B1">
      <w:pPr>
        <w:pStyle w:val="CommentText"/>
      </w:pPr>
      <w:r>
        <w:rPr>
          <w:rStyle w:val="CommentReference"/>
        </w:rPr>
        <w:annotationRef/>
      </w:r>
      <w:r w:rsidRPr="29730CB1">
        <w:t>updated</w:t>
      </w:r>
    </w:p>
  </w:comment>
  <w:comment w:initials="IP" w:author="Irie Mack Pable" w:date="2025-07-09T22:08:00Z" w:id="17">
    <w:p w:rsidR="009178BA" w:rsidRDefault="002C208F" w14:paraId="59B5F4D6" w14:textId="7A178A95">
      <w:pPr>
        <w:pStyle w:val="CommentText"/>
      </w:pPr>
      <w:r>
        <w:rPr>
          <w:rStyle w:val="CommentReference"/>
        </w:rPr>
        <w:annotationRef/>
      </w:r>
      <w:r>
        <w:fldChar w:fldCharType="begin"/>
      </w:r>
      <w:r>
        <w:instrText xml:space="preserve"> HYPERLINK "mailto:ritchie.bachini@infor.com"</w:instrText>
      </w:r>
      <w:bookmarkStart w:name="_@_349F3501F36445B1B9C78FA7FB06F9D7Z" w:id="19"/>
      <w:r>
        <w:fldChar w:fldCharType="separate"/>
      </w:r>
      <w:bookmarkEnd w:id="19"/>
      <w:r w:rsidRPr="3DD26993">
        <w:rPr>
          <w:noProof/>
        </w:rPr>
        <w:t>@Ritchie Bachini</w:t>
      </w:r>
      <w:r>
        <w:fldChar w:fldCharType="end"/>
      </w:r>
      <w:r w:rsidRPr="0E14ED84">
        <w:t xml:space="preserve">  Update to "records".</w:t>
      </w:r>
    </w:p>
  </w:comment>
  <w:comment w:initials="RB" w:author="Ritchie Bachini" w:date="2025-07-09T22:57:00Z" w:id="18">
    <w:p w:rsidR="009178BA" w:rsidRDefault="002C208F" w14:paraId="3717DD7B" w14:textId="07FF3A73">
      <w:pPr>
        <w:pStyle w:val="CommentText"/>
      </w:pPr>
      <w:r>
        <w:rPr>
          <w:rStyle w:val="CommentReference"/>
        </w:rPr>
        <w:annotationRef/>
      </w:r>
      <w:r w:rsidRPr="4DCCEBA2">
        <w:t>Done</w:t>
      </w:r>
    </w:p>
  </w:comment>
  <w:comment w:initials="IP" w:author="Irie Mack Pable" w:date="2025-07-09T22:09:00Z" w:id="20">
    <w:p w:rsidR="009178BA" w:rsidRDefault="002C208F" w14:paraId="1FAEB647" w14:textId="55C43DBF">
      <w:pPr>
        <w:pStyle w:val="CommentText"/>
      </w:pPr>
      <w:r>
        <w:rPr>
          <w:rStyle w:val="CommentReference"/>
        </w:rPr>
        <w:annotationRef/>
      </w:r>
      <w:r w:rsidRPr="2019FE58">
        <w:t>@Ritchie Bachini</w:t>
      </w:r>
      <w:r w:rsidRPr="02A4AE6D">
        <w:t xml:space="preserve">  Update to "records".</w:t>
      </w:r>
    </w:p>
  </w:comment>
  <w:comment w:initials="RB" w:author="Ritchie Bachini" w:date="2025-07-09T22:58:00Z" w:id="21">
    <w:p w:rsidR="009178BA" w:rsidRDefault="002C208F" w14:paraId="199FC8C4" w14:textId="2D1391B2">
      <w:pPr>
        <w:pStyle w:val="CommentText"/>
      </w:pPr>
      <w:r>
        <w:rPr>
          <w:rStyle w:val="CommentReference"/>
        </w:rPr>
        <w:annotationRef/>
      </w:r>
      <w:r w:rsidRPr="0A0ABBE1">
        <w:t>Done</w:t>
      </w:r>
    </w:p>
  </w:comment>
  <w:comment w:initials="IP" w:author="Irie Mack Pable" w:date="2025-07-09T22:11:00Z" w:id="24">
    <w:p w:rsidR="009178BA" w:rsidRDefault="002C208F" w14:paraId="19A1395D" w14:textId="49039E7C">
      <w:pPr>
        <w:pStyle w:val="CommentText"/>
      </w:pPr>
      <w:r>
        <w:rPr>
          <w:rStyle w:val="CommentReference"/>
        </w:rPr>
        <w:annotationRef/>
      </w:r>
      <w:r>
        <w:fldChar w:fldCharType="begin"/>
      </w:r>
      <w:r>
        <w:instrText xml:space="preserve"> HYPERLINK "mailto:ritchie.bachini@infor.com"</w:instrText>
      </w:r>
      <w:bookmarkStart w:name="_@_19C492BBEDD64C1BAEC3C4881188B08DZ" w:id="26"/>
      <w:r>
        <w:fldChar w:fldCharType="separate"/>
      </w:r>
      <w:bookmarkEnd w:id="26"/>
      <w:r w:rsidRPr="5A4AE8A1">
        <w:rPr>
          <w:noProof/>
        </w:rPr>
        <w:t>@Ritchie Bachini</w:t>
      </w:r>
      <w:r>
        <w:fldChar w:fldCharType="end"/>
      </w:r>
      <w:r w:rsidRPr="53F38951">
        <w:t xml:space="preserve"> Per 7/1 discussion, the file will be coming from bank sftp and we will be asking for bank sftp access.</w:t>
      </w:r>
    </w:p>
  </w:comment>
  <w:comment w:initials="RB" w:author="Ritchie Bachini" w:date="2025-07-10T09:59:00Z" w:id="25">
    <w:p w:rsidR="008F50F4" w:rsidP="008F50F4" w:rsidRDefault="008F50F4" w14:paraId="11ECD170" w14:textId="77777777">
      <w:pPr>
        <w:pStyle w:val="CommentText"/>
      </w:pPr>
      <w:r>
        <w:rPr>
          <w:rStyle w:val="CommentReference"/>
        </w:rPr>
        <w:annotationRef/>
      </w:r>
      <w:r>
        <w:rPr>
          <w:lang w:val="en-PH"/>
        </w:rPr>
        <w:t>done</w:t>
      </w:r>
    </w:p>
  </w:comment>
  <w:comment w:initials="LE" w:author="Lila Elizalde" w:date="2025-07-11T16:33:00Z" w:id="27">
    <w:p w:rsidR="005E138A" w:rsidRDefault="002C208F" w14:paraId="59DDE682" w14:textId="5C370AE1">
      <w:pPr>
        <w:pStyle w:val="CommentText"/>
      </w:pPr>
      <w:r>
        <w:rPr>
          <w:rStyle w:val="CommentReference"/>
        </w:rPr>
        <w:annotationRef/>
      </w:r>
      <w:r w:rsidRPr="31B196F2">
        <w:t>added</w:t>
      </w:r>
    </w:p>
  </w:comment>
  <w:comment w:initials="IP" w:author="Irie Mack Pable" w:date="2025-07-09T22:12:00Z" w:id="35">
    <w:p w:rsidR="009178BA" w:rsidRDefault="002C208F" w14:paraId="0FDF0664" w14:textId="340D6B54">
      <w:pPr>
        <w:pStyle w:val="CommentText"/>
      </w:pPr>
      <w:r>
        <w:rPr>
          <w:rStyle w:val="CommentReference"/>
        </w:rPr>
        <w:annotationRef/>
      </w:r>
      <w:r>
        <w:fldChar w:fldCharType="begin"/>
      </w:r>
      <w:r>
        <w:instrText xml:space="preserve"> HYPERLINK "mailto:ritchie.bachini@infor.com"</w:instrText>
      </w:r>
      <w:bookmarkStart w:name="_@_83499CB35F42451699295F0279338516Z" w:id="37"/>
      <w:r>
        <w:fldChar w:fldCharType="separate"/>
      </w:r>
      <w:bookmarkEnd w:id="37"/>
      <w:r w:rsidRPr="0C4B54EA">
        <w:rPr>
          <w:noProof/>
        </w:rPr>
        <w:t>@Ritchie Bachini</w:t>
      </w:r>
      <w:r>
        <w:fldChar w:fldCharType="end"/>
      </w:r>
      <w:r w:rsidRPr="7B8B7264">
        <w:t xml:space="preserve">  Update typo.</w:t>
      </w:r>
    </w:p>
  </w:comment>
  <w:comment w:initials="RB" w:author="Ritchie Bachini" w:date="2025-07-10T10:00:00Z" w:id="36">
    <w:p w:rsidR="0011340B" w:rsidP="0011340B" w:rsidRDefault="0011340B" w14:paraId="19B479BA" w14:textId="77777777">
      <w:pPr>
        <w:pStyle w:val="CommentText"/>
      </w:pPr>
      <w:r>
        <w:rPr>
          <w:rStyle w:val="CommentReference"/>
        </w:rPr>
        <w:annotationRef/>
      </w:r>
      <w:r>
        <w:rPr>
          <w:lang w:val="en-PH"/>
        </w:rPr>
        <w:t>corrected</w:t>
      </w:r>
    </w:p>
  </w:comment>
  <w:comment w:initials="IP" w:author="Irie Mack Pable" w:date="2025-07-09T22:12:00Z" w:id="38">
    <w:p w:rsidR="009178BA" w:rsidRDefault="002C208F" w14:paraId="7197240E" w14:textId="0978CA9C">
      <w:pPr>
        <w:pStyle w:val="CommentText"/>
      </w:pPr>
      <w:r>
        <w:rPr>
          <w:rStyle w:val="CommentReference"/>
        </w:rPr>
        <w:annotationRef/>
      </w:r>
      <w:r>
        <w:fldChar w:fldCharType="begin"/>
      </w:r>
      <w:r>
        <w:instrText xml:space="preserve"> HYPERLINK "mailto:ritchie.bachini@infor.com"</w:instrText>
      </w:r>
      <w:bookmarkStart w:name="_@_7405246B047A49AB985F787D650CA291Z" w:id="40"/>
      <w:r>
        <w:fldChar w:fldCharType="separate"/>
      </w:r>
      <w:bookmarkEnd w:id="40"/>
      <w:r w:rsidRPr="2B05E048">
        <w:rPr>
          <w:noProof/>
        </w:rPr>
        <w:t>@Ritchie Bachini</w:t>
      </w:r>
      <w:r>
        <w:fldChar w:fldCharType="end"/>
      </w:r>
      <w:r w:rsidRPr="4FA40530">
        <w:t xml:space="preserve"> Update typo.</w:t>
      </w:r>
    </w:p>
  </w:comment>
  <w:comment w:initials="RB" w:author="Ritchie Bachini" w:date="2025-07-10T10:00:00Z" w:id="39">
    <w:p w:rsidR="0011340B" w:rsidP="0011340B" w:rsidRDefault="0011340B" w14:paraId="01EC5EEB" w14:textId="77777777">
      <w:pPr>
        <w:pStyle w:val="CommentText"/>
      </w:pPr>
      <w:r>
        <w:rPr>
          <w:rStyle w:val="CommentReference"/>
        </w:rPr>
        <w:annotationRef/>
      </w:r>
      <w:r>
        <w:rPr>
          <w:lang w:val="en-PH"/>
        </w:rPr>
        <w:t>corrected</w:t>
      </w:r>
    </w:p>
  </w:comment>
  <w:comment w:initials="IP" w:author="Irie Mack Pable" w:date="2025-07-09T22:13:00Z" w:id="41">
    <w:p w:rsidR="009178BA" w:rsidRDefault="002C208F" w14:paraId="744A48D7" w14:textId="0D9B3D5F">
      <w:pPr>
        <w:pStyle w:val="CommentText"/>
      </w:pPr>
      <w:r>
        <w:rPr>
          <w:rStyle w:val="CommentReference"/>
        </w:rPr>
        <w:annotationRef/>
      </w:r>
      <w:r w:rsidRPr="3F07623A">
        <w:t>@Ritchie Bachini</w:t>
      </w:r>
      <w:r w:rsidRPr="125B2A23">
        <w:t xml:space="preserve"> Per 7/1 discussion, the file will be coming from bank sftp and we will be asking for bank sftp access.</w:t>
      </w:r>
    </w:p>
  </w:comment>
  <w:comment w:initials="RB" w:author="Ritchie Bachini" w:date="2025-07-10T10:04:00Z" w:id="42">
    <w:p w:rsidR="007B6604" w:rsidP="007B6604" w:rsidRDefault="007B6604" w14:paraId="6F078E98" w14:textId="1C9DCF39">
      <w:pPr>
        <w:pStyle w:val="CommentText"/>
      </w:pPr>
      <w:r>
        <w:rPr>
          <w:rStyle w:val="CommentReference"/>
        </w:rPr>
        <w:annotationRef/>
      </w:r>
      <w:r>
        <w:fldChar w:fldCharType="begin"/>
      </w:r>
      <w:r>
        <w:instrText>HYPERLINK "mailto:iriemack.pable@infor.com"</w:instrText>
      </w:r>
      <w:bookmarkStart w:name="_@_5EE2F86108FB4CAF8E79785887D0AF7FZ" w:id="44"/>
      <w:r>
        <w:fldChar w:fldCharType="separate"/>
      </w:r>
      <w:bookmarkEnd w:id="44"/>
      <w:r w:rsidRPr="007B6604">
        <w:rPr>
          <w:rStyle w:val="Mention"/>
          <w:noProof/>
        </w:rPr>
        <w:t>@Irie Mack Pable</w:t>
      </w:r>
      <w:r>
        <w:fldChar w:fldCharType="end"/>
      </w:r>
      <w:r>
        <w:t xml:space="preserve">  pls check updates.</w:t>
      </w:r>
    </w:p>
  </w:comment>
  <w:comment w:initials="IP" w:author="Irie Mack Pable" w:date="2025-07-10T23:23:00Z" w:id="43">
    <w:p w:rsidR="005E138A" w:rsidRDefault="002C208F" w14:paraId="6F267F5A" w14:textId="109F1ADD">
      <w:pPr>
        <w:pStyle w:val="CommentText"/>
      </w:pPr>
      <w:r>
        <w:rPr>
          <w:rStyle w:val="CommentReference"/>
        </w:rPr>
        <w:annotationRef/>
      </w:r>
      <w:r w:rsidRPr="7F0B20AD">
        <w:t>For SONH discussion with bank.</w:t>
      </w:r>
    </w:p>
  </w:comment>
  <w:comment w:initials="RB" w:author="Ritchie Bachini" w:date="2025-08-13T03:03:00Z" w:id="45">
    <w:p w:rsidR="004932DC" w:rsidRDefault="004932DC" w14:paraId="695D89A1" w14:textId="66F11C52">
      <w:pPr>
        <w:pStyle w:val="CommentText"/>
      </w:pPr>
      <w:r>
        <w:rPr>
          <w:rStyle w:val="CommentReference"/>
        </w:rPr>
        <w:annotationRef/>
      </w:r>
      <w:r w:rsidRPr="2E8F0966">
        <w:t>pending filename from Brian D.</w:t>
      </w:r>
    </w:p>
  </w:comment>
  <w:comment w:initials="RB" w:author="Ritchie Bachini" w:date="2025-08-13T03:23:00Z" w:id="46">
    <w:p w:rsidR="004932DC" w:rsidRDefault="004932DC" w14:paraId="3DBC32D9" w14:textId="4912E43C">
      <w:pPr>
        <w:pStyle w:val="CommentText"/>
      </w:pPr>
      <w:r>
        <w:rPr>
          <w:rStyle w:val="CommentReference"/>
        </w:rPr>
        <w:annotationRef/>
      </w:r>
      <w:r w:rsidRPr="3AA1C5A8">
        <w:t>decryption is included in the Assumptions section for reference.</w:t>
      </w:r>
    </w:p>
  </w:comment>
  <w:comment w:initials="RB" w:author="Ritchie Bachini" w:date="2025-08-13T21:48:00Z" w:id="47">
    <w:p w:rsidR="004932DC" w:rsidRDefault="004932DC" w14:paraId="6B94C75B" w14:textId="173ABAA4">
      <w:pPr>
        <w:pStyle w:val="CommentText"/>
      </w:pPr>
      <w:r>
        <w:rPr>
          <w:rStyle w:val="CommentReference"/>
        </w:rPr>
        <w:annotationRef/>
      </w:r>
      <w:r w:rsidRPr="053ED30D">
        <w:t>Brian has already replied with the file name received from Bank of America.</w:t>
      </w:r>
    </w:p>
  </w:comment>
  <w:comment w:initials="IP" w:author="Irie Mack Pable" w:date="2025-07-09T22:14:00Z" w:id="48">
    <w:p w:rsidR="009178BA" w:rsidRDefault="002C208F" w14:paraId="61D7312C" w14:textId="0AD91EA6">
      <w:pPr>
        <w:pStyle w:val="CommentText"/>
      </w:pPr>
      <w:r>
        <w:rPr>
          <w:rStyle w:val="CommentReference"/>
        </w:rPr>
        <w:annotationRef/>
      </w:r>
      <w:r>
        <w:fldChar w:fldCharType="begin"/>
      </w:r>
      <w:r>
        <w:instrText xml:space="preserve"> HYPERLINK "mailto:ritchie.bachini@infor.com"</w:instrText>
      </w:r>
      <w:bookmarkStart w:name="_@_7D37EEF27AED46D284BA64642DEB5AD4Z" w:id="50"/>
      <w:r>
        <w:fldChar w:fldCharType="separate"/>
      </w:r>
      <w:bookmarkEnd w:id="50"/>
      <w:r w:rsidRPr="2CFBB5B2">
        <w:rPr>
          <w:noProof/>
        </w:rPr>
        <w:t>@Ritchie Bachini</w:t>
      </w:r>
      <w:r>
        <w:fldChar w:fldCharType="end"/>
      </w:r>
      <w:r w:rsidRPr="077B98F8">
        <w:t xml:space="preserve">  Update to "folder"</w:t>
      </w:r>
    </w:p>
  </w:comment>
  <w:comment w:initials="RB" w:author="Ritchie Bachini" w:date="2025-07-10T10:05:00Z" w:id="49">
    <w:p w:rsidR="00A7680B" w:rsidP="00A7680B" w:rsidRDefault="00A7680B" w14:paraId="0003F9E9" w14:textId="77777777">
      <w:pPr>
        <w:pStyle w:val="CommentText"/>
      </w:pPr>
      <w:r>
        <w:rPr>
          <w:rStyle w:val="CommentReference"/>
        </w:rPr>
        <w:annotationRef/>
      </w:r>
      <w:r>
        <w:rPr>
          <w:lang w:val="en-PH"/>
        </w:rPr>
        <w:t>updated</w:t>
      </w:r>
    </w:p>
  </w:comment>
  <w:comment w:initials="IP" w:author="Irie Mack Pable" w:date="2025-07-09T22:19:00Z" w:id="52">
    <w:p w:rsidR="009178BA" w:rsidRDefault="002C208F" w14:paraId="1D6F12F9" w14:textId="215787CE">
      <w:pPr>
        <w:pStyle w:val="CommentText"/>
      </w:pPr>
      <w:r>
        <w:rPr>
          <w:rStyle w:val="CommentReference"/>
        </w:rPr>
        <w:annotationRef/>
      </w:r>
      <w:r w:rsidRPr="3E5098BE">
        <w:t>For SONH confirmation as we might not be able to identify the specific agencies during file import.</w:t>
      </w:r>
    </w:p>
  </w:comment>
  <w:comment w:initials="RB" w:author="Ritchie Bachini" w:date="2025-07-10T10:18:00Z" w:id="53">
    <w:p w:rsidR="00EB5D93" w:rsidP="00EB5D93" w:rsidRDefault="00BB40DD" w14:paraId="71356F71" w14:textId="77777777">
      <w:pPr>
        <w:pStyle w:val="CommentText"/>
      </w:pPr>
      <w:r>
        <w:rPr>
          <w:rStyle w:val="CommentReference"/>
        </w:rPr>
        <w:annotationRef/>
      </w:r>
      <w:r w:rsidR="00EB5D93">
        <w:rPr>
          <w:lang w:val="en-PH"/>
        </w:rPr>
        <w:t>Changed to DEAM and Treasury, for SONH confirmation on distro group</w:t>
      </w:r>
    </w:p>
  </w:comment>
  <w:comment w:initials="IP" w:author="Irie Mack Pable" w:date="2025-07-09T22:20:00Z" w:id="54">
    <w:p w:rsidR="009178BA" w:rsidRDefault="002C208F" w14:paraId="515646B2" w14:textId="4F99CE47">
      <w:pPr>
        <w:pStyle w:val="CommentText"/>
      </w:pPr>
      <w:r>
        <w:rPr>
          <w:rStyle w:val="CommentReference"/>
        </w:rPr>
        <w:annotationRef/>
      </w:r>
      <w:r>
        <w:fldChar w:fldCharType="begin"/>
      </w:r>
      <w:r>
        <w:instrText xml:space="preserve"> HYPERLINK "mailto:ritchie.bachini@infor.com"</w:instrText>
      </w:r>
      <w:bookmarkStart w:name="_@_BCA9B46FF38C40BD9C056E30BD7B3B97Z" w:id="56"/>
      <w:r>
        <w:fldChar w:fldCharType="separate"/>
      </w:r>
      <w:bookmarkEnd w:id="56"/>
      <w:r w:rsidRPr="514B3138">
        <w:rPr>
          <w:noProof/>
        </w:rPr>
        <w:t>@Ritchie Bachini</w:t>
      </w:r>
      <w:r>
        <w:fldChar w:fldCharType="end"/>
      </w:r>
      <w:r w:rsidRPr="2267BA0A">
        <w:t xml:space="preserve">  Above indicated DEAM distribution group. Update to align.</w:t>
      </w:r>
    </w:p>
  </w:comment>
  <w:comment w:initials="RB" w:author="Ritchie Bachini" w:date="2025-07-10T10:10:00Z" w:id="55">
    <w:p w:rsidR="00AA32BB" w:rsidP="00AA32BB" w:rsidRDefault="001577C5" w14:paraId="23CA6687" w14:textId="77777777">
      <w:pPr>
        <w:pStyle w:val="CommentText"/>
      </w:pPr>
      <w:r>
        <w:rPr>
          <w:rStyle w:val="CommentReference"/>
        </w:rPr>
        <w:annotationRef/>
      </w:r>
      <w:r w:rsidR="00AA32BB">
        <w:rPr>
          <w:lang w:val="en-PH"/>
        </w:rPr>
        <w:t>Updated to DEAM and Treasury distro but for SONH confirmation</w:t>
      </w:r>
    </w:p>
  </w:comment>
  <w:comment w:initials="IP" w:author="Irie Mack Pable" w:date="2025-07-09T22:20:00Z" w:id="57">
    <w:p w:rsidR="009178BA" w:rsidRDefault="002C208F" w14:paraId="58B2657B" w14:textId="1D695044">
      <w:pPr>
        <w:pStyle w:val="CommentText"/>
      </w:pPr>
      <w:r>
        <w:rPr>
          <w:rStyle w:val="CommentReference"/>
        </w:rPr>
        <w:annotationRef/>
      </w:r>
      <w:r w:rsidRPr="190F1A3B">
        <w:t>@Ritchie Bachini</w:t>
      </w:r>
      <w:r w:rsidRPr="71B745C2">
        <w:t xml:space="preserve">  Above indicated DEAM distribution group. Update to align.</w:t>
      </w:r>
    </w:p>
  </w:comment>
  <w:comment w:initials="RB" w:author="Ritchie Bachini" w:date="2025-07-10T10:21:00Z" w:id="58">
    <w:p w:rsidR="00C01FF6" w:rsidP="00C01FF6" w:rsidRDefault="00C01FF6" w14:paraId="627BB4A6" w14:textId="77777777">
      <w:pPr>
        <w:pStyle w:val="CommentText"/>
      </w:pPr>
      <w:r>
        <w:rPr>
          <w:rStyle w:val="CommentReference"/>
        </w:rPr>
        <w:annotationRef/>
      </w:r>
      <w:r>
        <w:rPr>
          <w:lang w:val="en-PH"/>
        </w:rPr>
        <w:t>Updated to DEAM and Treasury distro but for SONH confirmation</w:t>
      </w:r>
    </w:p>
  </w:comment>
  <w:comment w:initials="IP" w:author="Irie Mack Pable" w:date="2025-07-09T22:21:00Z" w:id="59">
    <w:p w:rsidR="009178BA" w:rsidRDefault="002C208F" w14:paraId="61FE55A6" w14:textId="716B0840">
      <w:pPr>
        <w:pStyle w:val="CommentText"/>
      </w:pPr>
      <w:r>
        <w:rPr>
          <w:rStyle w:val="CommentReference"/>
        </w:rPr>
        <w:annotationRef/>
      </w:r>
      <w:r>
        <w:fldChar w:fldCharType="begin"/>
      </w:r>
      <w:r>
        <w:instrText xml:space="preserve"> HYPERLINK "mailto:ritchie.bachini@infor.com"</w:instrText>
      </w:r>
      <w:bookmarkStart w:name="_@_1FAD9AF9C53548CC930FE24C07B34069Z" w:id="61"/>
      <w:r>
        <w:fldChar w:fldCharType="separate"/>
      </w:r>
      <w:bookmarkEnd w:id="61"/>
      <w:r w:rsidRPr="1C5F0833">
        <w:rPr>
          <w:noProof/>
        </w:rPr>
        <w:t>@Ritchie Bachini</w:t>
      </w:r>
      <w:r>
        <w:fldChar w:fldCharType="end"/>
      </w:r>
      <w:r w:rsidRPr="579A53AF">
        <w:t xml:space="preserve">  If this is bank sftp, then SONH (DEAM team) might need to coordinate with the bank for file reprocessing/re-upload. Not the agency or DEAM team themselves.</w:t>
      </w:r>
    </w:p>
  </w:comment>
  <w:comment w:initials="RB" w:author="Ritchie Bachini" w:date="2025-07-10T10:27:00Z" w:id="60">
    <w:p w:rsidR="00137CCB" w:rsidP="00137CCB" w:rsidRDefault="00137CCB" w14:paraId="23C87442" w14:textId="77777777">
      <w:pPr>
        <w:pStyle w:val="CommentText"/>
      </w:pPr>
      <w:r>
        <w:rPr>
          <w:rStyle w:val="CommentReference"/>
        </w:rPr>
        <w:annotationRef/>
      </w:r>
      <w:r>
        <w:rPr>
          <w:lang w:val="en-PH"/>
        </w:rPr>
        <w:t>updated</w:t>
      </w:r>
    </w:p>
  </w:comment>
  <w:comment w:initials="IP" w:author="Irie Mack Pable" w:date="2025-07-09T22:28:00Z" w:id="62">
    <w:p w:rsidR="009178BA" w:rsidRDefault="002C208F" w14:paraId="1DE51064" w14:textId="2C0C0582">
      <w:pPr>
        <w:pStyle w:val="CommentText"/>
      </w:pPr>
      <w:r>
        <w:rPr>
          <w:rStyle w:val="CommentReference"/>
        </w:rPr>
        <w:annotationRef/>
      </w:r>
      <w:r>
        <w:fldChar w:fldCharType="begin"/>
      </w:r>
      <w:r>
        <w:instrText xml:space="preserve"> HYPERLINK "mailto:ritchie.bachini@infor.com"</w:instrText>
      </w:r>
      <w:bookmarkStart w:name="_@_015352A17AD9452EA209F51530A884F7Z" w:id="64"/>
      <w:r>
        <w:fldChar w:fldCharType="separate"/>
      </w:r>
      <w:bookmarkEnd w:id="64"/>
      <w:r w:rsidRPr="07270F06">
        <w:rPr>
          <w:noProof/>
        </w:rPr>
        <w:t>@Ritchie Bachini</w:t>
      </w:r>
      <w:r>
        <w:fldChar w:fldCharType="end"/>
      </w:r>
      <w:r w:rsidRPr="51052E79">
        <w:t xml:space="preserve">  Update to "the reconciliation file"</w:t>
      </w:r>
    </w:p>
  </w:comment>
  <w:comment w:initials="RB" w:author="Ritchie Bachini" w:date="2025-07-10T10:29:00Z" w:id="63">
    <w:p w:rsidR="00FE7C4F" w:rsidP="00FE7C4F" w:rsidRDefault="00FE7C4F" w14:paraId="7D55753D" w14:textId="77777777">
      <w:pPr>
        <w:pStyle w:val="CommentText"/>
      </w:pPr>
      <w:r>
        <w:rPr>
          <w:rStyle w:val="CommentReference"/>
        </w:rPr>
        <w:annotationRef/>
      </w:r>
      <w:r>
        <w:rPr>
          <w:lang w:val="en-PH"/>
        </w:rPr>
        <w:t>updated</w:t>
      </w:r>
    </w:p>
  </w:comment>
  <w:comment w:initials="IP" w:author="Irie Mack Pable" w:date="2025-07-09T22:31:00Z" w:id="65">
    <w:p w:rsidR="009178BA" w:rsidRDefault="002C208F" w14:paraId="450E2129" w14:textId="57F7D741">
      <w:pPr>
        <w:pStyle w:val="CommentText"/>
      </w:pPr>
      <w:r>
        <w:rPr>
          <w:rStyle w:val="CommentReference"/>
        </w:rPr>
        <w:annotationRef/>
      </w:r>
      <w:r>
        <w:fldChar w:fldCharType="begin"/>
      </w:r>
      <w:r>
        <w:instrText xml:space="preserve"> HYPERLINK "mailto:ritchie.bachini@infor.com"</w:instrText>
      </w:r>
      <w:bookmarkStart w:name="_@_E9BEFBF8F0F144E6B023E417D16333CBZ" w:id="67"/>
      <w:r>
        <w:fldChar w:fldCharType="separate"/>
      </w:r>
      <w:bookmarkEnd w:id="67"/>
      <w:r w:rsidRPr="6D22C75A">
        <w:rPr>
          <w:noProof/>
        </w:rPr>
        <w:t>@Ritchie Bachini</w:t>
      </w:r>
      <w:r>
        <w:fldChar w:fldCharType="end"/>
      </w:r>
      <w:r w:rsidRPr="102031AD">
        <w:t xml:space="preserve">  We do not have an agency identifier in the cash ledger bank update. </w:t>
      </w:r>
    </w:p>
    <w:p w:rsidR="009178BA" w:rsidRDefault="009178BA" w14:paraId="4743ED9C" w14:textId="2C216EE2">
      <w:pPr>
        <w:pStyle w:val="CommentText"/>
      </w:pPr>
    </w:p>
    <w:p w:rsidR="009178BA" w:rsidRDefault="002C208F" w14:paraId="22EC9605" w14:textId="5CA54136">
      <w:pPr>
        <w:pStyle w:val="CommentText"/>
      </w:pPr>
      <w:r w:rsidRPr="389473D6">
        <w:t>Other user filter available for email recipient identification is by '"SONH-FIN-CashCodeFilter".</w:t>
      </w:r>
    </w:p>
  </w:comment>
  <w:comment w:initials="RB" w:author="Ritchie Bachini" w:date="2025-07-10T10:36:00Z" w:id="66">
    <w:p w:rsidR="003715E9" w:rsidP="003715E9" w:rsidRDefault="003715E9" w14:paraId="673F9CA2" w14:textId="77777777">
      <w:pPr>
        <w:pStyle w:val="CommentText"/>
      </w:pPr>
      <w:r>
        <w:rPr>
          <w:rStyle w:val="CommentReference"/>
        </w:rPr>
        <w:annotationRef/>
      </w:r>
      <w:r>
        <w:rPr>
          <w:lang w:val="en-PH"/>
        </w:rPr>
        <w:t>Updated to DEAM and Treasury but SONH to confirm distribution group</w:t>
      </w:r>
    </w:p>
  </w:comment>
  <w:comment w:initials="IP" w:author="Irie Mack Pable" w:date="2025-07-09T22:33:00Z" w:id="68">
    <w:p w:rsidR="009178BA" w:rsidRDefault="002C208F" w14:paraId="319CD8DE" w14:textId="5DE0F495">
      <w:pPr>
        <w:pStyle w:val="CommentText"/>
      </w:pPr>
      <w:r>
        <w:rPr>
          <w:rStyle w:val="CommentReference"/>
        </w:rPr>
        <w:annotationRef/>
      </w:r>
      <w:r>
        <w:fldChar w:fldCharType="begin"/>
      </w:r>
      <w:r>
        <w:instrText xml:space="preserve"> HYPERLINK "mailto:ritchie.bachini@infor.com"</w:instrText>
      </w:r>
      <w:bookmarkStart w:name="_@_5FA6D8C848B4497790CCE187A39D14A0Z" w:id="70"/>
      <w:r>
        <w:fldChar w:fldCharType="separate"/>
      </w:r>
      <w:bookmarkEnd w:id="70"/>
      <w:r w:rsidRPr="7970A753">
        <w:rPr>
          <w:noProof/>
        </w:rPr>
        <w:t>@Ritchie Bachini</w:t>
      </w:r>
      <w:r>
        <w:fldChar w:fldCharType="end"/>
      </w:r>
      <w:r w:rsidRPr="73958406">
        <w:t xml:space="preserve"> When the records are updated, the remaining records that would show up are records in error or uninterfaced.</w:t>
      </w:r>
    </w:p>
    <w:p w:rsidR="009178BA" w:rsidRDefault="009178BA" w14:paraId="39254126" w14:textId="29D63938">
      <w:pPr>
        <w:pStyle w:val="CommentText"/>
      </w:pPr>
    </w:p>
    <w:p w:rsidR="009178BA" w:rsidRDefault="002C208F" w14:paraId="178318C0" w14:textId="2E5ACD9F">
      <w:pPr>
        <w:pStyle w:val="CommentText"/>
      </w:pPr>
      <w:r w:rsidRPr="275E4339">
        <w:t>Routing the users to the maintenance table may not yield aligned results with email notification goal.</w:t>
      </w:r>
    </w:p>
  </w:comment>
  <w:comment w:initials="RB" w:author="Ritchie Bachini" w:date="2025-07-10T10:37:00Z" w:id="69">
    <w:p w:rsidR="00F805DD" w:rsidP="00F805DD" w:rsidRDefault="00F805DD" w14:paraId="6297495A" w14:textId="77777777">
      <w:pPr>
        <w:pStyle w:val="CommentText"/>
      </w:pPr>
      <w:r>
        <w:rPr>
          <w:rStyle w:val="CommentReference"/>
        </w:rPr>
        <w:annotationRef/>
      </w:r>
      <w:r>
        <w:rPr>
          <w:lang w:val="en-PH"/>
        </w:rPr>
        <w:t>Removed link</w:t>
      </w:r>
    </w:p>
  </w:comment>
  <w:comment w:initials="MH" w:author="Moriel Handugan" w:date="2025-07-25T16:57:00Z" w:id="71">
    <w:p w:rsidR="00DC21F0" w:rsidP="00DC21F0" w:rsidRDefault="00DC21F0" w14:paraId="1D067DDE" w14:textId="77777777">
      <w:pPr>
        <w:pStyle w:val="CommentText"/>
      </w:pPr>
      <w:r>
        <w:rPr>
          <w:rStyle w:val="CommentReference"/>
        </w:rPr>
        <w:annotationRef/>
      </w:r>
      <w:r>
        <w:t>Updated to 3.2.8</w:t>
      </w:r>
    </w:p>
  </w:comment>
  <w:comment w:initials="IP" w:author="Irie Mack Pable" w:date="2025-07-09T22:35:00Z" w:id="72">
    <w:p w:rsidR="009178BA" w:rsidRDefault="002C208F" w14:paraId="11E2F077" w14:textId="69E1B49E">
      <w:pPr>
        <w:pStyle w:val="CommentText"/>
      </w:pPr>
      <w:r>
        <w:rPr>
          <w:rStyle w:val="CommentReference"/>
        </w:rPr>
        <w:annotationRef/>
      </w:r>
      <w:r>
        <w:fldChar w:fldCharType="begin"/>
      </w:r>
      <w:r>
        <w:instrText xml:space="preserve"> HYPERLINK "mailto:ritchie.bachini@infor.com"</w:instrText>
      </w:r>
      <w:bookmarkStart w:name="_@_031844CA880D408C8A571EDBD4CFE112Z" w:id="74"/>
      <w:r>
        <w:fldChar w:fldCharType="separate"/>
      </w:r>
      <w:bookmarkEnd w:id="74"/>
      <w:r w:rsidRPr="544F089C">
        <w:rPr>
          <w:noProof/>
        </w:rPr>
        <w:t>@Ritchie Bachini</w:t>
      </w:r>
      <w:r>
        <w:fldChar w:fldCharType="end"/>
      </w:r>
      <w:r w:rsidRPr="5783E75E">
        <w:t xml:space="preserve">  For further checking. Run Group can no longer be changed in the maintenance table. </w:t>
      </w:r>
    </w:p>
    <w:p w:rsidR="009178BA" w:rsidRDefault="009178BA" w14:paraId="107778E8" w14:textId="1837D4C7">
      <w:pPr>
        <w:pStyle w:val="CommentText"/>
      </w:pPr>
    </w:p>
    <w:p w:rsidR="009178BA" w:rsidRDefault="002C208F" w14:paraId="49BF01B2" w14:textId="34D06068">
      <w:pPr>
        <w:pStyle w:val="CommentText"/>
      </w:pPr>
      <w:r w:rsidRPr="4BFD4113">
        <w:t xml:space="preserve">There is also no action/option available to create an Error Run Group. </w:t>
      </w:r>
    </w:p>
  </w:comment>
  <w:comment w:initials="RB" w:author="Ritchie Bachini" w:date="2025-07-10T11:43:00Z" w:id="73">
    <w:p w:rsidR="009B6C88" w:rsidP="009B6C88" w:rsidRDefault="009B6C88" w14:paraId="24938790" w14:textId="77777777">
      <w:pPr>
        <w:pStyle w:val="CommentText"/>
      </w:pPr>
      <w:r>
        <w:rPr>
          <w:rStyle w:val="CommentReference"/>
        </w:rPr>
        <w:annotationRef/>
      </w:r>
      <w:r>
        <w:rPr>
          <w:lang w:val="en-PH"/>
        </w:rPr>
        <w:t>updated</w:t>
      </w:r>
    </w:p>
  </w:comment>
  <w:comment w:initials="IP" w:author="Irie Mack Pable" w:date="2026-02-12T17:45:00Z" w:id="75">
    <w:p w:rsidR="001E53A9" w:rsidRDefault="001E53A9" w14:paraId="53EC0AC4" w14:textId="22BC62DF">
      <w:pPr>
        <w:pStyle w:val="CommentText"/>
      </w:pPr>
      <w:r>
        <w:rPr>
          <w:rStyle w:val="CommentReference"/>
        </w:rPr>
        <w:annotationRef/>
      </w:r>
      <w:r w:rsidRPr="55864DF4">
        <w:t xml:space="preserve">Sample URL: </w:t>
      </w:r>
      <w:hyperlink r:id="rId1">
        <w:r w:rsidRPr="5B91B719">
          <w:rPr>
            <w:rStyle w:val="Hyperlink"/>
          </w:rPr>
          <w:t>Financials &amp; Supply Management</w:t>
        </w:r>
      </w:hyperlink>
    </w:p>
    <w:p w:rsidR="001E53A9" w:rsidRDefault="001E53A9" w14:paraId="053C5C26" w14:textId="11E05383">
      <w:pPr>
        <w:pStyle w:val="CommentText"/>
      </w:pPr>
      <w:r>
        <w:fldChar w:fldCharType="begin"/>
      </w:r>
      <w:r>
        <w:instrText xml:space="preserve"> HYPERLINK "mailto:marklin.viray@infor.com"</w:instrText>
      </w:r>
      <w:bookmarkStart w:name="_@_43FB59E559744ACBB794407C4B6E27D2Z" w:id="76"/>
      <w:r>
        <w:fldChar w:fldCharType="separate"/>
      </w:r>
      <w:bookmarkEnd w:id="76"/>
      <w:r w:rsidRPr="2EE8D4B6">
        <w:rPr>
          <w:rStyle w:val="Mention"/>
          <w:noProof/>
        </w:rPr>
        <w:t>@Marklin Viray</w:t>
      </w:r>
      <w:r>
        <w:fldChar w:fldCharType="end"/>
      </w:r>
      <w:r w:rsidRPr="6F61262D">
        <w:t xml:space="preserve">  </w:t>
      </w:r>
      <w:r>
        <w:fldChar w:fldCharType="begin"/>
      </w:r>
      <w:r>
        <w:instrText xml:space="preserve"> HYPERLINK "mailto:melanierose.nunez@infor.com"</w:instrText>
      </w:r>
      <w:bookmarkStart w:name="_@_2A69C0C990A646E18B7ED1C3928459A1Z" w:id="77"/>
      <w:r>
        <w:fldChar w:fldCharType="separate"/>
      </w:r>
      <w:bookmarkEnd w:id="77"/>
      <w:r w:rsidRPr="5A03B8A4">
        <w:rPr>
          <w:rStyle w:val="Mention"/>
          <w:noProof/>
        </w:rPr>
        <w:t>@Melanie Rose Nunez</w:t>
      </w:r>
      <w:r>
        <w:fldChar w:fldCharType="end"/>
      </w:r>
      <w:r w:rsidRPr="684F58E9">
        <w:t xml:space="preserve"> </w:t>
      </w:r>
    </w:p>
  </w:comment>
  <w:comment w:initials="MH" w:author="Moriel Handugan" w:date="2025-07-25T18:00:00Z" w:id="82">
    <w:p w:rsidR="00174A18" w:rsidP="00174A18" w:rsidRDefault="00AC365B" w14:paraId="0E576781" w14:textId="77777777">
      <w:pPr>
        <w:pStyle w:val="CommentText"/>
      </w:pPr>
      <w:r>
        <w:rPr>
          <w:rStyle w:val="CommentReference"/>
        </w:rPr>
        <w:annotationRef/>
      </w:r>
      <w:r w:rsidR="00174A18">
        <w:t>Include a short description that Bank File layout provided by BOA will be used by infor to create the input file in FSM. Can also mention that those BOA fields in red will be used in FSM for clarity since similar BOA field exist in Detail and Total Records</w:t>
      </w:r>
    </w:p>
  </w:comment>
  <w:comment w:initials="RB" w:author="Ritchie Bachini" w:date="2025-07-25T18:24:00Z" w:id="83">
    <w:p w:rsidR="00587C5C" w:rsidP="00587C5C" w:rsidRDefault="00587C5C" w14:paraId="25291B6D" w14:textId="7EC046A6">
      <w:pPr>
        <w:pStyle w:val="CommentText"/>
      </w:pPr>
      <w:r>
        <w:rPr>
          <w:rStyle w:val="CommentReference"/>
        </w:rPr>
        <w:annotationRef/>
      </w:r>
      <w:r>
        <w:fldChar w:fldCharType="begin"/>
      </w:r>
      <w:r>
        <w:instrText>HYPERLINK "mailto:moriel.handugan@infor.com"</w:instrText>
      </w:r>
      <w:bookmarkStart w:name="_@_F0922D6B386E498CAC667E5334A4E211Z" w:id="84"/>
      <w:r>
        <w:fldChar w:fldCharType="separate"/>
      </w:r>
      <w:bookmarkEnd w:id="84"/>
      <w:r w:rsidRPr="00587C5C">
        <w:rPr>
          <w:rStyle w:val="Mention"/>
          <w:noProof/>
        </w:rPr>
        <w:t>@Moriel Handugan</w:t>
      </w:r>
      <w:r>
        <w:fldChar w:fldCharType="end"/>
      </w:r>
      <w:r>
        <w:t xml:space="preserve">  updated with a short description.</w:t>
      </w:r>
    </w:p>
  </w:comment>
  <w:comment w:initials="MH" w:author="Moriel Handugan" w:date="2025-07-25T17:00:00Z" w:id="87">
    <w:p w:rsidR="009B03AA" w:rsidP="009B03AA" w:rsidRDefault="009B03AA" w14:paraId="267B6E52" w14:textId="62BD72B1">
      <w:pPr>
        <w:pStyle w:val="CommentText"/>
      </w:pPr>
      <w:r>
        <w:rPr>
          <w:rStyle w:val="CommentReference"/>
        </w:rPr>
        <w:annotationRef/>
      </w:r>
      <w:r>
        <w:t>Update to 3.4.1</w:t>
      </w:r>
    </w:p>
  </w:comment>
  <w:comment w:initials="RB" w:author="Ritchie Bachini" w:date="2025-07-25T17:39:00Z" w:id="88">
    <w:p w:rsidR="00903D95" w:rsidRDefault="00903D95" w14:paraId="39EC3D0C" w14:textId="1C49CB27">
      <w:pPr>
        <w:pStyle w:val="CommentText"/>
      </w:pPr>
      <w:r>
        <w:rPr>
          <w:rStyle w:val="CommentReference"/>
        </w:rPr>
        <w:annotationRef/>
      </w:r>
      <w:r w:rsidRPr="4627F155">
        <w:t>Done</w:t>
      </w:r>
    </w:p>
  </w:comment>
  <w:comment w:initials="IP" w:author="Irie Mack Pable" w:date="2025-07-09T22:50:00Z" w:id="89">
    <w:p w:rsidR="009178BA" w:rsidRDefault="002C208F" w14:paraId="52A851A4" w14:textId="37F329D6">
      <w:pPr>
        <w:pStyle w:val="CommentText"/>
      </w:pPr>
      <w:r>
        <w:rPr>
          <w:rStyle w:val="CommentReference"/>
        </w:rPr>
        <w:annotationRef/>
      </w:r>
      <w:r>
        <w:fldChar w:fldCharType="begin"/>
      </w:r>
      <w:r>
        <w:instrText xml:space="preserve"> HYPERLINK "mailto:ritchie.bachini@infor.com"</w:instrText>
      </w:r>
      <w:bookmarkStart w:name="_@_9A38CE932CC148AF8D422B33C2FE2E8FZ" w:id="91"/>
      <w:r>
        <w:fldChar w:fldCharType="separate"/>
      </w:r>
      <w:bookmarkEnd w:id="91"/>
      <w:r w:rsidRPr="5516EA90">
        <w:rPr>
          <w:noProof/>
        </w:rPr>
        <w:t>@Ritchie Bachini</w:t>
      </w:r>
      <w:r>
        <w:fldChar w:fldCharType="end"/>
      </w:r>
      <w:r w:rsidRPr="0EEE8463">
        <w:t xml:space="preserve">  Update and align with the mapping provided to SONH.</w:t>
      </w:r>
    </w:p>
  </w:comment>
  <w:comment w:initials="RB" w:author="Ritchie Bachini" w:date="2025-07-10T11:54:00Z" w:id="90">
    <w:p w:rsidR="00A60C78" w:rsidP="00A60C78" w:rsidRDefault="00A60C78" w14:paraId="65B1720F" w14:textId="77777777">
      <w:pPr>
        <w:pStyle w:val="CommentText"/>
      </w:pPr>
      <w:r>
        <w:rPr>
          <w:rStyle w:val="CommentReference"/>
        </w:rPr>
        <w:annotationRef/>
      </w:r>
      <w:r>
        <w:rPr>
          <w:lang w:val="en-PH"/>
        </w:rPr>
        <w:t xml:space="preserve">Updated  </w:t>
      </w:r>
    </w:p>
  </w:comment>
  <w:comment w:initials="MH" w:author="Moriel Handugan" w:date="2025-07-25T18:02:00Z" w:id="92">
    <w:p w:rsidR="00903B69" w:rsidP="00903B69" w:rsidRDefault="00903B69" w14:paraId="0A82D295" w14:textId="77777777">
      <w:pPr>
        <w:pStyle w:val="CommentText"/>
      </w:pPr>
      <w:r>
        <w:rPr>
          <w:rStyle w:val="CommentReference"/>
        </w:rPr>
        <w:annotationRef/>
      </w:r>
      <w:r>
        <w:t>Update to FSM field for clarity. Can concatenate the business class before the field.</w:t>
      </w:r>
    </w:p>
  </w:comment>
  <w:comment w:initials="RB" w:author="Ritchie Bachini" w:date="2025-07-25T18:25:00Z" w:id="93">
    <w:p w:rsidR="000D57FE" w:rsidP="000D57FE" w:rsidRDefault="000D57FE" w14:paraId="16920D5A" w14:textId="77777777">
      <w:pPr>
        <w:pStyle w:val="CommentText"/>
      </w:pPr>
      <w:r>
        <w:rPr>
          <w:rStyle w:val="CommentReference"/>
        </w:rPr>
        <w:annotationRef/>
      </w:r>
      <w:r>
        <w:t>Done. Noted in the top row the business class to use.</w:t>
      </w:r>
    </w:p>
  </w:comment>
  <w:comment w:initials="MH" w:author="Moriel Handugan" w:date="2025-07-25T18:01:00Z" w:id="94">
    <w:p w:rsidR="00305FA7" w:rsidP="00305FA7" w:rsidRDefault="00305FA7" w14:paraId="0F52D2E1" w14:textId="50BC8CC3">
      <w:pPr>
        <w:pStyle w:val="CommentText"/>
      </w:pPr>
      <w:r>
        <w:rPr>
          <w:rStyle w:val="CommentReference"/>
        </w:rPr>
        <w:annotationRef/>
      </w:r>
      <w:r>
        <w:t>Update to BOA Field to align/create connection with table above</w:t>
      </w:r>
    </w:p>
  </w:comment>
  <w:comment w:initials="RB" w:author="Ritchie Bachini" w:date="2025-07-25T18:25:00Z" w:id="95">
    <w:p w:rsidR="00A34A3D" w:rsidP="00A34A3D" w:rsidRDefault="00A34A3D" w14:paraId="65D8620E" w14:textId="77777777">
      <w:pPr>
        <w:pStyle w:val="CommentText"/>
      </w:pPr>
      <w:r>
        <w:rPr>
          <w:rStyle w:val="CommentReference"/>
        </w:rPr>
        <w:annotationRef/>
      </w:r>
      <w:r>
        <w:t>Updated to bank field to align with the bank file layout</w:t>
      </w:r>
    </w:p>
  </w:comment>
  <w:comment w:initials="MH" w:author="Moriel Handugan" w:date="2025-07-25T18:06:00Z" w:id="96">
    <w:p w:rsidR="009F56F9" w:rsidP="009F56F9" w:rsidRDefault="009F56F9" w14:paraId="0C7F92B6" w14:textId="77777777">
      <w:pPr>
        <w:pStyle w:val="CommentText"/>
      </w:pPr>
      <w:r>
        <w:rPr>
          <w:rStyle w:val="CommentReference"/>
        </w:rPr>
        <w:annotationRef/>
      </w:r>
      <w:r>
        <w:t>Mention transformation of format to YYYYMMDD in remarks, since Paid Date field in bank have different format and similar field is used in run group</w:t>
      </w:r>
    </w:p>
  </w:comment>
  <w:comment w:initials="RB" w:author="Ritchie Bachini" w:date="2025-07-25T18:32:00Z" w:id="97">
    <w:p w:rsidR="00A035BC" w:rsidP="00A035BC" w:rsidRDefault="00A035BC" w14:paraId="6053F61B" w14:textId="2FC2DDD9">
      <w:pPr>
        <w:pStyle w:val="CommentText"/>
      </w:pPr>
      <w:r>
        <w:rPr>
          <w:rStyle w:val="CommentReference"/>
        </w:rPr>
        <w:annotationRef/>
      </w:r>
      <w:r>
        <w:t xml:space="preserve">Updated. Thanks </w:t>
      </w:r>
      <w:r>
        <w:fldChar w:fldCharType="begin"/>
      </w:r>
      <w:r>
        <w:instrText>HYPERLINK "mailto:moriel.handugan@infor.com"</w:instrText>
      </w:r>
      <w:bookmarkStart w:name="_@_8BFF2E8646094C268C4C94DCE638F5BEZ" w:id="98"/>
      <w:r>
        <w:fldChar w:fldCharType="separate"/>
      </w:r>
      <w:bookmarkEnd w:id="98"/>
      <w:r w:rsidRPr="00A035BC">
        <w:rPr>
          <w:rStyle w:val="Mention"/>
          <w:noProof/>
        </w:rPr>
        <w:t>@Moriel Handugan</w:t>
      </w:r>
      <w:r>
        <w:fldChar w:fldCharType="end"/>
      </w:r>
      <w:r>
        <w:t xml:space="preserve"> </w:t>
      </w:r>
    </w:p>
  </w:comment>
  <w:comment w:initials="IP" w:author="Irie Mack Pable" w:date="2025-07-09T22:51:00Z" w:id="114">
    <w:p w:rsidR="009178BA" w:rsidRDefault="002C208F" w14:paraId="69885C57" w14:textId="64AAEE6A">
      <w:pPr>
        <w:pStyle w:val="CommentText"/>
      </w:pPr>
      <w:r>
        <w:rPr>
          <w:rStyle w:val="CommentReference"/>
        </w:rPr>
        <w:annotationRef/>
      </w:r>
      <w:r>
        <w:fldChar w:fldCharType="begin"/>
      </w:r>
      <w:r>
        <w:instrText xml:space="preserve"> HYPERLINK "mailto:ritchie.bachini@infor.com"</w:instrText>
      </w:r>
      <w:bookmarkStart w:name="_@_D5B264E8F267478FAFDCFA1C007A14F9Z" w:id="116"/>
      <w:r>
        <w:fldChar w:fldCharType="separate"/>
      </w:r>
      <w:bookmarkEnd w:id="116"/>
      <w:r w:rsidRPr="74C188FD">
        <w:rPr>
          <w:noProof/>
        </w:rPr>
        <w:t>@Ritchie Bachini</w:t>
      </w:r>
      <w:r>
        <w:fldChar w:fldCharType="end"/>
      </w:r>
      <w:r w:rsidRPr="215AF4D0">
        <w:t xml:space="preserve">  Update</w:t>
      </w:r>
    </w:p>
  </w:comment>
  <w:comment w:initials="RB" w:author="Ritchie Bachini" w:date="2025-07-10T11:55:00Z" w:id="115">
    <w:p w:rsidR="00F37929" w:rsidP="00F37929" w:rsidRDefault="00F37929" w14:paraId="5C0FDB34" w14:textId="77777777">
      <w:pPr>
        <w:pStyle w:val="CommentText"/>
      </w:pPr>
      <w:r>
        <w:rPr>
          <w:rStyle w:val="CommentReference"/>
        </w:rPr>
        <w:annotationRef/>
      </w:r>
      <w:r>
        <w:rPr>
          <w:lang w:val="en-PH"/>
        </w:rPr>
        <w:t>Updated to reconciliation file</w:t>
      </w:r>
    </w:p>
  </w:comment>
  <w:comment w:initials="IP" w:author="Irie Mack Pable" w:date="2025-07-09T22:54:00Z" w:id="117">
    <w:p w:rsidR="009178BA" w:rsidRDefault="002C208F" w14:paraId="26FB844C" w14:textId="533A1033">
      <w:pPr>
        <w:pStyle w:val="CommentText"/>
      </w:pPr>
      <w:r>
        <w:rPr>
          <w:rStyle w:val="CommentReference"/>
        </w:rPr>
        <w:annotationRef/>
      </w:r>
      <w:r>
        <w:fldChar w:fldCharType="begin"/>
      </w:r>
      <w:r>
        <w:instrText xml:space="preserve"> HYPERLINK "mailto:ritchie.bachini@infor.com"</w:instrText>
      </w:r>
      <w:bookmarkStart w:name="_@_6EE2D96ED5C244C2B67E6387B068F509Z" w:id="119"/>
      <w:r>
        <w:fldChar w:fldCharType="separate"/>
      </w:r>
      <w:bookmarkEnd w:id="119"/>
      <w:r w:rsidRPr="1D85818A">
        <w:rPr>
          <w:noProof/>
        </w:rPr>
        <w:t>@Ritchie Bachini</w:t>
      </w:r>
      <w:r>
        <w:fldChar w:fldCharType="end"/>
      </w:r>
      <w:r w:rsidRPr="5973F4EC">
        <w:t xml:space="preserve">  Add a scenario for partial successful and failed records.</w:t>
      </w:r>
    </w:p>
  </w:comment>
  <w:comment w:initials="RB" w:author="Ritchie Bachini" w:date="2025-07-10T12:19:00Z" w:id="118">
    <w:p w:rsidR="00A35A03" w:rsidP="00A35A03" w:rsidRDefault="00A35A03" w14:paraId="72B2B6F4" w14:textId="77777777">
      <w:pPr>
        <w:pStyle w:val="CommentText"/>
      </w:pPr>
      <w:r>
        <w:rPr>
          <w:rStyle w:val="CommentReference"/>
        </w:rPr>
        <w:annotationRef/>
      </w:r>
      <w:r>
        <w:rPr>
          <w:lang w:val="en-PH"/>
        </w:rPr>
        <w:t xml:space="preserve">Updated </w:t>
      </w:r>
    </w:p>
  </w:comment>
  <w:comment w:initials="MH" w:author="Moriel Handugan" w:date="2025-07-25T18:11:00Z" w:id="131">
    <w:p w:rsidR="00CF088D" w:rsidP="00CF088D" w:rsidRDefault="00CF088D" w14:paraId="2943DB3C" w14:textId="77777777">
      <w:pPr>
        <w:pStyle w:val="CommentText"/>
      </w:pPr>
      <w:r>
        <w:rPr>
          <w:rStyle w:val="CommentReference"/>
        </w:rPr>
        <w:annotationRef/>
      </w:r>
      <w:r>
        <w:t>Cannot open this file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DB6B8A" w15:done="1"/>
  <w15:commentEx w15:paraId="0D85F71B" w15:done="1"/>
  <w15:commentEx w15:paraId="2DC7271A" w15:paraIdParent="0D85F71B" w15:done="1"/>
  <w15:commentEx w15:paraId="67C0E90C" w15:done="1"/>
  <w15:commentEx w15:paraId="11A8DCA8" w15:paraIdParent="67C0E90C" w15:done="1"/>
  <w15:commentEx w15:paraId="59B5F4D6" w15:done="1"/>
  <w15:commentEx w15:paraId="3717DD7B" w15:paraIdParent="59B5F4D6" w15:done="1"/>
  <w15:commentEx w15:paraId="1FAEB647" w15:done="1"/>
  <w15:commentEx w15:paraId="199FC8C4" w15:paraIdParent="1FAEB647" w15:done="1"/>
  <w15:commentEx w15:paraId="19A1395D" w15:done="1"/>
  <w15:commentEx w15:paraId="11ECD170" w15:paraIdParent="19A1395D" w15:done="1"/>
  <w15:commentEx w15:paraId="59DDE682" w15:done="1"/>
  <w15:commentEx w15:paraId="0FDF0664" w15:done="1"/>
  <w15:commentEx w15:paraId="19B479BA" w15:paraIdParent="0FDF0664" w15:done="1"/>
  <w15:commentEx w15:paraId="7197240E" w15:done="1"/>
  <w15:commentEx w15:paraId="01EC5EEB" w15:paraIdParent="7197240E" w15:done="1"/>
  <w15:commentEx w15:paraId="744A48D7" w15:done="0"/>
  <w15:commentEx w15:paraId="6F078E98" w15:paraIdParent="744A48D7" w15:done="0"/>
  <w15:commentEx w15:paraId="6F267F5A" w15:paraIdParent="744A48D7" w15:done="0"/>
  <w15:commentEx w15:paraId="695D89A1" w15:done="0"/>
  <w15:commentEx w15:paraId="3DBC32D9" w15:paraIdParent="695D89A1" w15:done="0"/>
  <w15:commentEx w15:paraId="6B94C75B" w15:paraIdParent="695D89A1" w15:done="0"/>
  <w15:commentEx w15:paraId="61D7312C" w15:done="1"/>
  <w15:commentEx w15:paraId="0003F9E9" w15:paraIdParent="61D7312C" w15:done="1"/>
  <w15:commentEx w15:paraId="1D6F12F9" w15:done="1"/>
  <w15:commentEx w15:paraId="71356F71" w15:paraIdParent="1D6F12F9" w15:done="1"/>
  <w15:commentEx w15:paraId="515646B2" w15:done="1"/>
  <w15:commentEx w15:paraId="23CA6687" w15:paraIdParent="515646B2" w15:done="1"/>
  <w15:commentEx w15:paraId="58B2657B" w15:done="1"/>
  <w15:commentEx w15:paraId="627BB4A6" w15:paraIdParent="58B2657B" w15:done="1"/>
  <w15:commentEx w15:paraId="61FE55A6" w15:done="1"/>
  <w15:commentEx w15:paraId="23C87442" w15:paraIdParent="61FE55A6" w15:done="1"/>
  <w15:commentEx w15:paraId="1DE51064" w15:done="1"/>
  <w15:commentEx w15:paraId="7D55753D" w15:paraIdParent="1DE51064" w15:done="1"/>
  <w15:commentEx w15:paraId="22EC9605" w15:done="1"/>
  <w15:commentEx w15:paraId="673F9CA2" w15:paraIdParent="22EC9605" w15:done="1"/>
  <w15:commentEx w15:paraId="178318C0" w15:done="1"/>
  <w15:commentEx w15:paraId="6297495A" w15:paraIdParent="178318C0" w15:done="1"/>
  <w15:commentEx w15:paraId="1D067DDE" w15:done="1"/>
  <w15:commentEx w15:paraId="49BF01B2" w15:done="1"/>
  <w15:commentEx w15:paraId="24938790" w15:paraIdParent="49BF01B2" w15:done="1"/>
  <w15:commentEx w15:paraId="053C5C26" w15:done="0"/>
  <w15:commentEx w15:paraId="0E576781" w15:done="1"/>
  <w15:commentEx w15:paraId="25291B6D" w15:paraIdParent="0E576781" w15:done="1"/>
  <w15:commentEx w15:paraId="267B6E52" w15:done="1"/>
  <w15:commentEx w15:paraId="39EC3D0C" w15:paraIdParent="267B6E52" w15:done="1"/>
  <w15:commentEx w15:paraId="52A851A4" w15:done="1"/>
  <w15:commentEx w15:paraId="65B1720F" w15:paraIdParent="52A851A4" w15:done="1"/>
  <w15:commentEx w15:paraId="0A82D295" w15:done="1"/>
  <w15:commentEx w15:paraId="16920D5A" w15:paraIdParent="0A82D295" w15:done="1"/>
  <w15:commentEx w15:paraId="0F52D2E1" w15:done="1"/>
  <w15:commentEx w15:paraId="65D8620E" w15:paraIdParent="0F52D2E1" w15:done="1"/>
  <w15:commentEx w15:paraId="0C7F92B6" w15:done="1"/>
  <w15:commentEx w15:paraId="6053F61B" w15:paraIdParent="0C7F92B6" w15:done="1"/>
  <w15:commentEx w15:paraId="69885C57" w15:done="1"/>
  <w15:commentEx w15:paraId="5C0FDB34" w15:paraIdParent="69885C57" w15:done="1"/>
  <w15:commentEx w15:paraId="26FB844C" w15:done="1"/>
  <w15:commentEx w15:paraId="72B2B6F4" w15:paraIdParent="26FB844C" w15:done="1"/>
  <w15:commentEx w15:paraId="2943DB3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C937A7" w16cex:dateUtc="2025-07-11T20:39:00Z"/>
  <w16cex:commentExtensible w16cex:durableId="30D084C0" w16cex:dateUtc="2025-07-11T20:30:00Z"/>
  <w16cex:commentExtensible w16cex:durableId="3E706DCD" w16cex:dateUtc="2025-07-12T07:50:00Z"/>
  <w16cex:commentExtensible w16cex:durableId="4D5152FC" w16cex:dateUtc="2025-07-09T14:08:00Z"/>
  <w16cex:commentExtensible w16cex:durableId="60E007EE" w16cex:dateUtc="2025-07-09T14:56:00Z"/>
  <w16cex:commentExtensible w16cex:durableId="2774A943" w16cex:dateUtc="2025-07-09T14:08:00Z"/>
  <w16cex:commentExtensible w16cex:durableId="2BDF54C4" w16cex:dateUtc="2025-07-09T14:57:00Z"/>
  <w16cex:commentExtensible w16cex:durableId="146A733E" w16cex:dateUtc="2025-07-09T14:09:00Z"/>
  <w16cex:commentExtensible w16cex:durableId="63BEE496" w16cex:dateUtc="2025-07-09T14:58:00Z"/>
  <w16cex:commentExtensible w16cex:durableId="29DD8D22" w16cex:dateUtc="2025-07-09T14:11:00Z"/>
  <w16cex:commentExtensible w16cex:durableId="32A35A47" w16cex:dateUtc="2025-07-10T01:59:00Z"/>
  <w16cex:commentExtensible w16cex:durableId="10DF91CB" w16cex:dateUtc="2025-07-11T20:33:00Z"/>
  <w16cex:commentExtensible w16cex:durableId="363B451A" w16cex:dateUtc="2025-07-09T14:12:00Z"/>
  <w16cex:commentExtensible w16cex:durableId="0299231D" w16cex:dateUtc="2025-07-10T02:00:00Z"/>
  <w16cex:commentExtensible w16cex:durableId="5E9A89AB" w16cex:dateUtc="2025-07-09T14:12:00Z"/>
  <w16cex:commentExtensible w16cex:durableId="37E33303" w16cex:dateUtc="2025-07-10T02:00:00Z"/>
  <w16cex:commentExtensible w16cex:durableId="56591E25" w16cex:dateUtc="2025-07-09T14:13:00Z"/>
  <w16cex:commentExtensible w16cex:durableId="16032CBF" w16cex:dateUtc="2025-07-10T02:04:00Z"/>
  <w16cex:commentExtensible w16cex:durableId="46A1BEF0" w16cex:dateUtc="2025-07-10T15:23:00Z"/>
  <w16cex:commentExtensible w16cex:durableId="283F1A71" w16cex:dateUtc="2025-08-12T19:03:00Z"/>
  <w16cex:commentExtensible w16cex:durableId="530E2E3E" w16cex:dateUtc="2025-08-12T19:23:00Z"/>
  <w16cex:commentExtensible w16cex:durableId="68D0A252" w16cex:dateUtc="2025-08-13T13:48:00Z"/>
  <w16cex:commentExtensible w16cex:durableId="688C6CB1" w16cex:dateUtc="2025-07-09T14:14:00Z"/>
  <w16cex:commentExtensible w16cex:durableId="1D5EC85B" w16cex:dateUtc="2025-07-10T02:05:00Z"/>
  <w16cex:commentExtensible w16cex:durableId="7DCF5A48" w16cex:dateUtc="2025-07-09T14:19:00Z"/>
  <w16cex:commentExtensible w16cex:durableId="55695E2D" w16cex:dateUtc="2025-07-10T02:18:00Z"/>
  <w16cex:commentExtensible w16cex:durableId="3FC83FC1" w16cex:dateUtc="2025-07-09T14:20:00Z"/>
  <w16cex:commentExtensible w16cex:durableId="0AB3667B" w16cex:dateUtc="2025-07-10T02:10:00Z"/>
  <w16cex:commentExtensible w16cex:durableId="5CC7A280" w16cex:dateUtc="2025-07-09T14:20:00Z"/>
  <w16cex:commentExtensible w16cex:durableId="61886960" w16cex:dateUtc="2025-07-10T02:21:00Z"/>
  <w16cex:commentExtensible w16cex:durableId="6F2EDEC8" w16cex:dateUtc="2025-07-09T14:21:00Z"/>
  <w16cex:commentExtensible w16cex:durableId="1044F202" w16cex:dateUtc="2025-07-10T02:27:00Z"/>
  <w16cex:commentExtensible w16cex:durableId="1FB6E5DF" w16cex:dateUtc="2025-07-09T14:28:00Z"/>
  <w16cex:commentExtensible w16cex:durableId="1E9F67B3" w16cex:dateUtc="2025-07-10T02:29:00Z"/>
  <w16cex:commentExtensible w16cex:durableId="7642F486" w16cex:dateUtc="2025-07-09T14:31:00Z"/>
  <w16cex:commentExtensible w16cex:durableId="05CBF207" w16cex:dateUtc="2025-07-10T02:36:00Z"/>
  <w16cex:commentExtensible w16cex:durableId="56BA79E6" w16cex:dateUtc="2025-07-09T14:33:00Z"/>
  <w16cex:commentExtensible w16cex:durableId="105CDA2A" w16cex:dateUtc="2025-07-10T02:37:00Z"/>
  <w16cex:commentExtensible w16cex:durableId="26E4D839" w16cex:dateUtc="2025-07-25T08:57:00Z">
    <w16cex:extLst>
      <w16:ext w16:uri="{CE6994B0-6A32-4C9F-8C6B-6E91EDA988CE}">
        <cr:reactions xmlns:cr="http://schemas.microsoft.com/office/comments/2020/reactions">
          <cr:reaction reactionType="1">
            <cr:reactionInfo dateUtc="2025-07-25T09:38:08Z">
              <cr:user userId="S::ritchie.bachini@infor.com::b4fde89d-c7e3-489d-8485-374c67a08f36" userProvider="AD" userName="Ritchie Bachini"/>
            </cr:reactionInfo>
          </cr:reaction>
        </cr:reactions>
      </w16:ext>
    </w16cex:extLst>
  </w16cex:commentExtensible>
  <w16cex:commentExtensible w16cex:durableId="4B002434" w16cex:dateUtc="2025-07-09T14:35:00Z"/>
  <w16cex:commentExtensible w16cex:durableId="3656E9E1" w16cex:dateUtc="2025-07-10T03:43:00Z"/>
  <w16cex:commentExtensible w16cex:durableId="262945AA" w16cex:dateUtc="2026-02-12T09:45:00Z"/>
  <w16cex:commentExtensible w16cex:durableId="5AA0271C" w16cex:dateUtc="2025-07-25T10:00:00Z"/>
  <w16cex:commentExtensible w16cex:durableId="120A7B35" w16cex:dateUtc="2025-07-25T10:24:00Z"/>
  <w16cex:commentExtensible w16cex:durableId="608545B8" w16cex:dateUtc="2025-07-25T09:00:00Z"/>
  <w16cex:commentExtensible w16cex:durableId="556B184E" w16cex:dateUtc="2025-07-25T09:39:00Z"/>
  <w16cex:commentExtensible w16cex:durableId="0554F58A" w16cex:dateUtc="2025-07-09T14:50:00Z"/>
  <w16cex:commentExtensible w16cex:durableId="69A74138" w16cex:dateUtc="2025-07-10T03:54:00Z"/>
  <w16cex:commentExtensible w16cex:durableId="4AD4C037" w16cex:dateUtc="2025-07-25T10:02:00Z"/>
  <w16cex:commentExtensible w16cex:durableId="18835806" w16cex:dateUtc="2025-07-25T10:25:00Z"/>
  <w16cex:commentExtensible w16cex:durableId="0FF45F52" w16cex:dateUtc="2025-07-25T10:01:00Z"/>
  <w16cex:commentExtensible w16cex:durableId="0E254516" w16cex:dateUtc="2025-07-25T10:25:00Z"/>
  <w16cex:commentExtensible w16cex:durableId="5EEBFB3C" w16cex:dateUtc="2025-07-25T10:06:00Z"/>
  <w16cex:commentExtensible w16cex:durableId="259925B3" w16cex:dateUtc="2025-07-25T10:32:00Z"/>
  <w16cex:commentExtensible w16cex:durableId="13F9D64A" w16cex:dateUtc="2025-07-09T14:51:00Z"/>
  <w16cex:commentExtensible w16cex:durableId="5CFD2EBB" w16cex:dateUtc="2025-07-10T03:55:00Z"/>
  <w16cex:commentExtensible w16cex:durableId="72480F2B" w16cex:dateUtc="2025-07-09T14:54:00Z"/>
  <w16cex:commentExtensible w16cex:durableId="0F613F71" w16cex:dateUtc="2025-07-10T04:19:00Z"/>
  <w16cex:commentExtensible w16cex:durableId="02BAE812" w16cex:dateUtc="2025-07-25T10: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DB6B8A" w16cid:durableId="46C937A7"/>
  <w16cid:commentId w16cid:paraId="0D85F71B" w16cid:durableId="30D084C0"/>
  <w16cid:commentId w16cid:paraId="2DC7271A" w16cid:durableId="3E706DCD"/>
  <w16cid:commentId w16cid:paraId="67C0E90C" w16cid:durableId="4D5152FC"/>
  <w16cid:commentId w16cid:paraId="11A8DCA8" w16cid:durableId="60E007EE"/>
  <w16cid:commentId w16cid:paraId="59B5F4D6" w16cid:durableId="2774A943"/>
  <w16cid:commentId w16cid:paraId="3717DD7B" w16cid:durableId="2BDF54C4"/>
  <w16cid:commentId w16cid:paraId="1FAEB647" w16cid:durableId="146A733E"/>
  <w16cid:commentId w16cid:paraId="199FC8C4" w16cid:durableId="63BEE496"/>
  <w16cid:commentId w16cid:paraId="19A1395D" w16cid:durableId="29DD8D22"/>
  <w16cid:commentId w16cid:paraId="11ECD170" w16cid:durableId="32A35A47"/>
  <w16cid:commentId w16cid:paraId="59DDE682" w16cid:durableId="10DF91CB"/>
  <w16cid:commentId w16cid:paraId="0FDF0664" w16cid:durableId="363B451A"/>
  <w16cid:commentId w16cid:paraId="19B479BA" w16cid:durableId="0299231D"/>
  <w16cid:commentId w16cid:paraId="7197240E" w16cid:durableId="5E9A89AB"/>
  <w16cid:commentId w16cid:paraId="01EC5EEB" w16cid:durableId="37E33303"/>
  <w16cid:commentId w16cid:paraId="744A48D7" w16cid:durableId="56591E25"/>
  <w16cid:commentId w16cid:paraId="6F078E98" w16cid:durableId="16032CBF"/>
  <w16cid:commentId w16cid:paraId="6F267F5A" w16cid:durableId="46A1BEF0"/>
  <w16cid:commentId w16cid:paraId="695D89A1" w16cid:durableId="283F1A71"/>
  <w16cid:commentId w16cid:paraId="3DBC32D9" w16cid:durableId="530E2E3E"/>
  <w16cid:commentId w16cid:paraId="6B94C75B" w16cid:durableId="68D0A252"/>
  <w16cid:commentId w16cid:paraId="61D7312C" w16cid:durableId="688C6CB1"/>
  <w16cid:commentId w16cid:paraId="0003F9E9" w16cid:durableId="1D5EC85B"/>
  <w16cid:commentId w16cid:paraId="1D6F12F9" w16cid:durableId="7DCF5A48"/>
  <w16cid:commentId w16cid:paraId="71356F71" w16cid:durableId="55695E2D"/>
  <w16cid:commentId w16cid:paraId="515646B2" w16cid:durableId="3FC83FC1"/>
  <w16cid:commentId w16cid:paraId="23CA6687" w16cid:durableId="0AB3667B"/>
  <w16cid:commentId w16cid:paraId="58B2657B" w16cid:durableId="5CC7A280"/>
  <w16cid:commentId w16cid:paraId="627BB4A6" w16cid:durableId="61886960"/>
  <w16cid:commentId w16cid:paraId="61FE55A6" w16cid:durableId="6F2EDEC8"/>
  <w16cid:commentId w16cid:paraId="23C87442" w16cid:durableId="1044F202"/>
  <w16cid:commentId w16cid:paraId="1DE51064" w16cid:durableId="1FB6E5DF"/>
  <w16cid:commentId w16cid:paraId="7D55753D" w16cid:durableId="1E9F67B3"/>
  <w16cid:commentId w16cid:paraId="22EC9605" w16cid:durableId="7642F486"/>
  <w16cid:commentId w16cid:paraId="673F9CA2" w16cid:durableId="05CBF207"/>
  <w16cid:commentId w16cid:paraId="178318C0" w16cid:durableId="56BA79E6"/>
  <w16cid:commentId w16cid:paraId="6297495A" w16cid:durableId="105CDA2A"/>
  <w16cid:commentId w16cid:paraId="1D067DDE" w16cid:durableId="26E4D839"/>
  <w16cid:commentId w16cid:paraId="49BF01B2" w16cid:durableId="4B002434"/>
  <w16cid:commentId w16cid:paraId="24938790" w16cid:durableId="3656E9E1"/>
  <w16cid:commentId w16cid:paraId="053C5C26" w16cid:durableId="262945AA"/>
  <w16cid:commentId w16cid:paraId="0E576781" w16cid:durableId="5AA0271C"/>
  <w16cid:commentId w16cid:paraId="25291B6D" w16cid:durableId="120A7B35"/>
  <w16cid:commentId w16cid:paraId="267B6E52" w16cid:durableId="608545B8"/>
  <w16cid:commentId w16cid:paraId="39EC3D0C" w16cid:durableId="556B184E"/>
  <w16cid:commentId w16cid:paraId="52A851A4" w16cid:durableId="0554F58A"/>
  <w16cid:commentId w16cid:paraId="65B1720F" w16cid:durableId="69A74138"/>
  <w16cid:commentId w16cid:paraId="0A82D295" w16cid:durableId="4AD4C037"/>
  <w16cid:commentId w16cid:paraId="16920D5A" w16cid:durableId="18835806"/>
  <w16cid:commentId w16cid:paraId="0F52D2E1" w16cid:durableId="0FF45F52"/>
  <w16cid:commentId w16cid:paraId="65D8620E" w16cid:durableId="0E254516"/>
  <w16cid:commentId w16cid:paraId="0C7F92B6" w16cid:durableId="5EEBFB3C"/>
  <w16cid:commentId w16cid:paraId="6053F61B" w16cid:durableId="259925B3"/>
  <w16cid:commentId w16cid:paraId="69885C57" w16cid:durableId="13F9D64A"/>
  <w16cid:commentId w16cid:paraId="5C0FDB34" w16cid:durableId="5CFD2EBB"/>
  <w16cid:commentId w16cid:paraId="26FB844C" w16cid:durableId="72480F2B"/>
  <w16cid:commentId w16cid:paraId="72B2B6F4" w16cid:durableId="0F613F71"/>
  <w16cid:commentId w16cid:paraId="2943DB3C" w16cid:durableId="02BAE8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29C8" w:rsidRDefault="00BC29C8" w14:paraId="0973FA5B" w14:textId="77777777">
      <w:r>
        <w:separator/>
      </w:r>
    </w:p>
  </w:endnote>
  <w:endnote w:type="continuationSeparator" w:id="0">
    <w:p w:rsidR="00BC29C8" w:rsidRDefault="00BC29C8" w14:paraId="6C01397E" w14:textId="77777777">
      <w:r>
        <w:continuationSeparator/>
      </w:r>
    </w:p>
  </w:endnote>
  <w:endnote w:type="continuationNotice" w:id="1">
    <w:p w:rsidR="00BC29C8" w:rsidRDefault="00BC29C8" w14:paraId="6C09C8A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roximaNova-Light">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3992" w:rsidRDefault="00A03992" w14:paraId="6040768D"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iv</w:t>
    </w:r>
    <w:r>
      <w:rPr>
        <w:rStyle w:val="PageNumber"/>
      </w:rPr>
      <w:fldChar w:fldCharType="end"/>
    </w:r>
  </w:p>
  <w:p w:rsidR="00A03992" w:rsidRDefault="00A03992" w14:paraId="2410F28A"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3992" w:rsidP="00D56107" w:rsidRDefault="00A03992" w14:paraId="4FC46D43" w14:textId="28D27A0E">
    <w:pPr>
      <w:pStyle w:val="Footer"/>
      <w:framePr w:hSpace="187" w:wrap="auto" w:hAnchor="margin" w:vAnchor="text" w:xAlign="right" w:y="1"/>
      <w:tabs>
        <w:tab w:val="clear" w:pos="7920"/>
        <w:tab w:val="right" w:pos="9900"/>
        <w:tab w:val="right" w:pos="10440"/>
      </w:tabs>
    </w:pPr>
    <w:r>
      <w:rPr>
        <w:noProof/>
      </w:rPr>
      <w:fldChar w:fldCharType="begin"/>
    </w:r>
    <w:r>
      <w:rPr>
        <w:noProof/>
      </w:rPr>
      <w:instrText xml:space="preserve"> STYLEREF HD1 \* MERGEFORMAT </w:instrText>
    </w:r>
    <w:r>
      <w:rPr>
        <w:noProof/>
      </w:rPr>
      <w:fldChar w:fldCharType="separate"/>
    </w:r>
    <w:r w:rsidR="005321C5">
      <w:rPr>
        <w:noProof/>
      </w:rPr>
      <w:t>Functional Specifications</w:t>
    </w:r>
    <w:r>
      <w:rPr>
        <w:noProof/>
      </w:rPr>
      <w:fldChar w:fldCharType="end"/>
    </w:r>
    <w:r>
      <w:t xml:space="preserve">     </w:t>
    </w:r>
    <w:del w:author="Janella Marie Miranda" w:date="2025-03-07T21:58:00Z" w16du:dateUtc="2025-03-07T13:58:00Z" w:id="132">
      <w:r>
        <w:fldChar w:fldCharType="begin"/>
      </w:r>
      <w:r>
        <w:delInstrText xml:space="preserve"> If </w:delInstrText>
      </w:r>
      <w:r>
        <w:fldChar w:fldCharType="begin"/>
      </w:r>
      <w:r>
        <w:delInstrText xml:space="preserve"> Section </w:delInstrText>
      </w:r>
      <w:r>
        <w:fldChar w:fldCharType="separate"/>
      </w:r>
      <w:r w:rsidR="00857649">
        <w:delInstrText>1</w:delInstrText>
      </w:r>
      <w:r>
        <w:fldChar w:fldCharType="end"/>
      </w:r>
      <w:r>
        <w:delInstrText xml:space="preserve"> &gt; 1 “</w:delInstrText>
      </w:r>
      <w:r>
        <w:fldChar w:fldCharType="begin"/>
      </w:r>
      <w:r>
        <w:delInstrText xml:space="preserve">PAGE </w:delInstrText>
      </w:r>
      <w:r>
        <w:fldChar w:fldCharType="separate"/>
      </w:r>
      <w:r>
        <w:rPr>
          <w:noProof/>
        </w:rPr>
        <w:delInstrText>1</w:delInstrText>
      </w:r>
      <w:r>
        <w:fldChar w:fldCharType="end"/>
      </w:r>
      <w:r>
        <w:delInstrText xml:space="preserve"> of </w:delInstrText>
      </w:r>
      <w:r>
        <w:fldChar w:fldCharType="begin"/>
      </w:r>
      <w:r>
        <w:delInstrText xml:space="preserve"> =  </w:delInstrText>
      </w:r>
      <w:r>
        <w:fldChar w:fldCharType="begin"/>
      </w:r>
      <w:r>
        <w:delInstrText xml:space="preserve"> NUMPAGES </w:delInstrText>
      </w:r>
      <w:r>
        <w:fldChar w:fldCharType="separate"/>
      </w:r>
      <w:r>
        <w:rPr>
          <w:noProof/>
        </w:rPr>
        <w:delInstrText>10</w:delInstrText>
      </w:r>
      <w:r>
        <w:rPr>
          <w:noProof/>
        </w:rPr>
        <w:fldChar w:fldCharType="end"/>
      </w:r>
      <w:r>
        <w:delInstrText xml:space="preserve"> - Sec1  </w:delInstrText>
      </w:r>
      <w:r>
        <w:fldChar w:fldCharType="separate"/>
      </w:r>
      <w:r>
        <w:rPr>
          <w:noProof/>
        </w:rPr>
        <w:delInstrText>7</w:delInstrText>
      </w:r>
      <w:r>
        <w:fldChar w:fldCharType="end"/>
      </w:r>
      <w:r>
        <w:delInstrText>” “</w:delInstrText>
      </w:r>
      <w:r>
        <w:fldChar w:fldCharType="begin"/>
      </w:r>
      <w:r>
        <w:delInstrText xml:space="preserve"> PAGE </w:delInstrText>
      </w:r>
      <w:r>
        <w:fldChar w:fldCharType="separate"/>
      </w:r>
      <w:r w:rsidR="00857649">
        <w:rPr>
          <w:noProof/>
        </w:rPr>
        <w:delInstrText>14</w:delInstrText>
      </w:r>
      <w:r>
        <w:fldChar w:fldCharType="end"/>
      </w:r>
      <w:r>
        <w:delInstrText xml:space="preserve">” </w:delInstrText>
      </w:r>
      <w:r>
        <w:fldChar w:fldCharType="separate"/>
      </w:r>
      <w:r w:rsidR="00857649">
        <w:rPr>
          <w:noProof/>
        </w:rPr>
        <w:delText>14</w:delText>
      </w:r>
      <w:r>
        <w:fldChar w:fldCharType="end"/>
      </w:r>
    </w:del>
    <w:ins w:author="Janella Marie Miranda" w:date="2025-03-07T21:58:00Z" w16du:dateUtc="2025-03-07T13:58:00Z" w:id="133">
      <w:r>
        <w:fldChar w:fldCharType="begin"/>
      </w:r>
      <w:r>
        <w:instrText xml:space="preserve"> If </w:instrText>
      </w:r>
      <w:r>
        <w:fldChar w:fldCharType="begin"/>
      </w:r>
      <w:r>
        <w:instrText xml:space="preserve"> Section </w:instrText>
      </w:r>
      <w:r>
        <w:fldChar w:fldCharType="separate"/>
      </w:r>
    </w:ins>
    <w:r w:rsidR="005321C5">
      <w:instrText>1</w:instrText>
    </w:r>
    <w:ins w:author="Janella Marie Miranda" w:date="2025-03-07T21:58:00Z" w16du:dateUtc="2025-03-07T13:58:00Z" w:id="134">
      <w:r>
        <w:fldChar w:fldCharType="end"/>
      </w:r>
      <w:r>
        <w:instrText xml:space="preserve"> &gt; 1 “</w:instrText>
      </w:r>
      <w:r>
        <w:fldChar w:fldCharType="begin"/>
      </w:r>
      <w:r>
        <w:instrText xml:space="preserve">PAGE </w:instrText>
      </w:r>
      <w:r>
        <w:fldChar w:fldCharType="separate"/>
      </w:r>
      <w:r>
        <w:rPr>
          <w:noProof/>
        </w:rPr>
        <w:instrText>1</w:instrText>
      </w:r>
      <w:r>
        <w:fldChar w:fldCharType="end"/>
      </w:r>
      <w:r>
        <w:instrText xml:space="preserve"> of </w:instrText>
      </w:r>
      <w:r>
        <w:fldChar w:fldCharType="begin"/>
      </w:r>
      <w:r>
        <w:instrText xml:space="preserve"> =  </w:instrText>
      </w:r>
      <w:r>
        <w:fldChar w:fldCharType="begin"/>
      </w:r>
      <w:r>
        <w:instrText xml:space="preserve"> NUMPAGES </w:instrText>
      </w:r>
      <w:r>
        <w:fldChar w:fldCharType="separate"/>
      </w:r>
      <w:r>
        <w:rPr>
          <w:noProof/>
        </w:rPr>
        <w:instrText>10</w:instrText>
      </w:r>
      <w:r>
        <w:rPr>
          <w:noProof/>
        </w:rPr>
        <w:fldChar w:fldCharType="end"/>
      </w:r>
      <w:r>
        <w:instrText xml:space="preserve"> - Sec1  </w:instrText>
      </w:r>
      <w:r>
        <w:fldChar w:fldCharType="separate"/>
      </w:r>
      <w:r>
        <w:rPr>
          <w:noProof/>
        </w:rPr>
        <w:instrText>7</w:instrText>
      </w:r>
      <w:r>
        <w:fldChar w:fldCharType="end"/>
      </w:r>
      <w:r>
        <w:instrText>” “</w:instrText>
      </w:r>
      <w:r>
        <w:fldChar w:fldCharType="begin"/>
      </w:r>
      <w:r>
        <w:instrText xml:space="preserve"> PAGE </w:instrText>
      </w:r>
      <w:r>
        <w:fldChar w:fldCharType="separate"/>
      </w:r>
    </w:ins>
    <w:r w:rsidR="005321C5">
      <w:rPr>
        <w:noProof/>
      </w:rPr>
      <w:instrText>14</w:instrText>
    </w:r>
    <w:ins w:author="Janella Marie Miranda" w:date="2025-03-07T21:58:00Z" w16du:dateUtc="2025-03-07T13:58:00Z" w:id="135">
      <w:r>
        <w:fldChar w:fldCharType="end"/>
      </w:r>
      <w:r>
        <w:instrText xml:space="preserve">” </w:instrText>
      </w:r>
      <w:r>
        <w:fldChar w:fldCharType="separate"/>
      </w:r>
    </w:ins>
    <w:r w:rsidR="005321C5">
      <w:rPr>
        <w:noProof/>
      </w:rPr>
      <w:t>14</w:t>
    </w:r>
    <w:ins w:author="Janella Marie Miranda" w:date="2025-03-07T21:58:00Z" w16du:dateUtc="2025-03-07T13:58:00Z" w:id="136">
      <w:r>
        <w:fldChar w:fldCharType="end"/>
      </w:r>
    </w:ins>
    <w:ins w:author="Ritchie Bachini" w:date="2025-07-25T17:33:00Z" w16du:dateUtc="2025-07-25T09:33:00Z" w:id="137">
      <w:r>
        <w:fldChar w:fldCharType="begin"/>
      </w:r>
      <w:r>
        <w:instrText xml:space="preserve"> If </w:instrText>
      </w:r>
      <w:r>
        <w:fldChar w:fldCharType="begin"/>
      </w:r>
      <w:r>
        <w:instrText xml:space="preserve"> Section </w:instrText>
      </w:r>
      <w:r>
        <w:fldChar w:fldCharType="separate"/>
      </w:r>
    </w:ins>
    <w:r w:rsidR="005321C5">
      <w:instrText>1</w:instrText>
    </w:r>
    <w:ins w:author="Ritchie Bachini" w:date="2025-07-25T17:33:00Z" w16du:dateUtc="2025-07-25T09:33:00Z" w:id="138">
      <w:r>
        <w:fldChar w:fldCharType="end"/>
      </w:r>
      <w:r>
        <w:instrText xml:space="preserve"> &gt; 1 “</w:instrText>
      </w:r>
      <w:r>
        <w:fldChar w:fldCharType="begin"/>
      </w:r>
      <w:r>
        <w:instrText xml:space="preserve">PAGE </w:instrText>
      </w:r>
      <w:r>
        <w:fldChar w:fldCharType="separate"/>
      </w:r>
      <w:r>
        <w:rPr>
          <w:noProof/>
        </w:rPr>
        <w:instrText>1</w:instrText>
      </w:r>
      <w:r>
        <w:fldChar w:fldCharType="end"/>
      </w:r>
      <w:r>
        <w:instrText xml:space="preserve"> of </w:instrText>
      </w:r>
      <w:r>
        <w:fldChar w:fldCharType="begin"/>
      </w:r>
      <w:r>
        <w:instrText xml:space="preserve"> =  </w:instrText>
      </w:r>
      <w:r>
        <w:fldChar w:fldCharType="begin"/>
      </w:r>
      <w:r>
        <w:instrText xml:space="preserve"> NUMPAGES </w:instrText>
      </w:r>
      <w:r>
        <w:fldChar w:fldCharType="separate"/>
      </w:r>
      <w:r>
        <w:rPr>
          <w:noProof/>
        </w:rPr>
        <w:instrText>10</w:instrText>
      </w:r>
      <w:r>
        <w:rPr>
          <w:noProof/>
        </w:rPr>
        <w:fldChar w:fldCharType="end"/>
      </w:r>
      <w:r>
        <w:instrText xml:space="preserve"> - Sec1  </w:instrText>
      </w:r>
      <w:r>
        <w:fldChar w:fldCharType="separate"/>
      </w:r>
      <w:r>
        <w:rPr>
          <w:noProof/>
        </w:rPr>
        <w:instrText>7</w:instrText>
      </w:r>
      <w:r>
        <w:fldChar w:fldCharType="end"/>
      </w:r>
      <w:r>
        <w:instrText>” “</w:instrText>
      </w:r>
      <w:r>
        <w:fldChar w:fldCharType="begin"/>
      </w:r>
      <w:r>
        <w:instrText xml:space="preserve"> PAGE </w:instrText>
      </w:r>
      <w:r>
        <w:fldChar w:fldCharType="separate"/>
      </w:r>
    </w:ins>
    <w:r w:rsidR="005321C5">
      <w:rPr>
        <w:noProof/>
      </w:rPr>
      <w:instrText>14</w:instrText>
    </w:r>
    <w:ins w:author="Ritchie Bachini" w:date="2025-07-25T17:33:00Z" w16du:dateUtc="2025-07-25T09:33:00Z" w:id="139">
      <w:r>
        <w:fldChar w:fldCharType="end"/>
      </w:r>
      <w:r>
        <w:instrText xml:space="preserve">” </w:instrText>
      </w:r>
      <w:r>
        <w:fldChar w:fldCharType="separate"/>
      </w:r>
    </w:ins>
    <w:r w:rsidR="005321C5">
      <w:rPr>
        <w:noProof/>
      </w:rPr>
      <w:t>14</w:t>
    </w:r>
    <w:ins w:author="Ritchie Bachini" w:date="2025-07-25T17:33:00Z" w16du:dateUtc="2025-07-25T09:33:00Z" w:id="140">
      <w:r>
        <w:fldChar w:fldCharType="end"/>
      </w:r>
    </w:ins>
    <w:ins w:author="Melanie Rose Nunez" w:date="2026-02-18T20:45:00Z" w16du:dateUtc="2026-02-18T12:45:00Z" w:id="141">
      <w:r>
        <w:fldChar w:fldCharType="begin"/>
      </w:r>
      <w:r>
        <w:instrText xml:space="preserve"> If </w:instrText>
      </w:r>
      <w:r>
        <w:fldChar w:fldCharType="begin"/>
      </w:r>
      <w:r>
        <w:instrText xml:space="preserve"> Section </w:instrText>
      </w:r>
      <w:r>
        <w:fldChar w:fldCharType="separate"/>
      </w:r>
    </w:ins>
    <w:r w:rsidR="005321C5">
      <w:instrText>1</w:instrText>
    </w:r>
    <w:ins w:author="Melanie Rose Nunez" w:date="2026-02-18T20:45:00Z" w16du:dateUtc="2026-02-18T12:45:00Z" w:id="142">
      <w:r>
        <w:fldChar w:fldCharType="end"/>
      </w:r>
      <w:r>
        <w:instrText xml:space="preserve"> &gt; 1 “</w:instrText>
      </w:r>
      <w:r>
        <w:fldChar w:fldCharType="begin"/>
      </w:r>
      <w:r>
        <w:instrText xml:space="preserve">PAGE </w:instrText>
      </w:r>
      <w:r>
        <w:fldChar w:fldCharType="separate"/>
      </w:r>
      <w:r>
        <w:rPr>
          <w:noProof/>
        </w:rPr>
        <w:instrText>1</w:instrText>
      </w:r>
      <w:r>
        <w:fldChar w:fldCharType="end"/>
      </w:r>
      <w:r>
        <w:instrText xml:space="preserve"> of </w:instrText>
      </w:r>
      <w:r>
        <w:fldChar w:fldCharType="begin"/>
      </w:r>
      <w:r>
        <w:instrText xml:space="preserve"> =  </w:instrText>
      </w:r>
      <w:r>
        <w:fldChar w:fldCharType="begin"/>
      </w:r>
      <w:r>
        <w:instrText xml:space="preserve"> NUMPAGES </w:instrText>
      </w:r>
      <w:r>
        <w:fldChar w:fldCharType="separate"/>
      </w:r>
      <w:r>
        <w:rPr>
          <w:noProof/>
        </w:rPr>
        <w:instrText>10</w:instrText>
      </w:r>
      <w:r>
        <w:rPr>
          <w:noProof/>
        </w:rPr>
        <w:fldChar w:fldCharType="end"/>
      </w:r>
      <w:r>
        <w:instrText xml:space="preserve"> - Sec1  </w:instrText>
      </w:r>
      <w:r>
        <w:fldChar w:fldCharType="separate"/>
      </w:r>
      <w:r>
        <w:rPr>
          <w:noProof/>
        </w:rPr>
        <w:instrText>7</w:instrText>
      </w:r>
      <w:r>
        <w:fldChar w:fldCharType="end"/>
      </w:r>
      <w:r>
        <w:instrText>” “</w:instrText>
      </w:r>
      <w:r>
        <w:fldChar w:fldCharType="begin"/>
      </w:r>
      <w:r>
        <w:instrText xml:space="preserve"> PAGE </w:instrText>
      </w:r>
      <w:r>
        <w:fldChar w:fldCharType="separate"/>
      </w:r>
    </w:ins>
    <w:r w:rsidR="005321C5">
      <w:rPr>
        <w:noProof/>
      </w:rPr>
      <w:instrText>14</w:instrText>
    </w:r>
    <w:ins w:author="Melanie Rose Nunez" w:date="2026-02-18T20:45:00Z" w16du:dateUtc="2026-02-18T12:45:00Z" w:id="143">
      <w:r>
        <w:fldChar w:fldCharType="end"/>
      </w:r>
      <w:r>
        <w:instrText xml:space="preserve">” </w:instrText>
      </w:r>
      <w:r>
        <w:fldChar w:fldCharType="separate"/>
      </w:r>
    </w:ins>
    <w:r w:rsidR="005321C5">
      <w:rPr>
        <w:noProof/>
      </w:rPr>
      <w:t>14</w:t>
    </w:r>
    <w:ins w:author="Melanie Rose Nunez" w:date="2026-02-18T20:45:00Z" w16du:dateUtc="2026-02-18T12:45:00Z" w:id="144">
      <w:r>
        <w:fldChar w:fldCharType="end"/>
      </w:r>
      <w:r>
        <w:fldChar w:fldCharType="begin"/>
      </w:r>
      <w:r>
        <w:instrText xml:space="preserve"> If </w:instrText>
      </w:r>
      <w:r>
        <w:fldChar w:fldCharType="begin"/>
      </w:r>
      <w:r>
        <w:instrText xml:space="preserve"> Section </w:instrText>
      </w:r>
      <w:r>
        <w:fldChar w:fldCharType="separate"/>
      </w:r>
    </w:ins>
    <w:r w:rsidR="005321C5">
      <w:instrText>1</w:instrText>
    </w:r>
    <w:ins w:author="Melanie Rose Nunez" w:date="2026-02-18T20:45:00Z" w16du:dateUtc="2026-02-18T12:45:00Z" w:id="145">
      <w:r>
        <w:fldChar w:fldCharType="end"/>
      </w:r>
      <w:r>
        <w:instrText xml:space="preserve"> &gt; 1 “</w:instrText>
      </w:r>
      <w:r>
        <w:fldChar w:fldCharType="begin"/>
      </w:r>
      <w:r>
        <w:instrText xml:space="preserve">PAGE </w:instrText>
      </w:r>
      <w:r>
        <w:fldChar w:fldCharType="separate"/>
      </w:r>
      <w:r>
        <w:rPr>
          <w:noProof/>
        </w:rPr>
        <w:instrText>1</w:instrText>
      </w:r>
      <w:r>
        <w:fldChar w:fldCharType="end"/>
      </w:r>
      <w:r>
        <w:instrText xml:space="preserve"> of </w:instrText>
      </w:r>
      <w:r>
        <w:fldChar w:fldCharType="begin"/>
      </w:r>
      <w:r>
        <w:instrText xml:space="preserve"> =  </w:instrText>
      </w:r>
      <w:r>
        <w:fldChar w:fldCharType="begin"/>
      </w:r>
      <w:r>
        <w:instrText xml:space="preserve"> NUMPAGES </w:instrText>
      </w:r>
      <w:r>
        <w:fldChar w:fldCharType="separate"/>
      </w:r>
      <w:r>
        <w:rPr>
          <w:noProof/>
        </w:rPr>
        <w:instrText>10</w:instrText>
      </w:r>
      <w:r>
        <w:rPr>
          <w:noProof/>
        </w:rPr>
        <w:fldChar w:fldCharType="end"/>
      </w:r>
      <w:r>
        <w:instrText xml:space="preserve"> - Sec1  </w:instrText>
      </w:r>
      <w:r>
        <w:fldChar w:fldCharType="separate"/>
      </w:r>
      <w:r>
        <w:rPr>
          <w:noProof/>
        </w:rPr>
        <w:instrText>7</w:instrText>
      </w:r>
      <w:r>
        <w:fldChar w:fldCharType="end"/>
      </w:r>
      <w:r>
        <w:instrText>” “</w:instrText>
      </w:r>
      <w:r>
        <w:fldChar w:fldCharType="begin"/>
      </w:r>
      <w:r>
        <w:instrText xml:space="preserve"> PAGE </w:instrText>
      </w:r>
      <w:r>
        <w:fldChar w:fldCharType="separate"/>
      </w:r>
    </w:ins>
    <w:r w:rsidR="005321C5">
      <w:rPr>
        <w:noProof/>
      </w:rPr>
      <w:instrText>14</w:instrText>
    </w:r>
    <w:ins w:author="Melanie Rose Nunez" w:date="2026-02-18T20:45:00Z" w16du:dateUtc="2026-02-18T12:45:00Z" w:id="146">
      <w:r>
        <w:fldChar w:fldCharType="end"/>
      </w:r>
      <w:r>
        <w:instrText xml:space="preserve">” </w:instrText>
      </w:r>
      <w:r>
        <w:fldChar w:fldCharType="separate"/>
      </w:r>
    </w:ins>
    <w:r w:rsidR="005321C5">
      <w:rPr>
        <w:noProof/>
      </w:rPr>
      <w:t>14</w:t>
    </w:r>
    <w:ins w:author="Melanie Rose Nunez" w:date="2026-02-18T20:45:00Z" w16du:dateUtc="2026-02-18T12:45:00Z" w:id="147">
      <w:r>
        <w:fldChar w:fldCharType="end"/>
      </w:r>
    </w:ins>
  </w:p>
  <w:p w:rsidR="00A03992" w:rsidP="00A56694" w:rsidRDefault="00A03992" w14:paraId="3DA07DDB" w14:textId="5AFD3BAF">
    <w:pPr>
      <w:pStyle w:val="Footer"/>
      <w:tabs>
        <w:tab w:val="clear" w:pos="7920"/>
        <w:tab w:val="center" w:pos="5400"/>
        <w:tab w:val="right" w:pos="9720"/>
        <w:tab w:val="right" w:pos="10440"/>
      </w:tabs>
      <w:rPr>
        <w:noProof/>
      </w:rPr>
    </w:pPr>
  </w:p>
  <w:p w:rsidR="00A03992" w:rsidP="00A56694" w:rsidRDefault="00A03992" w14:paraId="5108FE38" w14:textId="77777777">
    <w:pPr>
      <w:pStyle w:val="Footer"/>
      <w:tabs>
        <w:tab w:val="clear" w:pos="7920"/>
        <w:tab w:val="center" w:pos="5400"/>
        <w:tab w:val="right" w:pos="9720"/>
        <w:tab w:val="right" w:pos="1044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A03992" w:rsidRDefault="00A03992" w14:paraId="15B9FAC0" w14:textId="77777777">
    <w:pPr>
      <w:pStyle w:val="Footer"/>
      <w:tabs>
        <w:tab w:val="clear" w:pos="7920"/>
        <w:tab w:val="right" w:pos="10440"/>
      </w:tabs>
    </w:pPr>
    <w:r>
      <w:rPr>
        <w:noProof/>
        <w:lang w:eastAsia="en-US"/>
      </w:rPr>
      <mc:AlternateContent>
        <mc:Choice Requires="wps">
          <w:drawing>
            <wp:anchor distT="0" distB="0" distL="114300" distR="114300" simplePos="0" relativeHeight="251658240" behindDoc="0" locked="1" layoutInCell="1" allowOverlap="1" wp14:anchorId="3E4D60F6" wp14:editId="398D9F13">
              <wp:simplePos x="0" y="0"/>
              <wp:positionH relativeFrom="page">
                <wp:posOffset>1414145</wp:posOffset>
              </wp:positionH>
              <wp:positionV relativeFrom="page">
                <wp:posOffset>9725025</wp:posOffset>
              </wp:positionV>
              <wp:extent cx="6055995" cy="265430"/>
              <wp:effectExtent l="0" t="0" r="0"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5995"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3992" w:rsidP="005F7057" w:rsidRDefault="00A03992" w14:paraId="5402F46A" w14:textId="77777777">
                          <w:pPr>
                            <w:pStyle w:val="CopyrightText0"/>
                          </w:pPr>
                          <w:r w:rsidRPr="000051E6">
                            <w:t>Copyright © 201</w:t>
                          </w:r>
                          <w:r>
                            <w:t>3</w:t>
                          </w:r>
                          <w:r w:rsidRPr="000051E6">
                            <w:t xml:space="preserve"> Infor. All rights reserved. The word and design marks set forth herein are trademarks and/or registered trademarks of Infor and/or related affiliates </w:t>
                          </w:r>
                        </w:p>
                        <w:p w:rsidRPr="000051E6" w:rsidR="00A03992" w:rsidP="005F7057" w:rsidRDefault="00A03992" w14:paraId="10676DC3" w14:textId="77777777">
                          <w:pPr>
                            <w:pStyle w:val="CopyrightText0"/>
                          </w:pPr>
                          <w:r w:rsidRPr="000051E6">
                            <w:t>and subsidiaries. All other trademarks listed herein are the property of their respective owners. www.infor.com.</w:t>
                          </w:r>
                        </w:p>
                        <w:p w:rsidRPr="007057A9" w:rsidR="00A03992" w:rsidP="005F7057" w:rsidRDefault="00A03992" w14:paraId="6AEA90DA" w14:textId="77777777">
                          <w:pPr>
                            <w:pStyle w:val="Copyright"/>
                            <w:rPr>
                              <w:color w:val="2626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3911576A">
            <v:shapetype id="_x0000_t202" coordsize="21600,21600" o:spt="202" path="m,l,21600r21600,l21600,xe" w14:anchorId="3E4D60F6">
              <v:stroke joinstyle="miter"/>
              <v:path gradientshapeok="t" o:connecttype="rect"/>
            </v:shapetype>
            <v:shape id="Text Box 8" style="position:absolute;margin-left:111.35pt;margin-top:765.75pt;width:476.85pt;height:20.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">
              <v:textbox>
                <w:txbxContent>
                  <w:p w:rsidR="00A03992" w:rsidP="005F7057" w:rsidRDefault="00A03992" w14:paraId="461AA2AE" w14:textId="77777777">
                    <w:pPr>
                      <w:pStyle w:val="CopyrightText0"/>
                    </w:pPr>
                    <w:r w:rsidRPr="000051E6">
                      <w:t>Copyright © 201</w:t>
                    </w:r>
                    <w:r>
                      <w:t>3</w:t>
                    </w:r>
                    <w:r w:rsidRPr="000051E6">
                      <w:t xml:space="preserve"> Infor. All rights reserved. The word and design marks set forth herein are trademarks and/or registered trademarks of Infor and/or related affiliates </w:t>
                    </w:r>
                  </w:p>
                  <w:p w:rsidRPr="000051E6" w:rsidR="00A03992" w:rsidP="005F7057" w:rsidRDefault="00A03992" w14:paraId="3813C853" w14:textId="77777777">
                    <w:pPr>
                      <w:pStyle w:val="CopyrightText0"/>
                    </w:pPr>
                    <w:r w:rsidRPr="000051E6">
                      <w:t>and subsidiaries. All other trademarks listed herein are the property of their respective owners. www.infor.com.</w:t>
                    </w:r>
                  </w:p>
                  <w:p w:rsidRPr="007057A9" w:rsidR="00A03992" w:rsidP="005F7057" w:rsidRDefault="00A03992" w14:paraId="672A6659" w14:textId="77777777">
                    <w:pPr>
                      <w:pStyle w:val="Copyright"/>
                      <w:rPr>
                        <w:color w:val="262626"/>
                      </w:rPr>
                    </w:pP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29C8" w:rsidRDefault="00BC29C8" w14:paraId="0C0C74D8" w14:textId="77777777">
      <w:r>
        <w:separator/>
      </w:r>
    </w:p>
  </w:footnote>
  <w:footnote w:type="continuationSeparator" w:id="0">
    <w:p w:rsidR="00BC29C8" w:rsidRDefault="00BC29C8" w14:paraId="61D4304E" w14:textId="77777777">
      <w:r>
        <w:continuationSeparator/>
      </w:r>
    </w:p>
  </w:footnote>
  <w:footnote w:type="continuationNotice" w:id="1">
    <w:p w:rsidR="00BC29C8" w:rsidRDefault="00BC29C8" w14:paraId="5F9D1558"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74D9" w:rsidP="00AF74D9" w:rsidRDefault="00DB0E63" w14:paraId="58FC4104" w14:textId="12075D54">
    <w:pPr>
      <w:pStyle w:val="Header"/>
    </w:pPr>
    <w:r>
      <w:fldChar w:fldCharType="begin"/>
    </w:r>
    <w:r>
      <w:instrText>TITLE   \* MERGEFORMAT</w:instrText>
    </w:r>
    <w:r>
      <w:fldChar w:fldCharType="separate"/>
    </w:r>
    <w:r>
      <w:t>ANA-050</w:t>
    </w:r>
    <w:r w:rsidR="000C6B47">
      <w:t xml:space="preserve"> + DES-020 </w:t>
    </w:r>
    <w:r w:rsidR="00052959">
      <w:t>Analysis</w:t>
    </w:r>
    <w:r w:rsidR="00505586">
      <w:t xml:space="preserve"> and Design</w:t>
    </w:r>
    <w:r w:rsidR="00052959">
      <w:t xml:space="preserve"> Specification</w:t>
    </w:r>
    <w:r>
      <w:fldChar w:fldCharType="end"/>
    </w:r>
    <w:r w:rsidR="00AF74D9">
      <w:t xml:space="preserve"> </w:t>
    </w:r>
  </w:p>
  <w:p w:rsidR="00AF74D9" w:rsidP="00AF74D9" w:rsidRDefault="00AF74D9" w14:paraId="60571815" w14:textId="2A8BA87B">
    <w:pPr>
      <w:pStyle w:val="Header"/>
      <w:framePr w:hSpace="187" w:wrap="auto" w:hAnchor="margin" w:vAnchor="text" w:xAlign="right" w:y="1"/>
    </w:pPr>
    <w:r>
      <w:fldChar w:fldCharType="begin"/>
    </w:r>
    <w:r>
      <w:instrText xml:space="preserve"> SAVEDATE  \@ "MM/dd/yyyy" </w:instrText>
    </w:r>
    <w:r>
      <w:fldChar w:fldCharType="separate"/>
    </w:r>
    <w:r w:rsidR="00AF4149">
      <w:rPr>
        <w:noProof/>
      </w:rPr>
      <w:t>02/</w:t>
    </w:r>
    <w:r w:rsidR="001C2B9F">
      <w:rPr>
        <w:noProof/>
      </w:rPr>
      <w:t>25</w:t>
    </w:r>
    <w:r w:rsidR="00AF4149">
      <w:rPr>
        <w:noProof/>
      </w:rPr>
      <w:t>/2026</w:t>
    </w:r>
    <w:r>
      <w:fldChar w:fldCharType="end"/>
    </w:r>
  </w:p>
  <w:p w:rsidRPr="00E2312A" w:rsidR="00AF74D9" w:rsidP="00AF74D9" w:rsidRDefault="00AF74D9" w14:paraId="0843D179" w14:textId="77777777">
    <w:pPr>
      <w:pStyle w:val="Header"/>
    </w:pPr>
  </w:p>
  <w:p w:rsidR="00A03992" w:rsidP="00B312E9" w:rsidRDefault="00A03992" w14:paraId="49E7817A" w14:textId="00CC9F40">
    <w:pPr>
      <w:pStyle w:val="Header"/>
    </w:pPr>
  </w:p>
  <w:p w:rsidRPr="00E2312A" w:rsidR="00A03992" w:rsidP="00B312E9" w:rsidRDefault="00A03992" w14:paraId="477D7664"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A512F7" w:rsidR="00A03992" w:rsidP="00C30DAE" w:rsidRDefault="00A03992" w14:paraId="5EB46F52" w14:textId="5906B0EA">
    <w:r>
      <w:rPr>
        <w:noProof/>
        <w:lang w:eastAsia="en-US"/>
      </w:rPr>
      <w:drawing>
        <wp:inline distT="0" distB="0" distL="0" distR="0" wp14:anchorId="4383A439" wp14:editId="2C3FFDCB">
          <wp:extent cx="2656558" cy="6874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660706" cy="688486"/>
                  </a:xfrm>
                  <a:prstGeom prst="rect">
                    <a:avLst/>
                  </a:prstGeom>
                </pic:spPr>
              </pic:pic>
            </a:graphicData>
          </a:graphic>
        </wp:inline>
      </w:drawing>
    </w:r>
    <w:r w:rsidRPr="00E3569A">
      <w:t xml:space="preserve"> </w:t>
    </w:r>
    <w:r>
      <w:tab/>
    </w:r>
    <w:r>
      <w:tab/>
    </w:r>
    <w:r>
      <w:tab/>
    </w:r>
    <w:r>
      <w:tab/>
    </w:r>
    <w:r>
      <w:tab/>
    </w:r>
    <w:r>
      <w:tab/>
    </w:r>
    <w:r w:rsidRPr="001360F5">
      <w:t xml:space="preserve"> </w:t>
    </w:r>
    <w:sdt>
      <w:sdtPr>
        <w:rPr>
          <w:noProof/>
          <w:lang w:val="en-AU" w:eastAsia="en-AU"/>
        </w:rPr>
        <w:alias w:val="Custom Logo"/>
        <w:tag w:val="Custom Logo"/>
        <w:id w:val="691650801"/>
        <w:picture/>
      </w:sdtPr>
      <w:sdtContent>
        <w:r w:rsidRPr="00DC3D46" w:rsidR="00DC3D46">
          <w:rPr>
            <w:noProof/>
            <w:lang w:val="en-AU" w:eastAsia="en-AU"/>
          </w:rPr>
          <w:drawing>
            <wp:inline distT="0" distB="0" distL="0" distR="0" wp14:anchorId="70BDE915" wp14:editId="40A3AFEF">
              <wp:extent cx="771524" cy="771524"/>
              <wp:effectExtent l="0" t="0" r="0" b="0"/>
              <wp:docPr id="9" name="Picture 9" descr="A logo of a st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logo of a state&#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71524" cy="771524"/>
                      </a:xfrm>
                      <a:prstGeom prst="rect">
                        <a:avLst/>
                      </a:prstGeom>
                    </pic:spPr>
                  </pic:pic>
                </a:graphicData>
              </a:graphic>
            </wp:inline>
          </w:drawing>
        </w:r>
      </w:sdtContent>
    </w:sdt>
  </w:p>
</w:hdr>
</file>

<file path=word/intelligence2.xml><?xml version="1.0" encoding="utf-8"?>
<int2:intelligence xmlns:int2="http://schemas.microsoft.com/office/intelligence/2020/intelligence" xmlns:oel="http://schemas.microsoft.com/office/2019/extlst">
  <int2:observations>
    <int2:textHash int2:hashCode="hzEKFbHqINZ3vx" int2:id="HRGeaPjz">
      <int2:state int2:value="Rejected" int2:type="spell"/>
    </int2:textHash>
    <int2:textHash int2:hashCode="DN9mnAzTAaCNOi" int2:id="SYM9qPr9">
      <int2:state int2:value="Rejected" int2:type="AugLoop_Text_Critique"/>
    </int2:textHash>
    <int2:textHash int2:hashCode="ZQaCgfWDgYGH+Z" int2:id="urVohHIV">
      <int2:state int2:value="Rejected" int2:type="spell"/>
    </int2:textHash>
    <int2:bookmark int2:bookmarkName="_Int_MaajMmY8" int2:invalidationBookmarkName="" int2:hashCode="HfkXFERLtkzzev" int2:id="WdSRGXg5">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55B04"/>
    <w:multiLevelType w:val="multilevel"/>
    <w:tmpl w:val="76109D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8A0C5F5"/>
    <w:multiLevelType w:val="hybridMultilevel"/>
    <w:tmpl w:val="351AB29A"/>
    <w:lvl w:ilvl="0" w:tplc="5016E4DC">
      <w:start w:val="1"/>
      <w:numFmt w:val="bullet"/>
      <w:lvlText w:val="·"/>
      <w:lvlJc w:val="left"/>
      <w:pPr>
        <w:ind w:left="720" w:hanging="360"/>
      </w:pPr>
      <w:rPr>
        <w:rFonts w:hint="default" w:ascii="Symbol" w:hAnsi="Symbol"/>
      </w:rPr>
    </w:lvl>
    <w:lvl w:ilvl="1" w:tplc="65C25D4C">
      <w:start w:val="1"/>
      <w:numFmt w:val="bullet"/>
      <w:lvlText w:val="o"/>
      <w:lvlJc w:val="left"/>
      <w:pPr>
        <w:ind w:left="1440" w:hanging="360"/>
      </w:pPr>
      <w:rPr>
        <w:rFonts w:hint="default" w:ascii="Symbol" w:hAnsi="Symbol"/>
      </w:rPr>
    </w:lvl>
    <w:lvl w:ilvl="2" w:tplc="8DF43C08">
      <w:start w:val="1"/>
      <w:numFmt w:val="bullet"/>
      <w:lvlText w:val=""/>
      <w:lvlJc w:val="left"/>
      <w:pPr>
        <w:ind w:left="2160" w:hanging="360"/>
      </w:pPr>
      <w:rPr>
        <w:rFonts w:hint="default" w:ascii="Wingdings" w:hAnsi="Wingdings"/>
      </w:rPr>
    </w:lvl>
    <w:lvl w:ilvl="3" w:tplc="47FE6BE4">
      <w:start w:val="1"/>
      <w:numFmt w:val="bullet"/>
      <w:lvlText w:val=""/>
      <w:lvlJc w:val="left"/>
      <w:pPr>
        <w:ind w:left="2880" w:hanging="360"/>
      </w:pPr>
      <w:rPr>
        <w:rFonts w:hint="default" w:ascii="Symbol" w:hAnsi="Symbol"/>
      </w:rPr>
    </w:lvl>
    <w:lvl w:ilvl="4" w:tplc="68D2A172">
      <w:start w:val="1"/>
      <w:numFmt w:val="bullet"/>
      <w:lvlText w:val="o"/>
      <w:lvlJc w:val="left"/>
      <w:pPr>
        <w:ind w:left="3600" w:hanging="360"/>
      </w:pPr>
      <w:rPr>
        <w:rFonts w:hint="default" w:ascii="Courier New" w:hAnsi="Courier New"/>
      </w:rPr>
    </w:lvl>
    <w:lvl w:ilvl="5" w:tplc="FB20A4E0">
      <w:start w:val="1"/>
      <w:numFmt w:val="bullet"/>
      <w:lvlText w:val=""/>
      <w:lvlJc w:val="left"/>
      <w:pPr>
        <w:ind w:left="4320" w:hanging="360"/>
      </w:pPr>
      <w:rPr>
        <w:rFonts w:hint="default" w:ascii="Wingdings" w:hAnsi="Wingdings"/>
      </w:rPr>
    </w:lvl>
    <w:lvl w:ilvl="6" w:tplc="D85005E2">
      <w:start w:val="1"/>
      <w:numFmt w:val="bullet"/>
      <w:lvlText w:val=""/>
      <w:lvlJc w:val="left"/>
      <w:pPr>
        <w:ind w:left="5040" w:hanging="360"/>
      </w:pPr>
      <w:rPr>
        <w:rFonts w:hint="default" w:ascii="Symbol" w:hAnsi="Symbol"/>
      </w:rPr>
    </w:lvl>
    <w:lvl w:ilvl="7" w:tplc="F02AFCD0">
      <w:start w:val="1"/>
      <w:numFmt w:val="bullet"/>
      <w:lvlText w:val="o"/>
      <w:lvlJc w:val="left"/>
      <w:pPr>
        <w:ind w:left="5760" w:hanging="360"/>
      </w:pPr>
      <w:rPr>
        <w:rFonts w:hint="default" w:ascii="Courier New" w:hAnsi="Courier New"/>
      </w:rPr>
    </w:lvl>
    <w:lvl w:ilvl="8" w:tplc="54C6808E">
      <w:start w:val="1"/>
      <w:numFmt w:val="bullet"/>
      <w:lvlText w:val=""/>
      <w:lvlJc w:val="left"/>
      <w:pPr>
        <w:ind w:left="6480" w:hanging="360"/>
      </w:pPr>
      <w:rPr>
        <w:rFonts w:hint="default" w:ascii="Wingdings" w:hAnsi="Wingdings"/>
      </w:rPr>
    </w:lvl>
  </w:abstractNum>
  <w:abstractNum w:abstractNumId="2" w15:restartNumberingAfterBreak="0">
    <w:nsid w:val="09110CF3"/>
    <w:multiLevelType w:val="multilevel"/>
    <w:tmpl w:val="76109D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9AE1AFB"/>
    <w:multiLevelType w:val="hybridMultilevel"/>
    <w:tmpl w:val="425C2056"/>
    <w:lvl w:ilvl="0" w:tplc="FFFFFFFF">
      <w:start w:val="1"/>
      <w:numFmt w:val="decimal"/>
      <w:lvlText w:val="%1."/>
      <w:lvlJc w:val="left"/>
      <w:pPr>
        <w:ind w:left="2160" w:hanging="360"/>
      </w:pPr>
      <w:rPr>
        <w:rFonts w:hint="default"/>
      </w:rPr>
    </w:lvl>
    <w:lvl w:ilvl="1" w:tplc="FFFFFFFF">
      <w:start w:val="1"/>
      <w:numFmt w:val="bullet"/>
      <w:lvlText w:val="o"/>
      <w:lvlJc w:val="left"/>
      <w:pPr>
        <w:ind w:left="2880" w:hanging="360"/>
      </w:pPr>
      <w:rPr>
        <w:rFonts w:hint="default" w:ascii="Courier New" w:hAnsi="Courier New" w:cs="Courier New"/>
      </w:rPr>
    </w:lvl>
    <w:lvl w:ilvl="2" w:tplc="FFFFFFFF" w:tentative="1">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4" w15:restartNumberingAfterBreak="0">
    <w:nsid w:val="0BFE4D69"/>
    <w:multiLevelType w:val="multilevel"/>
    <w:tmpl w:val="F7B81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191996"/>
    <w:multiLevelType w:val="multilevel"/>
    <w:tmpl w:val="9A2C19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FE32F3"/>
    <w:multiLevelType w:val="multilevel"/>
    <w:tmpl w:val="76109D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8058721"/>
    <w:multiLevelType w:val="hybridMultilevel"/>
    <w:tmpl w:val="CF88369E"/>
    <w:lvl w:ilvl="0" w:tplc="CD1431E4">
      <w:start w:val="1"/>
      <w:numFmt w:val="bullet"/>
      <w:lvlText w:val="·"/>
      <w:lvlJc w:val="left"/>
      <w:pPr>
        <w:ind w:left="720" w:hanging="360"/>
      </w:pPr>
      <w:rPr>
        <w:rFonts w:hint="default" w:ascii="Symbol" w:hAnsi="Symbol"/>
      </w:rPr>
    </w:lvl>
    <w:lvl w:ilvl="1" w:tplc="5DE82560">
      <w:start w:val="1"/>
      <w:numFmt w:val="bullet"/>
      <w:lvlText w:val="o"/>
      <w:lvlJc w:val="left"/>
      <w:pPr>
        <w:ind w:left="1440" w:hanging="360"/>
      </w:pPr>
      <w:rPr>
        <w:rFonts w:hint="default" w:ascii="Courier New" w:hAnsi="Courier New"/>
      </w:rPr>
    </w:lvl>
    <w:lvl w:ilvl="2" w:tplc="5C26B244">
      <w:start w:val="1"/>
      <w:numFmt w:val="bullet"/>
      <w:lvlText w:val=""/>
      <w:lvlJc w:val="left"/>
      <w:pPr>
        <w:ind w:left="2160" w:hanging="360"/>
      </w:pPr>
      <w:rPr>
        <w:rFonts w:hint="default" w:ascii="Wingdings" w:hAnsi="Wingdings"/>
      </w:rPr>
    </w:lvl>
    <w:lvl w:ilvl="3" w:tplc="6E80BEFE">
      <w:start w:val="1"/>
      <w:numFmt w:val="bullet"/>
      <w:lvlText w:val=""/>
      <w:lvlJc w:val="left"/>
      <w:pPr>
        <w:ind w:left="2880" w:hanging="360"/>
      </w:pPr>
      <w:rPr>
        <w:rFonts w:hint="default" w:ascii="Symbol" w:hAnsi="Symbol"/>
      </w:rPr>
    </w:lvl>
    <w:lvl w:ilvl="4" w:tplc="9886CE58">
      <w:start w:val="1"/>
      <w:numFmt w:val="bullet"/>
      <w:lvlText w:val="o"/>
      <w:lvlJc w:val="left"/>
      <w:pPr>
        <w:ind w:left="3600" w:hanging="360"/>
      </w:pPr>
      <w:rPr>
        <w:rFonts w:hint="default" w:ascii="Courier New" w:hAnsi="Courier New"/>
      </w:rPr>
    </w:lvl>
    <w:lvl w:ilvl="5" w:tplc="801658DC">
      <w:start w:val="1"/>
      <w:numFmt w:val="bullet"/>
      <w:lvlText w:val=""/>
      <w:lvlJc w:val="left"/>
      <w:pPr>
        <w:ind w:left="4320" w:hanging="360"/>
      </w:pPr>
      <w:rPr>
        <w:rFonts w:hint="default" w:ascii="Wingdings" w:hAnsi="Wingdings"/>
      </w:rPr>
    </w:lvl>
    <w:lvl w:ilvl="6" w:tplc="7DEA1830">
      <w:start w:val="1"/>
      <w:numFmt w:val="bullet"/>
      <w:lvlText w:val=""/>
      <w:lvlJc w:val="left"/>
      <w:pPr>
        <w:ind w:left="5040" w:hanging="360"/>
      </w:pPr>
      <w:rPr>
        <w:rFonts w:hint="default" w:ascii="Symbol" w:hAnsi="Symbol"/>
      </w:rPr>
    </w:lvl>
    <w:lvl w:ilvl="7" w:tplc="4B96525A">
      <w:start w:val="1"/>
      <w:numFmt w:val="bullet"/>
      <w:lvlText w:val="o"/>
      <w:lvlJc w:val="left"/>
      <w:pPr>
        <w:ind w:left="5760" w:hanging="360"/>
      </w:pPr>
      <w:rPr>
        <w:rFonts w:hint="default" w:ascii="Courier New" w:hAnsi="Courier New"/>
      </w:rPr>
    </w:lvl>
    <w:lvl w:ilvl="8" w:tplc="B4C45336">
      <w:start w:val="1"/>
      <w:numFmt w:val="bullet"/>
      <w:lvlText w:val=""/>
      <w:lvlJc w:val="left"/>
      <w:pPr>
        <w:ind w:left="6480" w:hanging="360"/>
      </w:pPr>
      <w:rPr>
        <w:rFonts w:hint="default" w:ascii="Wingdings" w:hAnsi="Wingdings"/>
      </w:rPr>
    </w:lvl>
  </w:abstractNum>
  <w:abstractNum w:abstractNumId="8" w15:restartNumberingAfterBreak="0">
    <w:nsid w:val="25503506"/>
    <w:multiLevelType w:val="multilevel"/>
    <w:tmpl w:val="8C5AFBE0"/>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9" w15:restartNumberingAfterBreak="0">
    <w:nsid w:val="2E2908E5"/>
    <w:multiLevelType w:val="hybridMultilevel"/>
    <w:tmpl w:val="CEFACB4E"/>
    <w:lvl w:ilvl="0" w:tplc="712ADDD2">
      <w:start w:val="1"/>
      <w:numFmt w:val="bullet"/>
      <w:pStyle w:val="Bullet"/>
      <w:lvlText w:val=""/>
      <w:lvlJc w:val="left"/>
      <w:pPr>
        <w:tabs>
          <w:tab w:val="num" w:pos="2880"/>
        </w:tabs>
        <w:ind w:left="2880" w:hanging="360"/>
      </w:pPr>
      <w:rPr>
        <w:rFonts w:hint="default" w:ascii="Symbol" w:hAnsi="Symbol"/>
      </w:rPr>
    </w:lvl>
    <w:lvl w:ilvl="1" w:tplc="04090003" w:tentative="1">
      <w:start w:val="1"/>
      <w:numFmt w:val="bullet"/>
      <w:lvlText w:val="o"/>
      <w:lvlJc w:val="left"/>
      <w:pPr>
        <w:tabs>
          <w:tab w:val="num" w:pos="3600"/>
        </w:tabs>
        <w:ind w:left="3600" w:hanging="360"/>
      </w:pPr>
      <w:rPr>
        <w:rFonts w:hint="default" w:ascii="Courier New" w:hAnsi="Courier New" w:cs="Courier New"/>
      </w:rPr>
    </w:lvl>
    <w:lvl w:ilvl="2" w:tplc="04090005" w:tentative="1">
      <w:start w:val="1"/>
      <w:numFmt w:val="bullet"/>
      <w:lvlText w:val=""/>
      <w:lvlJc w:val="left"/>
      <w:pPr>
        <w:tabs>
          <w:tab w:val="num" w:pos="4320"/>
        </w:tabs>
        <w:ind w:left="4320" w:hanging="360"/>
      </w:pPr>
      <w:rPr>
        <w:rFonts w:hint="default" w:ascii="Wingdings" w:hAnsi="Wingdings"/>
      </w:rPr>
    </w:lvl>
    <w:lvl w:ilvl="3" w:tplc="04090001" w:tentative="1">
      <w:start w:val="1"/>
      <w:numFmt w:val="bullet"/>
      <w:lvlText w:val=""/>
      <w:lvlJc w:val="left"/>
      <w:pPr>
        <w:tabs>
          <w:tab w:val="num" w:pos="5040"/>
        </w:tabs>
        <w:ind w:left="5040" w:hanging="360"/>
      </w:pPr>
      <w:rPr>
        <w:rFonts w:hint="default" w:ascii="Symbol" w:hAnsi="Symbol"/>
      </w:rPr>
    </w:lvl>
    <w:lvl w:ilvl="4" w:tplc="04090003" w:tentative="1">
      <w:start w:val="1"/>
      <w:numFmt w:val="bullet"/>
      <w:lvlText w:val="o"/>
      <w:lvlJc w:val="left"/>
      <w:pPr>
        <w:tabs>
          <w:tab w:val="num" w:pos="5760"/>
        </w:tabs>
        <w:ind w:left="5760" w:hanging="360"/>
      </w:pPr>
      <w:rPr>
        <w:rFonts w:hint="default" w:ascii="Courier New" w:hAnsi="Courier New" w:cs="Courier New"/>
      </w:rPr>
    </w:lvl>
    <w:lvl w:ilvl="5" w:tplc="04090005" w:tentative="1">
      <w:start w:val="1"/>
      <w:numFmt w:val="bullet"/>
      <w:lvlText w:val=""/>
      <w:lvlJc w:val="left"/>
      <w:pPr>
        <w:tabs>
          <w:tab w:val="num" w:pos="6480"/>
        </w:tabs>
        <w:ind w:left="6480" w:hanging="360"/>
      </w:pPr>
      <w:rPr>
        <w:rFonts w:hint="default" w:ascii="Wingdings" w:hAnsi="Wingdings"/>
      </w:rPr>
    </w:lvl>
    <w:lvl w:ilvl="6" w:tplc="04090001" w:tentative="1">
      <w:start w:val="1"/>
      <w:numFmt w:val="bullet"/>
      <w:lvlText w:val=""/>
      <w:lvlJc w:val="left"/>
      <w:pPr>
        <w:tabs>
          <w:tab w:val="num" w:pos="7200"/>
        </w:tabs>
        <w:ind w:left="7200" w:hanging="360"/>
      </w:pPr>
      <w:rPr>
        <w:rFonts w:hint="default" w:ascii="Symbol" w:hAnsi="Symbol"/>
      </w:rPr>
    </w:lvl>
    <w:lvl w:ilvl="7" w:tplc="04090003" w:tentative="1">
      <w:start w:val="1"/>
      <w:numFmt w:val="bullet"/>
      <w:lvlText w:val="o"/>
      <w:lvlJc w:val="left"/>
      <w:pPr>
        <w:tabs>
          <w:tab w:val="num" w:pos="7920"/>
        </w:tabs>
        <w:ind w:left="7920" w:hanging="360"/>
      </w:pPr>
      <w:rPr>
        <w:rFonts w:hint="default" w:ascii="Courier New" w:hAnsi="Courier New" w:cs="Courier New"/>
      </w:rPr>
    </w:lvl>
    <w:lvl w:ilvl="8" w:tplc="04090005" w:tentative="1">
      <w:start w:val="1"/>
      <w:numFmt w:val="bullet"/>
      <w:lvlText w:val=""/>
      <w:lvlJc w:val="left"/>
      <w:pPr>
        <w:tabs>
          <w:tab w:val="num" w:pos="8640"/>
        </w:tabs>
        <w:ind w:left="8640" w:hanging="360"/>
      </w:pPr>
      <w:rPr>
        <w:rFonts w:hint="default" w:ascii="Wingdings" w:hAnsi="Wingdings"/>
      </w:rPr>
    </w:lvl>
  </w:abstractNum>
  <w:abstractNum w:abstractNumId="10" w15:restartNumberingAfterBreak="0">
    <w:nsid w:val="328251A3"/>
    <w:multiLevelType w:val="multilevel"/>
    <w:tmpl w:val="C7D85EA8"/>
    <w:name w:val="FR"/>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67267B1"/>
    <w:multiLevelType w:val="multilevel"/>
    <w:tmpl w:val="69C88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AF1A11"/>
    <w:multiLevelType w:val="multilevel"/>
    <w:tmpl w:val="76109D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42DE0437"/>
    <w:multiLevelType w:val="hybridMultilevel"/>
    <w:tmpl w:val="425C2056"/>
    <w:lvl w:ilvl="0" w:tplc="0409000F">
      <w:start w:val="1"/>
      <w:numFmt w:val="decimal"/>
      <w:lvlText w:val="%1."/>
      <w:lvlJc w:val="left"/>
      <w:pPr>
        <w:ind w:left="2160" w:hanging="360"/>
      </w:pPr>
      <w:rPr>
        <w:rFonts w:hint="default"/>
      </w:rPr>
    </w:lvl>
    <w:lvl w:ilvl="1" w:tplc="04090003">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4" w15:restartNumberingAfterBreak="0">
    <w:nsid w:val="435C5B97"/>
    <w:multiLevelType w:val="multilevel"/>
    <w:tmpl w:val="76109D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44970D63"/>
    <w:multiLevelType w:val="multilevel"/>
    <w:tmpl w:val="76109D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48663826"/>
    <w:multiLevelType w:val="multilevel"/>
    <w:tmpl w:val="7D42D7E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B8795A"/>
    <w:multiLevelType w:val="hybridMultilevel"/>
    <w:tmpl w:val="861C538C"/>
    <w:lvl w:ilvl="0" w:tplc="AA76F340">
      <w:start w:val="1"/>
      <w:numFmt w:val="decimal"/>
      <w:lvlText w:val="%1."/>
      <w:lvlJc w:val="left"/>
      <w:pPr>
        <w:ind w:left="1800" w:hanging="360"/>
      </w:pPr>
    </w:lvl>
    <w:lvl w:ilvl="1" w:tplc="8FA29DB2">
      <w:start w:val="1"/>
      <w:numFmt w:val="lowerLetter"/>
      <w:lvlText w:val="%2."/>
      <w:lvlJc w:val="left"/>
      <w:pPr>
        <w:ind w:left="2520" w:hanging="360"/>
      </w:pPr>
    </w:lvl>
    <w:lvl w:ilvl="2" w:tplc="2F203306">
      <w:start w:val="1"/>
      <w:numFmt w:val="lowerRoman"/>
      <w:lvlText w:val="%3."/>
      <w:lvlJc w:val="right"/>
      <w:pPr>
        <w:ind w:left="3240" w:hanging="180"/>
      </w:pPr>
    </w:lvl>
    <w:lvl w:ilvl="3" w:tplc="F1E2FC16">
      <w:start w:val="1"/>
      <w:numFmt w:val="decimal"/>
      <w:lvlText w:val="%4."/>
      <w:lvlJc w:val="left"/>
      <w:pPr>
        <w:ind w:left="3960" w:hanging="360"/>
      </w:pPr>
    </w:lvl>
    <w:lvl w:ilvl="4" w:tplc="90DA648E">
      <w:start w:val="1"/>
      <w:numFmt w:val="lowerLetter"/>
      <w:lvlText w:val="%5."/>
      <w:lvlJc w:val="left"/>
      <w:pPr>
        <w:ind w:left="4680" w:hanging="360"/>
      </w:pPr>
    </w:lvl>
    <w:lvl w:ilvl="5" w:tplc="F63CE152">
      <w:start w:val="1"/>
      <w:numFmt w:val="lowerRoman"/>
      <w:lvlText w:val="%6."/>
      <w:lvlJc w:val="right"/>
      <w:pPr>
        <w:ind w:left="5400" w:hanging="180"/>
      </w:pPr>
    </w:lvl>
    <w:lvl w:ilvl="6" w:tplc="C2C22CB2">
      <w:start w:val="1"/>
      <w:numFmt w:val="decimal"/>
      <w:lvlText w:val="%7."/>
      <w:lvlJc w:val="left"/>
      <w:pPr>
        <w:ind w:left="6120" w:hanging="360"/>
      </w:pPr>
    </w:lvl>
    <w:lvl w:ilvl="7" w:tplc="2F06717C">
      <w:start w:val="1"/>
      <w:numFmt w:val="lowerLetter"/>
      <w:lvlText w:val="%8."/>
      <w:lvlJc w:val="left"/>
      <w:pPr>
        <w:ind w:left="6840" w:hanging="360"/>
      </w:pPr>
    </w:lvl>
    <w:lvl w:ilvl="8" w:tplc="194033FA">
      <w:start w:val="1"/>
      <w:numFmt w:val="lowerRoman"/>
      <w:lvlText w:val="%9."/>
      <w:lvlJc w:val="right"/>
      <w:pPr>
        <w:ind w:left="7560" w:hanging="180"/>
      </w:pPr>
    </w:lvl>
  </w:abstractNum>
  <w:abstractNum w:abstractNumId="18" w15:restartNumberingAfterBreak="0">
    <w:nsid w:val="48D30CE3"/>
    <w:multiLevelType w:val="hybridMultilevel"/>
    <w:tmpl w:val="39909402"/>
    <w:lvl w:ilvl="0" w:tplc="817CD3D8">
      <w:start w:val="1"/>
      <w:numFmt w:val="decimal"/>
      <w:pStyle w:val="FunctionalRequirements"/>
      <w:lvlText w:val="FR 1.%1"/>
      <w:lvlJc w:val="left"/>
      <w:pPr>
        <w:ind w:left="1080" w:hanging="360"/>
      </w:pPr>
    </w:lvl>
    <w:lvl w:ilvl="1" w:tplc="63A8B6BE">
      <w:numFmt w:val="bullet"/>
      <w:lvlText w:val=""/>
      <w:lvlJc w:val="left"/>
      <w:pPr>
        <w:ind w:left="1800" w:hanging="360"/>
      </w:pPr>
      <w:rPr>
        <w:rFonts w:hint="default" w:ascii="Wingdings" w:hAnsi="Wingdings"/>
      </w:rPr>
    </w:lvl>
    <w:lvl w:ilvl="2" w:tplc="303A8222" w:tentative="1">
      <w:start w:val="1"/>
      <w:numFmt w:val="lowerRoman"/>
      <w:lvlText w:val="%3."/>
      <w:lvlJc w:val="right"/>
      <w:pPr>
        <w:ind w:left="2520" w:hanging="180"/>
      </w:pPr>
    </w:lvl>
    <w:lvl w:ilvl="3" w:tplc="B9FED1B0" w:tentative="1">
      <w:start w:val="1"/>
      <w:numFmt w:val="decimal"/>
      <w:lvlText w:val="%4."/>
      <w:lvlJc w:val="left"/>
      <w:pPr>
        <w:ind w:left="3240" w:hanging="360"/>
      </w:pPr>
    </w:lvl>
    <w:lvl w:ilvl="4" w:tplc="DA18729A" w:tentative="1">
      <w:start w:val="1"/>
      <w:numFmt w:val="lowerLetter"/>
      <w:lvlText w:val="%5."/>
      <w:lvlJc w:val="left"/>
      <w:pPr>
        <w:ind w:left="3960" w:hanging="360"/>
      </w:pPr>
    </w:lvl>
    <w:lvl w:ilvl="5" w:tplc="03A2D174" w:tentative="1">
      <w:start w:val="1"/>
      <w:numFmt w:val="lowerRoman"/>
      <w:lvlText w:val="%6."/>
      <w:lvlJc w:val="right"/>
      <w:pPr>
        <w:ind w:left="4680" w:hanging="180"/>
      </w:pPr>
    </w:lvl>
    <w:lvl w:ilvl="6" w:tplc="D31C583A" w:tentative="1">
      <w:start w:val="1"/>
      <w:numFmt w:val="decimal"/>
      <w:lvlText w:val="%7."/>
      <w:lvlJc w:val="left"/>
      <w:pPr>
        <w:ind w:left="5400" w:hanging="360"/>
      </w:pPr>
    </w:lvl>
    <w:lvl w:ilvl="7" w:tplc="4426C208" w:tentative="1">
      <w:start w:val="1"/>
      <w:numFmt w:val="lowerLetter"/>
      <w:lvlText w:val="%8."/>
      <w:lvlJc w:val="left"/>
      <w:pPr>
        <w:ind w:left="6120" w:hanging="360"/>
      </w:pPr>
    </w:lvl>
    <w:lvl w:ilvl="8" w:tplc="4DB20A3C" w:tentative="1">
      <w:start w:val="1"/>
      <w:numFmt w:val="lowerRoman"/>
      <w:lvlText w:val="%9."/>
      <w:lvlJc w:val="right"/>
      <w:pPr>
        <w:ind w:left="6840" w:hanging="180"/>
      </w:pPr>
    </w:lvl>
  </w:abstractNum>
  <w:abstractNum w:abstractNumId="19" w15:restartNumberingAfterBreak="0">
    <w:nsid w:val="5B63278B"/>
    <w:multiLevelType w:val="hybridMultilevel"/>
    <w:tmpl w:val="C3B0EC74"/>
    <w:lvl w:ilvl="0" w:tplc="0C5A4558">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hint="default" w:ascii="Courier New" w:hAnsi="Courier New"/>
      </w:rPr>
    </w:lvl>
    <w:lvl w:ilvl="2" w:tplc="04090005">
      <w:start w:val="1"/>
      <w:numFmt w:val="bullet"/>
      <w:lvlText w:val=""/>
      <w:lvlJc w:val="left"/>
      <w:pPr>
        <w:tabs>
          <w:tab w:val="num" w:pos="3960"/>
        </w:tabs>
        <w:ind w:left="3960" w:hanging="360"/>
      </w:pPr>
      <w:rPr>
        <w:rFonts w:hint="default" w:ascii="Wingdings" w:hAnsi="Wingdings"/>
      </w:rPr>
    </w:lvl>
    <w:lvl w:ilvl="3" w:tplc="04090001" w:tentative="1">
      <w:start w:val="1"/>
      <w:numFmt w:val="bullet"/>
      <w:lvlText w:val=""/>
      <w:lvlJc w:val="left"/>
      <w:pPr>
        <w:tabs>
          <w:tab w:val="num" w:pos="4680"/>
        </w:tabs>
        <w:ind w:left="4680" w:hanging="360"/>
      </w:pPr>
      <w:rPr>
        <w:rFonts w:hint="default" w:ascii="Symbol" w:hAnsi="Symbol"/>
      </w:rPr>
    </w:lvl>
    <w:lvl w:ilvl="4" w:tplc="04090003" w:tentative="1">
      <w:start w:val="1"/>
      <w:numFmt w:val="bullet"/>
      <w:lvlText w:val="o"/>
      <w:lvlJc w:val="left"/>
      <w:pPr>
        <w:tabs>
          <w:tab w:val="num" w:pos="5400"/>
        </w:tabs>
        <w:ind w:left="5400" w:hanging="360"/>
      </w:pPr>
      <w:rPr>
        <w:rFonts w:hint="default" w:ascii="Courier New" w:hAnsi="Courier New"/>
      </w:rPr>
    </w:lvl>
    <w:lvl w:ilvl="5" w:tplc="04090005" w:tentative="1">
      <w:start w:val="1"/>
      <w:numFmt w:val="bullet"/>
      <w:lvlText w:val=""/>
      <w:lvlJc w:val="left"/>
      <w:pPr>
        <w:tabs>
          <w:tab w:val="num" w:pos="6120"/>
        </w:tabs>
        <w:ind w:left="6120" w:hanging="360"/>
      </w:pPr>
      <w:rPr>
        <w:rFonts w:hint="default" w:ascii="Wingdings" w:hAnsi="Wingdings"/>
      </w:rPr>
    </w:lvl>
    <w:lvl w:ilvl="6" w:tplc="04090001" w:tentative="1">
      <w:start w:val="1"/>
      <w:numFmt w:val="bullet"/>
      <w:lvlText w:val=""/>
      <w:lvlJc w:val="left"/>
      <w:pPr>
        <w:tabs>
          <w:tab w:val="num" w:pos="6840"/>
        </w:tabs>
        <w:ind w:left="6840" w:hanging="360"/>
      </w:pPr>
      <w:rPr>
        <w:rFonts w:hint="default" w:ascii="Symbol" w:hAnsi="Symbol"/>
      </w:rPr>
    </w:lvl>
    <w:lvl w:ilvl="7" w:tplc="04090003" w:tentative="1">
      <w:start w:val="1"/>
      <w:numFmt w:val="bullet"/>
      <w:lvlText w:val="o"/>
      <w:lvlJc w:val="left"/>
      <w:pPr>
        <w:tabs>
          <w:tab w:val="num" w:pos="7560"/>
        </w:tabs>
        <w:ind w:left="7560" w:hanging="360"/>
      </w:pPr>
      <w:rPr>
        <w:rFonts w:hint="default" w:ascii="Courier New" w:hAnsi="Courier New"/>
      </w:rPr>
    </w:lvl>
    <w:lvl w:ilvl="8" w:tplc="04090005" w:tentative="1">
      <w:start w:val="1"/>
      <w:numFmt w:val="bullet"/>
      <w:lvlText w:val=""/>
      <w:lvlJc w:val="left"/>
      <w:pPr>
        <w:tabs>
          <w:tab w:val="num" w:pos="8280"/>
        </w:tabs>
        <w:ind w:left="8280" w:hanging="360"/>
      </w:pPr>
      <w:rPr>
        <w:rFonts w:hint="default" w:ascii="Wingdings" w:hAnsi="Wingdings"/>
      </w:rPr>
    </w:lvl>
  </w:abstractNum>
  <w:abstractNum w:abstractNumId="20" w15:restartNumberingAfterBreak="0">
    <w:nsid w:val="61C34FC0"/>
    <w:multiLevelType w:val="multilevel"/>
    <w:tmpl w:val="76109D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6204769D"/>
    <w:multiLevelType w:val="multilevel"/>
    <w:tmpl w:val="899C95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C97AE8"/>
    <w:multiLevelType w:val="multilevel"/>
    <w:tmpl w:val="76109D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6702021B"/>
    <w:multiLevelType w:val="multilevel"/>
    <w:tmpl w:val="F4CCBD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B00F43"/>
    <w:multiLevelType w:val="multilevel"/>
    <w:tmpl w:val="52C271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6A651C"/>
    <w:multiLevelType w:val="hybridMultilevel"/>
    <w:tmpl w:val="99AE1756"/>
    <w:lvl w:ilvl="0" w:tplc="E90286F4">
      <w:start w:val="1"/>
      <w:numFmt w:val="bullet"/>
      <w:pStyle w:val="Checklist"/>
      <w:lvlText w:val=""/>
      <w:lvlJc w:val="left"/>
      <w:pPr>
        <w:tabs>
          <w:tab w:val="num" w:pos="2520"/>
        </w:tabs>
        <w:ind w:left="2520" w:hanging="360"/>
      </w:pPr>
      <w:rPr>
        <w:rFonts w:hint="default" w:ascii="Wingdings" w:hAnsi="Wingdings"/>
        <w:sz w:val="16"/>
      </w:rPr>
    </w:lvl>
    <w:lvl w:ilvl="1" w:tplc="04090003" w:tentative="1">
      <w:start w:val="1"/>
      <w:numFmt w:val="bullet"/>
      <w:lvlText w:val="o"/>
      <w:lvlJc w:val="left"/>
      <w:pPr>
        <w:tabs>
          <w:tab w:val="num" w:pos="3240"/>
        </w:tabs>
        <w:ind w:left="3240" w:hanging="360"/>
      </w:pPr>
      <w:rPr>
        <w:rFonts w:hint="default" w:ascii="Courier New" w:hAnsi="Courier New"/>
      </w:rPr>
    </w:lvl>
    <w:lvl w:ilvl="2" w:tplc="04090005" w:tentative="1">
      <w:start w:val="1"/>
      <w:numFmt w:val="bullet"/>
      <w:lvlText w:val=""/>
      <w:lvlJc w:val="left"/>
      <w:pPr>
        <w:tabs>
          <w:tab w:val="num" w:pos="3960"/>
        </w:tabs>
        <w:ind w:left="3960" w:hanging="360"/>
      </w:pPr>
      <w:rPr>
        <w:rFonts w:hint="default" w:ascii="Wingdings" w:hAnsi="Wingdings"/>
      </w:rPr>
    </w:lvl>
    <w:lvl w:ilvl="3" w:tplc="04090001" w:tentative="1">
      <w:start w:val="1"/>
      <w:numFmt w:val="bullet"/>
      <w:lvlText w:val=""/>
      <w:lvlJc w:val="left"/>
      <w:pPr>
        <w:tabs>
          <w:tab w:val="num" w:pos="4680"/>
        </w:tabs>
        <w:ind w:left="4680" w:hanging="360"/>
      </w:pPr>
      <w:rPr>
        <w:rFonts w:hint="default" w:ascii="Symbol" w:hAnsi="Symbol"/>
      </w:rPr>
    </w:lvl>
    <w:lvl w:ilvl="4" w:tplc="04090003" w:tentative="1">
      <w:start w:val="1"/>
      <w:numFmt w:val="bullet"/>
      <w:lvlText w:val="o"/>
      <w:lvlJc w:val="left"/>
      <w:pPr>
        <w:tabs>
          <w:tab w:val="num" w:pos="5400"/>
        </w:tabs>
        <w:ind w:left="5400" w:hanging="360"/>
      </w:pPr>
      <w:rPr>
        <w:rFonts w:hint="default" w:ascii="Courier New" w:hAnsi="Courier New"/>
      </w:rPr>
    </w:lvl>
    <w:lvl w:ilvl="5" w:tplc="04090005" w:tentative="1">
      <w:start w:val="1"/>
      <w:numFmt w:val="bullet"/>
      <w:lvlText w:val=""/>
      <w:lvlJc w:val="left"/>
      <w:pPr>
        <w:tabs>
          <w:tab w:val="num" w:pos="6120"/>
        </w:tabs>
        <w:ind w:left="6120" w:hanging="360"/>
      </w:pPr>
      <w:rPr>
        <w:rFonts w:hint="default" w:ascii="Wingdings" w:hAnsi="Wingdings"/>
      </w:rPr>
    </w:lvl>
    <w:lvl w:ilvl="6" w:tplc="04090001" w:tentative="1">
      <w:start w:val="1"/>
      <w:numFmt w:val="bullet"/>
      <w:lvlText w:val=""/>
      <w:lvlJc w:val="left"/>
      <w:pPr>
        <w:tabs>
          <w:tab w:val="num" w:pos="6840"/>
        </w:tabs>
        <w:ind w:left="6840" w:hanging="360"/>
      </w:pPr>
      <w:rPr>
        <w:rFonts w:hint="default" w:ascii="Symbol" w:hAnsi="Symbol"/>
      </w:rPr>
    </w:lvl>
    <w:lvl w:ilvl="7" w:tplc="04090003" w:tentative="1">
      <w:start w:val="1"/>
      <w:numFmt w:val="bullet"/>
      <w:lvlText w:val="o"/>
      <w:lvlJc w:val="left"/>
      <w:pPr>
        <w:tabs>
          <w:tab w:val="num" w:pos="7560"/>
        </w:tabs>
        <w:ind w:left="7560" w:hanging="360"/>
      </w:pPr>
      <w:rPr>
        <w:rFonts w:hint="default" w:ascii="Courier New" w:hAnsi="Courier New"/>
      </w:rPr>
    </w:lvl>
    <w:lvl w:ilvl="8" w:tplc="04090005" w:tentative="1">
      <w:start w:val="1"/>
      <w:numFmt w:val="bullet"/>
      <w:lvlText w:val=""/>
      <w:lvlJc w:val="left"/>
      <w:pPr>
        <w:tabs>
          <w:tab w:val="num" w:pos="8280"/>
        </w:tabs>
        <w:ind w:left="8280" w:hanging="360"/>
      </w:pPr>
      <w:rPr>
        <w:rFonts w:hint="default" w:ascii="Wingdings" w:hAnsi="Wingdings"/>
      </w:rPr>
    </w:lvl>
  </w:abstractNum>
  <w:abstractNum w:abstractNumId="26" w15:restartNumberingAfterBreak="0">
    <w:nsid w:val="6CE152AB"/>
    <w:multiLevelType w:val="multilevel"/>
    <w:tmpl w:val="76109D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6D7A2482"/>
    <w:multiLevelType w:val="hybridMultilevel"/>
    <w:tmpl w:val="FFA4F174"/>
    <w:lvl w:ilvl="0" w:tplc="58C4EB5E">
      <w:start w:val="1"/>
      <w:numFmt w:val="decimal"/>
      <w:pStyle w:val="FunctionalRequirement"/>
      <w:lvlText w:val="FR 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FC13C4"/>
    <w:multiLevelType w:val="multilevel"/>
    <w:tmpl w:val="EA4C09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C63D27"/>
    <w:multiLevelType w:val="multilevel"/>
    <w:tmpl w:val="76109D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7C87228D"/>
    <w:multiLevelType w:val="multilevel"/>
    <w:tmpl w:val="7960BC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6745352">
    <w:abstractNumId w:val="7"/>
  </w:num>
  <w:num w:numId="2" w16cid:durableId="1130903898">
    <w:abstractNumId w:val="1"/>
  </w:num>
  <w:num w:numId="3" w16cid:durableId="1388844150">
    <w:abstractNumId w:val="8"/>
  </w:num>
  <w:num w:numId="4" w16cid:durableId="388463225">
    <w:abstractNumId w:val="19"/>
  </w:num>
  <w:num w:numId="5" w16cid:durableId="2097239213">
    <w:abstractNumId w:val="25"/>
  </w:num>
  <w:num w:numId="6" w16cid:durableId="24798182">
    <w:abstractNumId w:val="9"/>
  </w:num>
  <w:num w:numId="7" w16cid:durableId="529077386">
    <w:abstractNumId w:val="27"/>
  </w:num>
  <w:num w:numId="8" w16cid:durableId="1892501471">
    <w:abstractNumId w:val="18"/>
  </w:num>
  <w:num w:numId="9" w16cid:durableId="84732969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41591501">
    <w:abstractNumId w:val="20"/>
  </w:num>
  <w:num w:numId="11" w16cid:durableId="863403592">
    <w:abstractNumId w:val="29"/>
  </w:num>
  <w:num w:numId="12" w16cid:durableId="1061172966">
    <w:abstractNumId w:val="6"/>
  </w:num>
  <w:num w:numId="13" w16cid:durableId="1829401564">
    <w:abstractNumId w:val="2"/>
  </w:num>
  <w:num w:numId="14" w16cid:durableId="6250278">
    <w:abstractNumId w:val="0"/>
  </w:num>
  <w:num w:numId="15" w16cid:durableId="1838031852">
    <w:abstractNumId w:val="22"/>
  </w:num>
  <w:num w:numId="16" w16cid:durableId="996807338">
    <w:abstractNumId w:val="15"/>
  </w:num>
  <w:num w:numId="17" w16cid:durableId="803810956">
    <w:abstractNumId w:val="26"/>
  </w:num>
  <w:num w:numId="18" w16cid:durableId="1764837243">
    <w:abstractNumId w:val="14"/>
  </w:num>
  <w:num w:numId="19" w16cid:durableId="905845477">
    <w:abstractNumId w:val="12"/>
  </w:num>
  <w:num w:numId="20" w16cid:durableId="186142264">
    <w:abstractNumId w:val="13"/>
  </w:num>
  <w:num w:numId="21" w16cid:durableId="1272783048">
    <w:abstractNumId w:val="3"/>
  </w:num>
  <w:num w:numId="22" w16cid:durableId="1538928682">
    <w:abstractNumId w:val="18"/>
    <w:lvlOverride w:ilvl="0">
      <w:startOverride w:val="1"/>
    </w:lvlOverride>
  </w:num>
  <w:num w:numId="23" w16cid:durableId="995305028">
    <w:abstractNumId w:val="18"/>
    <w:lvlOverride w:ilvl="0">
      <w:startOverride w:val="1"/>
    </w:lvlOverride>
  </w:num>
  <w:num w:numId="24" w16cid:durableId="145056931">
    <w:abstractNumId w:val="11"/>
  </w:num>
  <w:num w:numId="25" w16cid:durableId="197856399">
    <w:abstractNumId w:val="4"/>
  </w:num>
  <w:num w:numId="26" w16cid:durableId="1917086736">
    <w:abstractNumId w:val="5"/>
  </w:num>
  <w:num w:numId="27" w16cid:durableId="537857134">
    <w:abstractNumId w:val="23"/>
  </w:num>
  <w:num w:numId="28" w16cid:durableId="1608806356">
    <w:abstractNumId w:val="28"/>
  </w:num>
  <w:num w:numId="29" w16cid:durableId="1639647736">
    <w:abstractNumId w:val="30"/>
  </w:num>
  <w:num w:numId="30" w16cid:durableId="1849100509">
    <w:abstractNumId w:val="24"/>
  </w:num>
  <w:num w:numId="31" w16cid:durableId="1975330653">
    <w:abstractNumId w:val="21"/>
  </w:num>
  <w:num w:numId="32" w16cid:durableId="260070013">
    <w:abstractNumId w:val="16"/>
  </w:num>
  <w:num w:numId="33" w16cid:durableId="1064837375">
    <w:abstractNumId w:val="8"/>
    <w:lvlOverride w:ilvl="0">
      <w:startOverride w:val="3"/>
    </w:lvlOverride>
    <w:lvlOverride w:ilvl="1">
      <w:startOverride w:val="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11345758">
    <w:abstractNumId w:val="8"/>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71956224">
    <w:abstractNumId w:val="8"/>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la Elizalde">
    <w15:presenceInfo w15:providerId="AD" w15:userId="S::lila.elizalde@infor.com::b63bf2fc-3e04-4042-abb6-1f0b9b339595"/>
  </w15:person>
  <w15:person w15:author="Ritchie Bachini">
    <w15:presenceInfo w15:providerId="AD" w15:userId="S::ritchie.bachini@infor.com::b4fde89d-c7e3-489d-8485-374c67a08f36"/>
  </w15:person>
  <w15:person w15:author="Irie Mack Pable">
    <w15:presenceInfo w15:providerId="AD" w15:userId="S::iriemack.pable@infor.com::44bfa16b-c23e-425e-a1b8-484bb9694066"/>
  </w15:person>
  <w15:person w15:author="Moriel Handugan">
    <w15:presenceInfo w15:providerId="AD" w15:userId="S::moriel.handugan@infor.com::1a6997be-32a5-4246-bbb7-4d843f3539be"/>
  </w15:person>
  <w15:person w15:author="Janella Marie Miranda">
    <w15:presenceInfo w15:providerId="AD" w15:userId="S::janellamarie.miranda@infor.com::846293b5-e0dd-41d4-809c-cfd5fb74771e"/>
  </w15:person>
  <w15:person w15:author="Melanie Rose Nunez">
    <w15:presenceInfo w15:providerId="AD" w15:userId="S::melanierose.nunez@infor.com::dc66160b-f938-492d-9b50-b462106fc856"/>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hideSpellingErrors/>
  <w:hideGrammaticalErrors/>
  <w:proofState w:spelling="clean" w:grammar="dirty"/>
  <w:attachedTemplate r:id="rId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trackRevisions w:val="false"/>
  <w:defaultTabStop w:val="720"/>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1234" w:val="&lt;Document Reference Number&gt;"/>
    <w:docVar w:name="#__asd" w:val="&lt;Document Reference Number&gt;"/>
  </w:docVars>
  <w:rsids>
    <w:rsidRoot w:val="00941EF9"/>
    <w:rsid w:val="00000000"/>
    <w:rsid w:val="00001CF6"/>
    <w:rsid w:val="000033CF"/>
    <w:rsid w:val="00003738"/>
    <w:rsid w:val="000045E4"/>
    <w:rsid w:val="00004D78"/>
    <w:rsid w:val="00005957"/>
    <w:rsid w:val="00005C49"/>
    <w:rsid w:val="00010332"/>
    <w:rsid w:val="000106BD"/>
    <w:rsid w:val="00010F71"/>
    <w:rsid w:val="00011B6F"/>
    <w:rsid w:val="00012528"/>
    <w:rsid w:val="0001363C"/>
    <w:rsid w:val="00013942"/>
    <w:rsid w:val="00013AAE"/>
    <w:rsid w:val="000148A6"/>
    <w:rsid w:val="000148B2"/>
    <w:rsid w:val="00015129"/>
    <w:rsid w:val="00015BF8"/>
    <w:rsid w:val="00015D14"/>
    <w:rsid w:val="00017180"/>
    <w:rsid w:val="00017864"/>
    <w:rsid w:val="000212D7"/>
    <w:rsid w:val="00021F77"/>
    <w:rsid w:val="00022116"/>
    <w:rsid w:val="00022A76"/>
    <w:rsid w:val="000232B2"/>
    <w:rsid w:val="00024561"/>
    <w:rsid w:val="000250A2"/>
    <w:rsid w:val="000254B6"/>
    <w:rsid w:val="0002558D"/>
    <w:rsid w:val="00026824"/>
    <w:rsid w:val="00027141"/>
    <w:rsid w:val="00027DDF"/>
    <w:rsid w:val="00030BBE"/>
    <w:rsid w:val="00031144"/>
    <w:rsid w:val="00033325"/>
    <w:rsid w:val="000337E9"/>
    <w:rsid w:val="00033A89"/>
    <w:rsid w:val="000343B7"/>
    <w:rsid w:val="000348CE"/>
    <w:rsid w:val="00034CEE"/>
    <w:rsid w:val="00035237"/>
    <w:rsid w:val="00035E36"/>
    <w:rsid w:val="000366F6"/>
    <w:rsid w:val="000369A3"/>
    <w:rsid w:val="00037FE0"/>
    <w:rsid w:val="00040161"/>
    <w:rsid w:val="00040341"/>
    <w:rsid w:val="00040402"/>
    <w:rsid w:val="000404B8"/>
    <w:rsid w:val="00040E6A"/>
    <w:rsid w:val="000410F3"/>
    <w:rsid w:val="00044A14"/>
    <w:rsid w:val="00045642"/>
    <w:rsid w:val="00045D27"/>
    <w:rsid w:val="00046835"/>
    <w:rsid w:val="000469E2"/>
    <w:rsid w:val="000501B8"/>
    <w:rsid w:val="00050344"/>
    <w:rsid w:val="000505F1"/>
    <w:rsid w:val="00050A69"/>
    <w:rsid w:val="00051973"/>
    <w:rsid w:val="00051BB7"/>
    <w:rsid w:val="00051D5E"/>
    <w:rsid w:val="00052959"/>
    <w:rsid w:val="0005679C"/>
    <w:rsid w:val="0005715F"/>
    <w:rsid w:val="00057AD1"/>
    <w:rsid w:val="0006026C"/>
    <w:rsid w:val="0006054E"/>
    <w:rsid w:val="00060576"/>
    <w:rsid w:val="00060A99"/>
    <w:rsid w:val="00060D28"/>
    <w:rsid w:val="000611DE"/>
    <w:rsid w:val="00061856"/>
    <w:rsid w:val="00061BA7"/>
    <w:rsid w:val="00061EDB"/>
    <w:rsid w:val="00062132"/>
    <w:rsid w:val="00063C02"/>
    <w:rsid w:val="00063E53"/>
    <w:rsid w:val="00064D8D"/>
    <w:rsid w:val="00065686"/>
    <w:rsid w:val="00066744"/>
    <w:rsid w:val="00067FDE"/>
    <w:rsid w:val="00070281"/>
    <w:rsid w:val="00070E71"/>
    <w:rsid w:val="00070F0C"/>
    <w:rsid w:val="00072325"/>
    <w:rsid w:val="0007247F"/>
    <w:rsid w:val="00073031"/>
    <w:rsid w:val="000731AF"/>
    <w:rsid w:val="00073644"/>
    <w:rsid w:val="00073B93"/>
    <w:rsid w:val="0007459E"/>
    <w:rsid w:val="0007576F"/>
    <w:rsid w:val="0007608C"/>
    <w:rsid w:val="000760A3"/>
    <w:rsid w:val="000768D5"/>
    <w:rsid w:val="00077446"/>
    <w:rsid w:val="00077640"/>
    <w:rsid w:val="00080270"/>
    <w:rsid w:val="00082825"/>
    <w:rsid w:val="00083B3E"/>
    <w:rsid w:val="000845C0"/>
    <w:rsid w:val="0008483B"/>
    <w:rsid w:val="00084EA3"/>
    <w:rsid w:val="00085D9D"/>
    <w:rsid w:val="000862C2"/>
    <w:rsid w:val="00086B25"/>
    <w:rsid w:val="000875AD"/>
    <w:rsid w:val="00087F09"/>
    <w:rsid w:val="00090293"/>
    <w:rsid w:val="00090A9B"/>
    <w:rsid w:val="00090F5B"/>
    <w:rsid w:val="00091E82"/>
    <w:rsid w:val="0009238D"/>
    <w:rsid w:val="0009266E"/>
    <w:rsid w:val="00093328"/>
    <w:rsid w:val="000941DA"/>
    <w:rsid w:val="000943DB"/>
    <w:rsid w:val="00095474"/>
    <w:rsid w:val="0009548D"/>
    <w:rsid w:val="00096048"/>
    <w:rsid w:val="00096779"/>
    <w:rsid w:val="00096B38"/>
    <w:rsid w:val="0009740A"/>
    <w:rsid w:val="0009777A"/>
    <w:rsid w:val="00097A84"/>
    <w:rsid w:val="00097EA4"/>
    <w:rsid w:val="000A0FFE"/>
    <w:rsid w:val="000A1616"/>
    <w:rsid w:val="000A21AB"/>
    <w:rsid w:val="000A248C"/>
    <w:rsid w:val="000A3E5B"/>
    <w:rsid w:val="000A4322"/>
    <w:rsid w:val="000A58C2"/>
    <w:rsid w:val="000A5D8D"/>
    <w:rsid w:val="000A5FF0"/>
    <w:rsid w:val="000A7008"/>
    <w:rsid w:val="000A7C27"/>
    <w:rsid w:val="000B0449"/>
    <w:rsid w:val="000B0A33"/>
    <w:rsid w:val="000B2A85"/>
    <w:rsid w:val="000B35F2"/>
    <w:rsid w:val="000B3A3F"/>
    <w:rsid w:val="000B3D9D"/>
    <w:rsid w:val="000B408A"/>
    <w:rsid w:val="000B4E50"/>
    <w:rsid w:val="000B4EB6"/>
    <w:rsid w:val="000B5157"/>
    <w:rsid w:val="000B56FC"/>
    <w:rsid w:val="000B60E2"/>
    <w:rsid w:val="000B635D"/>
    <w:rsid w:val="000C1023"/>
    <w:rsid w:val="000C242E"/>
    <w:rsid w:val="000C30EE"/>
    <w:rsid w:val="000C3AF0"/>
    <w:rsid w:val="000C3E9E"/>
    <w:rsid w:val="000C6759"/>
    <w:rsid w:val="000C6B47"/>
    <w:rsid w:val="000D024A"/>
    <w:rsid w:val="000D02F6"/>
    <w:rsid w:val="000D1D18"/>
    <w:rsid w:val="000D51D7"/>
    <w:rsid w:val="000D545A"/>
    <w:rsid w:val="000D5750"/>
    <w:rsid w:val="000D57FE"/>
    <w:rsid w:val="000D5A69"/>
    <w:rsid w:val="000D6805"/>
    <w:rsid w:val="000D6948"/>
    <w:rsid w:val="000D6FAB"/>
    <w:rsid w:val="000D767F"/>
    <w:rsid w:val="000D7BBF"/>
    <w:rsid w:val="000E1158"/>
    <w:rsid w:val="000E11BC"/>
    <w:rsid w:val="000E2038"/>
    <w:rsid w:val="000E2118"/>
    <w:rsid w:val="000E239F"/>
    <w:rsid w:val="000E3A14"/>
    <w:rsid w:val="000E3EC3"/>
    <w:rsid w:val="000E413E"/>
    <w:rsid w:val="000E4756"/>
    <w:rsid w:val="000E4AAB"/>
    <w:rsid w:val="000E4B79"/>
    <w:rsid w:val="000E5EA2"/>
    <w:rsid w:val="000E7207"/>
    <w:rsid w:val="000E7CCA"/>
    <w:rsid w:val="000F07BE"/>
    <w:rsid w:val="000F0D7C"/>
    <w:rsid w:val="000F1209"/>
    <w:rsid w:val="000F124D"/>
    <w:rsid w:val="000F3616"/>
    <w:rsid w:val="000F52BE"/>
    <w:rsid w:val="000F57F8"/>
    <w:rsid w:val="000F6384"/>
    <w:rsid w:val="000F7FB7"/>
    <w:rsid w:val="0010010A"/>
    <w:rsid w:val="001015C3"/>
    <w:rsid w:val="001032EA"/>
    <w:rsid w:val="00103433"/>
    <w:rsid w:val="001034E6"/>
    <w:rsid w:val="001040AD"/>
    <w:rsid w:val="0010436A"/>
    <w:rsid w:val="001049E9"/>
    <w:rsid w:val="00104C7D"/>
    <w:rsid w:val="00107612"/>
    <w:rsid w:val="00110887"/>
    <w:rsid w:val="00110CF1"/>
    <w:rsid w:val="00111D1B"/>
    <w:rsid w:val="00112359"/>
    <w:rsid w:val="00112EBA"/>
    <w:rsid w:val="00113282"/>
    <w:rsid w:val="0011340B"/>
    <w:rsid w:val="00113778"/>
    <w:rsid w:val="00113904"/>
    <w:rsid w:val="00113EAD"/>
    <w:rsid w:val="00114840"/>
    <w:rsid w:val="00115780"/>
    <w:rsid w:val="00117166"/>
    <w:rsid w:val="001179BC"/>
    <w:rsid w:val="0012067B"/>
    <w:rsid w:val="001207D7"/>
    <w:rsid w:val="00120B78"/>
    <w:rsid w:val="00120F03"/>
    <w:rsid w:val="00121132"/>
    <w:rsid w:val="00121F44"/>
    <w:rsid w:val="00122063"/>
    <w:rsid w:val="0012231E"/>
    <w:rsid w:val="0012274A"/>
    <w:rsid w:val="001227A5"/>
    <w:rsid w:val="00123280"/>
    <w:rsid w:val="00123346"/>
    <w:rsid w:val="0012421C"/>
    <w:rsid w:val="00125080"/>
    <w:rsid w:val="001258C0"/>
    <w:rsid w:val="00125E6E"/>
    <w:rsid w:val="00126154"/>
    <w:rsid w:val="00126DC7"/>
    <w:rsid w:val="0013145D"/>
    <w:rsid w:val="00131832"/>
    <w:rsid w:val="00131CFE"/>
    <w:rsid w:val="00131DD9"/>
    <w:rsid w:val="00131EA6"/>
    <w:rsid w:val="001323D7"/>
    <w:rsid w:val="00132A61"/>
    <w:rsid w:val="00133616"/>
    <w:rsid w:val="00134890"/>
    <w:rsid w:val="00134E10"/>
    <w:rsid w:val="0013540D"/>
    <w:rsid w:val="00136031"/>
    <w:rsid w:val="001360F5"/>
    <w:rsid w:val="001361FA"/>
    <w:rsid w:val="0013631F"/>
    <w:rsid w:val="00136C7B"/>
    <w:rsid w:val="00137CCB"/>
    <w:rsid w:val="00137D9E"/>
    <w:rsid w:val="001401D2"/>
    <w:rsid w:val="0014158D"/>
    <w:rsid w:val="00141C83"/>
    <w:rsid w:val="00142182"/>
    <w:rsid w:val="001424B5"/>
    <w:rsid w:val="001452A8"/>
    <w:rsid w:val="00151A7A"/>
    <w:rsid w:val="00152476"/>
    <w:rsid w:val="00152833"/>
    <w:rsid w:val="00152F9A"/>
    <w:rsid w:val="0015385E"/>
    <w:rsid w:val="001539A3"/>
    <w:rsid w:val="00153C67"/>
    <w:rsid w:val="0015416C"/>
    <w:rsid w:val="001542EB"/>
    <w:rsid w:val="001552C7"/>
    <w:rsid w:val="001564AA"/>
    <w:rsid w:val="001577C5"/>
    <w:rsid w:val="00160247"/>
    <w:rsid w:val="0016050F"/>
    <w:rsid w:val="001620A1"/>
    <w:rsid w:val="0016220E"/>
    <w:rsid w:val="001622C2"/>
    <w:rsid w:val="001638C7"/>
    <w:rsid w:val="00163EDB"/>
    <w:rsid w:val="0016504C"/>
    <w:rsid w:val="00166F8B"/>
    <w:rsid w:val="0016722E"/>
    <w:rsid w:val="001672E5"/>
    <w:rsid w:val="00170BBE"/>
    <w:rsid w:val="0017102E"/>
    <w:rsid w:val="0017205F"/>
    <w:rsid w:val="001723CA"/>
    <w:rsid w:val="001726C6"/>
    <w:rsid w:val="001727FA"/>
    <w:rsid w:val="001732A8"/>
    <w:rsid w:val="00173E80"/>
    <w:rsid w:val="001746DB"/>
    <w:rsid w:val="001749C7"/>
    <w:rsid w:val="00174A18"/>
    <w:rsid w:val="00174CBF"/>
    <w:rsid w:val="00175FD0"/>
    <w:rsid w:val="0017651E"/>
    <w:rsid w:val="00176AE3"/>
    <w:rsid w:val="00177801"/>
    <w:rsid w:val="001800DD"/>
    <w:rsid w:val="00180791"/>
    <w:rsid w:val="00180B50"/>
    <w:rsid w:val="00180ED9"/>
    <w:rsid w:val="00181E2A"/>
    <w:rsid w:val="001827B2"/>
    <w:rsid w:val="00182A10"/>
    <w:rsid w:val="00182BFF"/>
    <w:rsid w:val="001833ED"/>
    <w:rsid w:val="00183D05"/>
    <w:rsid w:val="00185AC7"/>
    <w:rsid w:val="0018611E"/>
    <w:rsid w:val="001908D3"/>
    <w:rsid w:val="00191059"/>
    <w:rsid w:val="00191841"/>
    <w:rsid w:val="00191AA6"/>
    <w:rsid w:val="00191B44"/>
    <w:rsid w:val="00192561"/>
    <w:rsid w:val="00192689"/>
    <w:rsid w:val="00192BC8"/>
    <w:rsid w:val="00193368"/>
    <w:rsid w:val="001934FA"/>
    <w:rsid w:val="00194163"/>
    <w:rsid w:val="001941DA"/>
    <w:rsid w:val="00194C8D"/>
    <w:rsid w:val="00195FF4"/>
    <w:rsid w:val="00196313"/>
    <w:rsid w:val="00197C81"/>
    <w:rsid w:val="00197F1B"/>
    <w:rsid w:val="00197F68"/>
    <w:rsid w:val="001A2E95"/>
    <w:rsid w:val="001A354A"/>
    <w:rsid w:val="001A37CE"/>
    <w:rsid w:val="001A41EF"/>
    <w:rsid w:val="001A5F98"/>
    <w:rsid w:val="001A6B21"/>
    <w:rsid w:val="001A70A1"/>
    <w:rsid w:val="001A7F9A"/>
    <w:rsid w:val="001B0779"/>
    <w:rsid w:val="001B07D3"/>
    <w:rsid w:val="001B0CC4"/>
    <w:rsid w:val="001B137E"/>
    <w:rsid w:val="001B1EF2"/>
    <w:rsid w:val="001B1F6E"/>
    <w:rsid w:val="001B2948"/>
    <w:rsid w:val="001B2B36"/>
    <w:rsid w:val="001B3AAE"/>
    <w:rsid w:val="001B3ED2"/>
    <w:rsid w:val="001B45E1"/>
    <w:rsid w:val="001B5725"/>
    <w:rsid w:val="001B6B5E"/>
    <w:rsid w:val="001B6DC5"/>
    <w:rsid w:val="001B752E"/>
    <w:rsid w:val="001B7783"/>
    <w:rsid w:val="001C02A3"/>
    <w:rsid w:val="001C0463"/>
    <w:rsid w:val="001C0C3A"/>
    <w:rsid w:val="001C0DA9"/>
    <w:rsid w:val="001C1B1E"/>
    <w:rsid w:val="001C2B9F"/>
    <w:rsid w:val="001C2D7C"/>
    <w:rsid w:val="001C40B6"/>
    <w:rsid w:val="001C453A"/>
    <w:rsid w:val="001C4995"/>
    <w:rsid w:val="001C4E5F"/>
    <w:rsid w:val="001C6277"/>
    <w:rsid w:val="001C67C9"/>
    <w:rsid w:val="001C6CCB"/>
    <w:rsid w:val="001D0ECB"/>
    <w:rsid w:val="001D13D9"/>
    <w:rsid w:val="001D26AA"/>
    <w:rsid w:val="001D2799"/>
    <w:rsid w:val="001D4CE8"/>
    <w:rsid w:val="001D4E24"/>
    <w:rsid w:val="001D4E45"/>
    <w:rsid w:val="001D606C"/>
    <w:rsid w:val="001D62C0"/>
    <w:rsid w:val="001D7E58"/>
    <w:rsid w:val="001E06C3"/>
    <w:rsid w:val="001E0967"/>
    <w:rsid w:val="001E0AEA"/>
    <w:rsid w:val="001E0AF6"/>
    <w:rsid w:val="001E0F49"/>
    <w:rsid w:val="001E424B"/>
    <w:rsid w:val="001E46FD"/>
    <w:rsid w:val="001E49B7"/>
    <w:rsid w:val="001E53A9"/>
    <w:rsid w:val="001E5893"/>
    <w:rsid w:val="001E6179"/>
    <w:rsid w:val="001E682F"/>
    <w:rsid w:val="001E6C60"/>
    <w:rsid w:val="001E72D4"/>
    <w:rsid w:val="001E777C"/>
    <w:rsid w:val="001E7D5B"/>
    <w:rsid w:val="001E7E41"/>
    <w:rsid w:val="001F0860"/>
    <w:rsid w:val="001F0E6B"/>
    <w:rsid w:val="001F1626"/>
    <w:rsid w:val="001F1DD4"/>
    <w:rsid w:val="001F1F37"/>
    <w:rsid w:val="001F3152"/>
    <w:rsid w:val="001F328C"/>
    <w:rsid w:val="001F40EF"/>
    <w:rsid w:val="001F61FA"/>
    <w:rsid w:val="001F6C91"/>
    <w:rsid w:val="001F757A"/>
    <w:rsid w:val="001F79CB"/>
    <w:rsid w:val="00200F11"/>
    <w:rsid w:val="00201E87"/>
    <w:rsid w:val="00202942"/>
    <w:rsid w:val="00202D12"/>
    <w:rsid w:val="002032A9"/>
    <w:rsid w:val="0020368C"/>
    <w:rsid w:val="002047F7"/>
    <w:rsid w:val="00204959"/>
    <w:rsid w:val="00205353"/>
    <w:rsid w:val="00206F06"/>
    <w:rsid w:val="00206F6A"/>
    <w:rsid w:val="00207282"/>
    <w:rsid w:val="0020776B"/>
    <w:rsid w:val="002079FF"/>
    <w:rsid w:val="00210124"/>
    <w:rsid w:val="00212FDC"/>
    <w:rsid w:val="00215146"/>
    <w:rsid w:val="00215576"/>
    <w:rsid w:val="00217CC0"/>
    <w:rsid w:val="00220CC9"/>
    <w:rsid w:val="0022139A"/>
    <w:rsid w:val="002233E0"/>
    <w:rsid w:val="00224229"/>
    <w:rsid w:val="0022490F"/>
    <w:rsid w:val="002251F6"/>
    <w:rsid w:val="00226785"/>
    <w:rsid w:val="00227403"/>
    <w:rsid w:val="0022743F"/>
    <w:rsid w:val="00227825"/>
    <w:rsid w:val="0023008B"/>
    <w:rsid w:val="0023030D"/>
    <w:rsid w:val="00231176"/>
    <w:rsid w:val="002314F1"/>
    <w:rsid w:val="0023176F"/>
    <w:rsid w:val="00231DD6"/>
    <w:rsid w:val="00231EEB"/>
    <w:rsid w:val="00231F5A"/>
    <w:rsid w:val="00233043"/>
    <w:rsid w:val="00233048"/>
    <w:rsid w:val="002334DC"/>
    <w:rsid w:val="00233A0A"/>
    <w:rsid w:val="00236091"/>
    <w:rsid w:val="002371ED"/>
    <w:rsid w:val="0024024A"/>
    <w:rsid w:val="00241031"/>
    <w:rsid w:val="00241067"/>
    <w:rsid w:val="00241AB4"/>
    <w:rsid w:val="00241D65"/>
    <w:rsid w:val="002420D9"/>
    <w:rsid w:val="00243F65"/>
    <w:rsid w:val="0024409C"/>
    <w:rsid w:val="00244735"/>
    <w:rsid w:val="00245109"/>
    <w:rsid w:val="002458BD"/>
    <w:rsid w:val="0024592E"/>
    <w:rsid w:val="0024692F"/>
    <w:rsid w:val="00246B93"/>
    <w:rsid w:val="0024740F"/>
    <w:rsid w:val="0024784C"/>
    <w:rsid w:val="002478F5"/>
    <w:rsid w:val="00247C67"/>
    <w:rsid w:val="00250A24"/>
    <w:rsid w:val="00250D5D"/>
    <w:rsid w:val="002513D6"/>
    <w:rsid w:val="0025148C"/>
    <w:rsid w:val="0025166E"/>
    <w:rsid w:val="00252014"/>
    <w:rsid w:val="002521D1"/>
    <w:rsid w:val="00252620"/>
    <w:rsid w:val="00252B0B"/>
    <w:rsid w:val="00253008"/>
    <w:rsid w:val="0025378C"/>
    <w:rsid w:val="00254686"/>
    <w:rsid w:val="002554EF"/>
    <w:rsid w:val="00256B49"/>
    <w:rsid w:val="002570DB"/>
    <w:rsid w:val="00257589"/>
    <w:rsid w:val="0025768B"/>
    <w:rsid w:val="00260EE6"/>
    <w:rsid w:val="002612B9"/>
    <w:rsid w:val="00262B93"/>
    <w:rsid w:val="00263153"/>
    <w:rsid w:val="00263692"/>
    <w:rsid w:val="00263B16"/>
    <w:rsid w:val="00264425"/>
    <w:rsid w:val="00265343"/>
    <w:rsid w:val="00266FA1"/>
    <w:rsid w:val="002671A2"/>
    <w:rsid w:val="002732E5"/>
    <w:rsid w:val="00273463"/>
    <w:rsid w:val="00273BFB"/>
    <w:rsid w:val="002740D9"/>
    <w:rsid w:val="002748A1"/>
    <w:rsid w:val="00275AAD"/>
    <w:rsid w:val="002768D2"/>
    <w:rsid w:val="002769F7"/>
    <w:rsid w:val="00277A29"/>
    <w:rsid w:val="00280DA4"/>
    <w:rsid w:val="00282781"/>
    <w:rsid w:val="00282E4F"/>
    <w:rsid w:val="002844E0"/>
    <w:rsid w:val="0028463D"/>
    <w:rsid w:val="00284643"/>
    <w:rsid w:val="0028596F"/>
    <w:rsid w:val="00285BAB"/>
    <w:rsid w:val="00287A29"/>
    <w:rsid w:val="00290498"/>
    <w:rsid w:val="00292621"/>
    <w:rsid w:val="0029303E"/>
    <w:rsid w:val="00293850"/>
    <w:rsid w:val="00294BC6"/>
    <w:rsid w:val="002957AC"/>
    <w:rsid w:val="00295B1E"/>
    <w:rsid w:val="002A191F"/>
    <w:rsid w:val="002A3BC3"/>
    <w:rsid w:val="002A3F55"/>
    <w:rsid w:val="002A5122"/>
    <w:rsid w:val="002A6097"/>
    <w:rsid w:val="002A61BD"/>
    <w:rsid w:val="002A6A09"/>
    <w:rsid w:val="002B0254"/>
    <w:rsid w:val="002B0F29"/>
    <w:rsid w:val="002B0FE4"/>
    <w:rsid w:val="002B1EB7"/>
    <w:rsid w:val="002B26A8"/>
    <w:rsid w:val="002B27A9"/>
    <w:rsid w:val="002B2AE3"/>
    <w:rsid w:val="002B2B63"/>
    <w:rsid w:val="002B36D7"/>
    <w:rsid w:val="002B3A93"/>
    <w:rsid w:val="002B5B37"/>
    <w:rsid w:val="002B5D32"/>
    <w:rsid w:val="002B6113"/>
    <w:rsid w:val="002B769A"/>
    <w:rsid w:val="002C081F"/>
    <w:rsid w:val="002C10AB"/>
    <w:rsid w:val="002C208F"/>
    <w:rsid w:val="002C25BE"/>
    <w:rsid w:val="002C285D"/>
    <w:rsid w:val="002C32B5"/>
    <w:rsid w:val="002C36C3"/>
    <w:rsid w:val="002C3D92"/>
    <w:rsid w:val="002C4268"/>
    <w:rsid w:val="002C42AF"/>
    <w:rsid w:val="002C5339"/>
    <w:rsid w:val="002C6041"/>
    <w:rsid w:val="002C7083"/>
    <w:rsid w:val="002C7415"/>
    <w:rsid w:val="002C7B16"/>
    <w:rsid w:val="002C7C45"/>
    <w:rsid w:val="002D0AA0"/>
    <w:rsid w:val="002D0E59"/>
    <w:rsid w:val="002D1639"/>
    <w:rsid w:val="002D23FA"/>
    <w:rsid w:val="002D2D3E"/>
    <w:rsid w:val="002D3EF8"/>
    <w:rsid w:val="002D4159"/>
    <w:rsid w:val="002D47F0"/>
    <w:rsid w:val="002D4ED0"/>
    <w:rsid w:val="002D59EE"/>
    <w:rsid w:val="002D63C6"/>
    <w:rsid w:val="002D6B03"/>
    <w:rsid w:val="002D6ECC"/>
    <w:rsid w:val="002D741E"/>
    <w:rsid w:val="002E00B0"/>
    <w:rsid w:val="002E149F"/>
    <w:rsid w:val="002E3A2B"/>
    <w:rsid w:val="002E431C"/>
    <w:rsid w:val="002E5604"/>
    <w:rsid w:val="002E5BEB"/>
    <w:rsid w:val="002E5CA5"/>
    <w:rsid w:val="002E5E08"/>
    <w:rsid w:val="002F06D6"/>
    <w:rsid w:val="002F2C3D"/>
    <w:rsid w:val="002F337D"/>
    <w:rsid w:val="002F3402"/>
    <w:rsid w:val="002F36EE"/>
    <w:rsid w:val="002F4594"/>
    <w:rsid w:val="002F4993"/>
    <w:rsid w:val="002F4B49"/>
    <w:rsid w:val="002F5FED"/>
    <w:rsid w:val="002F6082"/>
    <w:rsid w:val="002F7956"/>
    <w:rsid w:val="0030257E"/>
    <w:rsid w:val="00303602"/>
    <w:rsid w:val="0030390B"/>
    <w:rsid w:val="00303CED"/>
    <w:rsid w:val="00303DED"/>
    <w:rsid w:val="00303FA4"/>
    <w:rsid w:val="003041B6"/>
    <w:rsid w:val="003042E1"/>
    <w:rsid w:val="00304338"/>
    <w:rsid w:val="00304E0B"/>
    <w:rsid w:val="0030532B"/>
    <w:rsid w:val="00305B69"/>
    <w:rsid w:val="00305FA7"/>
    <w:rsid w:val="00306267"/>
    <w:rsid w:val="00306AC7"/>
    <w:rsid w:val="00307875"/>
    <w:rsid w:val="00307E13"/>
    <w:rsid w:val="00307F77"/>
    <w:rsid w:val="003100B0"/>
    <w:rsid w:val="0031099D"/>
    <w:rsid w:val="00315319"/>
    <w:rsid w:val="003158AE"/>
    <w:rsid w:val="00316463"/>
    <w:rsid w:val="00316CF9"/>
    <w:rsid w:val="00316F58"/>
    <w:rsid w:val="00317D32"/>
    <w:rsid w:val="0032022E"/>
    <w:rsid w:val="00321BEA"/>
    <w:rsid w:val="003231BB"/>
    <w:rsid w:val="003234F6"/>
    <w:rsid w:val="00323ABF"/>
    <w:rsid w:val="003242D9"/>
    <w:rsid w:val="00324417"/>
    <w:rsid w:val="003244BA"/>
    <w:rsid w:val="0032584A"/>
    <w:rsid w:val="00325F7D"/>
    <w:rsid w:val="00326025"/>
    <w:rsid w:val="0032749E"/>
    <w:rsid w:val="00331E8C"/>
    <w:rsid w:val="00332BC2"/>
    <w:rsid w:val="003338E3"/>
    <w:rsid w:val="00333F7F"/>
    <w:rsid w:val="003350D6"/>
    <w:rsid w:val="00335E2D"/>
    <w:rsid w:val="003369BE"/>
    <w:rsid w:val="00340FB1"/>
    <w:rsid w:val="003438EF"/>
    <w:rsid w:val="00344D1C"/>
    <w:rsid w:val="00344F8A"/>
    <w:rsid w:val="00346433"/>
    <w:rsid w:val="003478D5"/>
    <w:rsid w:val="00352061"/>
    <w:rsid w:val="00352C06"/>
    <w:rsid w:val="00352C62"/>
    <w:rsid w:val="00353058"/>
    <w:rsid w:val="003531A6"/>
    <w:rsid w:val="003531C5"/>
    <w:rsid w:val="00353D77"/>
    <w:rsid w:val="00354656"/>
    <w:rsid w:val="0035610E"/>
    <w:rsid w:val="0035768A"/>
    <w:rsid w:val="00357D1D"/>
    <w:rsid w:val="00360BB6"/>
    <w:rsid w:val="00360E7D"/>
    <w:rsid w:val="00361986"/>
    <w:rsid w:val="00361CC6"/>
    <w:rsid w:val="003620B8"/>
    <w:rsid w:val="00362161"/>
    <w:rsid w:val="003625DA"/>
    <w:rsid w:val="00362BF1"/>
    <w:rsid w:val="0036529A"/>
    <w:rsid w:val="00365E19"/>
    <w:rsid w:val="00366D8E"/>
    <w:rsid w:val="003673F5"/>
    <w:rsid w:val="00367C0C"/>
    <w:rsid w:val="003702F4"/>
    <w:rsid w:val="00370ACD"/>
    <w:rsid w:val="00370E86"/>
    <w:rsid w:val="003715E9"/>
    <w:rsid w:val="0037182E"/>
    <w:rsid w:val="00371B71"/>
    <w:rsid w:val="00372628"/>
    <w:rsid w:val="00372D9B"/>
    <w:rsid w:val="003733CC"/>
    <w:rsid w:val="003734D5"/>
    <w:rsid w:val="003757D5"/>
    <w:rsid w:val="00375FCC"/>
    <w:rsid w:val="00377B09"/>
    <w:rsid w:val="0037EA22"/>
    <w:rsid w:val="0038091A"/>
    <w:rsid w:val="00380BF7"/>
    <w:rsid w:val="00380F99"/>
    <w:rsid w:val="00381DD9"/>
    <w:rsid w:val="00381DE8"/>
    <w:rsid w:val="0038201E"/>
    <w:rsid w:val="0038295A"/>
    <w:rsid w:val="00382999"/>
    <w:rsid w:val="00382A7B"/>
    <w:rsid w:val="00382E23"/>
    <w:rsid w:val="00384D4A"/>
    <w:rsid w:val="00385589"/>
    <w:rsid w:val="00385963"/>
    <w:rsid w:val="003862EF"/>
    <w:rsid w:val="00390F7E"/>
    <w:rsid w:val="0039145B"/>
    <w:rsid w:val="00391A11"/>
    <w:rsid w:val="00392F3C"/>
    <w:rsid w:val="00394856"/>
    <w:rsid w:val="003948A0"/>
    <w:rsid w:val="003950C9"/>
    <w:rsid w:val="00395DDF"/>
    <w:rsid w:val="003965B3"/>
    <w:rsid w:val="00396966"/>
    <w:rsid w:val="00396F85"/>
    <w:rsid w:val="003A01ED"/>
    <w:rsid w:val="003A03D6"/>
    <w:rsid w:val="003A03E2"/>
    <w:rsid w:val="003A0E9B"/>
    <w:rsid w:val="003A193D"/>
    <w:rsid w:val="003A23A6"/>
    <w:rsid w:val="003A31D1"/>
    <w:rsid w:val="003A37E7"/>
    <w:rsid w:val="003A6854"/>
    <w:rsid w:val="003A689F"/>
    <w:rsid w:val="003A703B"/>
    <w:rsid w:val="003B0181"/>
    <w:rsid w:val="003B03A2"/>
    <w:rsid w:val="003B2268"/>
    <w:rsid w:val="003B2298"/>
    <w:rsid w:val="003B2AE2"/>
    <w:rsid w:val="003B3564"/>
    <w:rsid w:val="003B47AB"/>
    <w:rsid w:val="003B5396"/>
    <w:rsid w:val="003B5635"/>
    <w:rsid w:val="003B58B9"/>
    <w:rsid w:val="003B5B88"/>
    <w:rsid w:val="003B67C3"/>
    <w:rsid w:val="003B6EC7"/>
    <w:rsid w:val="003B744A"/>
    <w:rsid w:val="003C0419"/>
    <w:rsid w:val="003C10A9"/>
    <w:rsid w:val="003C26DE"/>
    <w:rsid w:val="003C2F87"/>
    <w:rsid w:val="003C362B"/>
    <w:rsid w:val="003C5AC5"/>
    <w:rsid w:val="003C62CC"/>
    <w:rsid w:val="003C78AC"/>
    <w:rsid w:val="003D0081"/>
    <w:rsid w:val="003D08E6"/>
    <w:rsid w:val="003D0BD3"/>
    <w:rsid w:val="003D13DE"/>
    <w:rsid w:val="003D16B2"/>
    <w:rsid w:val="003D2971"/>
    <w:rsid w:val="003D3B97"/>
    <w:rsid w:val="003D525A"/>
    <w:rsid w:val="003D58E7"/>
    <w:rsid w:val="003D5FAF"/>
    <w:rsid w:val="003D756F"/>
    <w:rsid w:val="003D763E"/>
    <w:rsid w:val="003E0058"/>
    <w:rsid w:val="003E05EE"/>
    <w:rsid w:val="003E0927"/>
    <w:rsid w:val="003E125E"/>
    <w:rsid w:val="003E12B3"/>
    <w:rsid w:val="003E1946"/>
    <w:rsid w:val="003E39B0"/>
    <w:rsid w:val="003E4D87"/>
    <w:rsid w:val="003E4E91"/>
    <w:rsid w:val="003E580B"/>
    <w:rsid w:val="003E5B43"/>
    <w:rsid w:val="003E65F7"/>
    <w:rsid w:val="003E6BD7"/>
    <w:rsid w:val="003E6F24"/>
    <w:rsid w:val="003E7392"/>
    <w:rsid w:val="003E7ABE"/>
    <w:rsid w:val="003E7C1F"/>
    <w:rsid w:val="003F0CDA"/>
    <w:rsid w:val="003F10BB"/>
    <w:rsid w:val="003F22DF"/>
    <w:rsid w:val="003F4051"/>
    <w:rsid w:val="003F5402"/>
    <w:rsid w:val="003F5CA7"/>
    <w:rsid w:val="003F72BA"/>
    <w:rsid w:val="003F7390"/>
    <w:rsid w:val="004005AF"/>
    <w:rsid w:val="0040062D"/>
    <w:rsid w:val="00400B56"/>
    <w:rsid w:val="00401532"/>
    <w:rsid w:val="0040208E"/>
    <w:rsid w:val="00402C5B"/>
    <w:rsid w:val="004033CA"/>
    <w:rsid w:val="004039DA"/>
    <w:rsid w:val="00403E08"/>
    <w:rsid w:val="004042CF"/>
    <w:rsid w:val="004053B2"/>
    <w:rsid w:val="00406001"/>
    <w:rsid w:val="004061FF"/>
    <w:rsid w:val="00406987"/>
    <w:rsid w:val="00406EA9"/>
    <w:rsid w:val="00407071"/>
    <w:rsid w:val="004075A7"/>
    <w:rsid w:val="00410134"/>
    <w:rsid w:val="0041149C"/>
    <w:rsid w:val="0041290D"/>
    <w:rsid w:val="00413482"/>
    <w:rsid w:val="004148D0"/>
    <w:rsid w:val="00415396"/>
    <w:rsid w:val="004155A1"/>
    <w:rsid w:val="00415DE5"/>
    <w:rsid w:val="00415F01"/>
    <w:rsid w:val="00417153"/>
    <w:rsid w:val="00417443"/>
    <w:rsid w:val="00417C15"/>
    <w:rsid w:val="004214BF"/>
    <w:rsid w:val="0042156D"/>
    <w:rsid w:val="00421591"/>
    <w:rsid w:val="00422729"/>
    <w:rsid w:val="00422848"/>
    <w:rsid w:val="004232A9"/>
    <w:rsid w:val="00423671"/>
    <w:rsid w:val="00424C14"/>
    <w:rsid w:val="004253D7"/>
    <w:rsid w:val="00427052"/>
    <w:rsid w:val="00427352"/>
    <w:rsid w:val="00427BBE"/>
    <w:rsid w:val="00430004"/>
    <w:rsid w:val="00431210"/>
    <w:rsid w:val="0043306F"/>
    <w:rsid w:val="0043394D"/>
    <w:rsid w:val="00434BE9"/>
    <w:rsid w:val="00435B8F"/>
    <w:rsid w:val="00435CCC"/>
    <w:rsid w:val="0043607D"/>
    <w:rsid w:val="004371CF"/>
    <w:rsid w:val="0043728F"/>
    <w:rsid w:val="00437946"/>
    <w:rsid w:val="00437B95"/>
    <w:rsid w:val="004403F1"/>
    <w:rsid w:val="00440BD3"/>
    <w:rsid w:val="004415A6"/>
    <w:rsid w:val="00442670"/>
    <w:rsid w:val="00442CB2"/>
    <w:rsid w:val="0044319C"/>
    <w:rsid w:val="00443769"/>
    <w:rsid w:val="0044391C"/>
    <w:rsid w:val="004449DE"/>
    <w:rsid w:val="00444DFD"/>
    <w:rsid w:val="00444EA7"/>
    <w:rsid w:val="004457C8"/>
    <w:rsid w:val="00446A64"/>
    <w:rsid w:val="00446ED7"/>
    <w:rsid w:val="00447FDB"/>
    <w:rsid w:val="00450901"/>
    <w:rsid w:val="00450B1E"/>
    <w:rsid w:val="004517F2"/>
    <w:rsid w:val="0045374B"/>
    <w:rsid w:val="004545BC"/>
    <w:rsid w:val="00454E57"/>
    <w:rsid w:val="00455C71"/>
    <w:rsid w:val="00457347"/>
    <w:rsid w:val="004600A6"/>
    <w:rsid w:val="00460932"/>
    <w:rsid w:val="004610AD"/>
    <w:rsid w:val="00461401"/>
    <w:rsid w:val="0046299B"/>
    <w:rsid w:val="004631D3"/>
    <w:rsid w:val="00463AD2"/>
    <w:rsid w:val="0046445A"/>
    <w:rsid w:val="00464F2F"/>
    <w:rsid w:val="0047040A"/>
    <w:rsid w:val="004712E3"/>
    <w:rsid w:val="00471333"/>
    <w:rsid w:val="00471AAF"/>
    <w:rsid w:val="00472FE7"/>
    <w:rsid w:val="00473226"/>
    <w:rsid w:val="0047431B"/>
    <w:rsid w:val="00474BE3"/>
    <w:rsid w:val="0047542A"/>
    <w:rsid w:val="00476F90"/>
    <w:rsid w:val="00480370"/>
    <w:rsid w:val="0048143D"/>
    <w:rsid w:val="00481717"/>
    <w:rsid w:val="004820F7"/>
    <w:rsid w:val="004834C3"/>
    <w:rsid w:val="00483570"/>
    <w:rsid w:val="004836C4"/>
    <w:rsid w:val="00484578"/>
    <w:rsid w:val="004849E2"/>
    <w:rsid w:val="00484FA1"/>
    <w:rsid w:val="00486D3C"/>
    <w:rsid w:val="0048744B"/>
    <w:rsid w:val="0048772C"/>
    <w:rsid w:val="00487BFD"/>
    <w:rsid w:val="00487F5D"/>
    <w:rsid w:val="00490AFB"/>
    <w:rsid w:val="00491227"/>
    <w:rsid w:val="00492C52"/>
    <w:rsid w:val="00492E32"/>
    <w:rsid w:val="00492FD9"/>
    <w:rsid w:val="004932DC"/>
    <w:rsid w:val="00493486"/>
    <w:rsid w:val="00493F9A"/>
    <w:rsid w:val="00494B23"/>
    <w:rsid w:val="00494F7E"/>
    <w:rsid w:val="00495CA4"/>
    <w:rsid w:val="00495D42"/>
    <w:rsid w:val="00496DBC"/>
    <w:rsid w:val="0049777D"/>
    <w:rsid w:val="0049780A"/>
    <w:rsid w:val="00497831"/>
    <w:rsid w:val="004A003E"/>
    <w:rsid w:val="004A0864"/>
    <w:rsid w:val="004A0C52"/>
    <w:rsid w:val="004A0F33"/>
    <w:rsid w:val="004A2325"/>
    <w:rsid w:val="004A2620"/>
    <w:rsid w:val="004A2C33"/>
    <w:rsid w:val="004A31DD"/>
    <w:rsid w:val="004A35B4"/>
    <w:rsid w:val="004A4155"/>
    <w:rsid w:val="004A4AAD"/>
    <w:rsid w:val="004A62B3"/>
    <w:rsid w:val="004A7154"/>
    <w:rsid w:val="004A781E"/>
    <w:rsid w:val="004B08AE"/>
    <w:rsid w:val="004B3349"/>
    <w:rsid w:val="004B36AC"/>
    <w:rsid w:val="004B4DD7"/>
    <w:rsid w:val="004B51E0"/>
    <w:rsid w:val="004B55C7"/>
    <w:rsid w:val="004B591E"/>
    <w:rsid w:val="004B6028"/>
    <w:rsid w:val="004B68E0"/>
    <w:rsid w:val="004B7397"/>
    <w:rsid w:val="004B7DC4"/>
    <w:rsid w:val="004C18E9"/>
    <w:rsid w:val="004C1A44"/>
    <w:rsid w:val="004C1B44"/>
    <w:rsid w:val="004C1DAA"/>
    <w:rsid w:val="004C25D7"/>
    <w:rsid w:val="004C3620"/>
    <w:rsid w:val="004C3B4D"/>
    <w:rsid w:val="004C3BA3"/>
    <w:rsid w:val="004C3C98"/>
    <w:rsid w:val="004C3CAD"/>
    <w:rsid w:val="004C3CED"/>
    <w:rsid w:val="004C3D68"/>
    <w:rsid w:val="004C47E3"/>
    <w:rsid w:val="004C486C"/>
    <w:rsid w:val="004C5087"/>
    <w:rsid w:val="004C52B8"/>
    <w:rsid w:val="004C52E5"/>
    <w:rsid w:val="004C5A8F"/>
    <w:rsid w:val="004C6333"/>
    <w:rsid w:val="004C6C61"/>
    <w:rsid w:val="004C6F5F"/>
    <w:rsid w:val="004D05D5"/>
    <w:rsid w:val="004D165B"/>
    <w:rsid w:val="004D1686"/>
    <w:rsid w:val="004D1D7D"/>
    <w:rsid w:val="004D2791"/>
    <w:rsid w:val="004D2AFD"/>
    <w:rsid w:val="004D3175"/>
    <w:rsid w:val="004D3AB6"/>
    <w:rsid w:val="004D3C4D"/>
    <w:rsid w:val="004D4032"/>
    <w:rsid w:val="004D44FB"/>
    <w:rsid w:val="004D4E60"/>
    <w:rsid w:val="004D6486"/>
    <w:rsid w:val="004D6715"/>
    <w:rsid w:val="004D7E75"/>
    <w:rsid w:val="004E0B2E"/>
    <w:rsid w:val="004E24F9"/>
    <w:rsid w:val="004E4531"/>
    <w:rsid w:val="004E5B31"/>
    <w:rsid w:val="004E6438"/>
    <w:rsid w:val="004E667E"/>
    <w:rsid w:val="004E7504"/>
    <w:rsid w:val="004F22E7"/>
    <w:rsid w:val="004F2A99"/>
    <w:rsid w:val="004F2FE4"/>
    <w:rsid w:val="004F4015"/>
    <w:rsid w:val="004F4379"/>
    <w:rsid w:val="004F5227"/>
    <w:rsid w:val="004F5ED0"/>
    <w:rsid w:val="004F6578"/>
    <w:rsid w:val="004F7753"/>
    <w:rsid w:val="00500D1D"/>
    <w:rsid w:val="00501598"/>
    <w:rsid w:val="005031CB"/>
    <w:rsid w:val="00503422"/>
    <w:rsid w:val="005034FC"/>
    <w:rsid w:val="00503FB6"/>
    <w:rsid w:val="00504109"/>
    <w:rsid w:val="00504658"/>
    <w:rsid w:val="00504BC8"/>
    <w:rsid w:val="00504DB3"/>
    <w:rsid w:val="0050521C"/>
    <w:rsid w:val="00505586"/>
    <w:rsid w:val="00506B72"/>
    <w:rsid w:val="00506DE0"/>
    <w:rsid w:val="005104AB"/>
    <w:rsid w:val="00510A3B"/>
    <w:rsid w:val="005119FD"/>
    <w:rsid w:val="00511EC3"/>
    <w:rsid w:val="0051265E"/>
    <w:rsid w:val="005126C8"/>
    <w:rsid w:val="00512DE7"/>
    <w:rsid w:val="00514567"/>
    <w:rsid w:val="00515AD9"/>
    <w:rsid w:val="00515F2A"/>
    <w:rsid w:val="00516BC9"/>
    <w:rsid w:val="0051722D"/>
    <w:rsid w:val="00517763"/>
    <w:rsid w:val="00521767"/>
    <w:rsid w:val="00521F39"/>
    <w:rsid w:val="00522C11"/>
    <w:rsid w:val="005231FB"/>
    <w:rsid w:val="00524C3C"/>
    <w:rsid w:val="00524ECF"/>
    <w:rsid w:val="00524FE6"/>
    <w:rsid w:val="00530313"/>
    <w:rsid w:val="00530646"/>
    <w:rsid w:val="005310F6"/>
    <w:rsid w:val="005311FA"/>
    <w:rsid w:val="005312D8"/>
    <w:rsid w:val="00531F31"/>
    <w:rsid w:val="005321C5"/>
    <w:rsid w:val="00533AFC"/>
    <w:rsid w:val="0053452F"/>
    <w:rsid w:val="00534A6B"/>
    <w:rsid w:val="00534ADA"/>
    <w:rsid w:val="00534F19"/>
    <w:rsid w:val="005350B8"/>
    <w:rsid w:val="00535BDA"/>
    <w:rsid w:val="005368DA"/>
    <w:rsid w:val="005369C0"/>
    <w:rsid w:val="005369F8"/>
    <w:rsid w:val="00536CDB"/>
    <w:rsid w:val="00537381"/>
    <w:rsid w:val="005409F3"/>
    <w:rsid w:val="005411CA"/>
    <w:rsid w:val="00541764"/>
    <w:rsid w:val="00542124"/>
    <w:rsid w:val="005428DA"/>
    <w:rsid w:val="00542F68"/>
    <w:rsid w:val="005434C7"/>
    <w:rsid w:val="00543BB1"/>
    <w:rsid w:val="00544890"/>
    <w:rsid w:val="00544AF7"/>
    <w:rsid w:val="0054765F"/>
    <w:rsid w:val="005507C8"/>
    <w:rsid w:val="00550BF8"/>
    <w:rsid w:val="00551722"/>
    <w:rsid w:val="00551EE2"/>
    <w:rsid w:val="00553464"/>
    <w:rsid w:val="00553B07"/>
    <w:rsid w:val="00553E26"/>
    <w:rsid w:val="0055458B"/>
    <w:rsid w:val="00554813"/>
    <w:rsid w:val="005548EE"/>
    <w:rsid w:val="00554B2E"/>
    <w:rsid w:val="00555A3E"/>
    <w:rsid w:val="00556447"/>
    <w:rsid w:val="00556E4A"/>
    <w:rsid w:val="00556F5E"/>
    <w:rsid w:val="0056042B"/>
    <w:rsid w:val="00560723"/>
    <w:rsid w:val="005609B8"/>
    <w:rsid w:val="005620CE"/>
    <w:rsid w:val="00562235"/>
    <w:rsid w:val="00563250"/>
    <w:rsid w:val="00563C93"/>
    <w:rsid w:val="00563ED4"/>
    <w:rsid w:val="00564787"/>
    <w:rsid w:val="00564DDE"/>
    <w:rsid w:val="00565E29"/>
    <w:rsid w:val="0056778A"/>
    <w:rsid w:val="00567916"/>
    <w:rsid w:val="00567D92"/>
    <w:rsid w:val="00570098"/>
    <w:rsid w:val="00570574"/>
    <w:rsid w:val="00570CF9"/>
    <w:rsid w:val="00570E12"/>
    <w:rsid w:val="00570EA1"/>
    <w:rsid w:val="005753A5"/>
    <w:rsid w:val="00575719"/>
    <w:rsid w:val="0057582D"/>
    <w:rsid w:val="005764A0"/>
    <w:rsid w:val="005767B9"/>
    <w:rsid w:val="00577256"/>
    <w:rsid w:val="005772B8"/>
    <w:rsid w:val="00580855"/>
    <w:rsid w:val="00580C81"/>
    <w:rsid w:val="00580D9B"/>
    <w:rsid w:val="00581835"/>
    <w:rsid w:val="00581A16"/>
    <w:rsid w:val="005823DE"/>
    <w:rsid w:val="00582BAD"/>
    <w:rsid w:val="005836C2"/>
    <w:rsid w:val="00584550"/>
    <w:rsid w:val="0058474B"/>
    <w:rsid w:val="005857AA"/>
    <w:rsid w:val="00587783"/>
    <w:rsid w:val="00587C5C"/>
    <w:rsid w:val="005915FF"/>
    <w:rsid w:val="005925FC"/>
    <w:rsid w:val="0059303D"/>
    <w:rsid w:val="005943A9"/>
    <w:rsid w:val="00595F2C"/>
    <w:rsid w:val="00595F9E"/>
    <w:rsid w:val="00596E91"/>
    <w:rsid w:val="0059719D"/>
    <w:rsid w:val="00597633"/>
    <w:rsid w:val="005A02D2"/>
    <w:rsid w:val="005A052C"/>
    <w:rsid w:val="005A0C33"/>
    <w:rsid w:val="005A2B41"/>
    <w:rsid w:val="005A3C9C"/>
    <w:rsid w:val="005A5E9B"/>
    <w:rsid w:val="005A5F06"/>
    <w:rsid w:val="005A6953"/>
    <w:rsid w:val="005A6A14"/>
    <w:rsid w:val="005A7029"/>
    <w:rsid w:val="005A7748"/>
    <w:rsid w:val="005A7ACE"/>
    <w:rsid w:val="005B0CA4"/>
    <w:rsid w:val="005B1777"/>
    <w:rsid w:val="005B2C27"/>
    <w:rsid w:val="005B316B"/>
    <w:rsid w:val="005B443B"/>
    <w:rsid w:val="005B45CE"/>
    <w:rsid w:val="005B4C31"/>
    <w:rsid w:val="005B4D80"/>
    <w:rsid w:val="005B6144"/>
    <w:rsid w:val="005B6F0C"/>
    <w:rsid w:val="005B7347"/>
    <w:rsid w:val="005B75C4"/>
    <w:rsid w:val="005C1445"/>
    <w:rsid w:val="005C287C"/>
    <w:rsid w:val="005C2D9F"/>
    <w:rsid w:val="005C36D4"/>
    <w:rsid w:val="005C4243"/>
    <w:rsid w:val="005C49FD"/>
    <w:rsid w:val="005C4C54"/>
    <w:rsid w:val="005C50EE"/>
    <w:rsid w:val="005C5491"/>
    <w:rsid w:val="005C6C46"/>
    <w:rsid w:val="005C74FE"/>
    <w:rsid w:val="005C79E1"/>
    <w:rsid w:val="005D2A97"/>
    <w:rsid w:val="005D5DE9"/>
    <w:rsid w:val="005D7D97"/>
    <w:rsid w:val="005D7F28"/>
    <w:rsid w:val="005E138A"/>
    <w:rsid w:val="005E37D9"/>
    <w:rsid w:val="005E3D55"/>
    <w:rsid w:val="005E54CF"/>
    <w:rsid w:val="005E6747"/>
    <w:rsid w:val="005E74DA"/>
    <w:rsid w:val="005E788B"/>
    <w:rsid w:val="005F1042"/>
    <w:rsid w:val="005F1060"/>
    <w:rsid w:val="005F1445"/>
    <w:rsid w:val="005F24FC"/>
    <w:rsid w:val="005F2A94"/>
    <w:rsid w:val="005F2D52"/>
    <w:rsid w:val="005F3F2B"/>
    <w:rsid w:val="005F431F"/>
    <w:rsid w:val="005F487E"/>
    <w:rsid w:val="005F5BBF"/>
    <w:rsid w:val="005F7057"/>
    <w:rsid w:val="005F7633"/>
    <w:rsid w:val="0060012D"/>
    <w:rsid w:val="006002FB"/>
    <w:rsid w:val="0060036B"/>
    <w:rsid w:val="006004E6"/>
    <w:rsid w:val="00600520"/>
    <w:rsid w:val="00600B68"/>
    <w:rsid w:val="00600D29"/>
    <w:rsid w:val="0060151B"/>
    <w:rsid w:val="006019C7"/>
    <w:rsid w:val="00602637"/>
    <w:rsid w:val="00602727"/>
    <w:rsid w:val="00602814"/>
    <w:rsid w:val="00603218"/>
    <w:rsid w:val="00603833"/>
    <w:rsid w:val="00603C74"/>
    <w:rsid w:val="006046C4"/>
    <w:rsid w:val="00605377"/>
    <w:rsid w:val="00605987"/>
    <w:rsid w:val="006062DF"/>
    <w:rsid w:val="00606616"/>
    <w:rsid w:val="00607152"/>
    <w:rsid w:val="00610CB6"/>
    <w:rsid w:val="00611447"/>
    <w:rsid w:val="0061484A"/>
    <w:rsid w:val="00615878"/>
    <w:rsid w:val="006168E4"/>
    <w:rsid w:val="00616B49"/>
    <w:rsid w:val="00620F75"/>
    <w:rsid w:val="00621C9B"/>
    <w:rsid w:val="00621E3D"/>
    <w:rsid w:val="00622059"/>
    <w:rsid w:val="00623629"/>
    <w:rsid w:val="00623DCB"/>
    <w:rsid w:val="006242E6"/>
    <w:rsid w:val="00624A56"/>
    <w:rsid w:val="00624AF6"/>
    <w:rsid w:val="00624D71"/>
    <w:rsid w:val="00626AB8"/>
    <w:rsid w:val="00627DD8"/>
    <w:rsid w:val="006309EE"/>
    <w:rsid w:val="00632185"/>
    <w:rsid w:val="006324E7"/>
    <w:rsid w:val="00632665"/>
    <w:rsid w:val="00634282"/>
    <w:rsid w:val="00634D47"/>
    <w:rsid w:val="0063514F"/>
    <w:rsid w:val="00635D3E"/>
    <w:rsid w:val="00635ED6"/>
    <w:rsid w:val="00636927"/>
    <w:rsid w:val="00636F11"/>
    <w:rsid w:val="0063770A"/>
    <w:rsid w:val="00637D36"/>
    <w:rsid w:val="00640E56"/>
    <w:rsid w:val="00641952"/>
    <w:rsid w:val="00641D25"/>
    <w:rsid w:val="006420C2"/>
    <w:rsid w:val="00642C88"/>
    <w:rsid w:val="00643427"/>
    <w:rsid w:val="0064356F"/>
    <w:rsid w:val="00643C99"/>
    <w:rsid w:val="006440A1"/>
    <w:rsid w:val="006446AA"/>
    <w:rsid w:val="00644DA0"/>
    <w:rsid w:val="006451D8"/>
    <w:rsid w:val="006454AB"/>
    <w:rsid w:val="006456D7"/>
    <w:rsid w:val="0064575B"/>
    <w:rsid w:val="00645E9A"/>
    <w:rsid w:val="006465C2"/>
    <w:rsid w:val="00646EE8"/>
    <w:rsid w:val="00647D1A"/>
    <w:rsid w:val="00650216"/>
    <w:rsid w:val="00650388"/>
    <w:rsid w:val="006503E8"/>
    <w:rsid w:val="00650909"/>
    <w:rsid w:val="00650F7D"/>
    <w:rsid w:val="00651975"/>
    <w:rsid w:val="0065279D"/>
    <w:rsid w:val="006553D8"/>
    <w:rsid w:val="0065614A"/>
    <w:rsid w:val="00657819"/>
    <w:rsid w:val="00660EE2"/>
    <w:rsid w:val="00660FC0"/>
    <w:rsid w:val="00661ABB"/>
    <w:rsid w:val="00662E42"/>
    <w:rsid w:val="0066340B"/>
    <w:rsid w:val="00664969"/>
    <w:rsid w:val="00665AE0"/>
    <w:rsid w:val="00665F74"/>
    <w:rsid w:val="00666435"/>
    <w:rsid w:val="006664BA"/>
    <w:rsid w:val="006670B8"/>
    <w:rsid w:val="00671E53"/>
    <w:rsid w:val="00673D7F"/>
    <w:rsid w:val="006742CE"/>
    <w:rsid w:val="0067491F"/>
    <w:rsid w:val="0067534C"/>
    <w:rsid w:val="00675FA0"/>
    <w:rsid w:val="00676D96"/>
    <w:rsid w:val="00676E03"/>
    <w:rsid w:val="00677256"/>
    <w:rsid w:val="00677CB9"/>
    <w:rsid w:val="00677DB2"/>
    <w:rsid w:val="00680010"/>
    <w:rsid w:val="0068044D"/>
    <w:rsid w:val="00680D4E"/>
    <w:rsid w:val="00681327"/>
    <w:rsid w:val="00682DD9"/>
    <w:rsid w:val="00682E66"/>
    <w:rsid w:val="00682EB0"/>
    <w:rsid w:val="00684286"/>
    <w:rsid w:val="00684B58"/>
    <w:rsid w:val="00686D5B"/>
    <w:rsid w:val="00686E97"/>
    <w:rsid w:val="00690536"/>
    <w:rsid w:val="006911A0"/>
    <w:rsid w:val="00691941"/>
    <w:rsid w:val="00691993"/>
    <w:rsid w:val="0069291C"/>
    <w:rsid w:val="006931FE"/>
    <w:rsid w:val="00693DB1"/>
    <w:rsid w:val="00693ED3"/>
    <w:rsid w:val="006946B2"/>
    <w:rsid w:val="006947E3"/>
    <w:rsid w:val="00694CDB"/>
    <w:rsid w:val="00694F33"/>
    <w:rsid w:val="00697BAB"/>
    <w:rsid w:val="00697D8C"/>
    <w:rsid w:val="00697DD6"/>
    <w:rsid w:val="006A02B9"/>
    <w:rsid w:val="006A14D8"/>
    <w:rsid w:val="006A18D4"/>
    <w:rsid w:val="006A31FA"/>
    <w:rsid w:val="006A3C28"/>
    <w:rsid w:val="006A418E"/>
    <w:rsid w:val="006A4634"/>
    <w:rsid w:val="006A47E4"/>
    <w:rsid w:val="006A4A2A"/>
    <w:rsid w:val="006A4B0C"/>
    <w:rsid w:val="006A52B9"/>
    <w:rsid w:val="006A7A34"/>
    <w:rsid w:val="006B0F44"/>
    <w:rsid w:val="006B125D"/>
    <w:rsid w:val="006B1AA7"/>
    <w:rsid w:val="006B1C33"/>
    <w:rsid w:val="006B31B5"/>
    <w:rsid w:val="006B3504"/>
    <w:rsid w:val="006B5009"/>
    <w:rsid w:val="006B565B"/>
    <w:rsid w:val="006B5763"/>
    <w:rsid w:val="006B5D50"/>
    <w:rsid w:val="006B6A83"/>
    <w:rsid w:val="006B6AEF"/>
    <w:rsid w:val="006C085E"/>
    <w:rsid w:val="006C0C7B"/>
    <w:rsid w:val="006C0CE4"/>
    <w:rsid w:val="006C11A4"/>
    <w:rsid w:val="006C21C0"/>
    <w:rsid w:val="006C2C9B"/>
    <w:rsid w:val="006C31B8"/>
    <w:rsid w:val="006C333C"/>
    <w:rsid w:val="006C3932"/>
    <w:rsid w:val="006C4B21"/>
    <w:rsid w:val="006C5B21"/>
    <w:rsid w:val="006C6B0F"/>
    <w:rsid w:val="006D0C82"/>
    <w:rsid w:val="006D0CD0"/>
    <w:rsid w:val="006D139C"/>
    <w:rsid w:val="006D28F7"/>
    <w:rsid w:val="006D34BB"/>
    <w:rsid w:val="006D34BE"/>
    <w:rsid w:val="006D3836"/>
    <w:rsid w:val="006D4361"/>
    <w:rsid w:val="006D4A8F"/>
    <w:rsid w:val="006D505C"/>
    <w:rsid w:val="006D6E62"/>
    <w:rsid w:val="006D73F7"/>
    <w:rsid w:val="006E0147"/>
    <w:rsid w:val="006E1007"/>
    <w:rsid w:val="006E1842"/>
    <w:rsid w:val="006E18BA"/>
    <w:rsid w:val="006E1ADC"/>
    <w:rsid w:val="006E2064"/>
    <w:rsid w:val="006E2375"/>
    <w:rsid w:val="006E2AE6"/>
    <w:rsid w:val="006E3BA8"/>
    <w:rsid w:val="006E4354"/>
    <w:rsid w:val="006E50EA"/>
    <w:rsid w:val="006E6094"/>
    <w:rsid w:val="006E641B"/>
    <w:rsid w:val="006E6ADD"/>
    <w:rsid w:val="006F1472"/>
    <w:rsid w:val="006F24B1"/>
    <w:rsid w:val="006F259E"/>
    <w:rsid w:val="006F260C"/>
    <w:rsid w:val="006F3039"/>
    <w:rsid w:val="006F3258"/>
    <w:rsid w:val="006F3AF8"/>
    <w:rsid w:val="006F41BE"/>
    <w:rsid w:val="006F4955"/>
    <w:rsid w:val="006F4C63"/>
    <w:rsid w:val="006F515D"/>
    <w:rsid w:val="006F515E"/>
    <w:rsid w:val="006F5289"/>
    <w:rsid w:val="006F558D"/>
    <w:rsid w:val="006F6055"/>
    <w:rsid w:val="006F6A13"/>
    <w:rsid w:val="006F6AB8"/>
    <w:rsid w:val="006F6DC7"/>
    <w:rsid w:val="006F77A4"/>
    <w:rsid w:val="0070147E"/>
    <w:rsid w:val="00701567"/>
    <w:rsid w:val="00702257"/>
    <w:rsid w:val="0070574C"/>
    <w:rsid w:val="007057A9"/>
    <w:rsid w:val="00705EDE"/>
    <w:rsid w:val="00706484"/>
    <w:rsid w:val="007067A3"/>
    <w:rsid w:val="007070C6"/>
    <w:rsid w:val="00707866"/>
    <w:rsid w:val="00707FD3"/>
    <w:rsid w:val="007114E8"/>
    <w:rsid w:val="00711A79"/>
    <w:rsid w:val="00712086"/>
    <w:rsid w:val="00712186"/>
    <w:rsid w:val="007133FF"/>
    <w:rsid w:val="00713E2B"/>
    <w:rsid w:val="00716054"/>
    <w:rsid w:val="00716670"/>
    <w:rsid w:val="007166EB"/>
    <w:rsid w:val="00716ABA"/>
    <w:rsid w:val="00716AC7"/>
    <w:rsid w:val="00716E23"/>
    <w:rsid w:val="00716ED5"/>
    <w:rsid w:val="00717497"/>
    <w:rsid w:val="00717918"/>
    <w:rsid w:val="0072064C"/>
    <w:rsid w:val="00720B2A"/>
    <w:rsid w:val="00720F57"/>
    <w:rsid w:val="0072102F"/>
    <w:rsid w:val="00721730"/>
    <w:rsid w:val="00721AD1"/>
    <w:rsid w:val="00722AA8"/>
    <w:rsid w:val="00723DE6"/>
    <w:rsid w:val="007247D7"/>
    <w:rsid w:val="00724943"/>
    <w:rsid w:val="0072585A"/>
    <w:rsid w:val="00725885"/>
    <w:rsid w:val="00725A08"/>
    <w:rsid w:val="007274B0"/>
    <w:rsid w:val="007311D0"/>
    <w:rsid w:val="00731312"/>
    <w:rsid w:val="0073192A"/>
    <w:rsid w:val="0073256B"/>
    <w:rsid w:val="00732E6F"/>
    <w:rsid w:val="00734221"/>
    <w:rsid w:val="00734787"/>
    <w:rsid w:val="00734A30"/>
    <w:rsid w:val="00735C49"/>
    <w:rsid w:val="007367AF"/>
    <w:rsid w:val="007407FB"/>
    <w:rsid w:val="00741567"/>
    <w:rsid w:val="00741EEB"/>
    <w:rsid w:val="00742478"/>
    <w:rsid w:val="00743467"/>
    <w:rsid w:val="00743482"/>
    <w:rsid w:val="007444FA"/>
    <w:rsid w:val="00744976"/>
    <w:rsid w:val="00746D3A"/>
    <w:rsid w:val="00747A48"/>
    <w:rsid w:val="00747D60"/>
    <w:rsid w:val="0075030B"/>
    <w:rsid w:val="00750E81"/>
    <w:rsid w:val="00753BDB"/>
    <w:rsid w:val="00753C73"/>
    <w:rsid w:val="00753F71"/>
    <w:rsid w:val="00754CC4"/>
    <w:rsid w:val="007558CA"/>
    <w:rsid w:val="00755CB2"/>
    <w:rsid w:val="0075647D"/>
    <w:rsid w:val="00756A50"/>
    <w:rsid w:val="00761CC4"/>
    <w:rsid w:val="00761F02"/>
    <w:rsid w:val="007625B6"/>
    <w:rsid w:val="00762C47"/>
    <w:rsid w:val="00762CC1"/>
    <w:rsid w:val="00763241"/>
    <w:rsid w:val="00763A46"/>
    <w:rsid w:val="00766124"/>
    <w:rsid w:val="00766BA2"/>
    <w:rsid w:val="007678D7"/>
    <w:rsid w:val="0077092A"/>
    <w:rsid w:val="00770B0F"/>
    <w:rsid w:val="00771989"/>
    <w:rsid w:val="00772B20"/>
    <w:rsid w:val="007733EA"/>
    <w:rsid w:val="00773D97"/>
    <w:rsid w:val="00774B74"/>
    <w:rsid w:val="00774D61"/>
    <w:rsid w:val="00774E19"/>
    <w:rsid w:val="00775283"/>
    <w:rsid w:val="007755F8"/>
    <w:rsid w:val="00775797"/>
    <w:rsid w:val="00775BA8"/>
    <w:rsid w:val="00776DCD"/>
    <w:rsid w:val="00776EC4"/>
    <w:rsid w:val="00780441"/>
    <w:rsid w:val="0078089D"/>
    <w:rsid w:val="00781535"/>
    <w:rsid w:val="007819DA"/>
    <w:rsid w:val="00781F68"/>
    <w:rsid w:val="007822D5"/>
    <w:rsid w:val="007832A9"/>
    <w:rsid w:val="00783947"/>
    <w:rsid w:val="00783B17"/>
    <w:rsid w:val="00783C11"/>
    <w:rsid w:val="00784B43"/>
    <w:rsid w:val="0078513D"/>
    <w:rsid w:val="007852F1"/>
    <w:rsid w:val="0078558B"/>
    <w:rsid w:val="00785BDB"/>
    <w:rsid w:val="00786958"/>
    <w:rsid w:val="00786A6F"/>
    <w:rsid w:val="00787DF3"/>
    <w:rsid w:val="00791021"/>
    <w:rsid w:val="00791714"/>
    <w:rsid w:val="007917AB"/>
    <w:rsid w:val="007922AB"/>
    <w:rsid w:val="00794618"/>
    <w:rsid w:val="00795558"/>
    <w:rsid w:val="007958A2"/>
    <w:rsid w:val="00796A07"/>
    <w:rsid w:val="007A05EC"/>
    <w:rsid w:val="007A16B5"/>
    <w:rsid w:val="007A17DE"/>
    <w:rsid w:val="007A2495"/>
    <w:rsid w:val="007A24CA"/>
    <w:rsid w:val="007A2B87"/>
    <w:rsid w:val="007A2DD9"/>
    <w:rsid w:val="007A2F67"/>
    <w:rsid w:val="007A44E8"/>
    <w:rsid w:val="007A72A1"/>
    <w:rsid w:val="007A773F"/>
    <w:rsid w:val="007B0745"/>
    <w:rsid w:val="007B2704"/>
    <w:rsid w:val="007B3431"/>
    <w:rsid w:val="007B45E6"/>
    <w:rsid w:val="007B4D4D"/>
    <w:rsid w:val="007B5A34"/>
    <w:rsid w:val="007B6604"/>
    <w:rsid w:val="007B768A"/>
    <w:rsid w:val="007B7B4E"/>
    <w:rsid w:val="007B7BA8"/>
    <w:rsid w:val="007C0620"/>
    <w:rsid w:val="007C0BB6"/>
    <w:rsid w:val="007C0E14"/>
    <w:rsid w:val="007C1C4F"/>
    <w:rsid w:val="007C243A"/>
    <w:rsid w:val="007C2A71"/>
    <w:rsid w:val="007C2B8A"/>
    <w:rsid w:val="007C2D91"/>
    <w:rsid w:val="007C345F"/>
    <w:rsid w:val="007C36CC"/>
    <w:rsid w:val="007C3D82"/>
    <w:rsid w:val="007C40FE"/>
    <w:rsid w:val="007C4584"/>
    <w:rsid w:val="007C4853"/>
    <w:rsid w:val="007C49B5"/>
    <w:rsid w:val="007C4ABD"/>
    <w:rsid w:val="007C7715"/>
    <w:rsid w:val="007D1189"/>
    <w:rsid w:val="007D34D9"/>
    <w:rsid w:val="007D3711"/>
    <w:rsid w:val="007D37F9"/>
    <w:rsid w:val="007D568E"/>
    <w:rsid w:val="007D609D"/>
    <w:rsid w:val="007D6427"/>
    <w:rsid w:val="007D659F"/>
    <w:rsid w:val="007E1546"/>
    <w:rsid w:val="007E1826"/>
    <w:rsid w:val="007E249E"/>
    <w:rsid w:val="007E43B3"/>
    <w:rsid w:val="007E4CC6"/>
    <w:rsid w:val="007E514B"/>
    <w:rsid w:val="007E56FD"/>
    <w:rsid w:val="007E5FD3"/>
    <w:rsid w:val="007E6B9F"/>
    <w:rsid w:val="007E6C26"/>
    <w:rsid w:val="007E6EE4"/>
    <w:rsid w:val="007E7F95"/>
    <w:rsid w:val="007F0263"/>
    <w:rsid w:val="007F0283"/>
    <w:rsid w:val="007F056E"/>
    <w:rsid w:val="007F0B3D"/>
    <w:rsid w:val="007F33AD"/>
    <w:rsid w:val="007F3B26"/>
    <w:rsid w:val="007F4C18"/>
    <w:rsid w:val="0080041B"/>
    <w:rsid w:val="00800AF2"/>
    <w:rsid w:val="008014B3"/>
    <w:rsid w:val="00801855"/>
    <w:rsid w:val="00801B3B"/>
    <w:rsid w:val="00801D51"/>
    <w:rsid w:val="00802A0B"/>
    <w:rsid w:val="00803491"/>
    <w:rsid w:val="0080359B"/>
    <w:rsid w:val="00803E7A"/>
    <w:rsid w:val="00804DFC"/>
    <w:rsid w:val="00806A1C"/>
    <w:rsid w:val="00806D6F"/>
    <w:rsid w:val="00806FAD"/>
    <w:rsid w:val="00810C62"/>
    <w:rsid w:val="00810F83"/>
    <w:rsid w:val="008115DD"/>
    <w:rsid w:val="008121DE"/>
    <w:rsid w:val="008123FA"/>
    <w:rsid w:val="00812B76"/>
    <w:rsid w:val="0081509C"/>
    <w:rsid w:val="00815720"/>
    <w:rsid w:val="00815BB9"/>
    <w:rsid w:val="00816AF8"/>
    <w:rsid w:val="00816FC2"/>
    <w:rsid w:val="00817238"/>
    <w:rsid w:val="00821ACD"/>
    <w:rsid w:val="00823AD8"/>
    <w:rsid w:val="00823AE2"/>
    <w:rsid w:val="00824A07"/>
    <w:rsid w:val="008257A0"/>
    <w:rsid w:val="0082582D"/>
    <w:rsid w:val="0082638A"/>
    <w:rsid w:val="00830044"/>
    <w:rsid w:val="008305A9"/>
    <w:rsid w:val="00831324"/>
    <w:rsid w:val="00832197"/>
    <w:rsid w:val="00834846"/>
    <w:rsid w:val="00835396"/>
    <w:rsid w:val="00835618"/>
    <w:rsid w:val="00835AE4"/>
    <w:rsid w:val="00836469"/>
    <w:rsid w:val="00836BAC"/>
    <w:rsid w:val="00836C55"/>
    <w:rsid w:val="0083705C"/>
    <w:rsid w:val="00842B80"/>
    <w:rsid w:val="0084328F"/>
    <w:rsid w:val="00845614"/>
    <w:rsid w:val="008474B0"/>
    <w:rsid w:val="00850B5A"/>
    <w:rsid w:val="00852BC6"/>
    <w:rsid w:val="00853A3B"/>
    <w:rsid w:val="00853BAB"/>
    <w:rsid w:val="00854697"/>
    <w:rsid w:val="0085481F"/>
    <w:rsid w:val="00854AE0"/>
    <w:rsid w:val="00854F16"/>
    <w:rsid w:val="00855046"/>
    <w:rsid w:val="008555C9"/>
    <w:rsid w:val="008556A3"/>
    <w:rsid w:val="00855CC8"/>
    <w:rsid w:val="00855FB2"/>
    <w:rsid w:val="00856F3B"/>
    <w:rsid w:val="00857649"/>
    <w:rsid w:val="00857ECA"/>
    <w:rsid w:val="0086031A"/>
    <w:rsid w:val="0086032B"/>
    <w:rsid w:val="00861F46"/>
    <w:rsid w:val="00863976"/>
    <w:rsid w:val="0086454F"/>
    <w:rsid w:val="00865D9A"/>
    <w:rsid w:val="00865E30"/>
    <w:rsid w:val="0086613C"/>
    <w:rsid w:val="008664C3"/>
    <w:rsid w:val="008665B3"/>
    <w:rsid w:val="00867212"/>
    <w:rsid w:val="00870030"/>
    <w:rsid w:val="00870AAB"/>
    <w:rsid w:val="008715EA"/>
    <w:rsid w:val="008719FE"/>
    <w:rsid w:val="00871FDF"/>
    <w:rsid w:val="00873D4E"/>
    <w:rsid w:val="00875F52"/>
    <w:rsid w:val="00877FB7"/>
    <w:rsid w:val="00880C53"/>
    <w:rsid w:val="00880F79"/>
    <w:rsid w:val="008810F3"/>
    <w:rsid w:val="008815DB"/>
    <w:rsid w:val="00881E32"/>
    <w:rsid w:val="00884E42"/>
    <w:rsid w:val="0088546F"/>
    <w:rsid w:val="008856D2"/>
    <w:rsid w:val="008858C9"/>
    <w:rsid w:val="0088750E"/>
    <w:rsid w:val="00887914"/>
    <w:rsid w:val="008879B0"/>
    <w:rsid w:val="008905E3"/>
    <w:rsid w:val="00890BBF"/>
    <w:rsid w:val="00892464"/>
    <w:rsid w:val="0089359C"/>
    <w:rsid w:val="00893822"/>
    <w:rsid w:val="00893AE7"/>
    <w:rsid w:val="0089538F"/>
    <w:rsid w:val="008964DF"/>
    <w:rsid w:val="00896AB8"/>
    <w:rsid w:val="008977CC"/>
    <w:rsid w:val="00897903"/>
    <w:rsid w:val="00897B71"/>
    <w:rsid w:val="008A092C"/>
    <w:rsid w:val="008A1B8F"/>
    <w:rsid w:val="008A24AC"/>
    <w:rsid w:val="008A418F"/>
    <w:rsid w:val="008A4233"/>
    <w:rsid w:val="008A440D"/>
    <w:rsid w:val="008A4892"/>
    <w:rsid w:val="008A4AD9"/>
    <w:rsid w:val="008A5F78"/>
    <w:rsid w:val="008A62D4"/>
    <w:rsid w:val="008A64CD"/>
    <w:rsid w:val="008A6D30"/>
    <w:rsid w:val="008A6E17"/>
    <w:rsid w:val="008A71EA"/>
    <w:rsid w:val="008A7D45"/>
    <w:rsid w:val="008B1F24"/>
    <w:rsid w:val="008B235A"/>
    <w:rsid w:val="008B24A2"/>
    <w:rsid w:val="008B26E8"/>
    <w:rsid w:val="008B39C9"/>
    <w:rsid w:val="008B49C7"/>
    <w:rsid w:val="008B581B"/>
    <w:rsid w:val="008B581F"/>
    <w:rsid w:val="008B5AC3"/>
    <w:rsid w:val="008B765F"/>
    <w:rsid w:val="008B7729"/>
    <w:rsid w:val="008C0040"/>
    <w:rsid w:val="008C04F4"/>
    <w:rsid w:val="008C262C"/>
    <w:rsid w:val="008C2967"/>
    <w:rsid w:val="008C2A6B"/>
    <w:rsid w:val="008C3199"/>
    <w:rsid w:val="008C3298"/>
    <w:rsid w:val="008C3406"/>
    <w:rsid w:val="008C3F62"/>
    <w:rsid w:val="008C46B4"/>
    <w:rsid w:val="008C4DA1"/>
    <w:rsid w:val="008C52F2"/>
    <w:rsid w:val="008C6C23"/>
    <w:rsid w:val="008C7171"/>
    <w:rsid w:val="008C74BF"/>
    <w:rsid w:val="008C74FC"/>
    <w:rsid w:val="008C757F"/>
    <w:rsid w:val="008D07B2"/>
    <w:rsid w:val="008D0DE7"/>
    <w:rsid w:val="008D15D6"/>
    <w:rsid w:val="008D1B7A"/>
    <w:rsid w:val="008D3584"/>
    <w:rsid w:val="008D4693"/>
    <w:rsid w:val="008D4B5D"/>
    <w:rsid w:val="008D4D88"/>
    <w:rsid w:val="008D537A"/>
    <w:rsid w:val="008D5DA6"/>
    <w:rsid w:val="008D5E74"/>
    <w:rsid w:val="008E00D8"/>
    <w:rsid w:val="008E0578"/>
    <w:rsid w:val="008E0831"/>
    <w:rsid w:val="008E0C59"/>
    <w:rsid w:val="008E214C"/>
    <w:rsid w:val="008E3008"/>
    <w:rsid w:val="008E4552"/>
    <w:rsid w:val="008E4840"/>
    <w:rsid w:val="008E6D3D"/>
    <w:rsid w:val="008E6D93"/>
    <w:rsid w:val="008E7A00"/>
    <w:rsid w:val="008E7CBA"/>
    <w:rsid w:val="008E7D5C"/>
    <w:rsid w:val="008F0CA8"/>
    <w:rsid w:val="008F1083"/>
    <w:rsid w:val="008F1223"/>
    <w:rsid w:val="008F15C6"/>
    <w:rsid w:val="008F1606"/>
    <w:rsid w:val="008F2A3E"/>
    <w:rsid w:val="008F3055"/>
    <w:rsid w:val="008F3F2F"/>
    <w:rsid w:val="008F50F4"/>
    <w:rsid w:val="008F519A"/>
    <w:rsid w:val="008F6511"/>
    <w:rsid w:val="008F67CB"/>
    <w:rsid w:val="008F6FC6"/>
    <w:rsid w:val="008F769D"/>
    <w:rsid w:val="0090118A"/>
    <w:rsid w:val="00901F20"/>
    <w:rsid w:val="0090338C"/>
    <w:rsid w:val="00903773"/>
    <w:rsid w:val="00903B69"/>
    <w:rsid w:val="00903D95"/>
    <w:rsid w:val="009054D7"/>
    <w:rsid w:val="00905E15"/>
    <w:rsid w:val="009062A9"/>
    <w:rsid w:val="00906AD9"/>
    <w:rsid w:val="00907503"/>
    <w:rsid w:val="00907D90"/>
    <w:rsid w:val="00910397"/>
    <w:rsid w:val="00910EEF"/>
    <w:rsid w:val="00911381"/>
    <w:rsid w:val="00912CAA"/>
    <w:rsid w:val="00913CE2"/>
    <w:rsid w:val="009141C1"/>
    <w:rsid w:val="00914412"/>
    <w:rsid w:val="00915706"/>
    <w:rsid w:val="0091592B"/>
    <w:rsid w:val="0091718F"/>
    <w:rsid w:val="009178BA"/>
    <w:rsid w:val="009179B5"/>
    <w:rsid w:val="00917D91"/>
    <w:rsid w:val="009200E0"/>
    <w:rsid w:val="009206B9"/>
    <w:rsid w:val="0092180D"/>
    <w:rsid w:val="009228BD"/>
    <w:rsid w:val="00922F69"/>
    <w:rsid w:val="00923914"/>
    <w:rsid w:val="009240E5"/>
    <w:rsid w:val="009247A1"/>
    <w:rsid w:val="00925969"/>
    <w:rsid w:val="00925BB9"/>
    <w:rsid w:val="00926310"/>
    <w:rsid w:val="00926689"/>
    <w:rsid w:val="00926F12"/>
    <w:rsid w:val="00927295"/>
    <w:rsid w:val="00927825"/>
    <w:rsid w:val="00927FE1"/>
    <w:rsid w:val="0093181F"/>
    <w:rsid w:val="00931F40"/>
    <w:rsid w:val="00931F43"/>
    <w:rsid w:val="009323C9"/>
    <w:rsid w:val="00933B3A"/>
    <w:rsid w:val="00933C9A"/>
    <w:rsid w:val="00934201"/>
    <w:rsid w:val="00934814"/>
    <w:rsid w:val="00935AD5"/>
    <w:rsid w:val="00936A3D"/>
    <w:rsid w:val="00936EAF"/>
    <w:rsid w:val="00937711"/>
    <w:rsid w:val="00937ADD"/>
    <w:rsid w:val="009407E6"/>
    <w:rsid w:val="009417C9"/>
    <w:rsid w:val="00941EF9"/>
    <w:rsid w:val="009434CE"/>
    <w:rsid w:val="009439D9"/>
    <w:rsid w:val="00943EE4"/>
    <w:rsid w:val="009446BF"/>
    <w:rsid w:val="00944EEA"/>
    <w:rsid w:val="0094556A"/>
    <w:rsid w:val="0094559E"/>
    <w:rsid w:val="009466B9"/>
    <w:rsid w:val="00947D39"/>
    <w:rsid w:val="00947ED4"/>
    <w:rsid w:val="00950000"/>
    <w:rsid w:val="0095005D"/>
    <w:rsid w:val="009507C0"/>
    <w:rsid w:val="00951983"/>
    <w:rsid w:val="00952187"/>
    <w:rsid w:val="009523D7"/>
    <w:rsid w:val="009528D7"/>
    <w:rsid w:val="00952AC0"/>
    <w:rsid w:val="00953056"/>
    <w:rsid w:val="009535C9"/>
    <w:rsid w:val="009548C6"/>
    <w:rsid w:val="00955AC3"/>
    <w:rsid w:val="00955F93"/>
    <w:rsid w:val="009562F2"/>
    <w:rsid w:val="00957F8B"/>
    <w:rsid w:val="00962288"/>
    <w:rsid w:val="009628CC"/>
    <w:rsid w:val="00962E22"/>
    <w:rsid w:val="009631AE"/>
    <w:rsid w:val="00964016"/>
    <w:rsid w:val="009641C6"/>
    <w:rsid w:val="0096566C"/>
    <w:rsid w:val="0096676C"/>
    <w:rsid w:val="0096774C"/>
    <w:rsid w:val="00967CE1"/>
    <w:rsid w:val="00970618"/>
    <w:rsid w:val="00970886"/>
    <w:rsid w:val="009740B4"/>
    <w:rsid w:val="00975331"/>
    <w:rsid w:val="009759BE"/>
    <w:rsid w:val="00975E62"/>
    <w:rsid w:val="00976771"/>
    <w:rsid w:val="00976D0B"/>
    <w:rsid w:val="00976FDA"/>
    <w:rsid w:val="00977017"/>
    <w:rsid w:val="00977B95"/>
    <w:rsid w:val="00981B4F"/>
    <w:rsid w:val="0098276C"/>
    <w:rsid w:val="0098367F"/>
    <w:rsid w:val="0098423B"/>
    <w:rsid w:val="00985D51"/>
    <w:rsid w:val="0098680F"/>
    <w:rsid w:val="00990A95"/>
    <w:rsid w:val="00990C6B"/>
    <w:rsid w:val="00990D53"/>
    <w:rsid w:val="009914C2"/>
    <w:rsid w:val="00991E54"/>
    <w:rsid w:val="00991F4A"/>
    <w:rsid w:val="00992285"/>
    <w:rsid w:val="00993A99"/>
    <w:rsid w:val="00993AAE"/>
    <w:rsid w:val="00994181"/>
    <w:rsid w:val="00994D5D"/>
    <w:rsid w:val="00995078"/>
    <w:rsid w:val="009962BF"/>
    <w:rsid w:val="00996385"/>
    <w:rsid w:val="0099716D"/>
    <w:rsid w:val="009976D8"/>
    <w:rsid w:val="009A143B"/>
    <w:rsid w:val="009A1BB4"/>
    <w:rsid w:val="009A1BC7"/>
    <w:rsid w:val="009A1EC1"/>
    <w:rsid w:val="009A216D"/>
    <w:rsid w:val="009A31D4"/>
    <w:rsid w:val="009A45BB"/>
    <w:rsid w:val="009A5E6D"/>
    <w:rsid w:val="009A5EAA"/>
    <w:rsid w:val="009A610B"/>
    <w:rsid w:val="009A712E"/>
    <w:rsid w:val="009A748E"/>
    <w:rsid w:val="009A75B6"/>
    <w:rsid w:val="009A791D"/>
    <w:rsid w:val="009B03AA"/>
    <w:rsid w:val="009B17D9"/>
    <w:rsid w:val="009B1F2D"/>
    <w:rsid w:val="009B2560"/>
    <w:rsid w:val="009B2B8B"/>
    <w:rsid w:val="009B3928"/>
    <w:rsid w:val="009B42A2"/>
    <w:rsid w:val="009B4A6C"/>
    <w:rsid w:val="009B5828"/>
    <w:rsid w:val="009B611F"/>
    <w:rsid w:val="009B62EE"/>
    <w:rsid w:val="009B64B0"/>
    <w:rsid w:val="009B6C88"/>
    <w:rsid w:val="009B6FFC"/>
    <w:rsid w:val="009B76F9"/>
    <w:rsid w:val="009B7BA7"/>
    <w:rsid w:val="009C1CF5"/>
    <w:rsid w:val="009C3D6E"/>
    <w:rsid w:val="009C473E"/>
    <w:rsid w:val="009C4CF5"/>
    <w:rsid w:val="009C4DF7"/>
    <w:rsid w:val="009C4F7F"/>
    <w:rsid w:val="009C6EA3"/>
    <w:rsid w:val="009D2847"/>
    <w:rsid w:val="009D408A"/>
    <w:rsid w:val="009D47F5"/>
    <w:rsid w:val="009D59CE"/>
    <w:rsid w:val="009D6CE7"/>
    <w:rsid w:val="009D709E"/>
    <w:rsid w:val="009D7CEB"/>
    <w:rsid w:val="009D7D9E"/>
    <w:rsid w:val="009E2211"/>
    <w:rsid w:val="009E35A0"/>
    <w:rsid w:val="009E3643"/>
    <w:rsid w:val="009E3D8C"/>
    <w:rsid w:val="009E71D4"/>
    <w:rsid w:val="009E75E9"/>
    <w:rsid w:val="009F02D7"/>
    <w:rsid w:val="009F0C1D"/>
    <w:rsid w:val="009F1850"/>
    <w:rsid w:val="009F1ED1"/>
    <w:rsid w:val="009F40B5"/>
    <w:rsid w:val="009F4DB0"/>
    <w:rsid w:val="009F5637"/>
    <w:rsid w:val="009F56F9"/>
    <w:rsid w:val="009F605D"/>
    <w:rsid w:val="00A001B2"/>
    <w:rsid w:val="00A005B3"/>
    <w:rsid w:val="00A019D8"/>
    <w:rsid w:val="00A02367"/>
    <w:rsid w:val="00A02EF5"/>
    <w:rsid w:val="00A035BC"/>
    <w:rsid w:val="00A03992"/>
    <w:rsid w:val="00A04828"/>
    <w:rsid w:val="00A04FFA"/>
    <w:rsid w:val="00A06E42"/>
    <w:rsid w:val="00A0773A"/>
    <w:rsid w:val="00A07C8F"/>
    <w:rsid w:val="00A07F8C"/>
    <w:rsid w:val="00A10364"/>
    <w:rsid w:val="00A1073E"/>
    <w:rsid w:val="00A10AB9"/>
    <w:rsid w:val="00A10C04"/>
    <w:rsid w:val="00A1312D"/>
    <w:rsid w:val="00A167DA"/>
    <w:rsid w:val="00A17EFE"/>
    <w:rsid w:val="00A1861E"/>
    <w:rsid w:val="00A2094E"/>
    <w:rsid w:val="00A20CBE"/>
    <w:rsid w:val="00A2102F"/>
    <w:rsid w:val="00A22BE3"/>
    <w:rsid w:val="00A230FC"/>
    <w:rsid w:val="00A236AD"/>
    <w:rsid w:val="00A24B01"/>
    <w:rsid w:val="00A25283"/>
    <w:rsid w:val="00A262AA"/>
    <w:rsid w:val="00A26DE1"/>
    <w:rsid w:val="00A2748A"/>
    <w:rsid w:val="00A3097B"/>
    <w:rsid w:val="00A312C1"/>
    <w:rsid w:val="00A32A0A"/>
    <w:rsid w:val="00A33604"/>
    <w:rsid w:val="00A33889"/>
    <w:rsid w:val="00A33E4E"/>
    <w:rsid w:val="00A33F02"/>
    <w:rsid w:val="00A33FD0"/>
    <w:rsid w:val="00A34A3D"/>
    <w:rsid w:val="00A34C6D"/>
    <w:rsid w:val="00A35A03"/>
    <w:rsid w:val="00A364D1"/>
    <w:rsid w:val="00A366F4"/>
    <w:rsid w:val="00A36C5D"/>
    <w:rsid w:val="00A3765A"/>
    <w:rsid w:val="00A44065"/>
    <w:rsid w:val="00A44977"/>
    <w:rsid w:val="00A44F39"/>
    <w:rsid w:val="00A46B76"/>
    <w:rsid w:val="00A51517"/>
    <w:rsid w:val="00A5334F"/>
    <w:rsid w:val="00A53529"/>
    <w:rsid w:val="00A53551"/>
    <w:rsid w:val="00A5591F"/>
    <w:rsid w:val="00A563FF"/>
    <w:rsid w:val="00A56556"/>
    <w:rsid w:val="00A5656F"/>
    <w:rsid w:val="00A5658E"/>
    <w:rsid w:val="00A56694"/>
    <w:rsid w:val="00A567B8"/>
    <w:rsid w:val="00A56E7F"/>
    <w:rsid w:val="00A609D8"/>
    <w:rsid w:val="00A609E4"/>
    <w:rsid w:val="00A60C78"/>
    <w:rsid w:val="00A60C89"/>
    <w:rsid w:val="00A61E8E"/>
    <w:rsid w:val="00A635D1"/>
    <w:rsid w:val="00A63692"/>
    <w:rsid w:val="00A63955"/>
    <w:rsid w:val="00A64D69"/>
    <w:rsid w:val="00A6547D"/>
    <w:rsid w:val="00A654CF"/>
    <w:rsid w:val="00A6694D"/>
    <w:rsid w:val="00A66AD4"/>
    <w:rsid w:val="00A676AC"/>
    <w:rsid w:val="00A702CA"/>
    <w:rsid w:val="00A70461"/>
    <w:rsid w:val="00A70622"/>
    <w:rsid w:val="00A70E3E"/>
    <w:rsid w:val="00A7280A"/>
    <w:rsid w:val="00A73168"/>
    <w:rsid w:val="00A73330"/>
    <w:rsid w:val="00A73BAF"/>
    <w:rsid w:val="00A74B06"/>
    <w:rsid w:val="00A75654"/>
    <w:rsid w:val="00A7630D"/>
    <w:rsid w:val="00A7680B"/>
    <w:rsid w:val="00A76A43"/>
    <w:rsid w:val="00A76F0E"/>
    <w:rsid w:val="00A774F4"/>
    <w:rsid w:val="00A802E7"/>
    <w:rsid w:val="00A814FC"/>
    <w:rsid w:val="00A831AC"/>
    <w:rsid w:val="00A8524C"/>
    <w:rsid w:val="00A866E0"/>
    <w:rsid w:val="00A8733C"/>
    <w:rsid w:val="00A87B3C"/>
    <w:rsid w:val="00A87CC4"/>
    <w:rsid w:val="00A87CFE"/>
    <w:rsid w:val="00A87EB6"/>
    <w:rsid w:val="00A904F8"/>
    <w:rsid w:val="00A90F1F"/>
    <w:rsid w:val="00A9127E"/>
    <w:rsid w:val="00A91763"/>
    <w:rsid w:val="00A9266D"/>
    <w:rsid w:val="00A92F29"/>
    <w:rsid w:val="00A932E9"/>
    <w:rsid w:val="00A9337F"/>
    <w:rsid w:val="00A93954"/>
    <w:rsid w:val="00A93E62"/>
    <w:rsid w:val="00A947CE"/>
    <w:rsid w:val="00A94C99"/>
    <w:rsid w:val="00A95633"/>
    <w:rsid w:val="00A95EBD"/>
    <w:rsid w:val="00A966FA"/>
    <w:rsid w:val="00A96C69"/>
    <w:rsid w:val="00A97368"/>
    <w:rsid w:val="00A97CD4"/>
    <w:rsid w:val="00AA259F"/>
    <w:rsid w:val="00AA32BB"/>
    <w:rsid w:val="00AA45D5"/>
    <w:rsid w:val="00AA5C4C"/>
    <w:rsid w:val="00AA5C5D"/>
    <w:rsid w:val="00AA5D5C"/>
    <w:rsid w:val="00AA65BD"/>
    <w:rsid w:val="00AB06DF"/>
    <w:rsid w:val="00AB237C"/>
    <w:rsid w:val="00AB2E98"/>
    <w:rsid w:val="00AB2EF2"/>
    <w:rsid w:val="00AB3390"/>
    <w:rsid w:val="00AB3900"/>
    <w:rsid w:val="00AB57D3"/>
    <w:rsid w:val="00AB62A7"/>
    <w:rsid w:val="00AB6DD9"/>
    <w:rsid w:val="00AC10F2"/>
    <w:rsid w:val="00AC135A"/>
    <w:rsid w:val="00AC20E0"/>
    <w:rsid w:val="00AC290A"/>
    <w:rsid w:val="00AC362B"/>
    <w:rsid w:val="00AC365B"/>
    <w:rsid w:val="00AC36A6"/>
    <w:rsid w:val="00AC3F18"/>
    <w:rsid w:val="00AC6865"/>
    <w:rsid w:val="00AC779A"/>
    <w:rsid w:val="00AC77DD"/>
    <w:rsid w:val="00AC7843"/>
    <w:rsid w:val="00AD02F9"/>
    <w:rsid w:val="00AD10D8"/>
    <w:rsid w:val="00AD2B9D"/>
    <w:rsid w:val="00AD2BA5"/>
    <w:rsid w:val="00AD36B2"/>
    <w:rsid w:val="00AD4171"/>
    <w:rsid w:val="00AD4A5A"/>
    <w:rsid w:val="00AD5788"/>
    <w:rsid w:val="00AD5831"/>
    <w:rsid w:val="00AD5F2F"/>
    <w:rsid w:val="00AD611D"/>
    <w:rsid w:val="00AD6328"/>
    <w:rsid w:val="00AD7A98"/>
    <w:rsid w:val="00AE0A61"/>
    <w:rsid w:val="00AE1A53"/>
    <w:rsid w:val="00AE1E6B"/>
    <w:rsid w:val="00AE47A8"/>
    <w:rsid w:val="00AE4E71"/>
    <w:rsid w:val="00AE5803"/>
    <w:rsid w:val="00AE6A0C"/>
    <w:rsid w:val="00AE6B14"/>
    <w:rsid w:val="00AED89A"/>
    <w:rsid w:val="00AF1DDA"/>
    <w:rsid w:val="00AF2242"/>
    <w:rsid w:val="00AF27AB"/>
    <w:rsid w:val="00AF4149"/>
    <w:rsid w:val="00AF625F"/>
    <w:rsid w:val="00AF6E1C"/>
    <w:rsid w:val="00AF6FB2"/>
    <w:rsid w:val="00AF74D9"/>
    <w:rsid w:val="00AF768F"/>
    <w:rsid w:val="00AF7801"/>
    <w:rsid w:val="00AF7BC9"/>
    <w:rsid w:val="00AF7D48"/>
    <w:rsid w:val="00B0091E"/>
    <w:rsid w:val="00B00B32"/>
    <w:rsid w:val="00B011F9"/>
    <w:rsid w:val="00B01B56"/>
    <w:rsid w:val="00B02FDA"/>
    <w:rsid w:val="00B0307F"/>
    <w:rsid w:val="00B03FE9"/>
    <w:rsid w:val="00B0421C"/>
    <w:rsid w:val="00B049D4"/>
    <w:rsid w:val="00B04BA8"/>
    <w:rsid w:val="00B05676"/>
    <w:rsid w:val="00B05D79"/>
    <w:rsid w:val="00B06628"/>
    <w:rsid w:val="00B06BFA"/>
    <w:rsid w:val="00B104ED"/>
    <w:rsid w:val="00B10D51"/>
    <w:rsid w:val="00B11913"/>
    <w:rsid w:val="00B12C52"/>
    <w:rsid w:val="00B1328F"/>
    <w:rsid w:val="00B1377D"/>
    <w:rsid w:val="00B14F9F"/>
    <w:rsid w:val="00B15B69"/>
    <w:rsid w:val="00B16BF6"/>
    <w:rsid w:val="00B173B2"/>
    <w:rsid w:val="00B204D1"/>
    <w:rsid w:val="00B2146A"/>
    <w:rsid w:val="00B22C50"/>
    <w:rsid w:val="00B22EF6"/>
    <w:rsid w:val="00B23ACA"/>
    <w:rsid w:val="00B24D1E"/>
    <w:rsid w:val="00B25941"/>
    <w:rsid w:val="00B25EAA"/>
    <w:rsid w:val="00B25FD2"/>
    <w:rsid w:val="00B2765E"/>
    <w:rsid w:val="00B277D8"/>
    <w:rsid w:val="00B30E23"/>
    <w:rsid w:val="00B312E9"/>
    <w:rsid w:val="00B3183C"/>
    <w:rsid w:val="00B3223B"/>
    <w:rsid w:val="00B3270B"/>
    <w:rsid w:val="00B32E84"/>
    <w:rsid w:val="00B32F9B"/>
    <w:rsid w:val="00B32FBC"/>
    <w:rsid w:val="00B3303F"/>
    <w:rsid w:val="00B34728"/>
    <w:rsid w:val="00B35967"/>
    <w:rsid w:val="00B35DE9"/>
    <w:rsid w:val="00B361CE"/>
    <w:rsid w:val="00B374E1"/>
    <w:rsid w:val="00B37E25"/>
    <w:rsid w:val="00B40B01"/>
    <w:rsid w:val="00B40BDF"/>
    <w:rsid w:val="00B41436"/>
    <w:rsid w:val="00B41849"/>
    <w:rsid w:val="00B41B3A"/>
    <w:rsid w:val="00B434CC"/>
    <w:rsid w:val="00B43B61"/>
    <w:rsid w:val="00B44209"/>
    <w:rsid w:val="00B445E2"/>
    <w:rsid w:val="00B44B08"/>
    <w:rsid w:val="00B454DD"/>
    <w:rsid w:val="00B45A4D"/>
    <w:rsid w:val="00B45D32"/>
    <w:rsid w:val="00B47917"/>
    <w:rsid w:val="00B47A83"/>
    <w:rsid w:val="00B500ED"/>
    <w:rsid w:val="00B50507"/>
    <w:rsid w:val="00B5186E"/>
    <w:rsid w:val="00B51B84"/>
    <w:rsid w:val="00B52435"/>
    <w:rsid w:val="00B524B8"/>
    <w:rsid w:val="00B52D47"/>
    <w:rsid w:val="00B53372"/>
    <w:rsid w:val="00B5350D"/>
    <w:rsid w:val="00B536CE"/>
    <w:rsid w:val="00B53CCC"/>
    <w:rsid w:val="00B54CA7"/>
    <w:rsid w:val="00B565A4"/>
    <w:rsid w:val="00B5698D"/>
    <w:rsid w:val="00B56AA1"/>
    <w:rsid w:val="00B57520"/>
    <w:rsid w:val="00B603FC"/>
    <w:rsid w:val="00B62CB3"/>
    <w:rsid w:val="00B6317F"/>
    <w:rsid w:val="00B63E09"/>
    <w:rsid w:val="00B64590"/>
    <w:rsid w:val="00B65474"/>
    <w:rsid w:val="00B66BBF"/>
    <w:rsid w:val="00B674A7"/>
    <w:rsid w:val="00B67865"/>
    <w:rsid w:val="00B7083B"/>
    <w:rsid w:val="00B7108E"/>
    <w:rsid w:val="00B71D9B"/>
    <w:rsid w:val="00B72510"/>
    <w:rsid w:val="00B7363C"/>
    <w:rsid w:val="00B73D11"/>
    <w:rsid w:val="00B73D27"/>
    <w:rsid w:val="00B73D53"/>
    <w:rsid w:val="00B741C2"/>
    <w:rsid w:val="00B76F53"/>
    <w:rsid w:val="00B770FC"/>
    <w:rsid w:val="00B77AF4"/>
    <w:rsid w:val="00B7FE19"/>
    <w:rsid w:val="00B81337"/>
    <w:rsid w:val="00B816F8"/>
    <w:rsid w:val="00B83F29"/>
    <w:rsid w:val="00B84D33"/>
    <w:rsid w:val="00B861CA"/>
    <w:rsid w:val="00B8627B"/>
    <w:rsid w:val="00B8718B"/>
    <w:rsid w:val="00B907BD"/>
    <w:rsid w:val="00B9114A"/>
    <w:rsid w:val="00B924F8"/>
    <w:rsid w:val="00B929BC"/>
    <w:rsid w:val="00B9356C"/>
    <w:rsid w:val="00B936BA"/>
    <w:rsid w:val="00B94CF8"/>
    <w:rsid w:val="00B95778"/>
    <w:rsid w:val="00B96259"/>
    <w:rsid w:val="00B96523"/>
    <w:rsid w:val="00B96C4A"/>
    <w:rsid w:val="00B9707D"/>
    <w:rsid w:val="00BA15AA"/>
    <w:rsid w:val="00BA200C"/>
    <w:rsid w:val="00BA2B12"/>
    <w:rsid w:val="00BA2BC7"/>
    <w:rsid w:val="00BA320A"/>
    <w:rsid w:val="00BA4763"/>
    <w:rsid w:val="00BA63AE"/>
    <w:rsid w:val="00BB0423"/>
    <w:rsid w:val="00BB07B2"/>
    <w:rsid w:val="00BB1050"/>
    <w:rsid w:val="00BB164B"/>
    <w:rsid w:val="00BB2A4E"/>
    <w:rsid w:val="00BB2E6A"/>
    <w:rsid w:val="00BB30C9"/>
    <w:rsid w:val="00BB3CFB"/>
    <w:rsid w:val="00BB40DD"/>
    <w:rsid w:val="00BB44EB"/>
    <w:rsid w:val="00BB5C82"/>
    <w:rsid w:val="00BB6265"/>
    <w:rsid w:val="00BB67B0"/>
    <w:rsid w:val="00BB6BAB"/>
    <w:rsid w:val="00BB701A"/>
    <w:rsid w:val="00BB753A"/>
    <w:rsid w:val="00BB7DBF"/>
    <w:rsid w:val="00BC01B6"/>
    <w:rsid w:val="00BC0850"/>
    <w:rsid w:val="00BC133C"/>
    <w:rsid w:val="00BC199C"/>
    <w:rsid w:val="00BC1DED"/>
    <w:rsid w:val="00BC2177"/>
    <w:rsid w:val="00BC2192"/>
    <w:rsid w:val="00BC26E3"/>
    <w:rsid w:val="00BC29C8"/>
    <w:rsid w:val="00BC318A"/>
    <w:rsid w:val="00BC3B66"/>
    <w:rsid w:val="00BC43D8"/>
    <w:rsid w:val="00BC4E4E"/>
    <w:rsid w:val="00BC5413"/>
    <w:rsid w:val="00BC58E6"/>
    <w:rsid w:val="00BC5E5C"/>
    <w:rsid w:val="00BC6030"/>
    <w:rsid w:val="00BC665D"/>
    <w:rsid w:val="00BC6B64"/>
    <w:rsid w:val="00BC6EB2"/>
    <w:rsid w:val="00BC7BEF"/>
    <w:rsid w:val="00BD098D"/>
    <w:rsid w:val="00BD0EEF"/>
    <w:rsid w:val="00BD2096"/>
    <w:rsid w:val="00BD20C1"/>
    <w:rsid w:val="00BD30E6"/>
    <w:rsid w:val="00BD3410"/>
    <w:rsid w:val="00BD36CB"/>
    <w:rsid w:val="00BD394D"/>
    <w:rsid w:val="00BD3B29"/>
    <w:rsid w:val="00BD7252"/>
    <w:rsid w:val="00BD7256"/>
    <w:rsid w:val="00BD77A1"/>
    <w:rsid w:val="00BD7BE7"/>
    <w:rsid w:val="00BE041F"/>
    <w:rsid w:val="00BE24DA"/>
    <w:rsid w:val="00BE282F"/>
    <w:rsid w:val="00BE284C"/>
    <w:rsid w:val="00BE2FFF"/>
    <w:rsid w:val="00BE3589"/>
    <w:rsid w:val="00BE437B"/>
    <w:rsid w:val="00BE459F"/>
    <w:rsid w:val="00BE4CFB"/>
    <w:rsid w:val="00BE4EC8"/>
    <w:rsid w:val="00BE5411"/>
    <w:rsid w:val="00BE58D0"/>
    <w:rsid w:val="00BE6AD2"/>
    <w:rsid w:val="00BE757A"/>
    <w:rsid w:val="00BF00F8"/>
    <w:rsid w:val="00BF0563"/>
    <w:rsid w:val="00BF06D8"/>
    <w:rsid w:val="00BF0766"/>
    <w:rsid w:val="00BF08B7"/>
    <w:rsid w:val="00BF0DB7"/>
    <w:rsid w:val="00BF1559"/>
    <w:rsid w:val="00BF1C22"/>
    <w:rsid w:val="00BF1CED"/>
    <w:rsid w:val="00BF3BD2"/>
    <w:rsid w:val="00BF3EE9"/>
    <w:rsid w:val="00BF3F7E"/>
    <w:rsid w:val="00BF4E14"/>
    <w:rsid w:val="00BF4F15"/>
    <w:rsid w:val="00BF6C89"/>
    <w:rsid w:val="00BF73DE"/>
    <w:rsid w:val="00C0003A"/>
    <w:rsid w:val="00C0095A"/>
    <w:rsid w:val="00C018CF"/>
    <w:rsid w:val="00C01FF6"/>
    <w:rsid w:val="00C0250B"/>
    <w:rsid w:val="00C03A1D"/>
    <w:rsid w:val="00C03F01"/>
    <w:rsid w:val="00C041BF"/>
    <w:rsid w:val="00C04D9C"/>
    <w:rsid w:val="00C056F4"/>
    <w:rsid w:val="00C05EDF"/>
    <w:rsid w:val="00C0689D"/>
    <w:rsid w:val="00C069F8"/>
    <w:rsid w:val="00C0730E"/>
    <w:rsid w:val="00C07BB0"/>
    <w:rsid w:val="00C100C7"/>
    <w:rsid w:val="00C1104E"/>
    <w:rsid w:val="00C13094"/>
    <w:rsid w:val="00C14948"/>
    <w:rsid w:val="00C16793"/>
    <w:rsid w:val="00C17197"/>
    <w:rsid w:val="00C1721D"/>
    <w:rsid w:val="00C172D8"/>
    <w:rsid w:val="00C177ED"/>
    <w:rsid w:val="00C194DB"/>
    <w:rsid w:val="00C201DB"/>
    <w:rsid w:val="00C20240"/>
    <w:rsid w:val="00C205AB"/>
    <w:rsid w:val="00C22F95"/>
    <w:rsid w:val="00C2318D"/>
    <w:rsid w:val="00C232BC"/>
    <w:rsid w:val="00C248C4"/>
    <w:rsid w:val="00C249E6"/>
    <w:rsid w:val="00C24B23"/>
    <w:rsid w:val="00C24CF1"/>
    <w:rsid w:val="00C25247"/>
    <w:rsid w:val="00C25A44"/>
    <w:rsid w:val="00C25FC7"/>
    <w:rsid w:val="00C26BBB"/>
    <w:rsid w:val="00C26E38"/>
    <w:rsid w:val="00C26F09"/>
    <w:rsid w:val="00C3051C"/>
    <w:rsid w:val="00C30DAE"/>
    <w:rsid w:val="00C30FE9"/>
    <w:rsid w:val="00C31311"/>
    <w:rsid w:val="00C31318"/>
    <w:rsid w:val="00C31837"/>
    <w:rsid w:val="00C319ED"/>
    <w:rsid w:val="00C32CED"/>
    <w:rsid w:val="00C32D3F"/>
    <w:rsid w:val="00C3372B"/>
    <w:rsid w:val="00C33909"/>
    <w:rsid w:val="00C34236"/>
    <w:rsid w:val="00C34C84"/>
    <w:rsid w:val="00C35DB8"/>
    <w:rsid w:val="00C362F9"/>
    <w:rsid w:val="00C3730A"/>
    <w:rsid w:val="00C40C62"/>
    <w:rsid w:val="00C40CA0"/>
    <w:rsid w:val="00C40D67"/>
    <w:rsid w:val="00C40DDF"/>
    <w:rsid w:val="00C41965"/>
    <w:rsid w:val="00C42312"/>
    <w:rsid w:val="00C42D0F"/>
    <w:rsid w:val="00C42ECE"/>
    <w:rsid w:val="00C436E5"/>
    <w:rsid w:val="00C438F8"/>
    <w:rsid w:val="00C46A6E"/>
    <w:rsid w:val="00C47477"/>
    <w:rsid w:val="00C47CEA"/>
    <w:rsid w:val="00C50810"/>
    <w:rsid w:val="00C50D9A"/>
    <w:rsid w:val="00C50E57"/>
    <w:rsid w:val="00C521BB"/>
    <w:rsid w:val="00C525E4"/>
    <w:rsid w:val="00C53C17"/>
    <w:rsid w:val="00C54D19"/>
    <w:rsid w:val="00C56CE0"/>
    <w:rsid w:val="00C605A8"/>
    <w:rsid w:val="00C60CEF"/>
    <w:rsid w:val="00C6108C"/>
    <w:rsid w:val="00C614A9"/>
    <w:rsid w:val="00C61DF2"/>
    <w:rsid w:val="00C61FA0"/>
    <w:rsid w:val="00C65A66"/>
    <w:rsid w:val="00C675C2"/>
    <w:rsid w:val="00C70ADF"/>
    <w:rsid w:val="00C70CDB"/>
    <w:rsid w:val="00C71F0A"/>
    <w:rsid w:val="00C72EC8"/>
    <w:rsid w:val="00C7396A"/>
    <w:rsid w:val="00C77362"/>
    <w:rsid w:val="00C77503"/>
    <w:rsid w:val="00C8283F"/>
    <w:rsid w:val="00C833B9"/>
    <w:rsid w:val="00C83613"/>
    <w:rsid w:val="00C83DC6"/>
    <w:rsid w:val="00C83F55"/>
    <w:rsid w:val="00C844D4"/>
    <w:rsid w:val="00C848C0"/>
    <w:rsid w:val="00C852BA"/>
    <w:rsid w:val="00C85AD3"/>
    <w:rsid w:val="00C86668"/>
    <w:rsid w:val="00C866D7"/>
    <w:rsid w:val="00C878AD"/>
    <w:rsid w:val="00C87987"/>
    <w:rsid w:val="00C90DD5"/>
    <w:rsid w:val="00C9117C"/>
    <w:rsid w:val="00C912A3"/>
    <w:rsid w:val="00C91BCB"/>
    <w:rsid w:val="00C93218"/>
    <w:rsid w:val="00C94962"/>
    <w:rsid w:val="00C957DD"/>
    <w:rsid w:val="00C9740E"/>
    <w:rsid w:val="00C9F44D"/>
    <w:rsid w:val="00CA043F"/>
    <w:rsid w:val="00CA33AA"/>
    <w:rsid w:val="00CA55FA"/>
    <w:rsid w:val="00CA5E09"/>
    <w:rsid w:val="00CA6595"/>
    <w:rsid w:val="00CA67DC"/>
    <w:rsid w:val="00CA719F"/>
    <w:rsid w:val="00CA7D15"/>
    <w:rsid w:val="00CA7F32"/>
    <w:rsid w:val="00CB0577"/>
    <w:rsid w:val="00CB1966"/>
    <w:rsid w:val="00CB2727"/>
    <w:rsid w:val="00CB283B"/>
    <w:rsid w:val="00CB37C0"/>
    <w:rsid w:val="00CB3C67"/>
    <w:rsid w:val="00CB4244"/>
    <w:rsid w:val="00CB45EC"/>
    <w:rsid w:val="00CB5C7B"/>
    <w:rsid w:val="00CB5FF8"/>
    <w:rsid w:val="00CB6B72"/>
    <w:rsid w:val="00CB71DF"/>
    <w:rsid w:val="00CB745F"/>
    <w:rsid w:val="00CB7517"/>
    <w:rsid w:val="00CB7718"/>
    <w:rsid w:val="00CB7A49"/>
    <w:rsid w:val="00CC006D"/>
    <w:rsid w:val="00CC1448"/>
    <w:rsid w:val="00CC275A"/>
    <w:rsid w:val="00CC2984"/>
    <w:rsid w:val="00CC3ED1"/>
    <w:rsid w:val="00CC4205"/>
    <w:rsid w:val="00CC49F7"/>
    <w:rsid w:val="00CC4A1E"/>
    <w:rsid w:val="00CC4D7D"/>
    <w:rsid w:val="00CC4FA6"/>
    <w:rsid w:val="00CC687A"/>
    <w:rsid w:val="00CC6C9E"/>
    <w:rsid w:val="00CC723E"/>
    <w:rsid w:val="00CC7801"/>
    <w:rsid w:val="00CD0AC3"/>
    <w:rsid w:val="00CD174D"/>
    <w:rsid w:val="00CD2367"/>
    <w:rsid w:val="00CD2DD9"/>
    <w:rsid w:val="00CD3E53"/>
    <w:rsid w:val="00CD4546"/>
    <w:rsid w:val="00CD4F17"/>
    <w:rsid w:val="00CD607D"/>
    <w:rsid w:val="00CD686E"/>
    <w:rsid w:val="00CD6969"/>
    <w:rsid w:val="00CD6D61"/>
    <w:rsid w:val="00CD6E76"/>
    <w:rsid w:val="00CD7E49"/>
    <w:rsid w:val="00CE16CD"/>
    <w:rsid w:val="00CE1B7E"/>
    <w:rsid w:val="00CE26C7"/>
    <w:rsid w:val="00CE293A"/>
    <w:rsid w:val="00CE315F"/>
    <w:rsid w:val="00CE43D9"/>
    <w:rsid w:val="00CE46D5"/>
    <w:rsid w:val="00CE56A1"/>
    <w:rsid w:val="00CE5797"/>
    <w:rsid w:val="00CE5B79"/>
    <w:rsid w:val="00CE6047"/>
    <w:rsid w:val="00CE6B83"/>
    <w:rsid w:val="00CE6CD9"/>
    <w:rsid w:val="00CF04E4"/>
    <w:rsid w:val="00CF088D"/>
    <w:rsid w:val="00CF0D48"/>
    <w:rsid w:val="00CF102C"/>
    <w:rsid w:val="00CF14B3"/>
    <w:rsid w:val="00CF197B"/>
    <w:rsid w:val="00CF2320"/>
    <w:rsid w:val="00CF2382"/>
    <w:rsid w:val="00CF28E9"/>
    <w:rsid w:val="00CF303F"/>
    <w:rsid w:val="00CF3793"/>
    <w:rsid w:val="00CF3E21"/>
    <w:rsid w:val="00CF44B3"/>
    <w:rsid w:val="00CF4832"/>
    <w:rsid w:val="00CF4FE3"/>
    <w:rsid w:val="00CF51C1"/>
    <w:rsid w:val="00CF5B74"/>
    <w:rsid w:val="00CF61C7"/>
    <w:rsid w:val="00CF6505"/>
    <w:rsid w:val="00CF6CD5"/>
    <w:rsid w:val="00CF76D4"/>
    <w:rsid w:val="00D008C7"/>
    <w:rsid w:val="00D015C8"/>
    <w:rsid w:val="00D01619"/>
    <w:rsid w:val="00D01759"/>
    <w:rsid w:val="00D01F52"/>
    <w:rsid w:val="00D02672"/>
    <w:rsid w:val="00D04049"/>
    <w:rsid w:val="00D0460F"/>
    <w:rsid w:val="00D04A8A"/>
    <w:rsid w:val="00D06692"/>
    <w:rsid w:val="00D06F16"/>
    <w:rsid w:val="00D10F07"/>
    <w:rsid w:val="00D1105F"/>
    <w:rsid w:val="00D12A52"/>
    <w:rsid w:val="00D13D8D"/>
    <w:rsid w:val="00D14C75"/>
    <w:rsid w:val="00D15B71"/>
    <w:rsid w:val="00D17954"/>
    <w:rsid w:val="00D202FC"/>
    <w:rsid w:val="00D222BB"/>
    <w:rsid w:val="00D25469"/>
    <w:rsid w:val="00D25F12"/>
    <w:rsid w:val="00D26047"/>
    <w:rsid w:val="00D264B2"/>
    <w:rsid w:val="00D272F9"/>
    <w:rsid w:val="00D27773"/>
    <w:rsid w:val="00D27AFD"/>
    <w:rsid w:val="00D302CE"/>
    <w:rsid w:val="00D307A5"/>
    <w:rsid w:val="00D30827"/>
    <w:rsid w:val="00D314A3"/>
    <w:rsid w:val="00D320A2"/>
    <w:rsid w:val="00D333F3"/>
    <w:rsid w:val="00D338E0"/>
    <w:rsid w:val="00D33C25"/>
    <w:rsid w:val="00D34B19"/>
    <w:rsid w:val="00D3567D"/>
    <w:rsid w:val="00D35C40"/>
    <w:rsid w:val="00D37785"/>
    <w:rsid w:val="00D40038"/>
    <w:rsid w:val="00D40905"/>
    <w:rsid w:val="00D41E56"/>
    <w:rsid w:val="00D41F0B"/>
    <w:rsid w:val="00D424F9"/>
    <w:rsid w:val="00D43BF7"/>
    <w:rsid w:val="00D441EB"/>
    <w:rsid w:val="00D44677"/>
    <w:rsid w:val="00D44B2C"/>
    <w:rsid w:val="00D4645D"/>
    <w:rsid w:val="00D502CD"/>
    <w:rsid w:val="00D50984"/>
    <w:rsid w:val="00D50DCC"/>
    <w:rsid w:val="00D51096"/>
    <w:rsid w:val="00D52665"/>
    <w:rsid w:val="00D52811"/>
    <w:rsid w:val="00D533D5"/>
    <w:rsid w:val="00D55170"/>
    <w:rsid w:val="00D55C8F"/>
    <w:rsid w:val="00D55F14"/>
    <w:rsid w:val="00D56107"/>
    <w:rsid w:val="00D562BD"/>
    <w:rsid w:val="00D56565"/>
    <w:rsid w:val="00D569E7"/>
    <w:rsid w:val="00D56E3F"/>
    <w:rsid w:val="00D571C7"/>
    <w:rsid w:val="00D5730E"/>
    <w:rsid w:val="00D6033B"/>
    <w:rsid w:val="00D60E6C"/>
    <w:rsid w:val="00D60F1B"/>
    <w:rsid w:val="00D61CB0"/>
    <w:rsid w:val="00D62CE4"/>
    <w:rsid w:val="00D631F7"/>
    <w:rsid w:val="00D636DB"/>
    <w:rsid w:val="00D645CF"/>
    <w:rsid w:val="00D65A6D"/>
    <w:rsid w:val="00D65C8F"/>
    <w:rsid w:val="00D66FB6"/>
    <w:rsid w:val="00D6767A"/>
    <w:rsid w:val="00D713E7"/>
    <w:rsid w:val="00D71678"/>
    <w:rsid w:val="00D72096"/>
    <w:rsid w:val="00D72AB9"/>
    <w:rsid w:val="00D73651"/>
    <w:rsid w:val="00D7391E"/>
    <w:rsid w:val="00D73A2C"/>
    <w:rsid w:val="00D74188"/>
    <w:rsid w:val="00D7631C"/>
    <w:rsid w:val="00D767F9"/>
    <w:rsid w:val="00D76AB6"/>
    <w:rsid w:val="00D80379"/>
    <w:rsid w:val="00D8040F"/>
    <w:rsid w:val="00D813B0"/>
    <w:rsid w:val="00D81969"/>
    <w:rsid w:val="00D81FB1"/>
    <w:rsid w:val="00D821F6"/>
    <w:rsid w:val="00D82376"/>
    <w:rsid w:val="00D82A7F"/>
    <w:rsid w:val="00D83404"/>
    <w:rsid w:val="00D83871"/>
    <w:rsid w:val="00D83904"/>
    <w:rsid w:val="00D8440C"/>
    <w:rsid w:val="00D856F6"/>
    <w:rsid w:val="00D85FA2"/>
    <w:rsid w:val="00D8704C"/>
    <w:rsid w:val="00D9028C"/>
    <w:rsid w:val="00D90301"/>
    <w:rsid w:val="00D90443"/>
    <w:rsid w:val="00D9044D"/>
    <w:rsid w:val="00D907FA"/>
    <w:rsid w:val="00D90B34"/>
    <w:rsid w:val="00D91C85"/>
    <w:rsid w:val="00D934B1"/>
    <w:rsid w:val="00D93548"/>
    <w:rsid w:val="00D948E8"/>
    <w:rsid w:val="00D95217"/>
    <w:rsid w:val="00D97392"/>
    <w:rsid w:val="00D97F5C"/>
    <w:rsid w:val="00DA09E4"/>
    <w:rsid w:val="00DA11B3"/>
    <w:rsid w:val="00DA15B7"/>
    <w:rsid w:val="00DA1A30"/>
    <w:rsid w:val="00DA1F31"/>
    <w:rsid w:val="00DA2E50"/>
    <w:rsid w:val="00DA333A"/>
    <w:rsid w:val="00DA3499"/>
    <w:rsid w:val="00DA3C4F"/>
    <w:rsid w:val="00DA4841"/>
    <w:rsid w:val="00DA516B"/>
    <w:rsid w:val="00DA5EB5"/>
    <w:rsid w:val="00DA6FCF"/>
    <w:rsid w:val="00DB04C5"/>
    <w:rsid w:val="00DB09C7"/>
    <w:rsid w:val="00DB0E63"/>
    <w:rsid w:val="00DB1DC7"/>
    <w:rsid w:val="00DB2177"/>
    <w:rsid w:val="00DB2316"/>
    <w:rsid w:val="00DB288B"/>
    <w:rsid w:val="00DB4068"/>
    <w:rsid w:val="00DB688B"/>
    <w:rsid w:val="00DB69CE"/>
    <w:rsid w:val="00DB7208"/>
    <w:rsid w:val="00DB737F"/>
    <w:rsid w:val="00DB7783"/>
    <w:rsid w:val="00DB7911"/>
    <w:rsid w:val="00DB7969"/>
    <w:rsid w:val="00DC0AE5"/>
    <w:rsid w:val="00DC0C8E"/>
    <w:rsid w:val="00DC1307"/>
    <w:rsid w:val="00DC1B79"/>
    <w:rsid w:val="00DC1EA7"/>
    <w:rsid w:val="00DC21F0"/>
    <w:rsid w:val="00DC2B3F"/>
    <w:rsid w:val="00DC356E"/>
    <w:rsid w:val="00DC3D46"/>
    <w:rsid w:val="00DC52B2"/>
    <w:rsid w:val="00DC5A52"/>
    <w:rsid w:val="00DC7241"/>
    <w:rsid w:val="00DC76C1"/>
    <w:rsid w:val="00DD0102"/>
    <w:rsid w:val="00DD0648"/>
    <w:rsid w:val="00DD29EF"/>
    <w:rsid w:val="00DD3AD8"/>
    <w:rsid w:val="00DD4391"/>
    <w:rsid w:val="00DD4804"/>
    <w:rsid w:val="00DD5B19"/>
    <w:rsid w:val="00DD650E"/>
    <w:rsid w:val="00DD6897"/>
    <w:rsid w:val="00DD6AB1"/>
    <w:rsid w:val="00DD6D5F"/>
    <w:rsid w:val="00DD7413"/>
    <w:rsid w:val="00DD78DF"/>
    <w:rsid w:val="00DD7A08"/>
    <w:rsid w:val="00DE032B"/>
    <w:rsid w:val="00DE0712"/>
    <w:rsid w:val="00DE0DAA"/>
    <w:rsid w:val="00DE0DC6"/>
    <w:rsid w:val="00DE15E9"/>
    <w:rsid w:val="00DE1716"/>
    <w:rsid w:val="00DE1D2B"/>
    <w:rsid w:val="00DE2FF9"/>
    <w:rsid w:val="00DE6A16"/>
    <w:rsid w:val="00DE71CE"/>
    <w:rsid w:val="00DF00F3"/>
    <w:rsid w:val="00DF04BB"/>
    <w:rsid w:val="00DF05EC"/>
    <w:rsid w:val="00DF06A5"/>
    <w:rsid w:val="00DF0966"/>
    <w:rsid w:val="00DF0B1D"/>
    <w:rsid w:val="00DF0BC4"/>
    <w:rsid w:val="00DF1626"/>
    <w:rsid w:val="00DF2466"/>
    <w:rsid w:val="00DF6BF1"/>
    <w:rsid w:val="00DF715C"/>
    <w:rsid w:val="00E0071F"/>
    <w:rsid w:val="00E015F4"/>
    <w:rsid w:val="00E019A3"/>
    <w:rsid w:val="00E03F51"/>
    <w:rsid w:val="00E03FEC"/>
    <w:rsid w:val="00E0550E"/>
    <w:rsid w:val="00E05AA2"/>
    <w:rsid w:val="00E06764"/>
    <w:rsid w:val="00E06820"/>
    <w:rsid w:val="00E068D4"/>
    <w:rsid w:val="00E07EDA"/>
    <w:rsid w:val="00E07F46"/>
    <w:rsid w:val="00E104F7"/>
    <w:rsid w:val="00E10539"/>
    <w:rsid w:val="00E10B40"/>
    <w:rsid w:val="00E10F51"/>
    <w:rsid w:val="00E1103D"/>
    <w:rsid w:val="00E1149E"/>
    <w:rsid w:val="00E11920"/>
    <w:rsid w:val="00E11EC0"/>
    <w:rsid w:val="00E1201E"/>
    <w:rsid w:val="00E121FB"/>
    <w:rsid w:val="00E12D02"/>
    <w:rsid w:val="00E12E65"/>
    <w:rsid w:val="00E1381E"/>
    <w:rsid w:val="00E143BD"/>
    <w:rsid w:val="00E14914"/>
    <w:rsid w:val="00E16D6C"/>
    <w:rsid w:val="00E17257"/>
    <w:rsid w:val="00E212E0"/>
    <w:rsid w:val="00E2256A"/>
    <w:rsid w:val="00E229FC"/>
    <w:rsid w:val="00E22DA5"/>
    <w:rsid w:val="00E2312A"/>
    <w:rsid w:val="00E23C29"/>
    <w:rsid w:val="00E23DBA"/>
    <w:rsid w:val="00E24246"/>
    <w:rsid w:val="00E271ED"/>
    <w:rsid w:val="00E27752"/>
    <w:rsid w:val="00E306C3"/>
    <w:rsid w:val="00E30DCC"/>
    <w:rsid w:val="00E31B81"/>
    <w:rsid w:val="00E31C02"/>
    <w:rsid w:val="00E32F6F"/>
    <w:rsid w:val="00E33C58"/>
    <w:rsid w:val="00E33E31"/>
    <w:rsid w:val="00E3412E"/>
    <w:rsid w:val="00E34278"/>
    <w:rsid w:val="00E346F3"/>
    <w:rsid w:val="00E34BBE"/>
    <w:rsid w:val="00E34DE2"/>
    <w:rsid w:val="00E35197"/>
    <w:rsid w:val="00E353E6"/>
    <w:rsid w:val="00E356DA"/>
    <w:rsid w:val="00E35738"/>
    <w:rsid w:val="00E362A2"/>
    <w:rsid w:val="00E36719"/>
    <w:rsid w:val="00E3707B"/>
    <w:rsid w:val="00E40410"/>
    <w:rsid w:val="00E40A6B"/>
    <w:rsid w:val="00E41751"/>
    <w:rsid w:val="00E4304A"/>
    <w:rsid w:val="00E4463F"/>
    <w:rsid w:val="00E44DFB"/>
    <w:rsid w:val="00E458AB"/>
    <w:rsid w:val="00E47588"/>
    <w:rsid w:val="00E475CF"/>
    <w:rsid w:val="00E501AE"/>
    <w:rsid w:val="00E501B2"/>
    <w:rsid w:val="00E50551"/>
    <w:rsid w:val="00E50A84"/>
    <w:rsid w:val="00E512C7"/>
    <w:rsid w:val="00E51505"/>
    <w:rsid w:val="00E51BC6"/>
    <w:rsid w:val="00E51DFA"/>
    <w:rsid w:val="00E51EB4"/>
    <w:rsid w:val="00E53150"/>
    <w:rsid w:val="00E531C4"/>
    <w:rsid w:val="00E53E82"/>
    <w:rsid w:val="00E54516"/>
    <w:rsid w:val="00E545CD"/>
    <w:rsid w:val="00E556C7"/>
    <w:rsid w:val="00E55F61"/>
    <w:rsid w:val="00E5647C"/>
    <w:rsid w:val="00E56BA3"/>
    <w:rsid w:val="00E571D5"/>
    <w:rsid w:val="00E6000E"/>
    <w:rsid w:val="00E60697"/>
    <w:rsid w:val="00E60957"/>
    <w:rsid w:val="00E60BB3"/>
    <w:rsid w:val="00E60E97"/>
    <w:rsid w:val="00E60F56"/>
    <w:rsid w:val="00E61691"/>
    <w:rsid w:val="00E61F05"/>
    <w:rsid w:val="00E6263E"/>
    <w:rsid w:val="00E6493E"/>
    <w:rsid w:val="00E64CE0"/>
    <w:rsid w:val="00E65549"/>
    <w:rsid w:val="00E66D33"/>
    <w:rsid w:val="00E66EEE"/>
    <w:rsid w:val="00E6736C"/>
    <w:rsid w:val="00E67AA3"/>
    <w:rsid w:val="00E70346"/>
    <w:rsid w:val="00E71970"/>
    <w:rsid w:val="00E71CC5"/>
    <w:rsid w:val="00E7249D"/>
    <w:rsid w:val="00E728E0"/>
    <w:rsid w:val="00E733D6"/>
    <w:rsid w:val="00E7342E"/>
    <w:rsid w:val="00E736B4"/>
    <w:rsid w:val="00E74061"/>
    <w:rsid w:val="00E74320"/>
    <w:rsid w:val="00E74A39"/>
    <w:rsid w:val="00E74D7D"/>
    <w:rsid w:val="00E74DE1"/>
    <w:rsid w:val="00E7538C"/>
    <w:rsid w:val="00E7577B"/>
    <w:rsid w:val="00E75D35"/>
    <w:rsid w:val="00E765F8"/>
    <w:rsid w:val="00E8036F"/>
    <w:rsid w:val="00E806A0"/>
    <w:rsid w:val="00E80E97"/>
    <w:rsid w:val="00E810CB"/>
    <w:rsid w:val="00E818BC"/>
    <w:rsid w:val="00E82922"/>
    <w:rsid w:val="00E829F9"/>
    <w:rsid w:val="00E82C57"/>
    <w:rsid w:val="00E84FB1"/>
    <w:rsid w:val="00E84FCC"/>
    <w:rsid w:val="00E850CE"/>
    <w:rsid w:val="00E8602B"/>
    <w:rsid w:val="00E86489"/>
    <w:rsid w:val="00E8680A"/>
    <w:rsid w:val="00E86DD9"/>
    <w:rsid w:val="00E907AC"/>
    <w:rsid w:val="00E90BE1"/>
    <w:rsid w:val="00E910E5"/>
    <w:rsid w:val="00E91B9E"/>
    <w:rsid w:val="00E92BBE"/>
    <w:rsid w:val="00E93759"/>
    <w:rsid w:val="00E93982"/>
    <w:rsid w:val="00E93E65"/>
    <w:rsid w:val="00E943FA"/>
    <w:rsid w:val="00E94E8F"/>
    <w:rsid w:val="00E958DD"/>
    <w:rsid w:val="00E961E7"/>
    <w:rsid w:val="00E968FE"/>
    <w:rsid w:val="00E96E48"/>
    <w:rsid w:val="00EA045C"/>
    <w:rsid w:val="00EA1AE9"/>
    <w:rsid w:val="00EA213E"/>
    <w:rsid w:val="00EA23A5"/>
    <w:rsid w:val="00EA3CA1"/>
    <w:rsid w:val="00EA3DB4"/>
    <w:rsid w:val="00EA55A6"/>
    <w:rsid w:val="00EA5AD1"/>
    <w:rsid w:val="00EA63C7"/>
    <w:rsid w:val="00EA64BE"/>
    <w:rsid w:val="00EA6517"/>
    <w:rsid w:val="00EA7128"/>
    <w:rsid w:val="00EA7D9D"/>
    <w:rsid w:val="00EB0EC3"/>
    <w:rsid w:val="00EB11AB"/>
    <w:rsid w:val="00EB2212"/>
    <w:rsid w:val="00EB2571"/>
    <w:rsid w:val="00EB3D6E"/>
    <w:rsid w:val="00EB3E31"/>
    <w:rsid w:val="00EB4506"/>
    <w:rsid w:val="00EB5AE2"/>
    <w:rsid w:val="00EB5D93"/>
    <w:rsid w:val="00EB7010"/>
    <w:rsid w:val="00EB7FBD"/>
    <w:rsid w:val="00EC12BF"/>
    <w:rsid w:val="00EC148B"/>
    <w:rsid w:val="00EC197D"/>
    <w:rsid w:val="00EC1AB1"/>
    <w:rsid w:val="00EC2178"/>
    <w:rsid w:val="00EC32AC"/>
    <w:rsid w:val="00EC3C1B"/>
    <w:rsid w:val="00EC46BD"/>
    <w:rsid w:val="00EC4848"/>
    <w:rsid w:val="00EC4885"/>
    <w:rsid w:val="00EC50A2"/>
    <w:rsid w:val="00EC590F"/>
    <w:rsid w:val="00EC5F1E"/>
    <w:rsid w:val="00EC65D2"/>
    <w:rsid w:val="00EC6DC5"/>
    <w:rsid w:val="00EC7075"/>
    <w:rsid w:val="00EC7102"/>
    <w:rsid w:val="00EC76DD"/>
    <w:rsid w:val="00ED0C33"/>
    <w:rsid w:val="00ED16B5"/>
    <w:rsid w:val="00ED177C"/>
    <w:rsid w:val="00ED2408"/>
    <w:rsid w:val="00ED2593"/>
    <w:rsid w:val="00ED41ED"/>
    <w:rsid w:val="00ED4507"/>
    <w:rsid w:val="00ED46BA"/>
    <w:rsid w:val="00ED55F2"/>
    <w:rsid w:val="00ED6B93"/>
    <w:rsid w:val="00ED6F19"/>
    <w:rsid w:val="00ED72CD"/>
    <w:rsid w:val="00ED7974"/>
    <w:rsid w:val="00EE0EDB"/>
    <w:rsid w:val="00EE0F2F"/>
    <w:rsid w:val="00EE141F"/>
    <w:rsid w:val="00EE145A"/>
    <w:rsid w:val="00EE156B"/>
    <w:rsid w:val="00EE1865"/>
    <w:rsid w:val="00EE18CD"/>
    <w:rsid w:val="00EE20DD"/>
    <w:rsid w:val="00EE2E29"/>
    <w:rsid w:val="00EE2E4C"/>
    <w:rsid w:val="00EE31B9"/>
    <w:rsid w:val="00EE476C"/>
    <w:rsid w:val="00EE4811"/>
    <w:rsid w:val="00EE496A"/>
    <w:rsid w:val="00EE496B"/>
    <w:rsid w:val="00EE4E8E"/>
    <w:rsid w:val="00EE4F96"/>
    <w:rsid w:val="00EE5695"/>
    <w:rsid w:val="00EE68B1"/>
    <w:rsid w:val="00EE6B00"/>
    <w:rsid w:val="00EF05FF"/>
    <w:rsid w:val="00EF0751"/>
    <w:rsid w:val="00EF0F03"/>
    <w:rsid w:val="00EF1428"/>
    <w:rsid w:val="00EF1845"/>
    <w:rsid w:val="00EF44B2"/>
    <w:rsid w:val="00EF52E8"/>
    <w:rsid w:val="00EF5ADB"/>
    <w:rsid w:val="00EF6066"/>
    <w:rsid w:val="00EF698E"/>
    <w:rsid w:val="00EF7731"/>
    <w:rsid w:val="00EF781D"/>
    <w:rsid w:val="00EF7FA1"/>
    <w:rsid w:val="00F0007F"/>
    <w:rsid w:val="00F004FE"/>
    <w:rsid w:val="00F013DE"/>
    <w:rsid w:val="00F0174A"/>
    <w:rsid w:val="00F0447F"/>
    <w:rsid w:val="00F04740"/>
    <w:rsid w:val="00F04D5B"/>
    <w:rsid w:val="00F05829"/>
    <w:rsid w:val="00F05944"/>
    <w:rsid w:val="00F05B41"/>
    <w:rsid w:val="00F06450"/>
    <w:rsid w:val="00F06FEB"/>
    <w:rsid w:val="00F0768D"/>
    <w:rsid w:val="00F10077"/>
    <w:rsid w:val="00F1015D"/>
    <w:rsid w:val="00F1106A"/>
    <w:rsid w:val="00F11286"/>
    <w:rsid w:val="00F11D8F"/>
    <w:rsid w:val="00F128C7"/>
    <w:rsid w:val="00F13BAA"/>
    <w:rsid w:val="00F1472A"/>
    <w:rsid w:val="00F14BF6"/>
    <w:rsid w:val="00F15E84"/>
    <w:rsid w:val="00F16D99"/>
    <w:rsid w:val="00F16F6A"/>
    <w:rsid w:val="00F17DE4"/>
    <w:rsid w:val="00F204DF"/>
    <w:rsid w:val="00F22984"/>
    <w:rsid w:val="00F22B88"/>
    <w:rsid w:val="00F22E96"/>
    <w:rsid w:val="00F23E5B"/>
    <w:rsid w:val="00F24237"/>
    <w:rsid w:val="00F247D8"/>
    <w:rsid w:val="00F249B3"/>
    <w:rsid w:val="00F25322"/>
    <w:rsid w:val="00F25762"/>
    <w:rsid w:val="00F260C9"/>
    <w:rsid w:val="00F26319"/>
    <w:rsid w:val="00F306EF"/>
    <w:rsid w:val="00F30970"/>
    <w:rsid w:val="00F30C19"/>
    <w:rsid w:val="00F31018"/>
    <w:rsid w:val="00F3195B"/>
    <w:rsid w:val="00F32912"/>
    <w:rsid w:val="00F34DAA"/>
    <w:rsid w:val="00F35176"/>
    <w:rsid w:val="00F35275"/>
    <w:rsid w:val="00F361F5"/>
    <w:rsid w:val="00F361FD"/>
    <w:rsid w:val="00F366D6"/>
    <w:rsid w:val="00F36E91"/>
    <w:rsid w:val="00F372ED"/>
    <w:rsid w:val="00F37929"/>
    <w:rsid w:val="00F37E4D"/>
    <w:rsid w:val="00F41B5F"/>
    <w:rsid w:val="00F421BE"/>
    <w:rsid w:val="00F42802"/>
    <w:rsid w:val="00F4448F"/>
    <w:rsid w:val="00F4476F"/>
    <w:rsid w:val="00F44E2F"/>
    <w:rsid w:val="00F453A0"/>
    <w:rsid w:val="00F45A2F"/>
    <w:rsid w:val="00F467EC"/>
    <w:rsid w:val="00F5049F"/>
    <w:rsid w:val="00F510A8"/>
    <w:rsid w:val="00F51113"/>
    <w:rsid w:val="00F526E8"/>
    <w:rsid w:val="00F5276A"/>
    <w:rsid w:val="00F527A9"/>
    <w:rsid w:val="00F52F62"/>
    <w:rsid w:val="00F53443"/>
    <w:rsid w:val="00F53518"/>
    <w:rsid w:val="00F53BC6"/>
    <w:rsid w:val="00F554A9"/>
    <w:rsid w:val="00F55595"/>
    <w:rsid w:val="00F55FF0"/>
    <w:rsid w:val="00F56247"/>
    <w:rsid w:val="00F566E8"/>
    <w:rsid w:val="00F5689B"/>
    <w:rsid w:val="00F5716E"/>
    <w:rsid w:val="00F579A3"/>
    <w:rsid w:val="00F579CA"/>
    <w:rsid w:val="00F57ED1"/>
    <w:rsid w:val="00F60168"/>
    <w:rsid w:val="00F6025A"/>
    <w:rsid w:val="00F60385"/>
    <w:rsid w:val="00F6039F"/>
    <w:rsid w:val="00F60AEB"/>
    <w:rsid w:val="00F61D46"/>
    <w:rsid w:val="00F62203"/>
    <w:rsid w:val="00F62B24"/>
    <w:rsid w:val="00F6348E"/>
    <w:rsid w:val="00F64294"/>
    <w:rsid w:val="00F64387"/>
    <w:rsid w:val="00F657AA"/>
    <w:rsid w:val="00F659B1"/>
    <w:rsid w:val="00F66F5C"/>
    <w:rsid w:val="00F6745E"/>
    <w:rsid w:val="00F675E8"/>
    <w:rsid w:val="00F67A6A"/>
    <w:rsid w:val="00F71BEA"/>
    <w:rsid w:val="00F72A09"/>
    <w:rsid w:val="00F731AD"/>
    <w:rsid w:val="00F741CE"/>
    <w:rsid w:val="00F747AC"/>
    <w:rsid w:val="00F747C2"/>
    <w:rsid w:val="00F75B0C"/>
    <w:rsid w:val="00F75BFE"/>
    <w:rsid w:val="00F77EA7"/>
    <w:rsid w:val="00F805DD"/>
    <w:rsid w:val="00F806D2"/>
    <w:rsid w:val="00F80E83"/>
    <w:rsid w:val="00F812B9"/>
    <w:rsid w:val="00F81819"/>
    <w:rsid w:val="00F81D71"/>
    <w:rsid w:val="00F82876"/>
    <w:rsid w:val="00F83ECA"/>
    <w:rsid w:val="00F84656"/>
    <w:rsid w:val="00F862B1"/>
    <w:rsid w:val="00F866D9"/>
    <w:rsid w:val="00F86EC9"/>
    <w:rsid w:val="00F87324"/>
    <w:rsid w:val="00F915D8"/>
    <w:rsid w:val="00F922C2"/>
    <w:rsid w:val="00F92A91"/>
    <w:rsid w:val="00F93214"/>
    <w:rsid w:val="00F93D64"/>
    <w:rsid w:val="00F951D2"/>
    <w:rsid w:val="00F96612"/>
    <w:rsid w:val="00F96CF3"/>
    <w:rsid w:val="00F97FC0"/>
    <w:rsid w:val="00FA128A"/>
    <w:rsid w:val="00FA15D6"/>
    <w:rsid w:val="00FA1E71"/>
    <w:rsid w:val="00FA2060"/>
    <w:rsid w:val="00FA20B3"/>
    <w:rsid w:val="00FA28AB"/>
    <w:rsid w:val="00FA3540"/>
    <w:rsid w:val="00FA440A"/>
    <w:rsid w:val="00FA4BC5"/>
    <w:rsid w:val="00FA5A80"/>
    <w:rsid w:val="00FA64D8"/>
    <w:rsid w:val="00FA6DE6"/>
    <w:rsid w:val="00FB048F"/>
    <w:rsid w:val="00FB1BDC"/>
    <w:rsid w:val="00FB2022"/>
    <w:rsid w:val="00FB2218"/>
    <w:rsid w:val="00FB23CA"/>
    <w:rsid w:val="00FB2973"/>
    <w:rsid w:val="00FB2BBD"/>
    <w:rsid w:val="00FB2D3A"/>
    <w:rsid w:val="00FB304E"/>
    <w:rsid w:val="00FB312B"/>
    <w:rsid w:val="00FB3B4E"/>
    <w:rsid w:val="00FB3EDE"/>
    <w:rsid w:val="00FB568A"/>
    <w:rsid w:val="00FB5933"/>
    <w:rsid w:val="00FB5D8B"/>
    <w:rsid w:val="00FB731E"/>
    <w:rsid w:val="00FC02AA"/>
    <w:rsid w:val="00FC0327"/>
    <w:rsid w:val="00FC1426"/>
    <w:rsid w:val="00FC1B94"/>
    <w:rsid w:val="00FC1C3D"/>
    <w:rsid w:val="00FC1EC3"/>
    <w:rsid w:val="00FC2ECF"/>
    <w:rsid w:val="00FC3232"/>
    <w:rsid w:val="00FC3B92"/>
    <w:rsid w:val="00FC3CDF"/>
    <w:rsid w:val="00FC4FEA"/>
    <w:rsid w:val="00FC5719"/>
    <w:rsid w:val="00FC573C"/>
    <w:rsid w:val="00FC7C4B"/>
    <w:rsid w:val="00FC7FA1"/>
    <w:rsid w:val="00FD0333"/>
    <w:rsid w:val="00FD03F9"/>
    <w:rsid w:val="00FD1419"/>
    <w:rsid w:val="00FD3607"/>
    <w:rsid w:val="00FD364C"/>
    <w:rsid w:val="00FD36A2"/>
    <w:rsid w:val="00FD4092"/>
    <w:rsid w:val="00FD54C4"/>
    <w:rsid w:val="00FD58F1"/>
    <w:rsid w:val="00FD5D01"/>
    <w:rsid w:val="00FD5F8C"/>
    <w:rsid w:val="00FD6208"/>
    <w:rsid w:val="00FD6680"/>
    <w:rsid w:val="00FD6711"/>
    <w:rsid w:val="00FD7542"/>
    <w:rsid w:val="00FD784D"/>
    <w:rsid w:val="00FD7C0B"/>
    <w:rsid w:val="00FE034F"/>
    <w:rsid w:val="00FE0597"/>
    <w:rsid w:val="00FE0A85"/>
    <w:rsid w:val="00FE1471"/>
    <w:rsid w:val="00FE159D"/>
    <w:rsid w:val="00FE1816"/>
    <w:rsid w:val="00FE1C22"/>
    <w:rsid w:val="00FE3F15"/>
    <w:rsid w:val="00FE43EF"/>
    <w:rsid w:val="00FE4413"/>
    <w:rsid w:val="00FE4CC6"/>
    <w:rsid w:val="00FE4D60"/>
    <w:rsid w:val="00FE4FDF"/>
    <w:rsid w:val="00FE7C4F"/>
    <w:rsid w:val="00FF0105"/>
    <w:rsid w:val="00FF1115"/>
    <w:rsid w:val="00FF22A0"/>
    <w:rsid w:val="00FF2A7B"/>
    <w:rsid w:val="00FF422A"/>
    <w:rsid w:val="00FF5CBA"/>
    <w:rsid w:val="00FF5F11"/>
    <w:rsid w:val="00FF6CC7"/>
    <w:rsid w:val="010D326E"/>
    <w:rsid w:val="014E8179"/>
    <w:rsid w:val="018FE823"/>
    <w:rsid w:val="01913C25"/>
    <w:rsid w:val="0195FAF8"/>
    <w:rsid w:val="01A4396E"/>
    <w:rsid w:val="0223C0C8"/>
    <w:rsid w:val="0241723D"/>
    <w:rsid w:val="024BA452"/>
    <w:rsid w:val="026E359F"/>
    <w:rsid w:val="0282015E"/>
    <w:rsid w:val="02A48107"/>
    <w:rsid w:val="02AB5346"/>
    <w:rsid w:val="02CCA5F3"/>
    <w:rsid w:val="02D7A2A3"/>
    <w:rsid w:val="030A0044"/>
    <w:rsid w:val="03226082"/>
    <w:rsid w:val="0372C0B1"/>
    <w:rsid w:val="0395FE65"/>
    <w:rsid w:val="03D0AE1B"/>
    <w:rsid w:val="03E3A7D5"/>
    <w:rsid w:val="03E64F25"/>
    <w:rsid w:val="03EA03A6"/>
    <w:rsid w:val="03ECD76C"/>
    <w:rsid w:val="03F3DCA7"/>
    <w:rsid w:val="041FC544"/>
    <w:rsid w:val="042DCB89"/>
    <w:rsid w:val="044BB106"/>
    <w:rsid w:val="045FBC40"/>
    <w:rsid w:val="0473AAD0"/>
    <w:rsid w:val="04BA5410"/>
    <w:rsid w:val="04D78EEF"/>
    <w:rsid w:val="04E4CA26"/>
    <w:rsid w:val="05126691"/>
    <w:rsid w:val="052821E9"/>
    <w:rsid w:val="05327FC1"/>
    <w:rsid w:val="0536139E"/>
    <w:rsid w:val="054116F0"/>
    <w:rsid w:val="05734044"/>
    <w:rsid w:val="058509D8"/>
    <w:rsid w:val="05987639"/>
    <w:rsid w:val="05D1B177"/>
    <w:rsid w:val="05D9AEAD"/>
    <w:rsid w:val="05FB0C7F"/>
    <w:rsid w:val="060A22B1"/>
    <w:rsid w:val="060A68D8"/>
    <w:rsid w:val="0614B877"/>
    <w:rsid w:val="061D0FE3"/>
    <w:rsid w:val="061EAA9D"/>
    <w:rsid w:val="0630A01D"/>
    <w:rsid w:val="063B0D69"/>
    <w:rsid w:val="064A0245"/>
    <w:rsid w:val="065BDFC1"/>
    <w:rsid w:val="067AE93E"/>
    <w:rsid w:val="06D8E708"/>
    <w:rsid w:val="06E37324"/>
    <w:rsid w:val="0701438F"/>
    <w:rsid w:val="07055A33"/>
    <w:rsid w:val="074EAF37"/>
    <w:rsid w:val="07529F67"/>
    <w:rsid w:val="0753EDF0"/>
    <w:rsid w:val="0762BCCB"/>
    <w:rsid w:val="076DEA40"/>
    <w:rsid w:val="0775D94B"/>
    <w:rsid w:val="07806430"/>
    <w:rsid w:val="079A5CE2"/>
    <w:rsid w:val="07A3552C"/>
    <w:rsid w:val="07A9B5EE"/>
    <w:rsid w:val="07AED0B2"/>
    <w:rsid w:val="07C46ECA"/>
    <w:rsid w:val="07F46C73"/>
    <w:rsid w:val="07FD1500"/>
    <w:rsid w:val="08092B76"/>
    <w:rsid w:val="081E3970"/>
    <w:rsid w:val="08261A36"/>
    <w:rsid w:val="0827FD84"/>
    <w:rsid w:val="08307AE6"/>
    <w:rsid w:val="0861E70E"/>
    <w:rsid w:val="0867FEFA"/>
    <w:rsid w:val="0870BD17"/>
    <w:rsid w:val="08875F73"/>
    <w:rsid w:val="08A044AC"/>
    <w:rsid w:val="08C27371"/>
    <w:rsid w:val="08DCC52C"/>
    <w:rsid w:val="08DF2CEE"/>
    <w:rsid w:val="08E6B19F"/>
    <w:rsid w:val="08FD36FE"/>
    <w:rsid w:val="093568C0"/>
    <w:rsid w:val="095DBA2C"/>
    <w:rsid w:val="096EECDD"/>
    <w:rsid w:val="09781FEA"/>
    <w:rsid w:val="097DB373"/>
    <w:rsid w:val="098E80E0"/>
    <w:rsid w:val="098EF6DE"/>
    <w:rsid w:val="09B44646"/>
    <w:rsid w:val="09CB0154"/>
    <w:rsid w:val="0A0B695B"/>
    <w:rsid w:val="0A250796"/>
    <w:rsid w:val="0A3BDB0E"/>
    <w:rsid w:val="0A8711E3"/>
    <w:rsid w:val="0AD5156E"/>
    <w:rsid w:val="0AE0C12D"/>
    <w:rsid w:val="0AF1689C"/>
    <w:rsid w:val="0B049945"/>
    <w:rsid w:val="0B0E3785"/>
    <w:rsid w:val="0B1AAE50"/>
    <w:rsid w:val="0B1BE8A4"/>
    <w:rsid w:val="0B1E4CB0"/>
    <w:rsid w:val="0B2E1D79"/>
    <w:rsid w:val="0B3432FF"/>
    <w:rsid w:val="0B60ED9D"/>
    <w:rsid w:val="0B76C7B8"/>
    <w:rsid w:val="0BAAB3EB"/>
    <w:rsid w:val="0BB9DB57"/>
    <w:rsid w:val="0BE364FF"/>
    <w:rsid w:val="0BE43500"/>
    <w:rsid w:val="0BE44116"/>
    <w:rsid w:val="0BE49833"/>
    <w:rsid w:val="0C4A6E5C"/>
    <w:rsid w:val="0C5C3B09"/>
    <w:rsid w:val="0C68ED3C"/>
    <w:rsid w:val="0CA8CAA2"/>
    <w:rsid w:val="0CADDE1C"/>
    <w:rsid w:val="0CBE702F"/>
    <w:rsid w:val="0CBF0391"/>
    <w:rsid w:val="0CC15669"/>
    <w:rsid w:val="0CD4434A"/>
    <w:rsid w:val="0CD8BC45"/>
    <w:rsid w:val="0CE618B0"/>
    <w:rsid w:val="0CEF7F12"/>
    <w:rsid w:val="0D192B2A"/>
    <w:rsid w:val="0D1B60F6"/>
    <w:rsid w:val="0D6F2EE5"/>
    <w:rsid w:val="0D8EE893"/>
    <w:rsid w:val="0DD94232"/>
    <w:rsid w:val="0DDD59AA"/>
    <w:rsid w:val="0DDF74BC"/>
    <w:rsid w:val="0DE65E74"/>
    <w:rsid w:val="0E3944D2"/>
    <w:rsid w:val="0E7D7EA8"/>
    <w:rsid w:val="0E8578A8"/>
    <w:rsid w:val="0E94DB3B"/>
    <w:rsid w:val="0EA64D76"/>
    <w:rsid w:val="0EA7A9CF"/>
    <w:rsid w:val="0EE0A3FA"/>
    <w:rsid w:val="0EEAF77B"/>
    <w:rsid w:val="0EEB23D5"/>
    <w:rsid w:val="0EF0F761"/>
    <w:rsid w:val="0F036E76"/>
    <w:rsid w:val="0F23DB70"/>
    <w:rsid w:val="0F572A87"/>
    <w:rsid w:val="0F6DBC86"/>
    <w:rsid w:val="0F9E7D68"/>
    <w:rsid w:val="0FB9BCBA"/>
    <w:rsid w:val="0FBB4EF7"/>
    <w:rsid w:val="0FC009AF"/>
    <w:rsid w:val="0FD356B6"/>
    <w:rsid w:val="0FF83611"/>
    <w:rsid w:val="10165618"/>
    <w:rsid w:val="1025BDA5"/>
    <w:rsid w:val="102BC2D3"/>
    <w:rsid w:val="1036264F"/>
    <w:rsid w:val="104D6BE4"/>
    <w:rsid w:val="105EBCC0"/>
    <w:rsid w:val="1062E0B9"/>
    <w:rsid w:val="108D8329"/>
    <w:rsid w:val="1095F19B"/>
    <w:rsid w:val="10AEB143"/>
    <w:rsid w:val="10B34ACA"/>
    <w:rsid w:val="10C8A621"/>
    <w:rsid w:val="110C9D0E"/>
    <w:rsid w:val="11377EF8"/>
    <w:rsid w:val="113A0180"/>
    <w:rsid w:val="113A7AB2"/>
    <w:rsid w:val="116BBFCF"/>
    <w:rsid w:val="1174814D"/>
    <w:rsid w:val="11782282"/>
    <w:rsid w:val="11858A90"/>
    <w:rsid w:val="118DA703"/>
    <w:rsid w:val="119E7207"/>
    <w:rsid w:val="11B63803"/>
    <w:rsid w:val="11C833D6"/>
    <w:rsid w:val="11CC6A6B"/>
    <w:rsid w:val="11F07434"/>
    <w:rsid w:val="11FC999F"/>
    <w:rsid w:val="11FE2ADD"/>
    <w:rsid w:val="1205185A"/>
    <w:rsid w:val="121E9694"/>
    <w:rsid w:val="12349B2C"/>
    <w:rsid w:val="123BC0B1"/>
    <w:rsid w:val="124EDF88"/>
    <w:rsid w:val="125F63F9"/>
    <w:rsid w:val="12E77081"/>
    <w:rsid w:val="1304A990"/>
    <w:rsid w:val="131FFE87"/>
    <w:rsid w:val="1359FD62"/>
    <w:rsid w:val="1366A7EE"/>
    <w:rsid w:val="138CADA0"/>
    <w:rsid w:val="139D3227"/>
    <w:rsid w:val="13C2A894"/>
    <w:rsid w:val="13F4B791"/>
    <w:rsid w:val="142683A9"/>
    <w:rsid w:val="1444D19C"/>
    <w:rsid w:val="146191C5"/>
    <w:rsid w:val="1471D4C6"/>
    <w:rsid w:val="147367B6"/>
    <w:rsid w:val="14A3C077"/>
    <w:rsid w:val="14BEB512"/>
    <w:rsid w:val="14EBF0D0"/>
    <w:rsid w:val="14F83E89"/>
    <w:rsid w:val="14FACBC1"/>
    <w:rsid w:val="1510328F"/>
    <w:rsid w:val="1511DEDD"/>
    <w:rsid w:val="1518BF88"/>
    <w:rsid w:val="15354DEB"/>
    <w:rsid w:val="154A4281"/>
    <w:rsid w:val="1558646E"/>
    <w:rsid w:val="15780877"/>
    <w:rsid w:val="157CD144"/>
    <w:rsid w:val="1580540E"/>
    <w:rsid w:val="15999884"/>
    <w:rsid w:val="15CA3CD1"/>
    <w:rsid w:val="15F0A879"/>
    <w:rsid w:val="15FD3761"/>
    <w:rsid w:val="1635F1C3"/>
    <w:rsid w:val="1643FD4C"/>
    <w:rsid w:val="165577C3"/>
    <w:rsid w:val="167EB26B"/>
    <w:rsid w:val="168CE86D"/>
    <w:rsid w:val="16D19B96"/>
    <w:rsid w:val="16E414FA"/>
    <w:rsid w:val="16EF1EE6"/>
    <w:rsid w:val="16F5F2D2"/>
    <w:rsid w:val="16F7A336"/>
    <w:rsid w:val="174A832E"/>
    <w:rsid w:val="179A53CF"/>
    <w:rsid w:val="17B819A1"/>
    <w:rsid w:val="17E21CFA"/>
    <w:rsid w:val="17E7D117"/>
    <w:rsid w:val="17E82643"/>
    <w:rsid w:val="18179022"/>
    <w:rsid w:val="1851CF17"/>
    <w:rsid w:val="1852EFD1"/>
    <w:rsid w:val="185EDDB2"/>
    <w:rsid w:val="18717C85"/>
    <w:rsid w:val="18D188AB"/>
    <w:rsid w:val="18E23513"/>
    <w:rsid w:val="18EDD0BF"/>
    <w:rsid w:val="1947626A"/>
    <w:rsid w:val="1949E1C8"/>
    <w:rsid w:val="195553B1"/>
    <w:rsid w:val="19657A8F"/>
    <w:rsid w:val="19756BF4"/>
    <w:rsid w:val="19920066"/>
    <w:rsid w:val="19A5830C"/>
    <w:rsid w:val="19B308E4"/>
    <w:rsid w:val="19C7E4F7"/>
    <w:rsid w:val="1A07BAD4"/>
    <w:rsid w:val="1A0A8720"/>
    <w:rsid w:val="1A193619"/>
    <w:rsid w:val="1A2EBCF4"/>
    <w:rsid w:val="1A55CAED"/>
    <w:rsid w:val="1A6067E8"/>
    <w:rsid w:val="1A68E7B6"/>
    <w:rsid w:val="1A7C63F6"/>
    <w:rsid w:val="1A9F9E69"/>
    <w:rsid w:val="1AC78B6B"/>
    <w:rsid w:val="1ADF3E40"/>
    <w:rsid w:val="1AF7CBF7"/>
    <w:rsid w:val="1B279170"/>
    <w:rsid w:val="1B2E8807"/>
    <w:rsid w:val="1B46C862"/>
    <w:rsid w:val="1B708BDD"/>
    <w:rsid w:val="1BA4A2DF"/>
    <w:rsid w:val="1BC2BAE8"/>
    <w:rsid w:val="1BD28E10"/>
    <w:rsid w:val="1BE9A783"/>
    <w:rsid w:val="1BF48C03"/>
    <w:rsid w:val="1BFE02FA"/>
    <w:rsid w:val="1C076B34"/>
    <w:rsid w:val="1C1E6595"/>
    <w:rsid w:val="1C2DE7E0"/>
    <w:rsid w:val="1C4C8F07"/>
    <w:rsid w:val="1C7E6013"/>
    <w:rsid w:val="1C8B5C1A"/>
    <w:rsid w:val="1C934458"/>
    <w:rsid w:val="1CB9A4D5"/>
    <w:rsid w:val="1CD5CC87"/>
    <w:rsid w:val="1CDA67D0"/>
    <w:rsid w:val="1CDC58F7"/>
    <w:rsid w:val="1CF22CF4"/>
    <w:rsid w:val="1CFA0C5D"/>
    <w:rsid w:val="1CFDFD96"/>
    <w:rsid w:val="1D23A482"/>
    <w:rsid w:val="1D3D144F"/>
    <w:rsid w:val="1D6C5EEA"/>
    <w:rsid w:val="1D8107A0"/>
    <w:rsid w:val="1DD81D45"/>
    <w:rsid w:val="1DDDB593"/>
    <w:rsid w:val="1DE85804"/>
    <w:rsid w:val="1DFAD0C6"/>
    <w:rsid w:val="1E092005"/>
    <w:rsid w:val="1E09D654"/>
    <w:rsid w:val="1E195E75"/>
    <w:rsid w:val="1E69F18B"/>
    <w:rsid w:val="1E77EDCE"/>
    <w:rsid w:val="1E85651F"/>
    <w:rsid w:val="1E8AAF23"/>
    <w:rsid w:val="1EA852C3"/>
    <w:rsid w:val="1EB73F19"/>
    <w:rsid w:val="1EE53DEA"/>
    <w:rsid w:val="1EEE7542"/>
    <w:rsid w:val="1F302CD1"/>
    <w:rsid w:val="1F3C5176"/>
    <w:rsid w:val="1F5D691C"/>
    <w:rsid w:val="1F64B900"/>
    <w:rsid w:val="1F6D1769"/>
    <w:rsid w:val="1F98029A"/>
    <w:rsid w:val="1F9C924C"/>
    <w:rsid w:val="1FA4A6C0"/>
    <w:rsid w:val="1FA741D5"/>
    <w:rsid w:val="1FA7CDA4"/>
    <w:rsid w:val="1FB4F63B"/>
    <w:rsid w:val="1FC46AB2"/>
    <w:rsid w:val="1FD0C7F3"/>
    <w:rsid w:val="1FDD8941"/>
    <w:rsid w:val="1FED7CE5"/>
    <w:rsid w:val="1FF5FB4D"/>
    <w:rsid w:val="200FBB68"/>
    <w:rsid w:val="2019A7DF"/>
    <w:rsid w:val="2058F72C"/>
    <w:rsid w:val="208506FE"/>
    <w:rsid w:val="20910066"/>
    <w:rsid w:val="20C2795E"/>
    <w:rsid w:val="20C7DDC5"/>
    <w:rsid w:val="20EEB56A"/>
    <w:rsid w:val="20FAF141"/>
    <w:rsid w:val="210AA035"/>
    <w:rsid w:val="210BB9DD"/>
    <w:rsid w:val="212223F7"/>
    <w:rsid w:val="215983A1"/>
    <w:rsid w:val="21671F59"/>
    <w:rsid w:val="217EFAFF"/>
    <w:rsid w:val="2181D2F4"/>
    <w:rsid w:val="2184B384"/>
    <w:rsid w:val="2197D003"/>
    <w:rsid w:val="2237EEFF"/>
    <w:rsid w:val="224B4C5E"/>
    <w:rsid w:val="22704049"/>
    <w:rsid w:val="227176DB"/>
    <w:rsid w:val="227A40CF"/>
    <w:rsid w:val="227DCDAA"/>
    <w:rsid w:val="2286D1AB"/>
    <w:rsid w:val="22BBC3F5"/>
    <w:rsid w:val="22BC3659"/>
    <w:rsid w:val="22C9EAAC"/>
    <w:rsid w:val="22DAF2E1"/>
    <w:rsid w:val="22FC69A9"/>
    <w:rsid w:val="23052031"/>
    <w:rsid w:val="230558FE"/>
    <w:rsid w:val="232B6A8F"/>
    <w:rsid w:val="2344E14A"/>
    <w:rsid w:val="234AD115"/>
    <w:rsid w:val="2355B127"/>
    <w:rsid w:val="235792DB"/>
    <w:rsid w:val="235D723F"/>
    <w:rsid w:val="23644CDC"/>
    <w:rsid w:val="2386A794"/>
    <w:rsid w:val="239C7027"/>
    <w:rsid w:val="2410EE90"/>
    <w:rsid w:val="241F3192"/>
    <w:rsid w:val="242D9489"/>
    <w:rsid w:val="2446F073"/>
    <w:rsid w:val="2448D8F9"/>
    <w:rsid w:val="24889ADD"/>
    <w:rsid w:val="24B635F5"/>
    <w:rsid w:val="24DD74D0"/>
    <w:rsid w:val="251AA055"/>
    <w:rsid w:val="252785D0"/>
    <w:rsid w:val="256FF67D"/>
    <w:rsid w:val="2574DA4D"/>
    <w:rsid w:val="25910CE1"/>
    <w:rsid w:val="25A5CDAF"/>
    <w:rsid w:val="25BE19DE"/>
    <w:rsid w:val="25C8A5A3"/>
    <w:rsid w:val="25EA969A"/>
    <w:rsid w:val="265565BE"/>
    <w:rsid w:val="2658FA48"/>
    <w:rsid w:val="2664FE4C"/>
    <w:rsid w:val="26690CD6"/>
    <w:rsid w:val="2680BFF1"/>
    <w:rsid w:val="26984518"/>
    <w:rsid w:val="26A15008"/>
    <w:rsid w:val="26A66FA0"/>
    <w:rsid w:val="26BADD2C"/>
    <w:rsid w:val="26DE0388"/>
    <w:rsid w:val="271685F9"/>
    <w:rsid w:val="271EE2FD"/>
    <w:rsid w:val="2771BAF1"/>
    <w:rsid w:val="2785D0A3"/>
    <w:rsid w:val="27A166DF"/>
    <w:rsid w:val="27C0B000"/>
    <w:rsid w:val="27EDCCBD"/>
    <w:rsid w:val="27EF6295"/>
    <w:rsid w:val="27F68E60"/>
    <w:rsid w:val="2814EFCB"/>
    <w:rsid w:val="2821BCBA"/>
    <w:rsid w:val="2831CA89"/>
    <w:rsid w:val="2833E42A"/>
    <w:rsid w:val="284CCC22"/>
    <w:rsid w:val="28672425"/>
    <w:rsid w:val="2890BC30"/>
    <w:rsid w:val="289767AD"/>
    <w:rsid w:val="28B73D83"/>
    <w:rsid w:val="28B899ED"/>
    <w:rsid w:val="28D3A329"/>
    <w:rsid w:val="28ECB1C0"/>
    <w:rsid w:val="28F3C4CF"/>
    <w:rsid w:val="28FAC938"/>
    <w:rsid w:val="29421DD2"/>
    <w:rsid w:val="294AA1E8"/>
    <w:rsid w:val="29785C6E"/>
    <w:rsid w:val="29A54C66"/>
    <w:rsid w:val="29CF6E69"/>
    <w:rsid w:val="29F3BB63"/>
    <w:rsid w:val="2A1D77BE"/>
    <w:rsid w:val="2A552B5E"/>
    <w:rsid w:val="2AA5EB9A"/>
    <w:rsid w:val="2AAD55C5"/>
    <w:rsid w:val="2AD473C8"/>
    <w:rsid w:val="2AD866EB"/>
    <w:rsid w:val="2ADF7EAD"/>
    <w:rsid w:val="2AE8B917"/>
    <w:rsid w:val="2AFFA669"/>
    <w:rsid w:val="2B451D6E"/>
    <w:rsid w:val="2B6BD228"/>
    <w:rsid w:val="2B800AE6"/>
    <w:rsid w:val="2BA45855"/>
    <w:rsid w:val="2BB76784"/>
    <w:rsid w:val="2BC75AE8"/>
    <w:rsid w:val="2C1A2C91"/>
    <w:rsid w:val="2C34DE0C"/>
    <w:rsid w:val="2C671578"/>
    <w:rsid w:val="2C77486D"/>
    <w:rsid w:val="2C9E00F5"/>
    <w:rsid w:val="2CA756AC"/>
    <w:rsid w:val="2CD8EAB4"/>
    <w:rsid w:val="2CE0D97B"/>
    <w:rsid w:val="2CE6588E"/>
    <w:rsid w:val="2CFCC70E"/>
    <w:rsid w:val="2CFF9994"/>
    <w:rsid w:val="2D177580"/>
    <w:rsid w:val="2D317C12"/>
    <w:rsid w:val="2D7BBA51"/>
    <w:rsid w:val="2D86248A"/>
    <w:rsid w:val="2DE1135F"/>
    <w:rsid w:val="2E105ABD"/>
    <w:rsid w:val="2E1E226E"/>
    <w:rsid w:val="2E29EA30"/>
    <w:rsid w:val="2E44D3D9"/>
    <w:rsid w:val="2E472BAC"/>
    <w:rsid w:val="2E4753B0"/>
    <w:rsid w:val="2E4F7C5A"/>
    <w:rsid w:val="2E50BF9F"/>
    <w:rsid w:val="2E6E72C0"/>
    <w:rsid w:val="2E6FEC6E"/>
    <w:rsid w:val="2E77344A"/>
    <w:rsid w:val="2E950C45"/>
    <w:rsid w:val="2E9F72B8"/>
    <w:rsid w:val="2EAD8993"/>
    <w:rsid w:val="2EB41684"/>
    <w:rsid w:val="2F10E1BE"/>
    <w:rsid w:val="2F13CDEC"/>
    <w:rsid w:val="2F1B0A5E"/>
    <w:rsid w:val="2F646979"/>
    <w:rsid w:val="2F6659FB"/>
    <w:rsid w:val="2F6C96E4"/>
    <w:rsid w:val="2F8CF1B9"/>
    <w:rsid w:val="2FAACEDF"/>
    <w:rsid w:val="2FDBCA55"/>
    <w:rsid w:val="2FDDDE36"/>
    <w:rsid w:val="30097568"/>
    <w:rsid w:val="300D489D"/>
    <w:rsid w:val="300E7859"/>
    <w:rsid w:val="301C0ED1"/>
    <w:rsid w:val="302F5CE7"/>
    <w:rsid w:val="303A4465"/>
    <w:rsid w:val="303EAAC7"/>
    <w:rsid w:val="30467C26"/>
    <w:rsid w:val="3078A89C"/>
    <w:rsid w:val="307B9C43"/>
    <w:rsid w:val="30887FC4"/>
    <w:rsid w:val="308BDA44"/>
    <w:rsid w:val="30A5ED49"/>
    <w:rsid w:val="30B1E6E6"/>
    <w:rsid w:val="30BC5BB8"/>
    <w:rsid w:val="30EE5974"/>
    <w:rsid w:val="3119AE1D"/>
    <w:rsid w:val="31214279"/>
    <w:rsid w:val="3129528D"/>
    <w:rsid w:val="312A8FF8"/>
    <w:rsid w:val="31331CC3"/>
    <w:rsid w:val="313532DB"/>
    <w:rsid w:val="3139DE19"/>
    <w:rsid w:val="31578C98"/>
    <w:rsid w:val="3157FF68"/>
    <w:rsid w:val="31862A5F"/>
    <w:rsid w:val="318D4BEA"/>
    <w:rsid w:val="31EC02CC"/>
    <w:rsid w:val="31FFDBA8"/>
    <w:rsid w:val="320E2338"/>
    <w:rsid w:val="32604716"/>
    <w:rsid w:val="328CCABC"/>
    <w:rsid w:val="32912053"/>
    <w:rsid w:val="329E51F9"/>
    <w:rsid w:val="32B219D7"/>
    <w:rsid w:val="32B35F3F"/>
    <w:rsid w:val="32CCB7B1"/>
    <w:rsid w:val="32E803E0"/>
    <w:rsid w:val="32F414DE"/>
    <w:rsid w:val="3308B05D"/>
    <w:rsid w:val="33390103"/>
    <w:rsid w:val="333B2223"/>
    <w:rsid w:val="334B99A3"/>
    <w:rsid w:val="334CE0EE"/>
    <w:rsid w:val="336307A8"/>
    <w:rsid w:val="33633879"/>
    <w:rsid w:val="3367E020"/>
    <w:rsid w:val="338D3628"/>
    <w:rsid w:val="33BD6A65"/>
    <w:rsid w:val="33C636D1"/>
    <w:rsid w:val="33E8A10E"/>
    <w:rsid w:val="340D9041"/>
    <w:rsid w:val="341E2B2E"/>
    <w:rsid w:val="3433A797"/>
    <w:rsid w:val="343B9832"/>
    <w:rsid w:val="344CA139"/>
    <w:rsid w:val="3460F94F"/>
    <w:rsid w:val="3471498A"/>
    <w:rsid w:val="347B89FF"/>
    <w:rsid w:val="34B39E5B"/>
    <w:rsid w:val="34B4120E"/>
    <w:rsid w:val="34C1F09A"/>
    <w:rsid w:val="34E0CC65"/>
    <w:rsid w:val="34FC58CC"/>
    <w:rsid w:val="351734EC"/>
    <w:rsid w:val="358DCED1"/>
    <w:rsid w:val="359CD1D9"/>
    <w:rsid w:val="35A82CB0"/>
    <w:rsid w:val="35FA47F1"/>
    <w:rsid w:val="360621EC"/>
    <w:rsid w:val="36174B01"/>
    <w:rsid w:val="36675B79"/>
    <w:rsid w:val="367C04DF"/>
    <w:rsid w:val="36ACBC22"/>
    <w:rsid w:val="36C2F158"/>
    <w:rsid w:val="36DAC9DB"/>
    <w:rsid w:val="36EC8E75"/>
    <w:rsid w:val="36F665CF"/>
    <w:rsid w:val="370A2029"/>
    <w:rsid w:val="370BAF6E"/>
    <w:rsid w:val="372E127C"/>
    <w:rsid w:val="372E45A2"/>
    <w:rsid w:val="377ADB67"/>
    <w:rsid w:val="3786A42E"/>
    <w:rsid w:val="37B79266"/>
    <w:rsid w:val="37BCB37D"/>
    <w:rsid w:val="37D59F3F"/>
    <w:rsid w:val="37DCE870"/>
    <w:rsid w:val="37E108EE"/>
    <w:rsid w:val="37EA181D"/>
    <w:rsid w:val="380B7F71"/>
    <w:rsid w:val="381EFD4A"/>
    <w:rsid w:val="38249731"/>
    <w:rsid w:val="382CE255"/>
    <w:rsid w:val="38317172"/>
    <w:rsid w:val="3831B21D"/>
    <w:rsid w:val="383C3B8E"/>
    <w:rsid w:val="3840752C"/>
    <w:rsid w:val="38545FC5"/>
    <w:rsid w:val="38563412"/>
    <w:rsid w:val="38827EB7"/>
    <w:rsid w:val="38920BD6"/>
    <w:rsid w:val="389B57E4"/>
    <w:rsid w:val="389C6FF0"/>
    <w:rsid w:val="38A22109"/>
    <w:rsid w:val="38C47491"/>
    <w:rsid w:val="38DFE7AB"/>
    <w:rsid w:val="39140518"/>
    <w:rsid w:val="39158E78"/>
    <w:rsid w:val="391D058A"/>
    <w:rsid w:val="394495C9"/>
    <w:rsid w:val="3969A0AD"/>
    <w:rsid w:val="39747C11"/>
    <w:rsid w:val="399FFEF8"/>
    <w:rsid w:val="39AC86C1"/>
    <w:rsid w:val="39C50F7E"/>
    <w:rsid w:val="39EC28EA"/>
    <w:rsid w:val="39FF19E9"/>
    <w:rsid w:val="3A4E601D"/>
    <w:rsid w:val="3A5DC241"/>
    <w:rsid w:val="3A7143B6"/>
    <w:rsid w:val="3AA81E22"/>
    <w:rsid w:val="3ABD336C"/>
    <w:rsid w:val="3AD175AD"/>
    <w:rsid w:val="3AD3FE45"/>
    <w:rsid w:val="3B8B6F8B"/>
    <w:rsid w:val="3B8BCF0E"/>
    <w:rsid w:val="3B93A5F6"/>
    <w:rsid w:val="3B9805B9"/>
    <w:rsid w:val="3BA5C2D0"/>
    <w:rsid w:val="3BA907C1"/>
    <w:rsid w:val="3BD2C560"/>
    <w:rsid w:val="3C013CF6"/>
    <w:rsid w:val="3C1A9B47"/>
    <w:rsid w:val="3C256423"/>
    <w:rsid w:val="3C5AEBF7"/>
    <w:rsid w:val="3C7CF792"/>
    <w:rsid w:val="3C7D9C2D"/>
    <w:rsid w:val="3CB92A7A"/>
    <w:rsid w:val="3CD9F4DE"/>
    <w:rsid w:val="3CDA7F5A"/>
    <w:rsid w:val="3CDEEE6D"/>
    <w:rsid w:val="3CFA6E30"/>
    <w:rsid w:val="3D55C6D7"/>
    <w:rsid w:val="3D62759A"/>
    <w:rsid w:val="3D675ED0"/>
    <w:rsid w:val="3D7B96BA"/>
    <w:rsid w:val="3DA113A8"/>
    <w:rsid w:val="3DA85063"/>
    <w:rsid w:val="3DBD5C11"/>
    <w:rsid w:val="3DC6ABC7"/>
    <w:rsid w:val="3DC980EB"/>
    <w:rsid w:val="3DF2CA3A"/>
    <w:rsid w:val="3E0C2B62"/>
    <w:rsid w:val="3E26A5DE"/>
    <w:rsid w:val="3E271744"/>
    <w:rsid w:val="3E5CDE44"/>
    <w:rsid w:val="3E615334"/>
    <w:rsid w:val="3E708623"/>
    <w:rsid w:val="3E737474"/>
    <w:rsid w:val="3E8A9DC0"/>
    <w:rsid w:val="3E8B03C9"/>
    <w:rsid w:val="3E8CF673"/>
    <w:rsid w:val="3EAB7D49"/>
    <w:rsid w:val="3EDBC0B2"/>
    <w:rsid w:val="3EE0E96A"/>
    <w:rsid w:val="3EF2D647"/>
    <w:rsid w:val="3EFB5CDA"/>
    <w:rsid w:val="3F088EED"/>
    <w:rsid w:val="3F2851A4"/>
    <w:rsid w:val="3F7C1532"/>
    <w:rsid w:val="3F8B6CF8"/>
    <w:rsid w:val="3F9C033E"/>
    <w:rsid w:val="3F9FB05B"/>
    <w:rsid w:val="3FA74B43"/>
    <w:rsid w:val="3FDD171F"/>
    <w:rsid w:val="3FDD9DB9"/>
    <w:rsid w:val="3FE2490A"/>
    <w:rsid w:val="3FFED096"/>
    <w:rsid w:val="40583063"/>
    <w:rsid w:val="4085E954"/>
    <w:rsid w:val="40A19608"/>
    <w:rsid w:val="40D8517D"/>
    <w:rsid w:val="40E9C266"/>
    <w:rsid w:val="40F9FFA7"/>
    <w:rsid w:val="4121BD90"/>
    <w:rsid w:val="4140F92F"/>
    <w:rsid w:val="416592FF"/>
    <w:rsid w:val="41944BD4"/>
    <w:rsid w:val="41C97A12"/>
    <w:rsid w:val="41DA5505"/>
    <w:rsid w:val="41EB7060"/>
    <w:rsid w:val="41FDCE6F"/>
    <w:rsid w:val="421CAE02"/>
    <w:rsid w:val="422CAB20"/>
    <w:rsid w:val="4247846F"/>
    <w:rsid w:val="425BE8DE"/>
    <w:rsid w:val="425C4191"/>
    <w:rsid w:val="429BB817"/>
    <w:rsid w:val="42B2B983"/>
    <w:rsid w:val="42E540F8"/>
    <w:rsid w:val="42F622E1"/>
    <w:rsid w:val="43029520"/>
    <w:rsid w:val="43418C95"/>
    <w:rsid w:val="434444FE"/>
    <w:rsid w:val="434AA5A6"/>
    <w:rsid w:val="4360722F"/>
    <w:rsid w:val="4382C31B"/>
    <w:rsid w:val="438CEDE3"/>
    <w:rsid w:val="43B1F5C9"/>
    <w:rsid w:val="43B4BF9F"/>
    <w:rsid w:val="43BAF602"/>
    <w:rsid w:val="43C1104B"/>
    <w:rsid w:val="43D5EEFA"/>
    <w:rsid w:val="43F4B833"/>
    <w:rsid w:val="43FAEE51"/>
    <w:rsid w:val="440AD69C"/>
    <w:rsid w:val="4420ED1A"/>
    <w:rsid w:val="44227F4F"/>
    <w:rsid w:val="444B0609"/>
    <w:rsid w:val="4450A792"/>
    <w:rsid w:val="445D7D77"/>
    <w:rsid w:val="44791445"/>
    <w:rsid w:val="447B4EFB"/>
    <w:rsid w:val="44868E00"/>
    <w:rsid w:val="4496A147"/>
    <w:rsid w:val="4496F8A8"/>
    <w:rsid w:val="44B2DFAB"/>
    <w:rsid w:val="44BA687E"/>
    <w:rsid w:val="4501B05E"/>
    <w:rsid w:val="450BBF64"/>
    <w:rsid w:val="45166D61"/>
    <w:rsid w:val="4523CE24"/>
    <w:rsid w:val="4569D8DE"/>
    <w:rsid w:val="4587FD21"/>
    <w:rsid w:val="45BDD482"/>
    <w:rsid w:val="45CF9E43"/>
    <w:rsid w:val="45DD5B3E"/>
    <w:rsid w:val="45E0D40D"/>
    <w:rsid w:val="45E68A5F"/>
    <w:rsid w:val="45E7AE8F"/>
    <w:rsid w:val="45FF0123"/>
    <w:rsid w:val="4608AF26"/>
    <w:rsid w:val="465904F8"/>
    <w:rsid w:val="46738C95"/>
    <w:rsid w:val="4686E78D"/>
    <w:rsid w:val="46F349B2"/>
    <w:rsid w:val="47059447"/>
    <w:rsid w:val="471FD23F"/>
    <w:rsid w:val="47241D75"/>
    <w:rsid w:val="475ABC18"/>
    <w:rsid w:val="477B50FE"/>
    <w:rsid w:val="477BFB9F"/>
    <w:rsid w:val="4793602B"/>
    <w:rsid w:val="47A719EF"/>
    <w:rsid w:val="47AD0E4A"/>
    <w:rsid w:val="47CF4B84"/>
    <w:rsid w:val="48129E00"/>
    <w:rsid w:val="48390B67"/>
    <w:rsid w:val="48502336"/>
    <w:rsid w:val="4879A314"/>
    <w:rsid w:val="487BB7C5"/>
    <w:rsid w:val="487D4819"/>
    <w:rsid w:val="48D42E15"/>
    <w:rsid w:val="48D5F123"/>
    <w:rsid w:val="48EBA39A"/>
    <w:rsid w:val="48F8851B"/>
    <w:rsid w:val="49136DD5"/>
    <w:rsid w:val="491887B0"/>
    <w:rsid w:val="497C6073"/>
    <w:rsid w:val="4996E85E"/>
    <w:rsid w:val="4999C193"/>
    <w:rsid w:val="49A795B5"/>
    <w:rsid w:val="49AF8AF6"/>
    <w:rsid w:val="49C3B6EA"/>
    <w:rsid w:val="49C519F7"/>
    <w:rsid w:val="49C5DC74"/>
    <w:rsid w:val="49C71361"/>
    <w:rsid w:val="49CE5E76"/>
    <w:rsid w:val="49CEFD46"/>
    <w:rsid w:val="49E45892"/>
    <w:rsid w:val="49F69942"/>
    <w:rsid w:val="4A16C57A"/>
    <w:rsid w:val="4A23695B"/>
    <w:rsid w:val="4A3785AC"/>
    <w:rsid w:val="4A3A38AE"/>
    <w:rsid w:val="4A5617A9"/>
    <w:rsid w:val="4ADCB4D1"/>
    <w:rsid w:val="4B288465"/>
    <w:rsid w:val="4B37E65E"/>
    <w:rsid w:val="4B61EAE7"/>
    <w:rsid w:val="4B7A90D2"/>
    <w:rsid w:val="4B909538"/>
    <w:rsid w:val="4BAC7C57"/>
    <w:rsid w:val="4BACB9CB"/>
    <w:rsid w:val="4BB59D11"/>
    <w:rsid w:val="4BE9D701"/>
    <w:rsid w:val="4C2785F2"/>
    <w:rsid w:val="4C35EBA9"/>
    <w:rsid w:val="4C3FB189"/>
    <w:rsid w:val="4C483F44"/>
    <w:rsid w:val="4C7C7F31"/>
    <w:rsid w:val="4C85307D"/>
    <w:rsid w:val="4C9244D2"/>
    <w:rsid w:val="4CB3024B"/>
    <w:rsid w:val="4CC9D256"/>
    <w:rsid w:val="4CD37C58"/>
    <w:rsid w:val="4CF02F62"/>
    <w:rsid w:val="4D0FEB7F"/>
    <w:rsid w:val="4D3314F0"/>
    <w:rsid w:val="4D3A6522"/>
    <w:rsid w:val="4D8C028C"/>
    <w:rsid w:val="4DA1F616"/>
    <w:rsid w:val="4DFE37F3"/>
    <w:rsid w:val="4E1017F8"/>
    <w:rsid w:val="4E16F850"/>
    <w:rsid w:val="4E31183B"/>
    <w:rsid w:val="4E42DBA1"/>
    <w:rsid w:val="4E5174F8"/>
    <w:rsid w:val="4ECDBC35"/>
    <w:rsid w:val="4ED3582C"/>
    <w:rsid w:val="4EFC0CD6"/>
    <w:rsid w:val="4F10AADA"/>
    <w:rsid w:val="4F4FF64C"/>
    <w:rsid w:val="4F822411"/>
    <w:rsid w:val="4FBC5874"/>
    <w:rsid w:val="4FE3F10B"/>
    <w:rsid w:val="4FEBF961"/>
    <w:rsid w:val="501B39C5"/>
    <w:rsid w:val="501DD830"/>
    <w:rsid w:val="50229768"/>
    <w:rsid w:val="504CF087"/>
    <w:rsid w:val="504FAAA3"/>
    <w:rsid w:val="506DDEC8"/>
    <w:rsid w:val="50886163"/>
    <w:rsid w:val="50996F23"/>
    <w:rsid w:val="50A435CE"/>
    <w:rsid w:val="50A44817"/>
    <w:rsid w:val="50CAF469"/>
    <w:rsid w:val="50E310BC"/>
    <w:rsid w:val="50E878F5"/>
    <w:rsid w:val="50E8DFE8"/>
    <w:rsid w:val="511812BE"/>
    <w:rsid w:val="5139A8FE"/>
    <w:rsid w:val="514D58D9"/>
    <w:rsid w:val="518DB201"/>
    <w:rsid w:val="51D52553"/>
    <w:rsid w:val="522FC751"/>
    <w:rsid w:val="523E1213"/>
    <w:rsid w:val="52A5E017"/>
    <w:rsid w:val="53053517"/>
    <w:rsid w:val="532D09F7"/>
    <w:rsid w:val="53309AD8"/>
    <w:rsid w:val="533567A5"/>
    <w:rsid w:val="53385703"/>
    <w:rsid w:val="533B342C"/>
    <w:rsid w:val="53554641"/>
    <w:rsid w:val="535B3E70"/>
    <w:rsid w:val="538B5B67"/>
    <w:rsid w:val="539A0CAF"/>
    <w:rsid w:val="53B0336E"/>
    <w:rsid w:val="53BF1038"/>
    <w:rsid w:val="53C2E24C"/>
    <w:rsid w:val="53E4C499"/>
    <w:rsid w:val="53F03B3C"/>
    <w:rsid w:val="540EA246"/>
    <w:rsid w:val="540EF93C"/>
    <w:rsid w:val="5480CBD5"/>
    <w:rsid w:val="548EE0A4"/>
    <w:rsid w:val="549F924A"/>
    <w:rsid w:val="54B42292"/>
    <w:rsid w:val="54B6725F"/>
    <w:rsid w:val="54CC17A8"/>
    <w:rsid w:val="54D613B1"/>
    <w:rsid w:val="54DA5276"/>
    <w:rsid w:val="55015802"/>
    <w:rsid w:val="5508220D"/>
    <w:rsid w:val="5518DC2E"/>
    <w:rsid w:val="55521F11"/>
    <w:rsid w:val="5556B1D3"/>
    <w:rsid w:val="55583F88"/>
    <w:rsid w:val="5561762F"/>
    <w:rsid w:val="5578CF2E"/>
    <w:rsid w:val="5582B962"/>
    <w:rsid w:val="55A3877C"/>
    <w:rsid w:val="55B647FD"/>
    <w:rsid w:val="55DBAE42"/>
    <w:rsid w:val="55E227A6"/>
    <w:rsid w:val="55E4F67D"/>
    <w:rsid w:val="55F7236D"/>
    <w:rsid w:val="5657B6FF"/>
    <w:rsid w:val="56601C4F"/>
    <w:rsid w:val="566D26BF"/>
    <w:rsid w:val="567DE6C1"/>
    <w:rsid w:val="568FF797"/>
    <w:rsid w:val="56AF2DBF"/>
    <w:rsid w:val="56E60451"/>
    <w:rsid w:val="56F6DBDA"/>
    <w:rsid w:val="570A4181"/>
    <w:rsid w:val="572807AC"/>
    <w:rsid w:val="572F1C9F"/>
    <w:rsid w:val="5790E5ED"/>
    <w:rsid w:val="57941ECE"/>
    <w:rsid w:val="579EC043"/>
    <w:rsid w:val="57BB036F"/>
    <w:rsid w:val="57C96997"/>
    <w:rsid w:val="581AB51F"/>
    <w:rsid w:val="588337F0"/>
    <w:rsid w:val="589992B8"/>
    <w:rsid w:val="58DE3356"/>
    <w:rsid w:val="58F0D8A0"/>
    <w:rsid w:val="58F735F9"/>
    <w:rsid w:val="5900CBCB"/>
    <w:rsid w:val="59104E3E"/>
    <w:rsid w:val="591C0F51"/>
    <w:rsid w:val="592FBAB2"/>
    <w:rsid w:val="5951F4AD"/>
    <w:rsid w:val="596E661C"/>
    <w:rsid w:val="597186A4"/>
    <w:rsid w:val="5981A0CE"/>
    <w:rsid w:val="5997C2F1"/>
    <w:rsid w:val="59CF67CD"/>
    <w:rsid w:val="59DB231C"/>
    <w:rsid w:val="59E28076"/>
    <w:rsid w:val="5A115FB8"/>
    <w:rsid w:val="5A1A1788"/>
    <w:rsid w:val="5A48A2C0"/>
    <w:rsid w:val="5A58158C"/>
    <w:rsid w:val="5A5A8AA9"/>
    <w:rsid w:val="5A66D706"/>
    <w:rsid w:val="5A6703AF"/>
    <w:rsid w:val="5A923258"/>
    <w:rsid w:val="5AB18711"/>
    <w:rsid w:val="5ACF8CC1"/>
    <w:rsid w:val="5AD5BEB5"/>
    <w:rsid w:val="5AE30C31"/>
    <w:rsid w:val="5AF70ED5"/>
    <w:rsid w:val="5B01D8B0"/>
    <w:rsid w:val="5B046BC3"/>
    <w:rsid w:val="5B35929B"/>
    <w:rsid w:val="5B371E74"/>
    <w:rsid w:val="5B43F50C"/>
    <w:rsid w:val="5B48720D"/>
    <w:rsid w:val="5B8181CE"/>
    <w:rsid w:val="5BC39F9E"/>
    <w:rsid w:val="5BD40137"/>
    <w:rsid w:val="5BFDF8AF"/>
    <w:rsid w:val="5C183AB6"/>
    <w:rsid w:val="5C3E3198"/>
    <w:rsid w:val="5C404410"/>
    <w:rsid w:val="5C689526"/>
    <w:rsid w:val="5C6BEB08"/>
    <w:rsid w:val="5C79CCF7"/>
    <w:rsid w:val="5C88E58B"/>
    <w:rsid w:val="5C9CDE2E"/>
    <w:rsid w:val="5CABCA89"/>
    <w:rsid w:val="5CB36F1C"/>
    <w:rsid w:val="5CB71EC6"/>
    <w:rsid w:val="5CC251D7"/>
    <w:rsid w:val="5CCD4F3B"/>
    <w:rsid w:val="5CF1640F"/>
    <w:rsid w:val="5D19554E"/>
    <w:rsid w:val="5D20943A"/>
    <w:rsid w:val="5D590818"/>
    <w:rsid w:val="5D73C07F"/>
    <w:rsid w:val="5D975084"/>
    <w:rsid w:val="5D99210A"/>
    <w:rsid w:val="5DDBFCB8"/>
    <w:rsid w:val="5DE8BBB6"/>
    <w:rsid w:val="5DF9C856"/>
    <w:rsid w:val="5DFB40C5"/>
    <w:rsid w:val="5E2D0D30"/>
    <w:rsid w:val="5E2D3DF9"/>
    <w:rsid w:val="5E2E9010"/>
    <w:rsid w:val="5E30608D"/>
    <w:rsid w:val="5E6FB73A"/>
    <w:rsid w:val="5E7F0989"/>
    <w:rsid w:val="5E7F4A4E"/>
    <w:rsid w:val="5E886B3E"/>
    <w:rsid w:val="5EADC7AE"/>
    <w:rsid w:val="5EAF8955"/>
    <w:rsid w:val="5EDADE27"/>
    <w:rsid w:val="5EDC662D"/>
    <w:rsid w:val="5F0B7225"/>
    <w:rsid w:val="5F0CB35D"/>
    <w:rsid w:val="5F4B5E5D"/>
    <w:rsid w:val="5F6C2B73"/>
    <w:rsid w:val="5F71FC0F"/>
    <w:rsid w:val="5F73AD45"/>
    <w:rsid w:val="5F8FD48E"/>
    <w:rsid w:val="5FB57BCA"/>
    <w:rsid w:val="5FC05A55"/>
    <w:rsid w:val="5FCE8273"/>
    <w:rsid w:val="5FEA2054"/>
    <w:rsid w:val="5FF1A776"/>
    <w:rsid w:val="601DC789"/>
    <w:rsid w:val="60258139"/>
    <w:rsid w:val="6044981C"/>
    <w:rsid w:val="6078AE93"/>
    <w:rsid w:val="607A08F3"/>
    <w:rsid w:val="6093451A"/>
    <w:rsid w:val="60AC03CD"/>
    <w:rsid w:val="60B9B9BD"/>
    <w:rsid w:val="60B9D034"/>
    <w:rsid w:val="60D4DE88"/>
    <w:rsid w:val="613C467A"/>
    <w:rsid w:val="614BBD07"/>
    <w:rsid w:val="616B7D1B"/>
    <w:rsid w:val="61AB994A"/>
    <w:rsid w:val="61AD6240"/>
    <w:rsid w:val="61B36815"/>
    <w:rsid w:val="61B5D95A"/>
    <w:rsid w:val="61F626A2"/>
    <w:rsid w:val="61FA7D01"/>
    <w:rsid w:val="62708B73"/>
    <w:rsid w:val="62AC2012"/>
    <w:rsid w:val="62E784C5"/>
    <w:rsid w:val="63030C61"/>
    <w:rsid w:val="6325EC28"/>
    <w:rsid w:val="633FFC48"/>
    <w:rsid w:val="634E9E4A"/>
    <w:rsid w:val="634F0597"/>
    <w:rsid w:val="6357164C"/>
    <w:rsid w:val="635AABC7"/>
    <w:rsid w:val="636F6391"/>
    <w:rsid w:val="637D901E"/>
    <w:rsid w:val="6393F9E2"/>
    <w:rsid w:val="639A6065"/>
    <w:rsid w:val="63A0B031"/>
    <w:rsid w:val="63D51FFB"/>
    <w:rsid w:val="63DE5B2B"/>
    <w:rsid w:val="640AD18B"/>
    <w:rsid w:val="6473BCBE"/>
    <w:rsid w:val="64DA5668"/>
    <w:rsid w:val="64DDDBD8"/>
    <w:rsid w:val="64E11AA9"/>
    <w:rsid w:val="64EE0CD6"/>
    <w:rsid w:val="65002DFB"/>
    <w:rsid w:val="6549324C"/>
    <w:rsid w:val="659A6CD2"/>
    <w:rsid w:val="65B73B94"/>
    <w:rsid w:val="65B88B13"/>
    <w:rsid w:val="65C12EDE"/>
    <w:rsid w:val="65C71D63"/>
    <w:rsid w:val="65E8BA57"/>
    <w:rsid w:val="66364E68"/>
    <w:rsid w:val="66761925"/>
    <w:rsid w:val="66A969D0"/>
    <w:rsid w:val="66CB4D55"/>
    <w:rsid w:val="66CC3D73"/>
    <w:rsid w:val="66D2AECF"/>
    <w:rsid w:val="66E558BF"/>
    <w:rsid w:val="66E877F5"/>
    <w:rsid w:val="66F75047"/>
    <w:rsid w:val="6714EA6A"/>
    <w:rsid w:val="6755460C"/>
    <w:rsid w:val="678C882E"/>
    <w:rsid w:val="67965ECE"/>
    <w:rsid w:val="67A9FBB5"/>
    <w:rsid w:val="67B137AF"/>
    <w:rsid w:val="67B6C6EB"/>
    <w:rsid w:val="67E7DB69"/>
    <w:rsid w:val="67F14B48"/>
    <w:rsid w:val="681170AF"/>
    <w:rsid w:val="68122D63"/>
    <w:rsid w:val="68198C6A"/>
    <w:rsid w:val="6825ABAF"/>
    <w:rsid w:val="687E43EB"/>
    <w:rsid w:val="6880D8C2"/>
    <w:rsid w:val="68908D9A"/>
    <w:rsid w:val="68C4A89B"/>
    <w:rsid w:val="68D1ABDF"/>
    <w:rsid w:val="68D36B34"/>
    <w:rsid w:val="68F40C6F"/>
    <w:rsid w:val="690C5EB2"/>
    <w:rsid w:val="6961BC1B"/>
    <w:rsid w:val="6982E5BB"/>
    <w:rsid w:val="69A05EDD"/>
    <w:rsid w:val="69A3E440"/>
    <w:rsid w:val="69A57AA1"/>
    <w:rsid w:val="69CF062E"/>
    <w:rsid w:val="69DBE6B8"/>
    <w:rsid w:val="69F65996"/>
    <w:rsid w:val="6A02017C"/>
    <w:rsid w:val="6A1D4F6A"/>
    <w:rsid w:val="6AB29FB1"/>
    <w:rsid w:val="6AC1D045"/>
    <w:rsid w:val="6AC5B805"/>
    <w:rsid w:val="6AE6D70E"/>
    <w:rsid w:val="6B04BF0F"/>
    <w:rsid w:val="6B125FBF"/>
    <w:rsid w:val="6B17AE9C"/>
    <w:rsid w:val="6B39E24F"/>
    <w:rsid w:val="6B562D75"/>
    <w:rsid w:val="6B7730F9"/>
    <w:rsid w:val="6B8DD976"/>
    <w:rsid w:val="6BA72AD9"/>
    <w:rsid w:val="6BA7D30A"/>
    <w:rsid w:val="6BB05D53"/>
    <w:rsid w:val="6BB27E6D"/>
    <w:rsid w:val="6BBD0E7C"/>
    <w:rsid w:val="6BCD2384"/>
    <w:rsid w:val="6BF1356E"/>
    <w:rsid w:val="6C62ACDD"/>
    <w:rsid w:val="6C69124B"/>
    <w:rsid w:val="6C90E9D1"/>
    <w:rsid w:val="6C994B90"/>
    <w:rsid w:val="6CB226FA"/>
    <w:rsid w:val="6CC06210"/>
    <w:rsid w:val="6CC071C5"/>
    <w:rsid w:val="6CCC0D91"/>
    <w:rsid w:val="6CDF9DC5"/>
    <w:rsid w:val="6D0A60DC"/>
    <w:rsid w:val="6D2664EC"/>
    <w:rsid w:val="6D2E0130"/>
    <w:rsid w:val="6D40C44E"/>
    <w:rsid w:val="6D47D8DC"/>
    <w:rsid w:val="6D5301FA"/>
    <w:rsid w:val="6D5E9C0E"/>
    <w:rsid w:val="6D816538"/>
    <w:rsid w:val="6DC6B3BC"/>
    <w:rsid w:val="6E0698B8"/>
    <w:rsid w:val="6E0D5704"/>
    <w:rsid w:val="6E17E356"/>
    <w:rsid w:val="6E200DF0"/>
    <w:rsid w:val="6E470EE9"/>
    <w:rsid w:val="6E5B5EFF"/>
    <w:rsid w:val="6E685CE5"/>
    <w:rsid w:val="6E777FEB"/>
    <w:rsid w:val="6E96C778"/>
    <w:rsid w:val="6ECFBD3B"/>
    <w:rsid w:val="6EF17283"/>
    <w:rsid w:val="6F217FC9"/>
    <w:rsid w:val="6F2D3A66"/>
    <w:rsid w:val="6F3E87AE"/>
    <w:rsid w:val="6F42AFDC"/>
    <w:rsid w:val="6F49D4B2"/>
    <w:rsid w:val="6F7CA844"/>
    <w:rsid w:val="6F87863D"/>
    <w:rsid w:val="6FAE27F4"/>
    <w:rsid w:val="6FB34C94"/>
    <w:rsid w:val="7010B2C9"/>
    <w:rsid w:val="703D21E4"/>
    <w:rsid w:val="704A5849"/>
    <w:rsid w:val="7059164B"/>
    <w:rsid w:val="708235A8"/>
    <w:rsid w:val="70A16952"/>
    <w:rsid w:val="70AF0AA2"/>
    <w:rsid w:val="70B58408"/>
    <w:rsid w:val="70B72A48"/>
    <w:rsid w:val="70BFD209"/>
    <w:rsid w:val="70C5A60C"/>
    <w:rsid w:val="70CD65D0"/>
    <w:rsid w:val="70D22C9B"/>
    <w:rsid w:val="70F00CE3"/>
    <w:rsid w:val="70FF08EF"/>
    <w:rsid w:val="710B8122"/>
    <w:rsid w:val="7125E100"/>
    <w:rsid w:val="7186ADF6"/>
    <w:rsid w:val="71A600A1"/>
    <w:rsid w:val="71BE2CC9"/>
    <w:rsid w:val="71CA4E80"/>
    <w:rsid w:val="71D5837A"/>
    <w:rsid w:val="71D5E54A"/>
    <w:rsid w:val="71DD6471"/>
    <w:rsid w:val="71F0A700"/>
    <w:rsid w:val="71F8C194"/>
    <w:rsid w:val="71FC3A31"/>
    <w:rsid w:val="720213F6"/>
    <w:rsid w:val="7206FE02"/>
    <w:rsid w:val="721A1394"/>
    <w:rsid w:val="721B0710"/>
    <w:rsid w:val="72434468"/>
    <w:rsid w:val="724B39CE"/>
    <w:rsid w:val="7276528C"/>
    <w:rsid w:val="728AA9DE"/>
    <w:rsid w:val="728E3D96"/>
    <w:rsid w:val="7296F80C"/>
    <w:rsid w:val="72975999"/>
    <w:rsid w:val="72D7162B"/>
    <w:rsid w:val="72DB9820"/>
    <w:rsid w:val="72E09BB9"/>
    <w:rsid w:val="72EF9EA0"/>
    <w:rsid w:val="73102F2C"/>
    <w:rsid w:val="73111C68"/>
    <w:rsid w:val="733176DA"/>
    <w:rsid w:val="7339B763"/>
    <w:rsid w:val="73474DFC"/>
    <w:rsid w:val="737562D4"/>
    <w:rsid w:val="739D1265"/>
    <w:rsid w:val="73A12AD1"/>
    <w:rsid w:val="73C53E31"/>
    <w:rsid w:val="73C7E0B5"/>
    <w:rsid w:val="73DD2F0C"/>
    <w:rsid w:val="73DF2C94"/>
    <w:rsid w:val="740D589D"/>
    <w:rsid w:val="74491DBE"/>
    <w:rsid w:val="745B94E5"/>
    <w:rsid w:val="7462C2D8"/>
    <w:rsid w:val="7464245D"/>
    <w:rsid w:val="74740A43"/>
    <w:rsid w:val="7484B2DB"/>
    <w:rsid w:val="74A92B54"/>
    <w:rsid w:val="74BBA0B6"/>
    <w:rsid w:val="74C67D15"/>
    <w:rsid w:val="74D47A06"/>
    <w:rsid w:val="74D9849D"/>
    <w:rsid w:val="74E79A7D"/>
    <w:rsid w:val="74FF75EC"/>
    <w:rsid w:val="751213F3"/>
    <w:rsid w:val="751A4255"/>
    <w:rsid w:val="754BA11D"/>
    <w:rsid w:val="75754607"/>
    <w:rsid w:val="75773FE1"/>
    <w:rsid w:val="75B90656"/>
    <w:rsid w:val="75B971EA"/>
    <w:rsid w:val="75CC8EBB"/>
    <w:rsid w:val="75CDA7FB"/>
    <w:rsid w:val="75EECB1D"/>
    <w:rsid w:val="75F15C6C"/>
    <w:rsid w:val="75F827E5"/>
    <w:rsid w:val="7609BD83"/>
    <w:rsid w:val="760A17C1"/>
    <w:rsid w:val="760D8171"/>
    <w:rsid w:val="76197E45"/>
    <w:rsid w:val="7630B5BB"/>
    <w:rsid w:val="76314994"/>
    <w:rsid w:val="7639F1F0"/>
    <w:rsid w:val="76CF8B3F"/>
    <w:rsid w:val="76D5D6C5"/>
    <w:rsid w:val="76E5BE4D"/>
    <w:rsid w:val="771CD1E1"/>
    <w:rsid w:val="771FE6EE"/>
    <w:rsid w:val="7728CBBF"/>
    <w:rsid w:val="772D7551"/>
    <w:rsid w:val="77AB667B"/>
    <w:rsid w:val="77B995AD"/>
    <w:rsid w:val="780E5CD0"/>
    <w:rsid w:val="7810588D"/>
    <w:rsid w:val="781F3365"/>
    <w:rsid w:val="782FDBE5"/>
    <w:rsid w:val="78870F9E"/>
    <w:rsid w:val="78A84D41"/>
    <w:rsid w:val="78A93D41"/>
    <w:rsid w:val="78D3D280"/>
    <w:rsid w:val="78D64E09"/>
    <w:rsid w:val="78D9E026"/>
    <w:rsid w:val="78E923D5"/>
    <w:rsid w:val="79055AAF"/>
    <w:rsid w:val="792BA18E"/>
    <w:rsid w:val="79365CEA"/>
    <w:rsid w:val="794AE0E7"/>
    <w:rsid w:val="795D71D3"/>
    <w:rsid w:val="7960CC47"/>
    <w:rsid w:val="7974ED77"/>
    <w:rsid w:val="7991DA19"/>
    <w:rsid w:val="799B035C"/>
    <w:rsid w:val="79AE2D97"/>
    <w:rsid w:val="79B9D2C4"/>
    <w:rsid w:val="79DB2779"/>
    <w:rsid w:val="79DFD646"/>
    <w:rsid w:val="79EC8A98"/>
    <w:rsid w:val="79FB0AC8"/>
    <w:rsid w:val="7A1508A2"/>
    <w:rsid w:val="7A1556F6"/>
    <w:rsid w:val="7A5665BE"/>
    <w:rsid w:val="7A6265F9"/>
    <w:rsid w:val="7A72D219"/>
    <w:rsid w:val="7AAF9387"/>
    <w:rsid w:val="7AC0B55D"/>
    <w:rsid w:val="7AC7B471"/>
    <w:rsid w:val="7AF0D859"/>
    <w:rsid w:val="7B040877"/>
    <w:rsid w:val="7B0C075B"/>
    <w:rsid w:val="7B1E09C8"/>
    <w:rsid w:val="7B5D647E"/>
    <w:rsid w:val="7B623F83"/>
    <w:rsid w:val="7BC8A869"/>
    <w:rsid w:val="7BE567A3"/>
    <w:rsid w:val="7BEC91E1"/>
    <w:rsid w:val="7C28C83E"/>
    <w:rsid w:val="7C4C6F1C"/>
    <w:rsid w:val="7C60A68F"/>
    <w:rsid w:val="7C612843"/>
    <w:rsid w:val="7C6802BA"/>
    <w:rsid w:val="7C72D319"/>
    <w:rsid w:val="7C7EED93"/>
    <w:rsid w:val="7C907F9D"/>
    <w:rsid w:val="7CC009E8"/>
    <w:rsid w:val="7CE45D1B"/>
    <w:rsid w:val="7D26CE4E"/>
    <w:rsid w:val="7D4F05DF"/>
    <w:rsid w:val="7DCAE7D5"/>
    <w:rsid w:val="7DCD755D"/>
    <w:rsid w:val="7DEA1C7E"/>
    <w:rsid w:val="7E008335"/>
    <w:rsid w:val="7E29B5F3"/>
    <w:rsid w:val="7E3C73C3"/>
    <w:rsid w:val="7E46F991"/>
    <w:rsid w:val="7E91FF8D"/>
    <w:rsid w:val="7EC30DE9"/>
    <w:rsid w:val="7ECD1063"/>
    <w:rsid w:val="7EDE2D42"/>
    <w:rsid w:val="7EEAD1CC"/>
    <w:rsid w:val="7EEC985B"/>
    <w:rsid w:val="7EF257FE"/>
    <w:rsid w:val="7EF50AEA"/>
    <w:rsid w:val="7EFA9AFF"/>
    <w:rsid w:val="7F071271"/>
    <w:rsid w:val="7F42FC48"/>
    <w:rsid w:val="7F4BF9EA"/>
    <w:rsid w:val="7F4FD3B2"/>
    <w:rsid w:val="7F84E762"/>
    <w:rsid w:val="7FE1B31C"/>
    <w:rsid w:val="7FE28A41"/>
    <w:rsid w:val="7FE8E30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7ADE37"/>
  <w15:docId w15:val="{226133CD-FFD9-4C9F-B907-9B0301F85E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6670B8"/>
    <w:rPr>
      <w:rFonts w:ascii="Arial" w:hAnsi="Arial"/>
      <w:lang w:val="en-US" w:eastAsia="es-ES"/>
    </w:rPr>
  </w:style>
  <w:style w:type="paragraph" w:styleId="Heading1">
    <w:name w:val="heading 1"/>
    <w:aliases w:val="HD1"/>
    <w:basedOn w:val="Normal"/>
    <w:next w:val="BodyText"/>
    <w:link w:val="Heading1Char"/>
    <w:uiPriority w:val="9"/>
    <w:qFormat/>
    <w:rsid w:val="006670B8"/>
    <w:pPr>
      <w:keepNext/>
      <w:keepLines/>
      <w:pageBreakBefore/>
      <w:numPr>
        <w:numId w:val="3"/>
      </w:numPr>
      <w:pBdr>
        <w:top w:val="single" w:color="ACACAC" w:sz="48" w:space="1"/>
      </w:pBdr>
      <w:tabs>
        <w:tab w:val="left" w:pos="2520"/>
      </w:tabs>
      <w:spacing w:before="120" w:after="240"/>
      <w:ind w:right="720"/>
      <w:outlineLvl w:val="0"/>
    </w:pPr>
    <w:rPr>
      <w:b/>
      <w:caps/>
      <w:sz w:val="28"/>
    </w:rPr>
  </w:style>
  <w:style w:type="paragraph" w:styleId="Heading2">
    <w:name w:val="heading 2"/>
    <w:aliases w:val="HD2"/>
    <w:basedOn w:val="BodyText"/>
    <w:next w:val="BodyText"/>
    <w:link w:val="Heading2Char"/>
    <w:uiPriority w:val="9"/>
    <w:qFormat/>
    <w:rsid w:val="006670B8"/>
    <w:pPr>
      <w:keepNext/>
      <w:keepLines/>
      <w:numPr>
        <w:ilvl w:val="1"/>
        <w:numId w:val="3"/>
      </w:numPr>
      <w:pBdr>
        <w:top w:val="single" w:color="ACACAC" w:sz="48" w:space="1"/>
      </w:pBdr>
      <w:spacing w:before="240" w:line="300" w:lineRule="auto"/>
      <w:ind w:right="2835"/>
      <w:outlineLvl w:val="1"/>
    </w:pPr>
    <w:rPr>
      <w:b/>
      <w:sz w:val="28"/>
    </w:rPr>
  </w:style>
  <w:style w:type="paragraph" w:styleId="Heading3">
    <w:name w:val="heading 3"/>
    <w:basedOn w:val="BodyText"/>
    <w:next w:val="BodyText"/>
    <w:link w:val="Heading3Char"/>
    <w:uiPriority w:val="9"/>
    <w:qFormat/>
    <w:rsid w:val="006670B8"/>
    <w:pPr>
      <w:keepNext/>
      <w:keepLines/>
      <w:numPr>
        <w:ilvl w:val="2"/>
        <w:numId w:val="3"/>
      </w:numPr>
      <w:outlineLvl w:val="2"/>
    </w:pPr>
    <w:rPr>
      <w:b/>
      <w:caps/>
      <w:sz w:val="24"/>
    </w:rPr>
  </w:style>
  <w:style w:type="paragraph" w:styleId="Heading4">
    <w:name w:val="heading 4"/>
    <w:basedOn w:val="BodyText"/>
    <w:next w:val="BodyText"/>
    <w:link w:val="Heading4Char"/>
    <w:uiPriority w:val="9"/>
    <w:qFormat/>
    <w:rsid w:val="006670B8"/>
    <w:pPr>
      <w:keepNext/>
      <w:keepLines/>
      <w:numPr>
        <w:ilvl w:val="3"/>
        <w:numId w:val="3"/>
      </w:numPr>
      <w:tabs>
        <w:tab w:val="center" w:pos="6480"/>
        <w:tab w:val="right" w:pos="10440"/>
      </w:tabs>
      <w:outlineLvl w:val="3"/>
    </w:pPr>
    <w:rPr>
      <w:b/>
      <w:sz w:val="24"/>
    </w:rPr>
  </w:style>
  <w:style w:type="paragraph" w:styleId="Heading5">
    <w:name w:val="heading 5"/>
    <w:basedOn w:val="BodyText"/>
    <w:next w:val="BodyText"/>
    <w:link w:val="Heading5Char"/>
    <w:uiPriority w:val="9"/>
    <w:qFormat/>
    <w:rsid w:val="006670B8"/>
    <w:pPr>
      <w:keepNext/>
      <w:keepLines/>
      <w:numPr>
        <w:ilvl w:val="4"/>
        <w:numId w:val="3"/>
      </w:numPr>
      <w:outlineLvl w:val="4"/>
    </w:pPr>
    <w:rPr>
      <w:b/>
      <w:caps/>
    </w:rPr>
  </w:style>
  <w:style w:type="paragraph" w:styleId="Heading6">
    <w:name w:val="heading 6"/>
    <w:basedOn w:val="BodyText"/>
    <w:next w:val="BodyText"/>
    <w:link w:val="Heading6Char"/>
    <w:uiPriority w:val="9"/>
    <w:qFormat/>
    <w:rsid w:val="006670B8"/>
    <w:pPr>
      <w:keepNext/>
      <w:numPr>
        <w:ilvl w:val="5"/>
        <w:numId w:val="3"/>
      </w:numPr>
      <w:spacing w:line="300" w:lineRule="auto"/>
      <w:outlineLvl w:val="5"/>
    </w:pPr>
    <w:rPr>
      <w:b/>
    </w:rPr>
  </w:style>
  <w:style w:type="paragraph" w:styleId="Heading7">
    <w:name w:val="heading 7"/>
    <w:basedOn w:val="Normal"/>
    <w:next w:val="NormalIndent"/>
    <w:link w:val="Heading7Char"/>
    <w:uiPriority w:val="9"/>
    <w:qFormat/>
    <w:rsid w:val="006670B8"/>
    <w:pPr>
      <w:keepNext/>
      <w:numPr>
        <w:ilvl w:val="6"/>
        <w:numId w:val="3"/>
      </w:numPr>
      <w:spacing w:before="120" w:after="120" w:line="300" w:lineRule="auto"/>
      <w:outlineLvl w:val="6"/>
    </w:pPr>
    <w:rPr>
      <w:rFonts w:ascii="Times" w:hAnsi="Times"/>
      <w:i/>
    </w:rPr>
  </w:style>
  <w:style w:type="paragraph" w:styleId="Heading8">
    <w:name w:val="heading 8"/>
    <w:basedOn w:val="BodyText"/>
    <w:next w:val="BodyText"/>
    <w:link w:val="Heading8Char"/>
    <w:qFormat/>
    <w:rsid w:val="006670B8"/>
    <w:pPr>
      <w:keepNext/>
      <w:pBdr>
        <w:bottom w:val="single" w:color="auto" w:sz="8" w:space="1"/>
      </w:pBdr>
      <w:tabs>
        <w:tab w:val="center" w:pos="6480"/>
        <w:tab w:val="right" w:pos="10440"/>
      </w:tabs>
      <w:outlineLvl w:val="7"/>
    </w:pPr>
    <w:rPr>
      <w:b/>
    </w:rPr>
  </w:style>
  <w:style w:type="paragraph" w:styleId="Heading9">
    <w:name w:val="heading 9"/>
    <w:basedOn w:val="BodyText"/>
    <w:next w:val="BodyText"/>
    <w:link w:val="Heading9Char"/>
    <w:qFormat/>
    <w:rsid w:val="006670B8"/>
    <w:pPr>
      <w:keepNext/>
      <w:pBdr>
        <w:bottom w:val="single" w:color="auto" w:sz="8" w:space="1"/>
      </w:pBdr>
      <w:outlineLvl w:val="8"/>
    </w:pPr>
    <w:rPr>
      <w:b/>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rsid w:val="006670B8"/>
    <w:pPr>
      <w:spacing w:before="120" w:after="120"/>
      <w:ind w:left="1440"/>
    </w:pPr>
  </w:style>
  <w:style w:type="paragraph" w:styleId="NormalIndent">
    <w:name w:val="Normal Indent"/>
    <w:basedOn w:val="Normal"/>
    <w:rsid w:val="006670B8"/>
    <w:pPr>
      <w:ind w:left="720"/>
    </w:pPr>
  </w:style>
  <w:style w:type="paragraph" w:styleId="TOC3">
    <w:name w:val="toc 3"/>
    <w:basedOn w:val="Normal"/>
    <w:next w:val="Normal"/>
    <w:rsid w:val="006670B8"/>
    <w:pPr>
      <w:tabs>
        <w:tab w:val="right" w:leader="dot" w:pos="10080"/>
      </w:tabs>
      <w:ind w:left="2549"/>
    </w:pPr>
  </w:style>
  <w:style w:type="paragraph" w:styleId="TOC2">
    <w:name w:val="toc 2"/>
    <w:basedOn w:val="Normal"/>
    <w:next w:val="Normal"/>
    <w:uiPriority w:val="39"/>
    <w:rsid w:val="006670B8"/>
    <w:pPr>
      <w:tabs>
        <w:tab w:val="right" w:leader="dot" w:pos="10080"/>
      </w:tabs>
      <w:ind w:left="1440"/>
    </w:pPr>
  </w:style>
  <w:style w:type="paragraph" w:styleId="Footer">
    <w:name w:val="footer"/>
    <w:basedOn w:val="Normal"/>
    <w:link w:val="FooterChar"/>
    <w:rsid w:val="006670B8"/>
    <w:pPr>
      <w:tabs>
        <w:tab w:val="right" w:pos="7920"/>
      </w:tabs>
    </w:pPr>
    <w:rPr>
      <w:sz w:val="16"/>
    </w:rPr>
  </w:style>
  <w:style w:type="paragraph" w:styleId="Header">
    <w:name w:val="header"/>
    <w:basedOn w:val="Normal"/>
    <w:link w:val="HeaderChar"/>
    <w:rsid w:val="006670B8"/>
    <w:pPr>
      <w:tabs>
        <w:tab w:val="right" w:pos="10440"/>
      </w:tabs>
    </w:pPr>
    <w:rPr>
      <w:sz w:val="16"/>
    </w:rPr>
  </w:style>
  <w:style w:type="paragraph" w:styleId="Title">
    <w:name w:val="Title"/>
    <w:basedOn w:val="Normal"/>
    <w:link w:val="TitleChar"/>
    <w:qFormat/>
    <w:rsid w:val="006670B8"/>
    <w:pPr>
      <w:keepLines/>
      <w:ind w:right="720"/>
    </w:pPr>
    <w:rPr>
      <w:sz w:val="48"/>
    </w:rPr>
  </w:style>
  <w:style w:type="paragraph" w:styleId="TableText" w:customStyle="1">
    <w:name w:val="Table Text"/>
    <w:basedOn w:val="Normal"/>
    <w:link w:val="TableTextChar"/>
    <w:rsid w:val="006670B8"/>
    <w:pPr>
      <w:keepLines/>
    </w:pPr>
    <w:rPr>
      <w:sz w:val="16"/>
    </w:rPr>
  </w:style>
  <w:style w:type="paragraph" w:styleId="HeadingBar" w:customStyle="1">
    <w:name w:val="Heading Bar"/>
    <w:basedOn w:val="Normal"/>
    <w:next w:val="Heading3"/>
    <w:rsid w:val="006670B8"/>
    <w:pPr>
      <w:keepNext/>
      <w:keepLines/>
      <w:shd w:val="solid" w:color="ACACAC" w:fill="ACACAC"/>
      <w:spacing w:before="240"/>
      <w:ind w:right="7920"/>
    </w:pPr>
    <w:rPr>
      <w:color w:val="FFFFFF"/>
      <w:sz w:val="8"/>
    </w:rPr>
  </w:style>
  <w:style w:type="paragraph" w:styleId="TitleBar" w:customStyle="1">
    <w:name w:val="Title Bar"/>
    <w:basedOn w:val="Normal"/>
    <w:rsid w:val="006670B8"/>
    <w:pPr>
      <w:keepNext/>
      <w:pageBreakBefore/>
      <w:shd w:val="solid" w:color="ACACAC" w:fill="auto"/>
      <w:spacing w:before="1680"/>
      <w:ind w:left="1440" w:right="720"/>
    </w:pPr>
    <w:rPr>
      <w:sz w:val="16"/>
    </w:rPr>
  </w:style>
  <w:style w:type="paragraph" w:styleId="TOCHeading1" w:customStyle="1">
    <w:name w:val="TOC Heading1"/>
    <w:basedOn w:val="Normal"/>
    <w:rsid w:val="006670B8"/>
    <w:pPr>
      <w:keepNext/>
      <w:pageBreakBefore/>
      <w:pBdr>
        <w:top w:val="single" w:color="ACACAC" w:sz="48" w:space="26"/>
      </w:pBdr>
      <w:spacing w:before="960" w:after="960"/>
      <w:ind w:left="1440"/>
    </w:pPr>
    <w:rPr>
      <w:sz w:val="36"/>
    </w:rPr>
  </w:style>
  <w:style w:type="character" w:styleId="HighlightedVariable" w:customStyle="1">
    <w:name w:val="Highlighted Variable"/>
    <w:rsid w:val="006670B8"/>
    <w:rPr>
      <w:color w:val="13A3F7"/>
    </w:rPr>
  </w:style>
  <w:style w:type="paragraph" w:styleId="TableHeading" w:customStyle="1">
    <w:name w:val="Table Heading"/>
    <w:basedOn w:val="TableText"/>
    <w:rsid w:val="006670B8"/>
    <w:pPr>
      <w:spacing w:before="120" w:after="120"/>
    </w:pPr>
    <w:rPr>
      <w:b/>
    </w:rPr>
  </w:style>
  <w:style w:type="character" w:styleId="PageNumber">
    <w:name w:val="page number"/>
    <w:rsid w:val="006670B8"/>
    <w:rPr>
      <w:rFonts w:ascii="Arial" w:hAnsi="Arial"/>
    </w:rPr>
  </w:style>
  <w:style w:type="paragraph" w:styleId="RouteTitle" w:customStyle="1">
    <w:name w:val="Route Title"/>
    <w:basedOn w:val="Normal"/>
    <w:rsid w:val="006670B8"/>
    <w:pPr>
      <w:keepLines/>
      <w:spacing w:after="120"/>
      <w:ind w:left="1440" w:right="720"/>
    </w:pPr>
    <w:rPr>
      <w:sz w:val="36"/>
    </w:rPr>
  </w:style>
  <w:style w:type="paragraph" w:styleId="Title-Major" w:customStyle="1">
    <w:name w:val="Title-Major"/>
    <w:basedOn w:val="Title"/>
    <w:rsid w:val="006670B8"/>
    <w:pPr>
      <w:ind w:left="1440"/>
    </w:pPr>
    <w:rPr>
      <w:smallCaps/>
    </w:rPr>
  </w:style>
  <w:style w:type="paragraph" w:styleId="Note" w:customStyle="1">
    <w:name w:val="Note"/>
    <w:basedOn w:val="BodyText"/>
    <w:rsid w:val="006670B8"/>
    <w:pPr>
      <w:pBdr>
        <w:top w:val="single" w:color="auto" w:sz="6" w:space="1" w:shadow="1"/>
        <w:left w:val="single" w:color="auto" w:sz="6" w:space="1" w:shadow="1"/>
        <w:bottom w:val="single" w:color="auto" w:sz="6" w:space="1" w:shadow="1"/>
        <w:right w:val="single" w:color="auto" w:sz="6" w:space="1" w:shadow="1"/>
      </w:pBdr>
      <w:shd w:val="solid" w:color="13A3F7" w:fill="auto"/>
      <w:ind w:left="0" w:right="5041"/>
    </w:pPr>
    <w:rPr>
      <w:color w:val="FFFFFF"/>
    </w:rPr>
  </w:style>
  <w:style w:type="paragraph" w:styleId="Bullet" w:customStyle="1">
    <w:name w:val="Bullet"/>
    <w:basedOn w:val="BodyText"/>
    <w:rsid w:val="006670B8"/>
    <w:pPr>
      <w:keepLines/>
      <w:numPr>
        <w:numId w:val="6"/>
      </w:numPr>
      <w:tabs>
        <w:tab w:val="left" w:pos="2520"/>
      </w:tabs>
      <w:spacing w:before="60" w:after="60"/>
    </w:pPr>
  </w:style>
  <w:style w:type="paragraph" w:styleId="Checklist" w:customStyle="1">
    <w:name w:val="Checklist"/>
    <w:basedOn w:val="BodyText"/>
    <w:rsid w:val="006670B8"/>
    <w:pPr>
      <w:numPr>
        <w:numId w:val="5"/>
      </w:numPr>
    </w:pPr>
  </w:style>
  <w:style w:type="paragraph" w:styleId="Subject" w:customStyle="1">
    <w:name w:val="Subject"/>
    <w:basedOn w:val="BodyText"/>
    <w:rsid w:val="006670B8"/>
    <w:rPr>
      <w:sz w:val="48"/>
    </w:rPr>
  </w:style>
  <w:style w:type="paragraph" w:styleId="InfoBox" w:customStyle="1">
    <w:name w:val="Info Box"/>
    <w:basedOn w:val="BodyText"/>
    <w:rsid w:val="006670B8"/>
    <w:pPr>
      <w:keepLines/>
      <w:pBdr>
        <w:top w:val="single" w:color="auto" w:sz="6" w:space="6"/>
        <w:left w:val="single" w:color="auto" w:sz="6" w:space="6"/>
        <w:bottom w:val="single" w:color="auto" w:sz="6" w:space="6"/>
        <w:right w:val="single" w:color="auto" w:sz="6" w:space="6"/>
        <w:between w:val="single" w:color="auto" w:sz="6" w:space="6"/>
      </w:pBdr>
      <w:ind w:left="2520" w:right="2160"/>
      <w:jc w:val="center"/>
    </w:pPr>
    <w:rPr>
      <w:sz w:val="18"/>
    </w:rPr>
  </w:style>
  <w:style w:type="paragraph" w:styleId="NumberList" w:customStyle="1">
    <w:name w:val="Number List"/>
    <w:basedOn w:val="NumberedList"/>
    <w:rsid w:val="006670B8"/>
    <w:pPr>
      <w:numPr>
        <w:numId w:val="0"/>
      </w:numPr>
    </w:pPr>
  </w:style>
  <w:style w:type="paragraph" w:styleId="TOC1">
    <w:name w:val="toc 1"/>
    <w:basedOn w:val="Normal"/>
    <w:next w:val="Normal"/>
    <w:uiPriority w:val="39"/>
    <w:rsid w:val="006670B8"/>
    <w:pPr>
      <w:keepNext/>
      <w:tabs>
        <w:tab w:val="right" w:leader="dot" w:pos="10080"/>
      </w:tabs>
      <w:spacing w:before="240" w:after="120"/>
      <w:ind w:left="1440"/>
    </w:pPr>
    <w:rPr>
      <w:b/>
    </w:rPr>
  </w:style>
  <w:style w:type="paragraph" w:styleId="TOC4">
    <w:name w:val="toc 4"/>
    <w:basedOn w:val="Normal"/>
    <w:next w:val="Normal"/>
    <w:semiHidden/>
    <w:rsid w:val="006670B8"/>
    <w:pPr>
      <w:tabs>
        <w:tab w:val="right" w:leader="dot" w:pos="10080"/>
      </w:tabs>
      <w:ind w:left="3240"/>
    </w:pPr>
    <w:rPr>
      <w:sz w:val="18"/>
    </w:rPr>
  </w:style>
  <w:style w:type="paragraph" w:styleId="TOC5">
    <w:name w:val="toc 5"/>
    <w:basedOn w:val="Normal"/>
    <w:next w:val="Normal"/>
    <w:semiHidden/>
    <w:rsid w:val="006670B8"/>
    <w:pPr>
      <w:tabs>
        <w:tab w:val="right" w:leader="dot" w:pos="10080"/>
      </w:tabs>
      <w:ind w:left="3600"/>
    </w:pPr>
    <w:rPr>
      <w:sz w:val="18"/>
    </w:rPr>
  </w:style>
  <w:style w:type="paragraph" w:styleId="tty132" w:customStyle="1">
    <w:name w:val="tty132"/>
    <w:basedOn w:val="Normal"/>
    <w:rsid w:val="006670B8"/>
    <w:rPr>
      <w:rFonts w:ascii="Courier New" w:hAnsi="Courier New"/>
      <w:sz w:val="12"/>
    </w:rPr>
  </w:style>
  <w:style w:type="paragraph" w:styleId="tty180" w:customStyle="1">
    <w:name w:val="tty180"/>
    <w:basedOn w:val="Normal"/>
    <w:rsid w:val="006670B8"/>
    <w:pPr>
      <w:ind w:right="-720"/>
    </w:pPr>
    <w:rPr>
      <w:rFonts w:ascii="Courier New" w:hAnsi="Courier New"/>
      <w:sz w:val="8"/>
    </w:rPr>
  </w:style>
  <w:style w:type="paragraph" w:styleId="tty80" w:customStyle="1">
    <w:name w:val="tty80"/>
    <w:basedOn w:val="Normal"/>
    <w:rsid w:val="006670B8"/>
    <w:rPr>
      <w:rFonts w:ascii="Courier New" w:hAnsi="Courier New"/>
    </w:rPr>
  </w:style>
  <w:style w:type="paragraph" w:styleId="tty80indent" w:customStyle="1">
    <w:name w:val="tty80 indent"/>
    <w:basedOn w:val="tty80"/>
    <w:rsid w:val="006670B8"/>
    <w:pPr>
      <w:ind w:left="2895"/>
    </w:pPr>
  </w:style>
  <w:style w:type="paragraph" w:styleId="NoteWide" w:customStyle="1">
    <w:name w:val="Note Wide"/>
    <w:basedOn w:val="Note"/>
    <w:rsid w:val="006670B8"/>
    <w:pPr>
      <w:ind w:right="2160"/>
    </w:pPr>
  </w:style>
  <w:style w:type="table" w:styleId="TableGrid">
    <w:name w:val="Table Grid"/>
    <w:basedOn w:val="TableNormal"/>
    <w:rsid w:val="006670B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Grid-Accent1">
    <w:name w:val="Light Grid Accent 1"/>
    <w:aliases w:val="Infor_Standard"/>
    <w:basedOn w:val="TableNormal"/>
    <w:uiPriority w:val="62"/>
    <w:rsid w:val="0080041B"/>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Times" w:hAnsi="Times" w:eastAsia="Times New Roman"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Times" w:hAnsi="Times" w:eastAsia="Times New Roman"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Times" w:hAnsi="Times" w:eastAsia="Times New Roman" w:cs="Times New Roman"/>
        <w:b/>
        <w:bCs/>
      </w:rPr>
    </w:tblStylePr>
    <w:tblStylePr w:type="lastCol">
      <w:rPr>
        <w:rFonts w:ascii="Times" w:hAnsi="Times" w:eastAsia="Times New Roman"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InforTable" w:customStyle="1">
    <w:name w:val="Infor_Table"/>
    <w:basedOn w:val="TableNormal"/>
    <w:rsid w:val="0080041B"/>
    <w:tblPr/>
  </w:style>
  <w:style w:type="paragraph" w:styleId="NumberedList" w:customStyle="1">
    <w:name w:val="Numbered List"/>
    <w:basedOn w:val="Bullet"/>
    <w:rsid w:val="006670B8"/>
    <w:pPr>
      <w:numPr>
        <w:numId w:val="4"/>
      </w:numPr>
      <w:tabs>
        <w:tab w:val="left" w:pos="2880"/>
      </w:tabs>
    </w:pPr>
  </w:style>
  <w:style w:type="paragraph" w:styleId="Paragraph" w:customStyle="1">
    <w:name w:val="Paragraph"/>
    <w:rsid w:val="006670B8"/>
    <w:pPr>
      <w:spacing w:before="130" w:after="130" w:line="260" w:lineRule="exact"/>
    </w:pPr>
    <w:rPr>
      <w:rFonts w:ascii="Arial" w:hAnsi="Arial" w:eastAsia="Arial Unicode MS"/>
      <w:sz w:val="21"/>
      <w:szCs w:val="22"/>
      <w:lang w:val="en-US" w:eastAsia="en-US"/>
    </w:rPr>
  </w:style>
  <w:style w:type="paragraph" w:styleId="CopyrightText" w:customStyle="1">
    <w:name w:val="Copyright Text"/>
    <w:basedOn w:val="Paragraph"/>
    <w:rsid w:val="006670B8"/>
    <w:pPr>
      <w:spacing w:before="70" w:after="70"/>
    </w:pPr>
    <w:rPr>
      <w:szCs w:val="21"/>
    </w:rPr>
  </w:style>
  <w:style w:type="paragraph" w:styleId="HeadingCopyright" w:customStyle="1">
    <w:name w:val="Heading Copyright"/>
    <w:basedOn w:val="Heading2"/>
    <w:next w:val="CopyrightText"/>
    <w:rsid w:val="006670B8"/>
    <w:pPr>
      <w:numPr>
        <w:ilvl w:val="0"/>
        <w:numId w:val="0"/>
      </w:numPr>
      <w:pBdr>
        <w:top w:val="none" w:color="auto" w:sz="0" w:space="0"/>
      </w:pBdr>
      <w:spacing w:before="65" w:after="65" w:line="260" w:lineRule="exact"/>
      <w:ind w:right="0"/>
      <w:outlineLvl w:val="9"/>
    </w:pPr>
    <w:rPr>
      <w:rFonts w:eastAsia="Arial Unicode MS"/>
      <w:bCs/>
      <w:sz w:val="22"/>
      <w:szCs w:val="22"/>
      <w:lang w:eastAsia="en-US"/>
    </w:rPr>
  </w:style>
  <w:style w:type="paragraph" w:styleId="BalloonText">
    <w:name w:val="Balloon Text"/>
    <w:basedOn w:val="Normal"/>
    <w:link w:val="BalloonTextChar"/>
    <w:rsid w:val="006670B8"/>
    <w:rPr>
      <w:rFonts w:ascii="Tahoma" w:hAnsi="Tahoma" w:cs="Tahoma"/>
      <w:sz w:val="16"/>
      <w:szCs w:val="16"/>
    </w:rPr>
  </w:style>
  <w:style w:type="character" w:styleId="BalloonTextChar" w:customStyle="1">
    <w:name w:val="Balloon Text Char"/>
    <w:link w:val="BalloonText"/>
    <w:rsid w:val="006670B8"/>
    <w:rPr>
      <w:rFonts w:ascii="Tahoma" w:hAnsi="Tahoma" w:cs="Tahoma"/>
      <w:sz w:val="16"/>
      <w:szCs w:val="16"/>
      <w:lang w:val="en-US" w:eastAsia="es-ES"/>
    </w:rPr>
  </w:style>
  <w:style w:type="character" w:styleId="TableTextChar" w:customStyle="1">
    <w:name w:val="Table Text Char"/>
    <w:link w:val="TableText"/>
    <w:rsid w:val="005A6953"/>
    <w:rPr>
      <w:rFonts w:ascii="Arial" w:hAnsi="Arial"/>
      <w:sz w:val="16"/>
      <w:lang w:val="en-US" w:eastAsia="es-ES"/>
    </w:rPr>
  </w:style>
  <w:style w:type="table" w:styleId="LightList-Accent5">
    <w:name w:val="Light List Accent 5"/>
    <w:basedOn w:val="TableNormal"/>
    <w:uiPriority w:val="61"/>
    <w:rsid w:val="006670B8"/>
    <w:tblPr>
      <w:tblStyleRowBandSize w:val="1"/>
      <w:tblStyleColBandSize w:val="1"/>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MediumGrid3-Accent5">
    <w:name w:val="Medium Grid 3 Accent 5"/>
    <w:basedOn w:val="TableNormal"/>
    <w:uiPriority w:val="69"/>
    <w:rsid w:val="006670B8"/>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5D5E2"/>
      </w:tcPr>
    </w:tblStylePr>
  </w:style>
  <w:style w:type="table" w:styleId="TableGrid8">
    <w:name w:val="Table Grid 8"/>
    <w:basedOn w:val="TableNormal"/>
    <w:rsid w:val="003350D6"/>
    <w:pPr>
      <w:spacing w:before="120" w:after="120"/>
      <w:ind w:left="1440" w:right="567"/>
    </w:pPr>
    <w:rPr>
      <w:rFonts w:ascii="Arial" w:hAnsi="Arial"/>
      <w:sz w:val="16"/>
    </w:rPr>
    <w:tblPr>
      <w:tblStyleRowBandSize w:val="1"/>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rFonts w:ascii="Arial" w:hAnsi="Arial"/>
        <w:b/>
        <w:bCs/>
        <w:i w:val="0"/>
        <w:color w:val="FFFFFF"/>
        <w:sz w:val="20"/>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tblStylePr w:type="band1Horz">
      <w:rPr>
        <w:rFonts w:ascii="Arial" w:hAnsi="Arial"/>
        <w:sz w:val="16"/>
      </w:rPr>
    </w:tblStylePr>
    <w:tblStylePr w:type="band2Horz">
      <w:rPr>
        <w:rFonts w:ascii="Arial" w:hAnsi="Arial"/>
        <w:sz w:val="16"/>
      </w:rPr>
    </w:tblStylePr>
  </w:style>
  <w:style w:type="paragraph" w:styleId="Copyright" w:customStyle="1">
    <w:name w:val="Copyright"/>
    <w:uiPriority w:val="99"/>
    <w:rsid w:val="007057A9"/>
    <w:rPr>
      <w:rFonts w:ascii="Arial" w:hAnsi="Arial" w:cs="Arial"/>
      <w:bCs/>
      <w:kern w:val="32"/>
      <w:sz w:val="10"/>
      <w:szCs w:val="32"/>
      <w:lang w:val="en-US" w:eastAsia="en-US"/>
    </w:rPr>
  </w:style>
  <w:style w:type="paragraph" w:styleId="CopyrightText0" w:customStyle="1">
    <w:name w:val="Copyright © Text"/>
    <w:basedOn w:val="Normal"/>
    <w:uiPriority w:val="99"/>
    <w:rsid w:val="007057A9"/>
    <w:pPr>
      <w:widowControl w:val="0"/>
      <w:autoSpaceDE w:val="0"/>
      <w:autoSpaceDN w:val="0"/>
      <w:adjustRightInd w:val="0"/>
      <w:spacing w:line="140" w:lineRule="atLeast"/>
      <w:textAlignment w:val="center"/>
    </w:pPr>
    <w:rPr>
      <w:rFonts w:ascii="ProximaNova-Light" w:hAnsi="ProximaNova-Light" w:cs="ProximaNova-Light"/>
      <w:color w:val="000000"/>
      <w:spacing w:val="-1"/>
      <w:sz w:val="12"/>
      <w:szCs w:val="12"/>
      <w:lang w:eastAsia="en-US"/>
    </w:rPr>
  </w:style>
  <w:style w:type="paragraph" w:styleId="TOCHeading2" w:customStyle="1">
    <w:name w:val="TOC Heading2"/>
    <w:basedOn w:val="Normal"/>
    <w:rsid w:val="00CF3E21"/>
    <w:pPr>
      <w:keepNext/>
      <w:pageBreakBefore/>
      <w:pBdr>
        <w:top w:val="single" w:color="002060" w:sz="48" w:space="26"/>
      </w:pBdr>
      <w:spacing w:before="960" w:after="960"/>
      <w:ind w:left="1440"/>
    </w:pPr>
    <w:rPr>
      <w:sz w:val="36"/>
    </w:rPr>
  </w:style>
  <w:style w:type="paragraph" w:styleId="Subtitle">
    <w:name w:val="Subtitle"/>
    <w:basedOn w:val="Normal"/>
    <w:next w:val="Normal"/>
    <w:link w:val="SubtitleChar"/>
    <w:uiPriority w:val="11"/>
    <w:qFormat/>
    <w:rsid w:val="008305A9"/>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8305A9"/>
    <w:rPr>
      <w:rFonts w:asciiTheme="majorHAnsi" w:hAnsiTheme="majorHAnsi" w:eastAsiaTheme="majorEastAsia" w:cstheme="majorBidi"/>
      <w:i/>
      <w:iCs/>
      <w:color w:val="4F81BD" w:themeColor="accent1"/>
      <w:spacing w:val="15"/>
      <w:sz w:val="24"/>
      <w:szCs w:val="24"/>
      <w:lang w:val="en-US" w:eastAsia="es-ES"/>
    </w:rPr>
  </w:style>
  <w:style w:type="table" w:styleId="InforTable0" w:customStyle="1">
    <w:name w:val="Infor Table"/>
    <w:basedOn w:val="TableNormal"/>
    <w:uiPriority w:val="99"/>
    <w:rsid w:val="006670B8"/>
    <w:pPr>
      <w:jc w:val="center"/>
    </w:pPr>
    <w:rPr>
      <w:rFonts w:ascii="Arial" w:hAnsi="Arial" w:eastAsiaTheme="minorEastAsia" w:cstheme="minorBidi"/>
      <w:sz w:val="16"/>
      <w:szCs w:val="22"/>
      <w:lang w:val="es-AR" w:eastAsia="es-AR"/>
    </w:rPr>
    <w:tblPr>
      <w:tblStyleRowBandSize w:val="1"/>
    </w:tblPr>
    <w:tcPr>
      <w:shd w:val="clear" w:color="auto" w:fill="auto"/>
      <w:vAlign w:val="center"/>
    </w:tcPr>
    <w:tblStylePr w:type="firstRow">
      <w:pPr>
        <w:wordWrap/>
        <w:jc w:val="left"/>
      </w:pPr>
      <w:rPr>
        <w:rFonts w:ascii="Arial" w:hAnsi="Arial"/>
        <w:b/>
        <w:color w:val="FFFFFF" w:themeColor="background1"/>
        <w:sz w:val="16"/>
      </w:rPr>
      <w:tblPr/>
      <w:tcPr>
        <w:tcBorders>
          <w:top w:val="single" w:color="auto" w:sz="4" w:space="0"/>
          <w:left w:val="single" w:color="auto" w:sz="4" w:space="0"/>
          <w:bottom w:val="single" w:color="auto" w:sz="4" w:space="0"/>
          <w:right w:val="single" w:color="auto" w:sz="4" w:space="0"/>
          <w:insideH w:val="nil"/>
          <w:insideV w:val="nil"/>
          <w:tl2br w:val="nil"/>
          <w:tr2bl w:val="nil"/>
        </w:tcBorders>
        <w:shd w:val="clear" w:color="auto" w:fill="13A3F7"/>
      </w:tcPr>
    </w:tblStylePr>
    <w:tblStylePr w:type="lastRow">
      <w:tblPr/>
      <w:tcPr>
        <w:tcBorders>
          <w:top w:val="single" w:color="auto" w:sz="4" w:space="0"/>
          <w:left w:val="single" w:color="auto" w:sz="4" w:space="0"/>
          <w:bottom w:val="single" w:color="auto" w:sz="4" w:space="0"/>
          <w:right w:val="single" w:color="auto" w:sz="4" w:space="0"/>
          <w:insideH w:val="single" w:color="auto" w:sz="6" w:space="0"/>
          <w:insideV w:val="single" w:color="auto" w:sz="6" w:space="0"/>
          <w:tl2br w:val="nil"/>
          <w:tr2bl w:val="nil"/>
        </w:tcBorders>
      </w:tcPr>
    </w:tblStylePr>
    <w:tblStylePr w:type="band1Horz">
      <w:pPr>
        <w:wordWrap/>
        <w:jc w:val="left"/>
      </w:pPr>
      <w:tblPr/>
      <w:tcPr>
        <w:tcBorders>
          <w:top w:val="single" w:color="auto" w:sz="4" w:space="0"/>
          <w:left w:val="single" w:color="auto" w:sz="4" w:space="0"/>
          <w:bottom w:val="single" w:color="auto" w:sz="4" w:space="0"/>
          <w:right w:val="single" w:color="auto" w:sz="4" w:space="0"/>
          <w:insideH w:val="single" w:color="auto" w:sz="6" w:space="0"/>
          <w:insideV w:val="single" w:color="auto" w:sz="6" w:space="0"/>
          <w:tl2br w:val="nil"/>
          <w:tr2bl w:val="nil"/>
        </w:tcBorders>
        <w:shd w:val="clear" w:color="auto" w:fill="E8E8E8"/>
      </w:tcPr>
    </w:tblStylePr>
    <w:tblStylePr w:type="band2Horz">
      <w:pPr>
        <w:wordWrap/>
        <w:jc w:val="left"/>
      </w:pPr>
      <w:tblPr/>
      <w:tcPr>
        <w:tcBorders>
          <w:top w:val="single" w:color="auto" w:sz="4" w:space="0"/>
          <w:left w:val="single" w:color="auto" w:sz="4" w:space="0"/>
          <w:bottom w:val="single" w:color="auto" w:sz="4" w:space="0"/>
          <w:right w:val="single" w:color="auto" w:sz="4" w:space="0"/>
          <w:insideH w:val="single" w:color="auto" w:sz="6" w:space="0"/>
          <w:insideV w:val="single" w:color="auto" w:sz="6" w:space="0"/>
          <w:tl2br w:val="nil"/>
          <w:tr2bl w:val="nil"/>
        </w:tcBorders>
        <w:shd w:val="clear" w:color="auto" w:fill="auto"/>
      </w:tcPr>
    </w:tblStylePr>
  </w:style>
  <w:style w:type="table" w:styleId="LightShading-Accent3">
    <w:name w:val="Light Shading Accent 3"/>
    <w:basedOn w:val="TableNormal"/>
    <w:uiPriority w:val="60"/>
    <w:rsid w:val="008305A9"/>
    <w:rPr>
      <w:rFonts w:asciiTheme="minorHAnsi" w:hAnsiTheme="minorHAnsi" w:eastAsiaTheme="minorEastAsia" w:cstheme="minorBidi"/>
      <w:color w:val="76923C" w:themeColor="accent3" w:themeShade="BF"/>
      <w:sz w:val="22"/>
      <w:szCs w:val="22"/>
      <w:lang w:val="es-AR" w:eastAsia="es-AR"/>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TitleChar" w:customStyle="1">
    <w:name w:val="Title Char"/>
    <w:basedOn w:val="DefaultParagraphFont"/>
    <w:link w:val="Title"/>
    <w:rsid w:val="006670B8"/>
    <w:rPr>
      <w:rFonts w:ascii="Arial" w:hAnsi="Arial"/>
      <w:sz w:val="48"/>
      <w:lang w:val="en-US" w:eastAsia="es-ES"/>
    </w:rPr>
  </w:style>
  <w:style w:type="character" w:styleId="BodyTextChar" w:customStyle="1">
    <w:name w:val="Body Text Char"/>
    <w:basedOn w:val="DefaultParagraphFont"/>
    <w:link w:val="BodyText"/>
    <w:rsid w:val="006670B8"/>
    <w:rPr>
      <w:rFonts w:ascii="Arial" w:hAnsi="Arial"/>
      <w:lang w:val="en-US" w:eastAsia="es-ES"/>
    </w:rPr>
  </w:style>
  <w:style w:type="character" w:styleId="FooterChar" w:customStyle="1">
    <w:name w:val="Footer Char"/>
    <w:basedOn w:val="DefaultParagraphFont"/>
    <w:link w:val="Footer"/>
    <w:rsid w:val="006670B8"/>
    <w:rPr>
      <w:rFonts w:ascii="Arial" w:hAnsi="Arial"/>
      <w:sz w:val="16"/>
      <w:lang w:val="en-US" w:eastAsia="es-ES"/>
    </w:rPr>
  </w:style>
  <w:style w:type="character" w:styleId="HeaderChar" w:customStyle="1">
    <w:name w:val="Header Char"/>
    <w:basedOn w:val="DefaultParagraphFont"/>
    <w:link w:val="Header"/>
    <w:rsid w:val="006670B8"/>
    <w:rPr>
      <w:rFonts w:ascii="Arial" w:hAnsi="Arial"/>
      <w:sz w:val="16"/>
      <w:lang w:val="en-US" w:eastAsia="es-ES"/>
    </w:rPr>
  </w:style>
  <w:style w:type="character" w:styleId="Heading1Char" w:customStyle="1">
    <w:name w:val="Heading 1 Char"/>
    <w:aliases w:val="HD1 Char"/>
    <w:basedOn w:val="DefaultParagraphFont"/>
    <w:link w:val="Heading1"/>
    <w:uiPriority w:val="9"/>
    <w:rsid w:val="006670B8"/>
    <w:rPr>
      <w:rFonts w:ascii="Arial" w:hAnsi="Arial"/>
      <w:b/>
      <w:caps/>
      <w:sz w:val="28"/>
      <w:lang w:val="en-US" w:eastAsia="es-ES"/>
    </w:rPr>
  </w:style>
  <w:style w:type="character" w:styleId="Heading2Char" w:customStyle="1">
    <w:name w:val="Heading 2 Char"/>
    <w:aliases w:val="HD2 Char"/>
    <w:basedOn w:val="DefaultParagraphFont"/>
    <w:link w:val="Heading2"/>
    <w:uiPriority w:val="9"/>
    <w:rsid w:val="006670B8"/>
    <w:rPr>
      <w:rFonts w:ascii="Arial" w:hAnsi="Arial"/>
      <w:b/>
      <w:sz w:val="28"/>
      <w:lang w:val="en-US" w:eastAsia="es-ES"/>
    </w:rPr>
  </w:style>
  <w:style w:type="character" w:styleId="Heading3Char" w:customStyle="1">
    <w:name w:val="Heading 3 Char"/>
    <w:basedOn w:val="DefaultParagraphFont"/>
    <w:link w:val="Heading3"/>
    <w:uiPriority w:val="9"/>
    <w:rsid w:val="006670B8"/>
    <w:rPr>
      <w:rFonts w:ascii="Arial" w:hAnsi="Arial"/>
      <w:b/>
      <w:caps/>
      <w:sz w:val="24"/>
      <w:lang w:val="en-US" w:eastAsia="es-ES"/>
    </w:rPr>
  </w:style>
  <w:style w:type="character" w:styleId="Heading4Char" w:customStyle="1">
    <w:name w:val="Heading 4 Char"/>
    <w:basedOn w:val="DefaultParagraphFont"/>
    <w:link w:val="Heading4"/>
    <w:uiPriority w:val="9"/>
    <w:rsid w:val="006670B8"/>
    <w:rPr>
      <w:rFonts w:ascii="Arial" w:hAnsi="Arial"/>
      <w:b/>
      <w:sz w:val="24"/>
      <w:lang w:val="en-US" w:eastAsia="es-ES"/>
    </w:rPr>
  </w:style>
  <w:style w:type="character" w:styleId="Heading5Char" w:customStyle="1">
    <w:name w:val="Heading 5 Char"/>
    <w:basedOn w:val="DefaultParagraphFont"/>
    <w:link w:val="Heading5"/>
    <w:uiPriority w:val="9"/>
    <w:rsid w:val="006670B8"/>
    <w:rPr>
      <w:rFonts w:ascii="Arial" w:hAnsi="Arial"/>
      <w:b/>
      <w:caps/>
      <w:lang w:val="en-US" w:eastAsia="es-ES"/>
    </w:rPr>
  </w:style>
  <w:style w:type="character" w:styleId="Heading6Char" w:customStyle="1">
    <w:name w:val="Heading 6 Char"/>
    <w:basedOn w:val="DefaultParagraphFont"/>
    <w:link w:val="Heading6"/>
    <w:uiPriority w:val="9"/>
    <w:rsid w:val="006670B8"/>
    <w:rPr>
      <w:rFonts w:ascii="Arial" w:hAnsi="Arial"/>
      <w:b/>
      <w:lang w:val="en-US" w:eastAsia="es-ES"/>
    </w:rPr>
  </w:style>
  <w:style w:type="character" w:styleId="Heading7Char" w:customStyle="1">
    <w:name w:val="Heading 7 Char"/>
    <w:basedOn w:val="DefaultParagraphFont"/>
    <w:link w:val="Heading7"/>
    <w:uiPriority w:val="9"/>
    <w:rsid w:val="006670B8"/>
    <w:rPr>
      <w:rFonts w:ascii="Times" w:hAnsi="Times"/>
      <w:i/>
      <w:lang w:val="en-US" w:eastAsia="es-ES"/>
    </w:rPr>
  </w:style>
  <w:style w:type="character" w:styleId="Heading8Char" w:customStyle="1">
    <w:name w:val="Heading 8 Char"/>
    <w:basedOn w:val="DefaultParagraphFont"/>
    <w:link w:val="Heading8"/>
    <w:rsid w:val="006670B8"/>
    <w:rPr>
      <w:rFonts w:ascii="Arial" w:hAnsi="Arial"/>
      <w:b/>
      <w:lang w:val="en-US" w:eastAsia="es-ES"/>
    </w:rPr>
  </w:style>
  <w:style w:type="character" w:styleId="Heading9Char" w:customStyle="1">
    <w:name w:val="Heading 9 Char"/>
    <w:basedOn w:val="DefaultParagraphFont"/>
    <w:link w:val="Heading9"/>
    <w:rsid w:val="006670B8"/>
    <w:rPr>
      <w:rFonts w:ascii="Arial" w:hAnsi="Arial"/>
      <w:b/>
      <w:i/>
      <w:lang w:val="en-US" w:eastAsia="es-ES"/>
    </w:rPr>
  </w:style>
  <w:style w:type="character" w:styleId="CommentReference">
    <w:name w:val="annotation reference"/>
    <w:basedOn w:val="DefaultParagraphFont"/>
    <w:uiPriority w:val="99"/>
    <w:unhideWhenUsed/>
    <w:rsid w:val="006670B8"/>
    <w:rPr>
      <w:sz w:val="16"/>
      <w:szCs w:val="16"/>
    </w:rPr>
  </w:style>
  <w:style w:type="paragraph" w:styleId="CommentText">
    <w:name w:val="annotation text"/>
    <w:basedOn w:val="Normal"/>
    <w:link w:val="CommentTextChar"/>
    <w:uiPriority w:val="99"/>
    <w:unhideWhenUsed/>
    <w:rsid w:val="006670B8"/>
  </w:style>
  <w:style w:type="character" w:styleId="CommentTextChar" w:customStyle="1">
    <w:name w:val="Comment Text Char"/>
    <w:basedOn w:val="DefaultParagraphFont"/>
    <w:link w:val="CommentText"/>
    <w:uiPriority w:val="99"/>
    <w:rsid w:val="006670B8"/>
    <w:rPr>
      <w:rFonts w:ascii="Arial" w:hAnsi="Arial"/>
      <w:lang w:val="en-US" w:eastAsia="es-ES"/>
    </w:rPr>
  </w:style>
  <w:style w:type="paragraph" w:styleId="CommentSubject">
    <w:name w:val="annotation subject"/>
    <w:basedOn w:val="CommentText"/>
    <w:next w:val="CommentText"/>
    <w:link w:val="CommentSubjectChar"/>
    <w:uiPriority w:val="99"/>
    <w:unhideWhenUsed/>
    <w:rsid w:val="006670B8"/>
    <w:rPr>
      <w:b/>
      <w:bCs/>
    </w:rPr>
  </w:style>
  <w:style w:type="character" w:styleId="CommentSubjectChar" w:customStyle="1">
    <w:name w:val="Comment Subject Char"/>
    <w:basedOn w:val="CommentTextChar"/>
    <w:link w:val="CommentSubject"/>
    <w:uiPriority w:val="99"/>
    <w:rsid w:val="006670B8"/>
    <w:rPr>
      <w:rFonts w:ascii="Arial" w:hAnsi="Arial"/>
      <w:b/>
      <w:bCs/>
      <w:lang w:val="en-US" w:eastAsia="es-ES"/>
    </w:rPr>
  </w:style>
  <w:style w:type="paragraph" w:styleId="NormalWeb">
    <w:name w:val="Normal (Web)"/>
    <w:basedOn w:val="Normal"/>
    <w:uiPriority w:val="99"/>
    <w:unhideWhenUsed/>
    <w:rsid w:val="006670B8"/>
    <w:pPr>
      <w:spacing w:before="100" w:beforeAutospacing="1" w:after="100" w:afterAutospacing="1"/>
    </w:pPr>
    <w:rPr>
      <w:rFonts w:ascii="Times New Roman" w:hAnsi="Times New Roman"/>
      <w:sz w:val="24"/>
      <w:szCs w:val="24"/>
      <w:lang w:val="en-AU" w:eastAsia="en-AU"/>
    </w:rPr>
  </w:style>
  <w:style w:type="character" w:styleId="PlaceholderText">
    <w:name w:val="Placeholder Text"/>
    <w:basedOn w:val="DefaultParagraphFont"/>
    <w:uiPriority w:val="99"/>
    <w:semiHidden/>
    <w:rsid w:val="001A6B21"/>
    <w:rPr>
      <w:color w:val="808080"/>
    </w:rPr>
  </w:style>
  <w:style w:type="paragraph" w:styleId="TOCHeading">
    <w:name w:val="TOC Heading"/>
    <w:basedOn w:val="Heading1"/>
    <w:next w:val="Normal"/>
    <w:uiPriority w:val="39"/>
    <w:semiHidden/>
    <w:unhideWhenUsed/>
    <w:qFormat/>
    <w:rsid w:val="001F61FA"/>
    <w:pPr>
      <w:pageBreakBefore w:val="0"/>
      <w:numPr>
        <w:numId w:val="0"/>
      </w:numPr>
      <w:pBdr>
        <w:top w:val="none" w:color="auto" w:sz="0" w:space="0"/>
      </w:pBdr>
      <w:tabs>
        <w:tab w:val="clear" w:pos="2520"/>
      </w:tabs>
      <w:spacing w:before="480" w:after="0" w:line="276" w:lineRule="auto"/>
      <w:ind w:right="0"/>
      <w:outlineLvl w:val="9"/>
    </w:pPr>
    <w:rPr>
      <w:rFonts w:asciiTheme="majorHAnsi" w:hAnsiTheme="majorHAnsi" w:eastAsiaTheme="majorEastAsia" w:cstheme="majorBidi"/>
      <w:bCs/>
      <w:caps w:val="0"/>
      <w:color w:val="365F91" w:themeColor="accent1" w:themeShade="BF"/>
      <w:szCs w:val="28"/>
      <w:lang w:eastAsia="ja-JP"/>
    </w:rPr>
  </w:style>
  <w:style w:type="character" w:styleId="Hyperlink">
    <w:name w:val="Hyperlink"/>
    <w:basedOn w:val="DefaultParagraphFont"/>
    <w:uiPriority w:val="99"/>
    <w:unhideWhenUsed/>
    <w:rsid w:val="001F61FA"/>
    <w:rPr>
      <w:color w:val="0000FF" w:themeColor="hyperlink"/>
      <w:u w:val="single"/>
    </w:rPr>
  </w:style>
  <w:style w:type="paragraph" w:styleId="ListParagraph">
    <w:name w:val="List Paragraph"/>
    <w:basedOn w:val="Normal"/>
    <w:link w:val="ListParagraphChar"/>
    <w:uiPriority w:val="34"/>
    <w:qFormat/>
    <w:rsid w:val="00F52F62"/>
    <w:pPr>
      <w:spacing w:after="120"/>
      <w:ind w:left="720"/>
    </w:pPr>
    <w:rPr>
      <w:rFonts w:eastAsia="SimSun" w:cs="Arial"/>
      <w:lang w:val="en-AU" w:eastAsia="sv-SE"/>
    </w:rPr>
  </w:style>
  <w:style w:type="character" w:styleId="Emphasis">
    <w:name w:val="Emphasis"/>
    <w:basedOn w:val="DefaultParagraphFont"/>
    <w:qFormat/>
    <w:rsid w:val="00331E8C"/>
    <w:rPr>
      <w:i/>
      <w:iCs/>
    </w:rPr>
  </w:style>
  <w:style w:type="character" w:styleId="UnresolvedMention">
    <w:name w:val="Unresolved Mention"/>
    <w:basedOn w:val="DefaultParagraphFont"/>
    <w:uiPriority w:val="99"/>
    <w:semiHidden/>
    <w:unhideWhenUsed/>
    <w:rsid w:val="00DE032B"/>
    <w:rPr>
      <w:color w:val="605E5C"/>
      <w:shd w:val="clear" w:color="auto" w:fill="E1DFDD"/>
    </w:rPr>
  </w:style>
  <w:style w:type="paragraph" w:styleId="FunctionalRequirement" w:customStyle="1">
    <w:name w:val="Functional Requirement"/>
    <w:basedOn w:val="Heading3"/>
    <w:link w:val="FunctionalRequirementChar"/>
    <w:rsid w:val="00C24B23"/>
    <w:pPr>
      <w:framePr w:wrap="around" w:hAnchor="text" w:vAnchor="text" w:y="1"/>
      <w:numPr>
        <w:ilvl w:val="0"/>
        <w:numId w:val="7"/>
      </w:numPr>
      <w:tabs>
        <w:tab w:val="left" w:pos="1440"/>
      </w:tabs>
      <w:ind w:left="1800" w:hanging="1440"/>
    </w:pPr>
  </w:style>
  <w:style w:type="paragraph" w:styleId="TableTitleGeorgia" w:customStyle="1">
    <w:name w:val="Table Title_Georgia"/>
    <w:basedOn w:val="Normal"/>
    <w:uiPriority w:val="99"/>
    <w:qFormat/>
    <w:rsid w:val="00747A48"/>
    <w:pPr>
      <w:spacing w:after="40" w:line="200" w:lineRule="atLeast"/>
      <w:contextualSpacing/>
    </w:pPr>
    <w:rPr>
      <w:rFonts w:ascii="Georgia" w:hAnsi="Georgia" w:cs="Arial"/>
      <w:b/>
      <w:color w:val="FFFFFF"/>
      <w:szCs w:val="36"/>
      <w:lang w:val="es-ES" w:eastAsia="en-US"/>
    </w:rPr>
  </w:style>
  <w:style w:type="character" w:styleId="FunctionalRequirementChar" w:customStyle="1">
    <w:name w:val="Functional Requirement Char"/>
    <w:basedOn w:val="Heading3Char"/>
    <w:link w:val="FunctionalRequirement"/>
    <w:rsid w:val="00C24B23"/>
    <w:rPr>
      <w:rFonts w:ascii="Arial" w:hAnsi="Arial"/>
      <w:b/>
      <w:caps/>
      <w:sz w:val="24"/>
      <w:lang w:val="en-US" w:eastAsia="es-ES"/>
    </w:rPr>
  </w:style>
  <w:style w:type="paragraph" w:styleId="TableTextGeorgia" w:customStyle="1">
    <w:name w:val="Table Text_Georgia"/>
    <w:basedOn w:val="Normal"/>
    <w:uiPriority w:val="99"/>
    <w:qFormat/>
    <w:rsid w:val="00747A48"/>
    <w:pPr>
      <w:spacing w:after="40" w:line="200" w:lineRule="atLeast"/>
      <w:contextualSpacing/>
    </w:pPr>
    <w:rPr>
      <w:rFonts w:ascii="Georgia" w:hAnsi="Georgia"/>
      <w:lang w:eastAsia="en-US"/>
    </w:rPr>
  </w:style>
  <w:style w:type="paragraph" w:styleId="FunctionalRequirements" w:customStyle="1">
    <w:name w:val="Functional Requirements"/>
    <w:basedOn w:val="Heading3"/>
    <w:next w:val="BodyText"/>
    <w:link w:val="FunctionalRequirementsChar"/>
    <w:qFormat/>
    <w:rsid w:val="00E346F3"/>
    <w:pPr>
      <w:numPr>
        <w:ilvl w:val="0"/>
        <w:numId w:val="8"/>
      </w:numPr>
    </w:pPr>
  </w:style>
  <w:style w:type="character" w:styleId="FunctionalRequirementsChar" w:customStyle="1">
    <w:name w:val="Functional Requirements Char"/>
    <w:basedOn w:val="Heading3Char"/>
    <w:link w:val="FunctionalRequirements"/>
    <w:rsid w:val="00E346F3"/>
    <w:rPr>
      <w:rFonts w:ascii="Arial" w:hAnsi="Arial"/>
      <w:b/>
      <w:caps/>
      <w:sz w:val="24"/>
      <w:lang w:val="en-US" w:eastAsia="es-ES"/>
    </w:rPr>
  </w:style>
  <w:style w:type="character" w:styleId="FollowedHyperlink">
    <w:name w:val="FollowedHyperlink"/>
    <w:basedOn w:val="DefaultParagraphFont"/>
    <w:semiHidden/>
    <w:unhideWhenUsed/>
    <w:rsid w:val="00D813B0"/>
    <w:rPr>
      <w:color w:val="800080" w:themeColor="followedHyperlink"/>
      <w:u w:val="single"/>
    </w:rPr>
  </w:style>
  <w:style w:type="character" w:styleId="eop" w:customStyle="1">
    <w:name w:val="eop"/>
    <w:basedOn w:val="DefaultParagraphFont"/>
    <w:rsid w:val="00494B23"/>
  </w:style>
  <w:style w:type="character" w:styleId="normaltextrun" w:customStyle="1">
    <w:name w:val="normaltextrun"/>
    <w:basedOn w:val="DefaultParagraphFont"/>
    <w:rsid w:val="00494B23"/>
  </w:style>
  <w:style w:type="character" w:styleId="scxw261548412" w:customStyle="1">
    <w:name w:val="scxw261548412"/>
    <w:basedOn w:val="DefaultParagraphFont"/>
    <w:rsid w:val="00A2102F"/>
  </w:style>
  <w:style w:type="character" w:styleId="normaltextrun1" w:customStyle="1">
    <w:name w:val="normaltextrun1"/>
    <w:basedOn w:val="DefaultParagraphFont"/>
    <w:rsid w:val="00A2102F"/>
  </w:style>
  <w:style w:type="table" w:styleId="TableGridLight">
    <w:name w:val="Grid Table Light"/>
    <w:basedOn w:val="TableNormal"/>
    <w:uiPriority w:val="40"/>
    <w:rsid w:val="006B5763"/>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paragraph0" w:customStyle="1">
    <w:name w:val="paragraph"/>
    <w:basedOn w:val="Normal"/>
    <w:rsid w:val="00FB3EDE"/>
    <w:pPr>
      <w:spacing w:before="100" w:beforeAutospacing="1" w:after="100" w:afterAutospacing="1"/>
    </w:pPr>
    <w:rPr>
      <w:rFonts w:ascii="Times New Roman" w:hAnsi="Times New Roman"/>
      <w:sz w:val="24"/>
      <w:szCs w:val="24"/>
      <w:lang w:eastAsia="en-US"/>
    </w:rPr>
  </w:style>
  <w:style w:type="table" w:styleId="GridTable5Dark-Accent1">
    <w:name w:val="Grid Table 5 Dark Accent 1"/>
    <w:basedOn w:val="TableNormal"/>
    <w:uiPriority w:val="50"/>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3-Accent1">
    <w:name w:val="List Table 3 Accent 1"/>
    <w:basedOn w:val="TableNormal"/>
    <w:uiPriority w:val="48"/>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b/>
        <w:bCs/>
        <w:color w:val="FFFFFF" w:themeColor="background1"/>
      </w:rPr>
      <w:tblPr/>
      <w:tcPr>
        <w:shd w:val="clear" w:color="auto" w:fill="4F81BD" w:themeFill="accent1"/>
      </w:tcPr>
    </w:tblStylePr>
    <w:tblStylePr w:type="lastRow">
      <w:rPr>
        <w:b/>
        <w:bCs/>
      </w:rPr>
      <w:tblPr/>
      <w:tcPr>
        <w:tcBorders>
          <w:top w:val="double" w:color="4F81BD"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F81BD" w:themeColor="accent1" w:sz="4" w:space="0"/>
          <w:right w:val="single" w:color="4F81BD" w:themeColor="accent1" w:sz="4" w:space="0"/>
        </w:tcBorders>
      </w:tcPr>
    </w:tblStylePr>
    <w:tblStylePr w:type="band1Horz">
      <w:tblPr/>
      <w:tcPr>
        <w:tcBorders>
          <w:top w:val="single" w:color="4F81BD" w:themeColor="accent1" w:sz="4" w:space="0"/>
          <w:bottom w:val="single" w:color="4F81BD"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81BD" w:themeColor="accent1" w:sz="4" w:space="0"/>
          <w:left w:val="nil"/>
        </w:tcBorders>
      </w:tcPr>
    </w:tblStylePr>
    <w:tblStylePr w:type="swCell">
      <w:tblPr/>
      <w:tcPr>
        <w:tcBorders>
          <w:top w:val="double" w:color="4F81BD" w:themeColor="accent1" w:sz="4" w:space="0"/>
          <w:right w:val="nil"/>
        </w:tcBorders>
      </w:tcPr>
    </w:tblStylePr>
  </w:style>
  <w:style w:type="character" w:styleId="ListParagraphChar" w:customStyle="1">
    <w:name w:val="List Paragraph Char"/>
    <w:basedOn w:val="DefaultParagraphFont"/>
    <w:link w:val="ListParagraph"/>
    <w:uiPriority w:val="34"/>
    <w:rsid w:val="00724943"/>
    <w:rPr>
      <w:rFonts w:ascii="Arial" w:hAnsi="Arial" w:eastAsia="SimSun" w:cs="Arial"/>
      <w:lang w:eastAsia="sv-SE"/>
    </w:rPr>
  </w:style>
  <w:style w:type="character" w:styleId="wacimagecontainer" w:customStyle="1">
    <w:name w:val="wacimagecontainer"/>
    <w:basedOn w:val="DefaultParagraphFont"/>
    <w:rsid w:val="00686E97"/>
  </w:style>
  <w:style w:type="character" w:styleId="Mention">
    <w:name w:val="Mention"/>
    <w:basedOn w:val="DefaultParagraphFont"/>
    <w:uiPriority w:val="99"/>
    <w:unhideWhenUsed/>
    <w:rsid w:val="007B660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2228">
      <w:bodyDiv w:val="1"/>
      <w:marLeft w:val="0"/>
      <w:marRight w:val="0"/>
      <w:marTop w:val="0"/>
      <w:marBottom w:val="0"/>
      <w:divBdr>
        <w:top w:val="none" w:sz="0" w:space="0" w:color="auto"/>
        <w:left w:val="none" w:sz="0" w:space="0" w:color="auto"/>
        <w:bottom w:val="none" w:sz="0" w:space="0" w:color="auto"/>
        <w:right w:val="none" w:sz="0" w:space="0" w:color="auto"/>
      </w:divBdr>
    </w:div>
    <w:div w:id="46414602">
      <w:bodyDiv w:val="1"/>
      <w:marLeft w:val="0"/>
      <w:marRight w:val="0"/>
      <w:marTop w:val="0"/>
      <w:marBottom w:val="0"/>
      <w:divBdr>
        <w:top w:val="none" w:sz="0" w:space="0" w:color="auto"/>
        <w:left w:val="none" w:sz="0" w:space="0" w:color="auto"/>
        <w:bottom w:val="none" w:sz="0" w:space="0" w:color="auto"/>
        <w:right w:val="none" w:sz="0" w:space="0" w:color="auto"/>
      </w:divBdr>
    </w:div>
    <w:div w:id="62217046">
      <w:bodyDiv w:val="1"/>
      <w:marLeft w:val="0"/>
      <w:marRight w:val="0"/>
      <w:marTop w:val="0"/>
      <w:marBottom w:val="0"/>
      <w:divBdr>
        <w:top w:val="none" w:sz="0" w:space="0" w:color="auto"/>
        <w:left w:val="none" w:sz="0" w:space="0" w:color="auto"/>
        <w:bottom w:val="none" w:sz="0" w:space="0" w:color="auto"/>
        <w:right w:val="none" w:sz="0" w:space="0" w:color="auto"/>
      </w:divBdr>
      <w:divsChild>
        <w:div w:id="418866781">
          <w:marLeft w:val="0"/>
          <w:marRight w:val="0"/>
          <w:marTop w:val="0"/>
          <w:marBottom w:val="0"/>
          <w:divBdr>
            <w:top w:val="none" w:sz="0" w:space="0" w:color="auto"/>
            <w:left w:val="none" w:sz="0" w:space="0" w:color="auto"/>
            <w:bottom w:val="none" w:sz="0" w:space="0" w:color="auto"/>
            <w:right w:val="none" w:sz="0" w:space="0" w:color="auto"/>
          </w:divBdr>
          <w:divsChild>
            <w:div w:id="1432161692">
              <w:marLeft w:val="0"/>
              <w:marRight w:val="0"/>
              <w:marTop w:val="0"/>
              <w:marBottom w:val="0"/>
              <w:divBdr>
                <w:top w:val="none" w:sz="0" w:space="0" w:color="auto"/>
                <w:left w:val="none" w:sz="0" w:space="0" w:color="auto"/>
                <w:bottom w:val="none" w:sz="0" w:space="0" w:color="auto"/>
                <w:right w:val="none" w:sz="0" w:space="0" w:color="auto"/>
              </w:divBdr>
            </w:div>
          </w:divsChild>
        </w:div>
        <w:div w:id="567959189">
          <w:marLeft w:val="0"/>
          <w:marRight w:val="0"/>
          <w:marTop w:val="0"/>
          <w:marBottom w:val="0"/>
          <w:divBdr>
            <w:top w:val="none" w:sz="0" w:space="0" w:color="auto"/>
            <w:left w:val="none" w:sz="0" w:space="0" w:color="auto"/>
            <w:bottom w:val="none" w:sz="0" w:space="0" w:color="auto"/>
            <w:right w:val="none" w:sz="0" w:space="0" w:color="auto"/>
          </w:divBdr>
          <w:divsChild>
            <w:div w:id="1467629009">
              <w:marLeft w:val="0"/>
              <w:marRight w:val="0"/>
              <w:marTop w:val="0"/>
              <w:marBottom w:val="0"/>
              <w:divBdr>
                <w:top w:val="none" w:sz="0" w:space="0" w:color="auto"/>
                <w:left w:val="none" w:sz="0" w:space="0" w:color="auto"/>
                <w:bottom w:val="none" w:sz="0" w:space="0" w:color="auto"/>
                <w:right w:val="none" w:sz="0" w:space="0" w:color="auto"/>
              </w:divBdr>
            </w:div>
          </w:divsChild>
        </w:div>
        <w:div w:id="755978038">
          <w:marLeft w:val="0"/>
          <w:marRight w:val="0"/>
          <w:marTop w:val="0"/>
          <w:marBottom w:val="0"/>
          <w:divBdr>
            <w:top w:val="none" w:sz="0" w:space="0" w:color="auto"/>
            <w:left w:val="none" w:sz="0" w:space="0" w:color="auto"/>
            <w:bottom w:val="none" w:sz="0" w:space="0" w:color="auto"/>
            <w:right w:val="none" w:sz="0" w:space="0" w:color="auto"/>
          </w:divBdr>
          <w:divsChild>
            <w:div w:id="932133132">
              <w:marLeft w:val="0"/>
              <w:marRight w:val="0"/>
              <w:marTop w:val="0"/>
              <w:marBottom w:val="0"/>
              <w:divBdr>
                <w:top w:val="none" w:sz="0" w:space="0" w:color="auto"/>
                <w:left w:val="none" w:sz="0" w:space="0" w:color="auto"/>
                <w:bottom w:val="none" w:sz="0" w:space="0" w:color="auto"/>
                <w:right w:val="none" w:sz="0" w:space="0" w:color="auto"/>
              </w:divBdr>
            </w:div>
          </w:divsChild>
        </w:div>
        <w:div w:id="777600591">
          <w:marLeft w:val="0"/>
          <w:marRight w:val="0"/>
          <w:marTop w:val="0"/>
          <w:marBottom w:val="0"/>
          <w:divBdr>
            <w:top w:val="none" w:sz="0" w:space="0" w:color="auto"/>
            <w:left w:val="none" w:sz="0" w:space="0" w:color="auto"/>
            <w:bottom w:val="none" w:sz="0" w:space="0" w:color="auto"/>
            <w:right w:val="none" w:sz="0" w:space="0" w:color="auto"/>
          </w:divBdr>
          <w:divsChild>
            <w:div w:id="1431584427">
              <w:marLeft w:val="0"/>
              <w:marRight w:val="0"/>
              <w:marTop w:val="0"/>
              <w:marBottom w:val="0"/>
              <w:divBdr>
                <w:top w:val="none" w:sz="0" w:space="0" w:color="auto"/>
                <w:left w:val="none" w:sz="0" w:space="0" w:color="auto"/>
                <w:bottom w:val="none" w:sz="0" w:space="0" w:color="auto"/>
                <w:right w:val="none" w:sz="0" w:space="0" w:color="auto"/>
              </w:divBdr>
            </w:div>
          </w:divsChild>
        </w:div>
        <w:div w:id="878275155">
          <w:marLeft w:val="0"/>
          <w:marRight w:val="0"/>
          <w:marTop w:val="0"/>
          <w:marBottom w:val="0"/>
          <w:divBdr>
            <w:top w:val="none" w:sz="0" w:space="0" w:color="auto"/>
            <w:left w:val="none" w:sz="0" w:space="0" w:color="auto"/>
            <w:bottom w:val="none" w:sz="0" w:space="0" w:color="auto"/>
            <w:right w:val="none" w:sz="0" w:space="0" w:color="auto"/>
          </w:divBdr>
          <w:divsChild>
            <w:div w:id="370233061">
              <w:marLeft w:val="0"/>
              <w:marRight w:val="0"/>
              <w:marTop w:val="0"/>
              <w:marBottom w:val="0"/>
              <w:divBdr>
                <w:top w:val="none" w:sz="0" w:space="0" w:color="auto"/>
                <w:left w:val="none" w:sz="0" w:space="0" w:color="auto"/>
                <w:bottom w:val="none" w:sz="0" w:space="0" w:color="auto"/>
                <w:right w:val="none" w:sz="0" w:space="0" w:color="auto"/>
              </w:divBdr>
            </w:div>
          </w:divsChild>
        </w:div>
        <w:div w:id="917208920">
          <w:marLeft w:val="0"/>
          <w:marRight w:val="0"/>
          <w:marTop w:val="0"/>
          <w:marBottom w:val="0"/>
          <w:divBdr>
            <w:top w:val="none" w:sz="0" w:space="0" w:color="auto"/>
            <w:left w:val="none" w:sz="0" w:space="0" w:color="auto"/>
            <w:bottom w:val="none" w:sz="0" w:space="0" w:color="auto"/>
            <w:right w:val="none" w:sz="0" w:space="0" w:color="auto"/>
          </w:divBdr>
          <w:divsChild>
            <w:div w:id="1946497105">
              <w:marLeft w:val="0"/>
              <w:marRight w:val="0"/>
              <w:marTop w:val="0"/>
              <w:marBottom w:val="0"/>
              <w:divBdr>
                <w:top w:val="none" w:sz="0" w:space="0" w:color="auto"/>
                <w:left w:val="none" w:sz="0" w:space="0" w:color="auto"/>
                <w:bottom w:val="none" w:sz="0" w:space="0" w:color="auto"/>
                <w:right w:val="none" w:sz="0" w:space="0" w:color="auto"/>
              </w:divBdr>
            </w:div>
          </w:divsChild>
        </w:div>
        <w:div w:id="980501271">
          <w:marLeft w:val="0"/>
          <w:marRight w:val="0"/>
          <w:marTop w:val="0"/>
          <w:marBottom w:val="0"/>
          <w:divBdr>
            <w:top w:val="none" w:sz="0" w:space="0" w:color="auto"/>
            <w:left w:val="none" w:sz="0" w:space="0" w:color="auto"/>
            <w:bottom w:val="none" w:sz="0" w:space="0" w:color="auto"/>
            <w:right w:val="none" w:sz="0" w:space="0" w:color="auto"/>
          </w:divBdr>
          <w:divsChild>
            <w:div w:id="1567105468">
              <w:marLeft w:val="0"/>
              <w:marRight w:val="0"/>
              <w:marTop w:val="0"/>
              <w:marBottom w:val="0"/>
              <w:divBdr>
                <w:top w:val="none" w:sz="0" w:space="0" w:color="auto"/>
                <w:left w:val="none" w:sz="0" w:space="0" w:color="auto"/>
                <w:bottom w:val="none" w:sz="0" w:space="0" w:color="auto"/>
                <w:right w:val="none" w:sz="0" w:space="0" w:color="auto"/>
              </w:divBdr>
            </w:div>
          </w:divsChild>
        </w:div>
        <w:div w:id="1050231168">
          <w:marLeft w:val="0"/>
          <w:marRight w:val="0"/>
          <w:marTop w:val="0"/>
          <w:marBottom w:val="0"/>
          <w:divBdr>
            <w:top w:val="none" w:sz="0" w:space="0" w:color="auto"/>
            <w:left w:val="none" w:sz="0" w:space="0" w:color="auto"/>
            <w:bottom w:val="none" w:sz="0" w:space="0" w:color="auto"/>
            <w:right w:val="none" w:sz="0" w:space="0" w:color="auto"/>
          </w:divBdr>
          <w:divsChild>
            <w:div w:id="1096294528">
              <w:marLeft w:val="0"/>
              <w:marRight w:val="0"/>
              <w:marTop w:val="0"/>
              <w:marBottom w:val="0"/>
              <w:divBdr>
                <w:top w:val="none" w:sz="0" w:space="0" w:color="auto"/>
                <w:left w:val="none" w:sz="0" w:space="0" w:color="auto"/>
                <w:bottom w:val="none" w:sz="0" w:space="0" w:color="auto"/>
                <w:right w:val="none" w:sz="0" w:space="0" w:color="auto"/>
              </w:divBdr>
            </w:div>
            <w:div w:id="1424692417">
              <w:marLeft w:val="0"/>
              <w:marRight w:val="0"/>
              <w:marTop w:val="0"/>
              <w:marBottom w:val="0"/>
              <w:divBdr>
                <w:top w:val="none" w:sz="0" w:space="0" w:color="auto"/>
                <w:left w:val="none" w:sz="0" w:space="0" w:color="auto"/>
                <w:bottom w:val="none" w:sz="0" w:space="0" w:color="auto"/>
                <w:right w:val="none" w:sz="0" w:space="0" w:color="auto"/>
              </w:divBdr>
            </w:div>
            <w:div w:id="1432315833">
              <w:marLeft w:val="0"/>
              <w:marRight w:val="0"/>
              <w:marTop w:val="0"/>
              <w:marBottom w:val="0"/>
              <w:divBdr>
                <w:top w:val="none" w:sz="0" w:space="0" w:color="auto"/>
                <w:left w:val="none" w:sz="0" w:space="0" w:color="auto"/>
                <w:bottom w:val="none" w:sz="0" w:space="0" w:color="auto"/>
                <w:right w:val="none" w:sz="0" w:space="0" w:color="auto"/>
              </w:divBdr>
            </w:div>
            <w:div w:id="1817649894">
              <w:marLeft w:val="0"/>
              <w:marRight w:val="0"/>
              <w:marTop w:val="0"/>
              <w:marBottom w:val="0"/>
              <w:divBdr>
                <w:top w:val="none" w:sz="0" w:space="0" w:color="auto"/>
                <w:left w:val="none" w:sz="0" w:space="0" w:color="auto"/>
                <w:bottom w:val="none" w:sz="0" w:space="0" w:color="auto"/>
                <w:right w:val="none" w:sz="0" w:space="0" w:color="auto"/>
              </w:divBdr>
            </w:div>
          </w:divsChild>
        </w:div>
        <w:div w:id="1097100868">
          <w:marLeft w:val="0"/>
          <w:marRight w:val="0"/>
          <w:marTop w:val="0"/>
          <w:marBottom w:val="0"/>
          <w:divBdr>
            <w:top w:val="none" w:sz="0" w:space="0" w:color="auto"/>
            <w:left w:val="none" w:sz="0" w:space="0" w:color="auto"/>
            <w:bottom w:val="none" w:sz="0" w:space="0" w:color="auto"/>
            <w:right w:val="none" w:sz="0" w:space="0" w:color="auto"/>
          </w:divBdr>
          <w:divsChild>
            <w:div w:id="1019161281">
              <w:marLeft w:val="0"/>
              <w:marRight w:val="0"/>
              <w:marTop w:val="0"/>
              <w:marBottom w:val="0"/>
              <w:divBdr>
                <w:top w:val="none" w:sz="0" w:space="0" w:color="auto"/>
                <w:left w:val="none" w:sz="0" w:space="0" w:color="auto"/>
                <w:bottom w:val="none" w:sz="0" w:space="0" w:color="auto"/>
                <w:right w:val="none" w:sz="0" w:space="0" w:color="auto"/>
              </w:divBdr>
            </w:div>
          </w:divsChild>
        </w:div>
        <w:div w:id="1137843967">
          <w:marLeft w:val="0"/>
          <w:marRight w:val="0"/>
          <w:marTop w:val="0"/>
          <w:marBottom w:val="0"/>
          <w:divBdr>
            <w:top w:val="none" w:sz="0" w:space="0" w:color="auto"/>
            <w:left w:val="none" w:sz="0" w:space="0" w:color="auto"/>
            <w:bottom w:val="none" w:sz="0" w:space="0" w:color="auto"/>
            <w:right w:val="none" w:sz="0" w:space="0" w:color="auto"/>
          </w:divBdr>
          <w:divsChild>
            <w:div w:id="325132133">
              <w:marLeft w:val="0"/>
              <w:marRight w:val="0"/>
              <w:marTop w:val="0"/>
              <w:marBottom w:val="0"/>
              <w:divBdr>
                <w:top w:val="none" w:sz="0" w:space="0" w:color="auto"/>
                <w:left w:val="none" w:sz="0" w:space="0" w:color="auto"/>
                <w:bottom w:val="none" w:sz="0" w:space="0" w:color="auto"/>
                <w:right w:val="none" w:sz="0" w:space="0" w:color="auto"/>
              </w:divBdr>
            </w:div>
            <w:div w:id="555816133">
              <w:marLeft w:val="0"/>
              <w:marRight w:val="0"/>
              <w:marTop w:val="0"/>
              <w:marBottom w:val="0"/>
              <w:divBdr>
                <w:top w:val="none" w:sz="0" w:space="0" w:color="auto"/>
                <w:left w:val="none" w:sz="0" w:space="0" w:color="auto"/>
                <w:bottom w:val="none" w:sz="0" w:space="0" w:color="auto"/>
                <w:right w:val="none" w:sz="0" w:space="0" w:color="auto"/>
              </w:divBdr>
            </w:div>
            <w:div w:id="1042677838">
              <w:marLeft w:val="0"/>
              <w:marRight w:val="0"/>
              <w:marTop w:val="0"/>
              <w:marBottom w:val="0"/>
              <w:divBdr>
                <w:top w:val="none" w:sz="0" w:space="0" w:color="auto"/>
                <w:left w:val="none" w:sz="0" w:space="0" w:color="auto"/>
                <w:bottom w:val="none" w:sz="0" w:space="0" w:color="auto"/>
                <w:right w:val="none" w:sz="0" w:space="0" w:color="auto"/>
              </w:divBdr>
            </w:div>
            <w:div w:id="1152016499">
              <w:marLeft w:val="0"/>
              <w:marRight w:val="0"/>
              <w:marTop w:val="0"/>
              <w:marBottom w:val="0"/>
              <w:divBdr>
                <w:top w:val="none" w:sz="0" w:space="0" w:color="auto"/>
                <w:left w:val="none" w:sz="0" w:space="0" w:color="auto"/>
                <w:bottom w:val="none" w:sz="0" w:space="0" w:color="auto"/>
                <w:right w:val="none" w:sz="0" w:space="0" w:color="auto"/>
              </w:divBdr>
            </w:div>
            <w:div w:id="2021348118">
              <w:marLeft w:val="0"/>
              <w:marRight w:val="0"/>
              <w:marTop w:val="0"/>
              <w:marBottom w:val="0"/>
              <w:divBdr>
                <w:top w:val="none" w:sz="0" w:space="0" w:color="auto"/>
                <w:left w:val="none" w:sz="0" w:space="0" w:color="auto"/>
                <w:bottom w:val="none" w:sz="0" w:space="0" w:color="auto"/>
                <w:right w:val="none" w:sz="0" w:space="0" w:color="auto"/>
              </w:divBdr>
            </w:div>
          </w:divsChild>
        </w:div>
        <w:div w:id="1331370391">
          <w:marLeft w:val="0"/>
          <w:marRight w:val="0"/>
          <w:marTop w:val="0"/>
          <w:marBottom w:val="0"/>
          <w:divBdr>
            <w:top w:val="none" w:sz="0" w:space="0" w:color="auto"/>
            <w:left w:val="none" w:sz="0" w:space="0" w:color="auto"/>
            <w:bottom w:val="none" w:sz="0" w:space="0" w:color="auto"/>
            <w:right w:val="none" w:sz="0" w:space="0" w:color="auto"/>
          </w:divBdr>
          <w:divsChild>
            <w:div w:id="504784838">
              <w:marLeft w:val="0"/>
              <w:marRight w:val="0"/>
              <w:marTop w:val="0"/>
              <w:marBottom w:val="0"/>
              <w:divBdr>
                <w:top w:val="none" w:sz="0" w:space="0" w:color="auto"/>
                <w:left w:val="none" w:sz="0" w:space="0" w:color="auto"/>
                <w:bottom w:val="none" w:sz="0" w:space="0" w:color="auto"/>
                <w:right w:val="none" w:sz="0" w:space="0" w:color="auto"/>
              </w:divBdr>
            </w:div>
          </w:divsChild>
        </w:div>
        <w:div w:id="1332565427">
          <w:marLeft w:val="0"/>
          <w:marRight w:val="0"/>
          <w:marTop w:val="0"/>
          <w:marBottom w:val="0"/>
          <w:divBdr>
            <w:top w:val="none" w:sz="0" w:space="0" w:color="auto"/>
            <w:left w:val="none" w:sz="0" w:space="0" w:color="auto"/>
            <w:bottom w:val="none" w:sz="0" w:space="0" w:color="auto"/>
            <w:right w:val="none" w:sz="0" w:space="0" w:color="auto"/>
          </w:divBdr>
          <w:divsChild>
            <w:div w:id="1096171767">
              <w:marLeft w:val="0"/>
              <w:marRight w:val="0"/>
              <w:marTop w:val="0"/>
              <w:marBottom w:val="0"/>
              <w:divBdr>
                <w:top w:val="none" w:sz="0" w:space="0" w:color="auto"/>
                <w:left w:val="none" w:sz="0" w:space="0" w:color="auto"/>
                <w:bottom w:val="none" w:sz="0" w:space="0" w:color="auto"/>
                <w:right w:val="none" w:sz="0" w:space="0" w:color="auto"/>
              </w:divBdr>
            </w:div>
          </w:divsChild>
        </w:div>
        <w:div w:id="1503473014">
          <w:marLeft w:val="0"/>
          <w:marRight w:val="0"/>
          <w:marTop w:val="0"/>
          <w:marBottom w:val="0"/>
          <w:divBdr>
            <w:top w:val="none" w:sz="0" w:space="0" w:color="auto"/>
            <w:left w:val="none" w:sz="0" w:space="0" w:color="auto"/>
            <w:bottom w:val="none" w:sz="0" w:space="0" w:color="auto"/>
            <w:right w:val="none" w:sz="0" w:space="0" w:color="auto"/>
          </w:divBdr>
          <w:divsChild>
            <w:div w:id="390620203">
              <w:marLeft w:val="0"/>
              <w:marRight w:val="0"/>
              <w:marTop w:val="0"/>
              <w:marBottom w:val="0"/>
              <w:divBdr>
                <w:top w:val="none" w:sz="0" w:space="0" w:color="auto"/>
                <w:left w:val="none" w:sz="0" w:space="0" w:color="auto"/>
                <w:bottom w:val="none" w:sz="0" w:space="0" w:color="auto"/>
                <w:right w:val="none" w:sz="0" w:space="0" w:color="auto"/>
              </w:divBdr>
            </w:div>
          </w:divsChild>
        </w:div>
        <w:div w:id="1597247805">
          <w:marLeft w:val="0"/>
          <w:marRight w:val="0"/>
          <w:marTop w:val="0"/>
          <w:marBottom w:val="0"/>
          <w:divBdr>
            <w:top w:val="none" w:sz="0" w:space="0" w:color="auto"/>
            <w:left w:val="none" w:sz="0" w:space="0" w:color="auto"/>
            <w:bottom w:val="none" w:sz="0" w:space="0" w:color="auto"/>
            <w:right w:val="none" w:sz="0" w:space="0" w:color="auto"/>
          </w:divBdr>
          <w:divsChild>
            <w:div w:id="1072313961">
              <w:marLeft w:val="0"/>
              <w:marRight w:val="0"/>
              <w:marTop w:val="0"/>
              <w:marBottom w:val="0"/>
              <w:divBdr>
                <w:top w:val="none" w:sz="0" w:space="0" w:color="auto"/>
                <w:left w:val="none" w:sz="0" w:space="0" w:color="auto"/>
                <w:bottom w:val="none" w:sz="0" w:space="0" w:color="auto"/>
                <w:right w:val="none" w:sz="0" w:space="0" w:color="auto"/>
              </w:divBdr>
            </w:div>
          </w:divsChild>
        </w:div>
        <w:div w:id="1636326185">
          <w:marLeft w:val="0"/>
          <w:marRight w:val="0"/>
          <w:marTop w:val="0"/>
          <w:marBottom w:val="0"/>
          <w:divBdr>
            <w:top w:val="none" w:sz="0" w:space="0" w:color="auto"/>
            <w:left w:val="none" w:sz="0" w:space="0" w:color="auto"/>
            <w:bottom w:val="none" w:sz="0" w:space="0" w:color="auto"/>
            <w:right w:val="none" w:sz="0" w:space="0" w:color="auto"/>
          </w:divBdr>
          <w:divsChild>
            <w:div w:id="9308196">
              <w:marLeft w:val="0"/>
              <w:marRight w:val="0"/>
              <w:marTop w:val="0"/>
              <w:marBottom w:val="0"/>
              <w:divBdr>
                <w:top w:val="none" w:sz="0" w:space="0" w:color="auto"/>
                <w:left w:val="none" w:sz="0" w:space="0" w:color="auto"/>
                <w:bottom w:val="none" w:sz="0" w:space="0" w:color="auto"/>
                <w:right w:val="none" w:sz="0" w:space="0" w:color="auto"/>
              </w:divBdr>
            </w:div>
          </w:divsChild>
        </w:div>
        <w:div w:id="2019690528">
          <w:marLeft w:val="0"/>
          <w:marRight w:val="0"/>
          <w:marTop w:val="0"/>
          <w:marBottom w:val="0"/>
          <w:divBdr>
            <w:top w:val="none" w:sz="0" w:space="0" w:color="auto"/>
            <w:left w:val="none" w:sz="0" w:space="0" w:color="auto"/>
            <w:bottom w:val="none" w:sz="0" w:space="0" w:color="auto"/>
            <w:right w:val="none" w:sz="0" w:space="0" w:color="auto"/>
          </w:divBdr>
          <w:divsChild>
            <w:div w:id="115260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3303">
      <w:bodyDiv w:val="1"/>
      <w:marLeft w:val="0"/>
      <w:marRight w:val="0"/>
      <w:marTop w:val="0"/>
      <w:marBottom w:val="0"/>
      <w:divBdr>
        <w:top w:val="none" w:sz="0" w:space="0" w:color="auto"/>
        <w:left w:val="none" w:sz="0" w:space="0" w:color="auto"/>
        <w:bottom w:val="none" w:sz="0" w:space="0" w:color="auto"/>
        <w:right w:val="none" w:sz="0" w:space="0" w:color="auto"/>
      </w:divBdr>
    </w:div>
    <w:div w:id="102846658">
      <w:bodyDiv w:val="1"/>
      <w:marLeft w:val="0"/>
      <w:marRight w:val="0"/>
      <w:marTop w:val="0"/>
      <w:marBottom w:val="0"/>
      <w:divBdr>
        <w:top w:val="none" w:sz="0" w:space="0" w:color="auto"/>
        <w:left w:val="none" w:sz="0" w:space="0" w:color="auto"/>
        <w:bottom w:val="none" w:sz="0" w:space="0" w:color="auto"/>
        <w:right w:val="none" w:sz="0" w:space="0" w:color="auto"/>
      </w:divBdr>
    </w:div>
    <w:div w:id="126747828">
      <w:bodyDiv w:val="1"/>
      <w:marLeft w:val="0"/>
      <w:marRight w:val="0"/>
      <w:marTop w:val="0"/>
      <w:marBottom w:val="0"/>
      <w:divBdr>
        <w:top w:val="none" w:sz="0" w:space="0" w:color="auto"/>
        <w:left w:val="none" w:sz="0" w:space="0" w:color="auto"/>
        <w:bottom w:val="none" w:sz="0" w:space="0" w:color="auto"/>
        <w:right w:val="none" w:sz="0" w:space="0" w:color="auto"/>
      </w:divBdr>
    </w:div>
    <w:div w:id="131943995">
      <w:bodyDiv w:val="1"/>
      <w:marLeft w:val="0"/>
      <w:marRight w:val="0"/>
      <w:marTop w:val="0"/>
      <w:marBottom w:val="0"/>
      <w:divBdr>
        <w:top w:val="none" w:sz="0" w:space="0" w:color="auto"/>
        <w:left w:val="none" w:sz="0" w:space="0" w:color="auto"/>
        <w:bottom w:val="none" w:sz="0" w:space="0" w:color="auto"/>
        <w:right w:val="none" w:sz="0" w:space="0" w:color="auto"/>
      </w:divBdr>
    </w:div>
    <w:div w:id="141393019">
      <w:bodyDiv w:val="1"/>
      <w:marLeft w:val="0"/>
      <w:marRight w:val="0"/>
      <w:marTop w:val="0"/>
      <w:marBottom w:val="0"/>
      <w:divBdr>
        <w:top w:val="none" w:sz="0" w:space="0" w:color="auto"/>
        <w:left w:val="none" w:sz="0" w:space="0" w:color="auto"/>
        <w:bottom w:val="none" w:sz="0" w:space="0" w:color="auto"/>
        <w:right w:val="none" w:sz="0" w:space="0" w:color="auto"/>
      </w:divBdr>
    </w:div>
    <w:div w:id="143813322">
      <w:bodyDiv w:val="1"/>
      <w:marLeft w:val="0"/>
      <w:marRight w:val="0"/>
      <w:marTop w:val="0"/>
      <w:marBottom w:val="0"/>
      <w:divBdr>
        <w:top w:val="none" w:sz="0" w:space="0" w:color="auto"/>
        <w:left w:val="none" w:sz="0" w:space="0" w:color="auto"/>
        <w:bottom w:val="none" w:sz="0" w:space="0" w:color="auto"/>
        <w:right w:val="none" w:sz="0" w:space="0" w:color="auto"/>
      </w:divBdr>
    </w:div>
    <w:div w:id="147524191">
      <w:bodyDiv w:val="1"/>
      <w:marLeft w:val="0"/>
      <w:marRight w:val="0"/>
      <w:marTop w:val="0"/>
      <w:marBottom w:val="0"/>
      <w:divBdr>
        <w:top w:val="none" w:sz="0" w:space="0" w:color="auto"/>
        <w:left w:val="none" w:sz="0" w:space="0" w:color="auto"/>
        <w:bottom w:val="none" w:sz="0" w:space="0" w:color="auto"/>
        <w:right w:val="none" w:sz="0" w:space="0" w:color="auto"/>
      </w:divBdr>
    </w:div>
    <w:div w:id="147600898">
      <w:bodyDiv w:val="1"/>
      <w:marLeft w:val="0"/>
      <w:marRight w:val="0"/>
      <w:marTop w:val="0"/>
      <w:marBottom w:val="0"/>
      <w:divBdr>
        <w:top w:val="none" w:sz="0" w:space="0" w:color="auto"/>
        <w:left w:val="none" w:sz="0" w:space="0" w:color="auto"/>
        <w:bottom w:val="none" w:sz="0" w:space="0" w:color="auto"/>
        <w:right w:val="none" w:sz="0" w:space="0" w:color="auto"/>
      </w:divBdr>
    </w:div>
    <w:div w:id="154809159">
      <w:bodyDiv w:val="1"/>
      <w:marLeft w:val="0"/>
      <w:marRight w:val="0"/>
      <w:marTop w:val="0"/>
      <w:marBottom w:val="0"/>
      <w:divBdr>
        <w:top w:val="none" w:sz="0" w:space="0" w:color="auto"/>
        <w:left w:val="none" w:sz="0" w:space="0" w:color="auto"/>
        <w:bottom w:val="none" w:sz="0" w:space="0" w:color="auto"/>
        <w:right w:val="none" w:sz="0" w:space="0" w:color="auto"/>
      </w:divBdr>
    </w:div>
    <w:div w:id="157426467">
      <w:bodyDiv w:val="1"/>
      <w:marLeft w:val="0"/>
      <w:marRight w:val="0"/>
      <w:marTop w:val="0"/>
      <w:marBottom w:val="0"/>
      <w:divBdr>
        <w:top w:val="none" w:sz="0" w:space="0" w:color="auto"/>
        <w:left w:val="none" w:sz="0" w:space="0" w:color="auto"/>
        <w:bottom w:val="none" w:sz="0" w:space="0" w:color="auto"/>
        <w:right w:val="none" w:sz="0" w:space="0" w:color="auto"/>
      </w:divBdr>
    </w:div>
    <w:div w:id="163210130">
      <w:bodyDiv w:val="1"/>
      <w:marLeft w:val="0"/>
      <w:marRight w:val="0"/>
      <w:marTop w:val="0"/>
      <w:marBottom w:val="0"/>
      <w:divBdr>
        <w:top w:val="none" w:sz="0" w:space="0" w:color="auto"/>
        <w:left w:val="none" w:sz="0" w:space="0" w:color="auto"/>
        <w:bottom w:val="none" w:sz="0" w:space="0" w:color="auto"/>
        <w:right w:val="none" w:sz="0" w:space="0" w:color="auto"/>
      </w:divBdr>
      <w:divsChild>
        <w:div w:id="443112510">
          <w:marLeft w:val="0"/>
          <w:marRight w:val="0"/>
          <w:marTop w:val="0"/>
          <w:marBottom w:val="0"/>
          <w:divBdr>
            <w:top w:val="none" w:sz="0" w:space="0" w:color="auto"/>
            <w:left w:val="none" w:sz="0" w:space="0" w:color="auto"/>
            <w:bottom w:val="none" w:sz="0" w:space="0" w:color="auto"/>
            <w:right w:val="none" w:sz="0" w:space="0" w:color="auto"/>
          </w:divBdr>
          <w:divsChild>
            <w:div w:id="709837953">
              <w:marLeft w:val="-75"/>
              <w:marRight w:val="0"/>
              <w:marTop w:val="30"/>
              <w:marBottom w:val="30"/>
              <w:divBdr>
                <w:top w:val="none" w:sz="0" w:space="0" w:color="auto"/>
                <w:left w:val="none" w:sz="0" w:space="0" w:color="auto"/>
                <w:bottom w:val="none" w:sz="0" w:space="0" w:color="auto"/>
                <w:right w:val="none" w:sz="0" w:space="0" w:color="auto"/>
              </w:divBdr>
              <w:divsChild>
                <w:div w:id="257060232">
                  <w:marLeft w:val="0"/>
                  <w:marRight w:val="0"/>
                  <w:marTop w:val="0"/>
                  <w:marBottom w:val="0"/>
                  <w:divBdr>
                    <w:top w:val="none" w:sz="0" w:space="0" w:color="auto"/>
                    <w:left w:val="none" w:sz="0" w:space="0" w:color="auto"/>
                    <w:bottom w:val="none" w:sz="0" w:space="0" w:color="auto"/>
                    <w:right w:val="none" w:sz="0" w:space="0" w:color="auto"/>
                  </w:divBdr>
                  <w:divsChild>
                    <w:div w:id="789713138">
                      <w:marLeft w:val="0"/>
                      <w:marRight w:val="0"/>
                      <w:marTop w:val="0"/>
                      <w:marBottom w:val="0"/>
                      <w:divBdr>
                        <w:top w:val="none" w:sz="0" w:space="0" w:color="auto"/>
                        <w:left w:val="none" w:sz="0" w:space="0" w:color="auto"/>
                        <w:bottom w:val="none" w:sz="0" w:space="0" w:color="auto"/>
                        <w:right w:val="none" w:sz="0" w:space="0" w:color="auto"/>
                      </w:divBdr>
                    </w:div>
                  </w:divsChild>
                </w:div>
                <w:div w:id="365643554">
                  <w:marLeft w:val="0"/>
                  <w:marRight w:val="0"/>
                  <w:marTop w:val="0"/>
                  <w:marBottom w:val="0"/>
                  <w:divBdr>
                    <w:top w:val="none" w:sz="0" w:space="0" w:color="auto"/>
                    <w:left w:val="none" w:sz="0" w:space="0" w:color="auto"/>
                    <w:bottom w:val="none" w:sz="0" w:space="0" w:color="auto"/>
                    <w:right w:val="none" w:sz="0" w:space="0" w:color="auto"/>
                  </w:divBdr>
                  <w:divsChild>
                    <w:div w:id="1370229714">
                      <w:marLeft w:val="0"/>
                      <w:marRight w:val="0"/>
                      <w:marTop w:val="0"/>
                      <w:marBottom w:val="0"/>
                      <w:divBdr>
                        <w:top w:val="none" w:sz="0" w:space="0" w:color="auto"/>
                        <w:left w:val="none" w:sz="0" w:space="0" w:color="auto"/>
                        <w:bottom w:val="none" w:sz="0" w:space="0" w:color="auto"/>
                        <w:right w:val="none" w:sz="0" w:space="0" w:color="auto"/>
                      </w:divBdr>
                    </w:div>
                  </w:divsChild>
                </w:div>
                <w:div w:id="395668192">
                  <w:marLeft w:val="0"/>
                  <w:marRight w:val="0"/>
                  <w:marTop w:val="0"/>
                  <w:marBottom w:val="0"/>
                  <w:divBdr>
                    <w:top w:val="none" w:sz="0" w:space="0" w:color="auto"/>
                    <w:left w:val="none" w:sz="0" w:space="0" w:color="auto"/>
                    <w:bottom w:val="none" w:sz="0" w:space="0" w:color="auto"/>
                    <w:right w:val="none" w:sz="0" w:space="0" w:color="auto"/>
                  </w:divBdr>
                  <w:divsChild>
                    <w:div w:id="449008423">
                      <w:marLeft w:val="0"/>
                      <w:marRight w:val="0"/>
                      <w:marTop w:val="0"/>
                      <w:marBottom w:val="0"/>
                      <w:divBdr>
                        <w:top w:val="none" w:sz="0" w:space="0" w:color="auto"/>
                        <w:left w:val="none" w:sz="0" w:space="0" w:color="auto"/>
                        <w:bottom w:val="none" w:sz="0" w:space="0" w:color="auto"/>
                        <w:right w:val="none" w:sz="0" w:space="0" w:color="auto"/>
                      </w:divBdr>
                    </w:div>
                  </w:divsChild>
                </w:div>
                <w:div w:id="756175993">
                  <w:marLeft w:val="0"/>
                  <w:marRight w:val="0"/>
                  <w:marTop w:val="0"/>
                  <w:marBottom w:val="0"/>
                  <w:divBdr>
                    <w:top w:val="none" w:sz="0" w:space="0" w:color="auto"/>
                    <w:left w:val="none" w:sz="0" w:space="0" w:color="auto"/>
                    <w:bottom w:val="none" w:sz="0" w:space="0" w:color="auto"/>
                    <w:right w:val="none" w:sz="0" w:space="0" w:color="auto"/>
                  </w:divBdr>
                  <w:divsChild>
                    <w:div w:id="17044055">
                      <w:marLeft w:val="0"/>
                      <w:marRight w:val="0"/>
                      <w:marTop w:val="0"/>
                      <w:marBottom w:val="0"/>
                      <w:divBdr>
                        <w:top w:val="none" w:sz="0" w:space="0" w:color="auto"/>
                        <w:left w:val="none" w:sz="0" w:space="0" w:color="auto"/>
                        <w:bottom w:val="none" w:sz="0" w:space="0" w:color="auto"/>
                        <w:right w:val="none" w:sz="0" w:space="0" w:color="auto"/>
                      </w:divBdr>
                    </w:div>
                  </w:divsChild>
                </w:div>
                <w:div w:id="929235459">
                  <w:marLeft w:val="0"/>
                  <w:marRight w:val="0"/>
                  <w:marTop w:val="0"/>
                  <w:marBottom w:val="0"/>
                  <w:divBdr>
                    <w:top w:val="none" w:sz="0" w:space="0" w:color="auto"/>
                    <w:left w:val="none" w:sz="0" w:space="0" w:color="auto"/>
                    <w:bottom w:val="none" w:sz="0" w:space="0" w:color="auto"/>
                    <w:right w:val="none" w:sz="0" w:space="0" w:color="auto"/>
                  </w:divBdr>
                  <w:divsChild>
                    <w:div w:id="900293253">
                      <w:marLeft w:val="0"/>
                      <w:marRight w:val="0"/>
                      <w:marTop w:val="0"/>
                      <w:marBottom w:val="0"/>
                      <w:divBdr>
                        <w:top w:val="none" w:sz="0" w:space="0" w:color="auto"/>
                        <w:left w:val="none" w:sz="0" w:space="0" w:color="auto"/>
                        <w:bottom w:val="none" w:sz="0" w:space="0" w:color="auto"/>
                        <w:right w:val="none" w:sz="0" w:space="0" w:color="auto"/>
                      </w:divBdr>
                    </w:div>
                  </w:divsChild>
                </w:div>
                <w:div w:id="1110274759">
                  <w:marLeft w:val="0"/>
                  <w:marRight w:val="0"/>
                  <w:marTop w:val="0"/>
                  <w:marBottom w:val="0"/>
                  <w:divBdr>
                    <w:top w:val="none" w:sz="0" w:space="0" w:color="auto"/>
                    <w:left w:val="none" w:sz="0" w:space="0" w:color="auto"/>
                    <w:bottom w:val="none" w:sz="0" w:space="0" w:color="auto"/>
                    <w:right w:val="none" w:sz="0" w:space="0" w:color="auto"/>
                  </w:divBdr>
                  <w:divsChild>
                    <w:div w:id="794366622">
                      <w:marLeft w:val="0"/>
                      <w:marRight w:val="0"/>
                      <w:marTop w:val="0"/>
                      <w:marBottom w:val="0"/>
                      <w:divBdr>
                        <w:top w:val="none" w:sz="0" w:space="0" w:color="auto"/>
                        <w:left w:val="none" w:sz="0" w:space="0" w:color="auto"/>
                        <w:bottom w:val="none" w:sz="0" w:space="0" w:color="auto"/>
                        <w:right w:val="none" w:sz="0" w:space="0" w:color="auto"/>
                      </w:divBdr>
                    </w:div>
                  </w:divsChild>
                </w:div>
                <w:div w:id="1177159484">
                  <w:marLeft w:val="0"/>
                  <w:marRight w:val="0"/>
                  <w:marTop w:val="0"/>
                  <w:marBottom w:val="0"/>
                  <w:divBdr>
                    <w:top w:val="none" w:sz="0" w:space="0" w:color="auto"/>
                    <w:left w:val="none" w:sz="0" w:space="0" w:color="auto"/>
                    <w:bottom w:val="none" w:sz="0" w:space="0" w:color="auto"/>
                    <w:right w:val="none" w:sz="0" w:space="0" w:color="auto"/>
                  </w:divBdr>
                  <w:divsChild>
                    <w:div w:id="1971012171">
                      <w:marLeft w:val="0"/>
                      <w:marRight w:val="0"/>
                      <w:marTop w:val="0"/>
                      <w:marBottom w:val="0"/>
                      <w:divBdr>
                        <w:top w:val="none" w:sz="0" w:space="0" w:color="auto"/>
                        <w:left w:val="none" w:sz="0" w:space="0" w:color="auto"/>
                        <w:bottom w:val="none" w:sz="0" w:space="0" w:color="auto"/>
                        <w:right w:val="none" w:sz="0" w:space="0" w:color="auto"/>
                      </w:divBdr>
                    </w:div>
                  </w:divsChild>
                </w:div>
                <w:div w:id="1286735965">
                  <w:marLeft w:val="0"/>
                  <w:marRight w:val="0"/>
                  <w:marTop w:val="0"/>
                  <w:marBottom w:val="0"/>
                  <w:divBdr>
                    <w:top w:val="none" w:sz="0" w:space="0" w:color="auto"/>
                    <w:left w:val="none" w:sz="0" w:space="0" w:color="auto"/>
                    <w:bottom w:val="none" w:sz="0" w:space="0" w:color="auto"/>
                    <w:right w:val="none" w:sz="0" w:space="0" w:color="auto"/>
                  </w:divBdr>
                  <w:divsChild>
                    <w:div w:id="1441875014">
                      <w:marLeft w:val="0"/>
                      <w:marRight w:val="0"/>
                      <w:marTop w:val="0"/>
                      <w:marBottom w:val="0"/>
                      <w:divBdr>
                        <w:top w:val="none" w:sz="0" w:space="0" w:color="auto"/>
                        <w:left w:val="none" w:sz="0" w:space="0" w:color="auto"/>
                        <w:bottom w:val="none" w:sz="0" w:space="0" w:color="auto"/>
                        <w:right w:val="none" w:sz="0" w:space="0" w:color="auto"/>
                      </w:divBdr>
                    </w:div>
                  </w:divsChild>
                </w:div>
                <w:div w:id="1291520347">
                  <w:marLeft w:val="0"/>
                  <w:marRight w:val="0"/>
                  <w:marTop w:val="0"/>
                  <w:marBottom w:val="0"/>
                  <w:divBdr>
                    <w:top w:val="none" w:sz="0" w:space="0" w:color="auto"/>
                    <w:left w:val="none" w:sz="0" w:space="0" w:color="auto"/>
                    <w:bottom w:val="none" w:sz="0" w:space="0" w:color="auto"/>
                    <w:right w:val="none" w:sz="0" w:space="0" w:color="auto"/>
                  </w:divBdr>
                  <w:divsChild>
                    <w:div w:id="910311197">
                      <w:marLeft w:val="0"/>
                      <w:marRight w:val="0"/>
                      <w:marTop w:val="0"/>
                      <w:marBottom w:val="0"/>
                      <w:divBdr>
                        <w:top w:val="none" w:sz="0" w:space="0" w:color="auto"/>
                        <w:left w:val="none" w:sz="0" w:space="0" w:color="auto"/>
                        <w:bottom w:val="none" w:sz="0" w:space="0" w:color="auto"/>
                        <w:right w:val="none" w:sz="0" w:space="0" w:color="auto"/>
                      </w:divBdr>
                    </w:div>
                  </w:divsChild>
                </w:div>
                <w:div w:id="1329290652">
                  <w:marLeft w:val="0"/>
                  <w:marRight w:val="0"/>
                  <w:marTop w:val="0"/>
                  <w:marBottom w:val="0"/>
                  <w:divBdr>
                    <w:top w:val="none" w:sz="0" w:space="0" w:color="auto"/>
                    <w:left w:val="none" w:sz="0" w:space="0" w:color="auto"/>
                    <w:bottom w:val="none" w:sz="0" w:space="0" w:color="auto"/>
                    <w:right w:val="none" w:sz="0" w:space="0" w:color="auto"/>
                  </w:divBdr>
                  <w:divsChild>
                    <w:div w:id="1314261598">
                      <w:marLeft w:val="0"/>
                      <w:marRight w:val="0"/>
                      <w:marTop w:val="0"/>
                      <w:marBottom w:val="0"/>
                      <w:divBdr>
                        <w:top w:val="none" w:sz="0" w:space="0" w:color="auto"/>
                        <w:left w:val="none" w:sz="0" w:space="0" w:color="auto"/>
                        <w:bottom w:val="none" w:sz="0" w:space="0" w:color="auto"/>
                        <w:right w:val="none" w:sz="0" w:space="0" w:color="auto"/>
                      </w:divBdr>
                    </w:div>
                  </w:divsChild>
                </w:div>
                <w:div w:id="1522016216">
                  <w:marLeft w:val="0"/>
                  <w:marRight w:val="0"/>
                  <w:marTop w:val="0"/>
                  <w:marBottom w:val="0"/>
                  <w:divBdr>
                    <w:top w:val="none" w:sz="0" w:space="0" w:color="auto"/>
                    <w:left w:val="none" w:sz="0" w:space="0" w:color="auto"/>
                    <w:bottom w:val="none" w:sz="0" w:space="0" w:color="auto"/>
                    <w:right w:val="none" w:sz="0" w:space="0" w:color="auto"/>
                  </w:divBdr>
                  <w:divsChild>
                    <w:div w:id="1881164150">
                      <w:marLeft w:val="0"/>
                      <w:marRight w:val="0"/>
                      <w:marTop w:val="0"/>
                      <w:marBottom w:val="0"/>
                      <w:divBdr>
                        <w:top w:val="none" w:sz="0" w:space="0" w:color="auto"/>
                        <w:left w:val="none" w:sz="0" w:space="0" w:color="auto"/>
                        <w:bottom w:val="none" w:sz="0" w:space="0" w:color="auto"/>
                        <w:right w:val="none" w:sz="0" w:space="0" w:color="auto"/>
                      </w:divBdr>
                    </w:div>
                  </w:divsChild>
                </w:div>
                <w:div w:id="1653294900">
                  <w:marLeft w:val="0"/>
                  <w:marRight w:val="0"/>
                  <w:marTop w:val="0"/>
                  <w:marBottom w:val="0"/>
                  <w:divBdr>
                    <w:top w:val="none" w:sz="0" w:space="0" w:color="auto"/>
                    <w:left w:val="none" w:sz="0" w:space="0" w:color="auto"/>
                    <w:bottom w:val="none" w:sz="0" w:space="0" w:color="auto"/>
                    <w:right w:val="none" w:sz="0" w:space="0" w:color="auto"/>
                  </w:divBdr>
                  <w:divsChild>
                    <w:div w:id="1063719169">
                      <w:marLeft w:val="0"/>
                      <w:marRight w:val="0"/>
                      <w:marTop w:val="0"/>
                      <w:marBottom w:val="0"/>
                      <w:divBdr>
                        <w:top w:val="none" w:sz="0" w:space="0" w:color="auto"/>
                        <w:left w:val="none" w:sz="0" w:space="0" w:color="auto"/>
                        <w:bottom w:val="none" w:sz="0" w:space="0" w:color="auto"/>
                        <w:right w:val="none" w:sz="0" w:space="0" w:color="auto"/>
                      </w:divBdr>
                    </w:div>
                  </w:divsChild>
                </w:div>
                <w:div w:id="1703435914">
                  <w:marLeft w:val="0"/>
                  <w:marRight w:val="0"/>
                  <w:marTop w:val="0"/>
                  <w:marBottom w:val="0"/>
                  <w:divBdr>
                    <w:top w:val="none" w:sz="0" w:space="0" w:color="auto"/>
                    <w:left w:val="none" w:sz="0" w:space="0" w:color="auto"/>
                    <w:bottom w:val="none" w:sz="0" w:space="0" w:color="auto"/>
                    <w:right w:val="none" w:sz="0" w:space="0" w:color="auto"/>
                  </w:divBdr>
                  <w:divsChild>
                    <w:div w:id="1672945795">
                      <w:marLeft w:val="0"/>
                      <w:marRight w:val="0"/>
                      <w:marTop w:val="0"/>
                      <w:marBottom w:val="0"/>
                      <w:divBdr>
                        <w:top w:val="none" w:sz="0" w:space="0" w:color="auto"/>
                        <w:left w:val="none" w:sz="0" w:space="0" w:color="auto"/>
                        <w:bottom w:val="none" w:sz="0" w:space="0" w:color="auto"/>
                        <w:right w:val="none" w:sz="0" w:space="0" w:color="auto"/>
                      </w:divBdr>
                    </w:div>
                  </w:divsChild>
                </w:div>
                <w:div w:id="1746804760">
                  <w:marLeft w:val="0"/>
                  <w:marRight w:val="0"/>
                  <w:marTop w:val="0"/>
                  <w:marBottom w:val="0"/>
                  <w:divBdr>
                    <w:top w:val="none" w:sz="0" w:space="0" w:color="auto"/>
                    <w:left w:val="none" w:sz="0" w:space="0" w:color="auto"/>
                    <w:bottom w:val="none" w:sz="0" w:space="0" w:color="auto"/>
                    <w:right w:val="none" w:sz="0" w:space="0" w:color="auto"/>
                  </w:divBdr>
                  <w:divsChild>
                    <w:div w:id="535198771">
                      <w:marLeft w:val="0"/>
                      <w:marRight w:val="0"/>
                      <w:marTop w:val="0"/>
                      <w:marBottom w:val="0"/>
                      <w:divBdr>
                        <w:top w:val="none" w:sz="0" w:space="0" w:color="auto"/>
                        <w:left w:val="none" w:sz="0" w:space="0" w:color="auto"/>
                        <w:bottom w:val="none" w:sz="0" w:space="0" w:color="auto"/>
                        <w:right w:val="none" w:sz="0" w:space="0" w:color="auto"/>
                      </w:divBdr>
                    </w:div>
                  </w:divsChild>
                </w:div>
                <w:div w:id="2045325143">
                  <w:marLeft w:val="0"/>
                  <w:marRight w:val="0"/>
                  <w:marTop w:val="0"/>
                  <w:marBottom w:val="0"/>
                  <w:divBdr>
                    <w:top w:val="none" w:sz="0" w:space="0" w:color="auto"/>
                    <w:left w:val="none" w:sz="0" w:space="0" w:color="auto"/>
                    <w:bottom w:val="none" w:sz="0" w:space="0" w:color="auto"/>
                    <w:right w:val="none" w:sz="0" w:space="0" w:color="auto"/>
                  </w:divBdr>
                  <w:divsChild>
                    <w:div w:id="325942614">
                      <w:marLeft w:val="0"/>
                      <w:marRight w:val="0"/>
                      <w:marTop w:val="0"/>
                      <w:marBottom w:val="0"/>
                      <w:divBdr>
                        <w:top w:val="none" w:sz="0" w:space="0" w:color="auto"/>
                        <w:left w:val="none" w:sz="0" w:space="0" w:color="auto"/>
                        <w:bottom w:val="none" w:sz="0" w:space="0" w:color="auto"/>
                        <w:right w:val="none" w:sz="0" w:space="0" w:color="auto"/>
                      </w:divBdr>
                    </w:div>
                  </w:divsChild>
                </w:div>
                <w:div w:id="2073111458">
                  <w:marLeft w:val="0"/>
                  <w:marRight w:val="0"/>
                  <w:marTop w:val="0"/>
                  <w:marBottom w:val="0"/>
                  <w:divBdr>
                    <w:top w:val="none" w:sz="0" w:space="0" w:color="auto"/>
                    <w:left w:val="none" w:sz="0" w:space="0" w:color="auto"/>
                    <w:bottom w:val="none" w:sz="0" w:space="0" w:color="auto"/>
                    <w:right w:val="none" w:sz="0" w:space="0" w:color="auto"/>
                  </w:divBdr>
                  <w:divsChild>
                    <w:div w:id="44257876">
                      <w:marLeft w:val="0"/>
                      <w:marRight w:val="0"/>
                      <w:marTop w:val="0"/>
                      <w:marBottom w:val="0"/>
                      <w:divBdr>
                        <w:top w:val="none" w:sz="0" w:space="0" w:color="auto"/>
                        <w:left w:val="none" w:sz="0" w:space="0" w:color="auto"/>
                        <w:bottom w:val="none" w:sz="0" w:space="0" w:color="auto"/>
                        <w:right w:val="none" w:sz="0" w:space="0" w:color="auto"/>
                      </w:divBdr>
                    </w:div>
                    <w:div w:id="112866514">
                      <w:marLeft w:val="0"/>
                      <w:marRight w:val="0"/>
                      <w:marTop w:val="0"/>
                      <w:marBottom w:val="0"/>
                      <w:divBdr>
                        <w:top w:val="none" w:sz="0" w:space="0" w:color="auto"/>
                        <w:left w:val="none" w:sz="0" w:space="0" w:color="auto"/>
                        <w:bottom w:val="none" w:sz="0" w:space="0" w:color="auto"/>
                        <w:right w:val="none" w:sz="0" w:space="0" w:color="auto"/>
                      </w:divBdr>
                    </w:div>
                    <w:div w:id="1047531524">
                      <w:marLeft w:val="0"/>
                      <w:marRight w:val="0"/>
                      <w:marTop w:val="0"/>
                      <w:marBottom w:val="0"/>
                      <w:divBdr>
                        <w:top w:val="none" w:sz="0" w:space="0" w:color="auto"/>
                        <w:left w:val="none" w:sz="0" w:space="0" w:color="auto"/>
                        <w:bottom w:val="none" w:sz="0" w:space="0" w:color="auto"/>
                        <w:right w:val="none" w:sz="0" w:space="0" w:color="auto"/>
                      </w:divBdr>
                    </w:div>
                    <w:div w:id="1225141606">
                      <w:marLeft w:val="0"/>
                      <w:marRight w:val="0"/>
                      <w:marTop w:val="0"/>
                      <w:marBottom w:val="0"/>
                      <w:divBdr>
                        <w:top w:val="none" w:sz="0" w:space="0" w:color="auto"/>
                        <w:left w:val="none" w:sz="0" w:space="0" w:color="auto"/>
                        <w:bottom w:val="none" w:sz="0" w:space="0" w:color="auto"/>
                        <w:right w:val="none" w:sz="0" w:space="0" w:color="auto"/>
                      </w:divBdr>
                    </w:div>
                    <w:div w:id="1466005078">
                      <w:marLeft w:val="0"/>
                      <w:marRight w:val="0"/>
                      <w:marTop w:val="0"/>
                      <w:marBottom w:val="0"/>
                      <w:divBdr>
                        <w:top w:val="none" w:sz="0" w:space="0" w:color="auto"/>
                        <w:left w:val="none" w:sz="0" w:space="0" w:color="auto"/>
                        <w:bottom w:val="none" w:sz="0" w:space="0" w:color="auto"/>
                        <w:right w:val="none" w:sz="0" w:space="0" w:color="auto"/>
                      </w:divBdr>
                    </w:div>
                    <w:div w:id="164962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469128">
          <w:marLeft w:val="0"/>
          <w:marRight w:val="0"/>
          <w:marTop w:val="0"/>
          <w:marBottom w:val="0"/>
          <w:divBdr>
            <w:top w:val="none" w:sz="0" w:space="0" w:color="auto"/>
            <w:left w:val="none" w:sz="0" w:space="0" w:color="auto"/>
            <w:bottom w:val="none" w:sz="0" w:space="0" w:color="auto"/>
            <w:right w:val="none" w:sz="0" w:space="0" w:color="auto"/>
          </w:divBdr>
        </w:div>
        <w:div w:id="1354107895">
          <w:marLeft w:val="0"/>
          <w:marRight w:val="0"/>
          <w:marTop w:val="0"/>
          <w:marBottom w:val="0"/>
          <w:divBdr>
            <w:top w:val="none" w:sz="0" w:space="0" w:color="auto"/>
            <w:left w:val="none" w:sz="0" w:space="0" w:color="auto"/>
            <w:bottom w:val="none" w:sz="0" w:space="0" w:color="auto"/>
            <w:right w:val="none" w:sz="0" w:space="0" w:color="auto"/>
          </w:divBdr>
        </w:div>
      </w:divsChild>
    </w:div>
    <w:div w:id="197084300">
      <w:bodyDiv w:val="1"/>
      <w:marLeft w:val="0"/>
      <w:marRight w:val="0"/>
      <w:marTop w:val="0"/>
      <w:marBottom w:val="0"/>
      <w:divBdr>
        <w:top w:val="none" w:sz="0" w:space="0" w:color="auto"/>
        <w:left w:val="none" w:sz="0" w:space="0" w:color="auto"/>
        <w:bottom w:val="none" w:sz="0" w:space="0" w:color="auto"/>
        <w:right w:val="none" w:sz="0" w:space="0" w:color="auto"/>
      </w:divBdr>
    </w:div>
    <w:div w:id="205533664">
      <w:bodyDiv w:val="1"/>
      <w:marLeft w:val="0"/>
      <w:marRight w:val="0"/>
      <w:marTop w:val="0"/>
      <w:marBottom w:val="0"/>
      <w:divBdr>
        <w:top w:val="none" w:sz="0" w:space="0" w:color="auto"/>
        <w:left w:val="none" w:sz="0" w:space="0" w:color="auto"/>
        <w:bottom w:val="none" w:sz="0" w:space="0" w:color="auto"/>
        <w:right w:val="none" w:sz="0" w:space="0" w:color="auto"/>
      </w:divBdr>
    </w:div>
    <w:div w:id="228541949">
      <w:bodyDiv w:val="1"/>
      <w:marLeft w:val="0"/>
      <w:marRight w:val="0"/>
      <w:marTop w:val="0"/>
      <w:marBottom w:val="0"/>
      <w:divBdr>
        <w:top w:val="none" w:sz="0" w:space="0" w:color="auto"/>
        <w:left w:val="none" w:sz="0" w:space="0" w:color="auto"/>
        <w:bottom w:val="none" w:sz="0" w:space="0" w:color="auto"/>
        <w:right w:val="none" w:sz="0" w:space="0" w:color="auto"/>
      </w:divBdr>
      <w:divsChild>
        <w:div w:id="528646008">
          <w:marLeft w:val="0"/>
          <w:marRight w:val="0"/>
          <w:marTop w:val="0"/>
          <w:marBottom w:val="0"/>
          <w:divBdr>
            <w:top w:val="none" w:sz="0" w:space="0" w:color="auto"/>
            <w:left w:val="none" w:sz="0" w:space="0" w:color="auto"/>
            <w:bottom w:val="none" w:sz="0" w:space="0" w:color="auto"/>
            <w:right w:val="none" w:sz="0" w:space="0" w:color="auto"/>
          </w:divBdr>
          <w:divsChild>
            <w:div w:id="1890918396">
              <w:marLeft w:val="0"/>
              <w:marRight w:val="0"/>
              <w:marTop w:val="0"/>
              <w:marBottom w:val="0"/>
              <w:divBdr>
                <w:top w:val="none" w:sz="0" w:space="0" w:color="auto"/>
                <w:left w:val="none" w:sz="0" w:space="0" w:color="auto"/>
                <w:bottom w:val="none" w:sz="0" w:space="0" w:color="auto"/>
                <w:right w:val="none" w:sz="0" w:space="0" w:color="auto"/>
              </w:divBdr>
            </w:div>
          </w:divsChild>
        </w:div>
        <w:div w:id="765156709">
          <w:marLeft w:val="0"/>
          <w:marRight w:val="0"/>
          <w:marTop w:val="0"/>
          <w:marBottom w:val="0"/>
          <w:divBdr>
            <w:top w:val="none" w:sz="0" w:space="0" w:color="auto"/>
            <w:left w:val="none" w:sz="0" w:space="0" w:color="auto"/>
            <w:bottom w:val="none" w:sz="0" w:space="0" w:color="auto"/>
            <w:right w:val="none" w:sz="0" w:space="0" w:color="auto"/>
          </w:divBdr>
          <w:divsChild>
            <w:div w:id="418254941">
              <w:marLeft w:val="0"/>
              <w:marRight w:val="0"/>
              <w:marTop w:val="0"/>
              <w:marBottom w:val="0"/>
              <w:divBdr>
                <w:top w:val="none" w:sz="0" w:space="0" w:color="auto"/>
                <w:left w:val="none" w:sz="0" w:space="0" w:color="auto"/>
                <w:bottom w:val="none" w:sz="0" w:space="0" w:color="auto"/>
                <w:right w:val="none" w:sz="0" w:space="0" w:color="auto"/>
              </w:divBdr>
            </w:div>
            <w:div w:id="1624648432">
              <w:marLeft w:val="0"/>
              <w:marRight w:val="0"/>
              <w:marTop w:val="0"/>
              <w:marBottom w:val="0"/>
              <w:divBdr>
                <w:top w:val="none" w:sz="0" w:space="0" w:color="auto"/>
                <w:left w:val="none" w:sz="0" w:space="0" w:color="auto"/>
                <w:bottom w:val="none" w:sz="0" w:space="0" w:color="auto"/>
                <w:right w:val="none" w:sz="0" w:space="0" w:color="auto"/>
              </w:divBdr>
            </w:div>
          </w:divsChild>
        </w:div>
        <w:div w:id="965240558">
          <w:marLeft w:val="0"/>
          <w:marRight w:val="0"/>
          <w:marTop w:val="0"/>
          <w:marBottom w:val="0"/>
          <w:divBdr>
            <w:top w:val="none" w:sz="0" w:space="0" w:color="auto"/>
            <w:left w:val="none" w:sz="0" w:space="0" w:color="auto"/>
            <w:bottom w:val="none" w:sz="0" w:space="0" w:color="auto"/>
            <w:right w:val="none" w:sz="0" w:space="0" w:color="auto"/>
          </w:divBdr>
          <w:divsChild>
            <w:div w:id="495271440">
              <w:marLeft w:val="0"/>
              <w:marRight w:val="0"/>
              <w:marTop w:val="0"/>
              <w:marBottom w:val="0"/>
              <w:divBdr>
                <w:top w:val="none" w:sz="0" w:space="0" w:color="auto"/>
                <w:left w:val="none" w:sz="0" w:space="0" w:color="auto"/>
                <w:bottom w:val="none" w:sz="0" w:space="0" w:color="auto"/>
                <w:right w:val="none" w:sz="0" w:space="0" w:color="auto"/>
              </w:divBdr>
            </w:div>
            <w:div w:id="1194735809">
              <w:marLeft w:val="0"/>
              <w:marRight w:val="0"/>
              <w:marTop w:val="0"/>
              <w:marBottom w:val="0"/>
              <w:divBdr>
                <w:top w:val="none" w:sz="0" w:space="0" w:color="auto"/>
                <w:left w:val="none" w:sz="0" w:space="0" w:color="auto"/>
                <w:bottom w:val="none" w:sz="0" w:space="0" w:color="auto"/>
                <w:right w:val="none" w:sz="0" w:space="0" w:color="auto"/>
              </w:divBdr>
            </w:div>
            <w:div w:id="2002540342">
              <w:marLeft w:val="0"/>
              <w:marRight w:val="0"/>
              <w:marTop w:val="0"/>
              <w:marBottom w:val="0"/>
              <w:divBdr>
                <w:top w:val="none" w:sz="0" w:space="0" w:color="auto"/>
                <w:left w:val="none" w:sz="0" w:space="0" w:color="auto"/>
                <w:bottom w:val="none" w:sz="0" w:space="0" w:color="auto"/>
                <w:right w:val="none" w:sz="0" w:space="0" w:color="auto"/>
              </w:divBdr>
            </w:div>
            <w:div w:id="2009599842">
              <w:marLeft w:val="0"/>
              <w:marRight w:val="0"/>
              <w:marTop w:val="0"/>
              <w:marBottom w:val="0"/>
              <w:divBdr>
                <w:top w:val="none" w:sz="0" w:space="0" w:color="auto"/>
                <w:left w:val="none" w:sz="0" w:space="0" w:color="auto"/>
                <w:bottom w:val="none" w:sz="0" w:space="0" w:color="auto"/>
                <w:right w:val="none" w:sz="0" w:space="0" w:color="auto"/>
              </w:divBdr>
            </w:div>
          </w:divsChild>
        </w:div>
        <w:div w:id="1407530509">
          <w:marLeft w:val="0"/>
          <w:marRight w:val="0"/>
          <w:marTop w:val="0"/>
          <w:marBottom w:val="0"/>
          <w:divBdr>
            <w:top w:val="none" w:sz="0" w:space="0" w:color="auto"/>
            <w:left w:val="none" w:sz="0" w:space="0" w:color="auto"/>
            <w:bottom w:val="none" w:sz="0" w:space="0" w:color="auto"/>
            <w:right w:val="none" w:sz="0" w:space="0" w:color="auto"/>
          </w:divBdr>
          <w:divsChild>
            <w:div w:id="1819497638">
              <w:marLeft w:val="0"/>
              <w:marRight w:val="0"/>
              <w:marTop w:val="0"/>
              <w:marBottom w:val="0"/>
              <w:divBdr>
                <w:top w:val="none" w:sz="0" w:space="0" w:color="auto"/>
                <w:left w:val="none" w:sz="0" w:space="0" w:color="auto"/>
                <w:bottom w:val="none" w:sz="0" w:space="0" w:color="auto"/>
                <w:right w:val="none" w:sz="0" w:space="0" w:color="auto"/>
              </w:divBdr>
            </w:div>
          </w:divsChild>
        </w:div>
        <w:div w:id="1895390116">
          <w:marLeft w:val="0"/>
          <w:marRight w:val="0"/>
          <w:marTop w:val="0"/>
          <w:marBottom w:val="0"/>
          <w:divBdr>
            <w:top w:val="none" w:sz="0" w:space="0" w:color="auto"/>
            <w:left w:val="none" w:sz="0" w:space="0" w:color="auto"/>
            <w:bottom w:val="none" w:sz="0" w:space="0" w:color="auto"/>
            <w:right w:val="none" w:sz="0" w:space="0" w:color="auto"/>
          </w:divBdr>
          <w:divsChild>
            <w:div w:id="1794667793">
              <w:marLeft w:val="0"/>
              <w:marRight w:val="0"/>
              <w:marTop w:val="0"/>
              <w:marBottom w:val="0"/>
              <w:divBdr>
                <w:top w:val="none" w:sz="0" w:space="0" w:color="auto"/>
                <w:left w:val="none" w:sz="0" w:space="0" w:color="auto"/>
                <w:bottom w:val="none" w:sz="0" w:space="0" w:color="auto"/>
                <w:right w:val="none" w:sz="0" w:space="0" w:color="auto"/>
              </w:divBdr>
            </w:div>
            <w:div w:id="2131244055">
              <w:marLeft w:val="0"/>
              <w:marRight w:val="0"/>
              <w:marTop w:val="0"/>
              <w:marBottom w:val="0"/>
              <w:divBdr>
                <w:top w:val="none" w:sz="0" w:space="0" w:color="auto"/>
                <w:left w:val="none" w:sz="0" w:space="0" w:color="auto"/>
                <w:bottom w:val="none" w:sz="0" w:space="0" w:color="auto"/>
                <w:right w:val="none" w:sz="0" w:space="0" w:color="auto"/>
              </w:divBdr>
            </w:div>
          </w:divsChild>
        </w:div>
        <w:div w:id="1972664845">
          <w:marLeft w:val="0"/>
          <w:marRight w:val="0"/>
          <w:marTop w:val="0"/>
          <w:marBottom w:val="0"/>
          <w:divBdr>
            <w:top w:val="none" w:sz="0" w:space="0" w:color="auto"/>
            <w:left w:val="none" w:sz="0" w:space="0" w:color="auto"/>
            <w:bottom w:val="none" w:sz="0" w:space="0" w:color="auto"/>
            <w:right w:val="none" w:sz="0" w:space="0" w:color="auto"/>
          </w:divBdr>
          <w:divsChild>
            <w:div w:id="357203577">
              <w:marLeft w:val="0"/>
              <w:marRight w:val="0"/>
              <w:marTop w:val="0"/>
              <w:marBottom w:val="0"/>
              <w:divBdr>
                <w:top w:val="none" w:sz="0" w:space="0" w:color="auto"/>
                <w:left w:val="none" w:sz="0" w:space="0" w:color="auto"/>
                <w:bottom w:val="none" w:sz="0" w:space="0" w:color="auto"/>
                <w:right w:val="none" w:sz="0" w:space="0" w:color="auto"/>
              </w:divBdr>
            </w:div>
            <w:div w:id="684525473">
              <w:marLeft w:val="0"/>
              <w:marRight w:val="0"/>
              <w:marTop w:val="0"/>
              <w:marBottom w:val="0"/>
              <w:divBdr>
                <w:top w:val="none" w:sz="0" w:space="0" w:color="auto"/>
                <w:left w:val="none" w:sz="0" w:space="0" w:color="auto"/>
                <w:bottom w:val="none" w:sz="0" w:space="0" w:color="auto"/>
                <w:right w:val="none" w:sz="0" w:space="0" w:color="auto"/>
              </w:divBdr>
            </w:div>
            <w:div w:id="1128431440">
              <w:marLeft w:val="0"/>
              <w:marRight w:val="0"/>
              <w:marTop w:val="0"/>
              <w:marBottom w:val="0"/>
              <w:divBdr>
                <w:top w:val="none" w:sz="0" w:space="0" w:color="auto"/>
                <w:left w:val="none" w:sz="0" w:space="0" w:color="auto"/>
                <w:bottom w:val="none" w:sz="0" w:space="0" w:color="auto"/>
                <w:right w:val="none" w:sz="0" w:space="0" w:color="auto"/>
              </w:divBdr>
            </w:div>
            <w:div w:id="1249076418">
              <w:marLeft w:val="0"/>
              <w:marRight w:val="0"/>
              <w:marTop w:val="0"/>
              <w:marBottom w:val="0"/>
              <w:divBdr>
                <w:top w:val="none" w:sz="0" w:space="0" w:color="auto"/>
                <w:left w:val="none" w:sz="0" w:space="0" w:color="auto"/>
                <w:bottom w:val="none" w:sz="0" w:space="0" w:color="auto"/>
                <w:right w:val="none" w:sz="0" w:space="0" w:color="auto"/>
              </w:divBdr>
            </w:div>
          </w:divsChild>
        </w:div>
        <w:div w:id="2044556894">
          <w:marLeft w:val="0"/>
          <w:marRight w:val="0"/>
          <w:marTop w:val="0"/>
          <w:marBottom w:val="0"/>
          <w:divBdr>
            <w:top w:val="none" w:sz="0" w:space="0" w:color="auto"/>
            <w:left w:val="none" w:sz="0" w:space="0" w:color="auto"/>
            <w:bottom w:val="none" w:sz="0" w:space="0" w:color="auto"/>
            <w:right w:val="none" w:sz="0" w:space="0" w:color="auto"/>
          </w:divBdr>
          <w:divsChild>
            <w:div w:id="326905812">
              <w:marLeft w:val="0"/>
              <w:marRight w:val="0"/>
              <w:marTop w:val="0"/>
              <w:marBottom w:val="0"/>
              <w:divBdr>
                <w:top w:val="none" w:sz="0" w:space="0" w:color="auto"/>
                <w:left w:val="none" w:sz="0" w:space="0" w:color="auto"/>
                <w:bottom w:val="none" w:sz="0" w:space="0" w:color="auto"/>
                <w:right w:val="none" w:sz="0" w:space="0" w:color="auto"/>
              </w:divBdr>
            </w:div>
            <w:div w:id="1155997399">
              <w:marLeft w:val="0"/>
              <w:marRight w:val="0"/>
              <w:marTop w:val="0"/>
              <w:marBottom w:val="0"/>
              <w:divBdr>
                <w:top w:val="none" w:sz="0" w:space="0" w:color="auto"/>
                <w:left w:val="none" w:sz="0" w:space="0" w:color="auto"/>
                <w:bottom w:val="none" w:sz="0" w:space="0" w:color="auto"/>
                <w:right w:val="none" w:sz="0" w:space="0" w:color="auto"/>
              </w:divBdr>
            </w:div>
            <w:div w:id="214126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3360">
      <w:bodyDiv w:val="1"/>
      <w:marLeft w:val="0"/>
      <w:marRight w:val="0"/>
      <w:marTop w:val="0"/>
      <w:marBottom w:val="0"/>
      <w:divBdr>
        <w:top w:val="none" w:sz="0" w:space="0" w:color="auto"/>
        <w:left w:val="none" w:sz="0" w:space="0" w:color="auto"/>
        <w:bottom w:val="none" w:sz="0" w:space="0" w:color="auto"/>
        <w:right w:val="none" w:sz="0" w:space="0" w:color="auto"/>
      </w:divBdr>
    </w:div>
    <w:div w:id="271321466">
      <w:bodyDiv w:val="1"/>
      <w:marLeft w:val="0"/>
      <w:marRight w:val="0"/>
      <w:marTop w:val="0"/>
      <w:marBottom w:val="0"/>
      <w:divBdr>
        <w:top w:val="none" w:sz="0" w:space="0" w:color="auto"/>
        <w:left w:val="none" w:sz="0" w:space="0" w:color="auto"/>
        <w:bottom w:val="none" w:sz="0" w:space="0" w:color="auto"/>
        <w:right w:val="none" w:sz="0" w:space="0" w:color="auto"/>
      </w:divBdr>
      <w:divsChild>
        <w:div w:id="2051876798">
          <w:marLeft w:val="0"/>
          <w:marRight w:val="0"/>
          <w:marTop w:val="0"/>
          <w:marBottom w:val="0"/>
          <w:divBdr>
            <w:top w:val="none" w:sz="0" w:space="0" w:color="auto"/>
            <w:left w:val="none" w:sz="0" w:space="0" w:color="auto"/>
            <w:bottom w:val="none" w:sz="0" w:space="0" w:color="auto"/>
            <w:right w:val="none" w:sz="0" w:space="0" w:color="auto"/>
          </w:divBdr>
          <w:divsChild>
            <w:div w:id="90618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49250">
      <w:bodyDiv w:val="1"/>
      <w:marLeft w:val="0"/>
      <w:marRight w:val="0"/>
      <w:marTop w:val="0"/>
      <w:marBottom w:val="0"/>
      <w:divBdr>
        <w:top w:val="none" w:sz="0" w:space="0" w:color="auto"/>
        <w:left w:val="none" w:sz="0" w:space="0" w:color="auto"/>
        <w:bottom w:val="none" w:sz="0" w:space="0" w:color="auto"/>
        <w:right w:val="none" w:sz="0" w:space="0" w:color="auto"/>
      </w:divBdr>
      <w:divsChild>
        <w:div w:id="182935491">
          <w:marLeft w:val="0"/>
          <w:marRight w:val="0"/>
          <w:marTop w:val="0"/>
          <w:marBottom w:val="0"/>
          <w:divBdr>
            <w:top w:val="none" w:sz="0" w:space="0" w:color="auto"/>
            <w:left w:val="none" w:sz="0" w:space="0" w:color="auto"/>
            <w:bottom w:val="none" w:sz="0" w:space="0" w:color="auto"/>
            <w:right w:val="none" w:sz="0" w:space="0" w:color="auto"/>
          </w:divBdr>
          <w:divsChild>
            <w:div w:id="1550799784">
              <w:marLeft w:val="0"/>
              <w:marRight w:val="0"/>
              <w:marTop w:val="0"/>
              <w:marBottom w:val="0"/>
              <w:divBdr>
                <w:top w:val="none" w:sz="0" w:space="0" w:color="auto"/>
                <w:left w:val="none" w:sz="0" w:space="0" w:color="auto"/>
                <w:bottom w:val="none" w:sz="0" w:space="0" w:color="auto"/>
                <w:right w:val="none" w:sz="0" w:space="0" w:color="auto"/>
              </w:divBdr>
            </w:div>
            <w:div w:id="1909070640">
              <w:marLeft w:val="0"/>
              <w:marRight w:val="0"/>
              <w:marTop w:val="0"/>
              <w:marBottom w:val="0"/>
              <w:divBdr>
                <w:top w:val="none" w:sz="0" w:space="0" w:color="auto"/>
                <w:left w:val="none" w:sz="0" w:space="0" w:color="auto"/>
                <w:bottom w:val="none" w:sz="0" w:space="0" w:color="auto"/>
                <w:right w:val="none" w:sz="0" w:space="0" w:color="auto"/>
              </w:divBdr>
            </w:div>
          </w:divsChild>
        </w:div>
        <w:div w:id="235212564">
          <w:marLeft w:val="0"/>
          <w:marRight w:val="0"/>
          <w:marTop w:val="0"/>
          <w:marBottom w:val="0"/>
          <w:divBdr>
            <w:top w:val="none" w:sz="0" w:space="0" w:color="auto"/>
            <w:left w:val="none" w:sz="0" w:space="0" w:color="auto"/>
            <w:bottom w:val="none" w:sz="0" w:space="0" w:color="auto"/>
            <w:right w:val="none" w:sz="0" w:space="0" w:color="auto"/>
          </w:divBdr>
          <w:divsChild>
            <w:div w:id="818769810">
              <w:marLeft w:val="0"/>
              <w:marRight w:val="0"/>
              <w:marTop w:val="0"/>
              <w:marBottom w:val="0"/>
              <w:divBdr>
                <w:top w:val="none" w:sz="0" w:space="0" w:color="auto"/>
                <w:left w:val="none" w:sz="0" w:space="0" w:color="auto"/>
                <w:bottom w:val="none" w:sz="0" w:space="0" w:color="auto"/>
                <w:right w:val="none" w:sz="0" w:space="0" w:color="auto"/>
              </w:divBdr>
            </w:div>
            <w:div w:id="1423650250">
              <w:marLeft w:val="0"/>
              <w:marRight w:val="0"/>
              <w:marTop w:val="0"/>
              <w:marBottom w:val="0"/>
              <w:divBdr>
                <w:top w:val="none" w:sz="0" w:space="0" w:color="auto"/>
                <w:left w:val="none" w:sz="0" w:space="0" w:color="auto"/>
                <w:bottom w:val="none" w:sz="0" w:space="0" w:color="auto"/>
                <w:right w:val="none" w:sz="0" w:space="0" w:color="auto"/>
              </w:divBdr>
            </w:div>
            <w:div w:id="1868450308">
              <w:marLeft w:val="0"/>
              <w:marRight w:val="0"/>
              <w:marTop w:val="0"/>
              <w:marBottom w:val="0"/>
              <w:divBdr>
                <w:top w:val="none" w:sz="0" w:space="0" w:color="auto"/>
                <w:left w:val="none" w:sz="0" w:space="0" w:color="auto"/>
                <w:bottom w:val="none" w:sz="0" w:space="0" w:color="auto"/>
                <w:right w:val="none" w:sz="0" w:space="0" w:color="auto"/>
              </w:divBdr>
            </w:div>
          </w:divsChild>
        </w:div>
        <w:div w:id="632249399">
          <w:marLeft w:val="0"/>
          <w:marRight w:val="0"/>
          <w:marTop w:val="0"/>
          <w:marBottom w:val="0"/>
          <w:divBdr>
            <w:top w:val="none" w:sz="0" w:space="0" w:color="auto"/>
            <w:left w:val="none" w:sz="0" w:space="0" w:color="auto"/>
            <w:bottom w:val="none" w:sz="0" w:space="0" w:color="auto"/>
            <w:right w:val="none" w:sz="0" w:space="0" w:color="auto"/>
          </w:divBdr>
          <w:divsChild>
            <w:div w:id="1741294551">
              <w:marLeft w:val="0"/>
              <w:marRight w:val="0"/>
              <w:marTop w:val="0"/>
              <w:marBottom w:val="0"/>
              <w:divBdr>
                <w:top w:val="none" w:sz="0" w:space="0" w:color="auto"/>
                <w:left w:val="none" w:sz="0" w:space="0" w:color="auto"/>
                <w:bottom w:val="none" w:sz="0" w:space="0" w:color="auto"/>
                <w:right w:val="none" w:sz="0" w:space="0" w:color="auto"/>
              </w:divBdr>
            </w:div>
          </w:divsChild>
        </w:div>
        <w:div w:id="1507983439">
          <w:marLeft w:val="0"/>
          <w:marRight w:val="0"/>
          <w:marTop w:val="0"/>
          <w:marBottom w:val="0"/>
          <w:divBdr>
            <w:top w:val="none" w:sz="0" w:space="0" w:color="auto"/>
            <w:left w:val="none" w:sz="0" w:space="0" w:color="auto"/>
            <w:bottom w:val="none" w:sz="0" w:space="0" w:color="auto"/>
            <w:right w:val="none" w:sz="0" w:space="0" w:color="auto"/>
          </w:divBdr>
          <w:divsChild>
            <w:div w:id="1350522010">
              <w:marLeft w:val="0"/>
              <w:marRight w:val="0"/>
              <w:marTop w:val="0"/>
              <w:marBottom w:val="0"/>
              <w:divBdr>
                <w:top w:val="none" w:sz="0" w:space="0" w:color="auto"/>
                <w:left w:val="none" w:sz="0" w:space="0" w:color="auto"/>
                <w:bottom w:val="none" w:sz="0" w:space="0" w:color="auto"/>
                <w:right w:val="none" w:sz="0" w:space="0" w:color="auto"/>
              </w:divBdr>
            </w:div>
          </w:divsChild>
        </w:div>
        <w:div w:id="1814322565">
          <w:marLeft w:val="0"/>
          <w:marRight w:val="0"/>
          <w:marTop w:val="0"/>
          <w:marBottom w:val="0"/>
          <w:divBdr>
            <w:top w:val="none" w:sz="0" w:space="0" w:color="auto"/>
            <w:left w:val="none" w:sz="0" w:space="0" w:color="auto"/>
            <w:bottom w:val="none" w:sz="0" w:space="0" w:color="auto"/>
            <w:right w:val="none" w:sz="0" w:space="0" w:color="auto"/>
          </w:divBdr>
          <w:divsChild>
            <w:div w:id="1702633423">
              <w:marLeft w:val="0"/>
              <w:marRight w:val="0"/>
              <w:marTop w:val="0"/>
              <w:marBottom w:val="0"/>
              <w:divBdr>
                <w:top w:val="none" w:sz="0" w:space="0" w:color="auto"/>
                <w:left w:val="none" w:sz="0" w:space="0" w:color="auto"/>
                <w:bottom w:val="none" w:sz="0" w:space="0" w:color="auto"/>
                <w:right w:val="none" w:sz="0" w:space="0" w:color="auto"/>
              </w:divBdr>
            </w:div>
            <w:div w:id="2043675196">
              <w:marLeft w:val="0"/>
              <w:marRight w:val="0"/>
              <w:marTop w:val="0"/>
              <w:marBottom w:val="0"/>
              <w:divBdr>
                <w:top w:val="none" w:sz="0" w:space="0" w:color="auto"/>
                <w:left w:val="none" w:sz="0" w:space="0" w:color="auto"/>
                <w:bottom w:val="none" w:sz="0" w:space="0" w:color="auto"/>
                <w:right w:val="none" w:sz="0" w:space="0" w:color="auto"/>
              </w:divBdr>
            </w:div>
          </w:divsChild>
        </w:div>
        <w:div w:id="1892231176">
          <w:marLeft w:val="0"/>
          <w:marRight w:val="0"/>
          <w:marTop w:val="0"/>
          <w:marBottom w:val="0"/>
          <w:divBdr>
            <w:top w:val="none" w:sz="0" w:space="0" w:color="auto"/>
            <w:left w:val="none" w:sz="0" w:space="0" w:color="auto"/>
            <w:bottom w:val="none" w:sz="0" w:space="0" w:color="auto"/>
            <w:right w:val="none" w:sz="0" w:space="0" w:color="auto"/>
          </w:divBdr>
          <w:divsChild>
            <w:div w:id="74783375">
              <w:marLeft w:val="0"/>
              <w:marRight w:val="0"/>
              <w:marTop w:val="0"/>
              <w:marBottom w:val="0"/>
              <w:divBdr>
                <w:top w:val="none" w:sz="0" w:space="0" w:color="auto"/>
                <w:left w:val="none" w:sz="0" w:space="0" w:color="auto"/>
                <w:bottom w:val="none" w:sz="0" w:space="0" w:color="auto"/>
                <w:right w:val="none" w:sz="0" w:space="0" w:color="auto"/>
              </w:divBdr>
            </w:div>
            <w:div w:id="320474752">
              <w:marLeft w:val="0"/>
              <w:marRight w:val="0"/>
              <w:marTop w:val="0"/>
              <w:marBottom w:val="0"/>
              <w:divBdr>
                <w:top w:val="none" w:sz="0" w:space="0" w:color="auto"/>
                <w:left w:val="none" w:sz="0" w:space="0" w:color="auto"/>
                <w:bottom w:val="none" w:sz="0" w:space="0" w:color="auto"/>
                <w:right w:val="none" w:sz="0" w:space="0" w:color="auto"/>
              </w:divBdr>
            </w:div>
            <w:div w:id="531497009">
              <w:marLeft w:val="0"/>
              <w:marRight w:val="0"/>
              <w:marTop w:val="0"/>
              <w:marBottom w:val="0"/>
              <w:divBdr>
                <w:top w:val="none" w:sz="0" w:space="0" w:color="auto"/>
                <w:left w:val="none" w:sz="0" w:space="0" w:color="auto"/>
                <w:bottom w:val="none" w:sz="0" w:space="0" w:color="auto"/>
                <w:right w:val="none" w:sz="0" w:space="0" w:color="auto"/>
              </w:divBdr>
            </w:div>
            <w:div w:id="1081029120">
              <w:marLeft w:val="0"/>
              <w:marRight w:val="0"/>
              <w:marTop w:val="0"/>
              <w:marBottom w:val="0"/>
              <w:divBdr>
                <w:top w:val="none" w:sz="0" w:space="0" w:color="auto"/>
                <w:left w:val="none" w:sz="0" w:space="0" w:color="auto"/>
                <w:bottom w:val="none" w:sz="0" w:space="0" w:color="auto"/>
                <w:right w:val="none" w:sz="0" w:space="0" w:color="auto"/>
              </w:divBdr>
            </w:div>
          </w:divsChild>
        </w:div>
        <w:div w:id="2082872398">
          <w:marLeft w:val="0"/>
          <w:marRight w:val="0"/>
          <w:marTop w:val="0"/>
          <w:marBottom w:val="0"/>
          <w:divBdr>
            <w:top w:val="none" w:sz="0" w:space="0" w:color="auto"/>
            <w:left w:val="none" w:sz="0" w:space="0" w:color="auto"/>
            <w:bottom w:val="none" w:sz="0" w:space="0" w:color="auto"/>
            <w:right w:val="none" w:sz="0" w:space="0" w:color="auto"/>
          </w:divBdr>
          <w:divsChild>
            <w:div w:id="1151675345">
              <w:marLeft w:val="0"/>
              <w:marRight w:val="0"/>
              <w:marTop w:val="0"/>
              <w:marBottom w:val="0"/>
              <w:divBdr>
                <w:top w:val="none" w:sz="0" w:space="0" w:color="auto"/>
                <w:left w:val="none" w:sz="0" w:space="0" w:color="auto"/>
                <w:bottom w:val="none" w:sz="0" w:space="0" w:color="auto"/>
                <w:right w:val="none" w:sz="0" w:space="0" w:color="auto"/>
              </w:divBdr>
            </w:div>
            <w:div w:id="1268611024">
              <w:marLeft w:val="0"/>
              <w:marRight w:val="0"/>
              <w:marTop w:val="0"/>
              <w:marBottom w:val="0"/>
              <w:divBdr>
                <w:top w:val="none" w:sz="0" w:space="0" w:color="auto"/>
                <w:left w:val="none" w:sz="0" w:space="0" w:color="auto"/>
                <w:bottom w:val="none" w:sz="0" w:space="0" w:color="auto"/>
                <w:right w:val="none" w:sz="0" w:space="0" w:color="auto"/>
              </w:divBdr>
            </w:div>
            <w:div w:id="1371491960">
              <w:marLeft w:val="0"/>
              <w:marRight w:val="0"/>
              <w:marTop w:val="0"/>
              <w:marBottom w:val="0"/>
              <w:divBdr>
                <w:top w:val="none" w:sz="0" w:space="0" w:color="auto"/>
                <w:left w:val="none" w:sz="0" w:space="0" w:color="auto"/>
                <w:bottom w:val="none" w:sz="0" w:space="0" w:color="auto"/>
                <w:right w:val="none" w:sz="0" w:space="0" w:color="auto"/>
              </w:divBdr>
            </w:div>
            <w:div w:id="171904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01862">
      <w:bodyDiv w:val="1"/>
      <w:marLeft w:val="0"/>
      <w:marRight w:val="0"/>
      <w:marTop w:val="0"/>
      <w:marBottom w:val="0"/>
      <w:divBdr>
        <w:top w:val="none" w:sz="0" w:space="0" w:color="auto"/>
        <w:left w:val="none" w:sz="0" w:space="0" w:color="auto"/>
        <w:bottom w:val="none" w:sz="0" w:space="0" w:color="auto"/>
        <w:right w:val="none" w:sz="0" w:space="0" w:color="auto"/>
      </w:divBdr>
      <w:divsChild>
        <w:div w:id="243759047">
          <w:marLeft w:val="0"/>
          <w:marRight w:val="0"/>
          <w:marTop w:val="0"/>
          <w:marBottom w:val="0"/>
          <w:divBdr>
            <w:top w:val="none" w:sz="0" w:space="0" w:color="auto"/>
            <w:left w:val="none" w:sz="0" w:space="0" w:color="auto"/>
            <w:bottom w:val="none" w:sz="0" w:space="0" w:color="auto"/>
            <w:right w:val="none" w:sz="0" w:space="0" w:color="auto"/>
          </w:divBdr>
          <w:divsChild>
            <w:div w:id="301471656">
              <w:marLeft w:val="0"/>
              <w:marRight w:val="0"/>
              <w:marTop w:val="0"/>
              <w:marBottom w:val="0"/>
              <w:divBdr>
                <w:top w:val="none" w:sz="0" w:space="0" w:color="auto"/>
                <w:left w:val="none" w:sz="0" w:space="0" w:color="auto"/>
                <w:bottom w:val="none" w:sz="0" w:space="0" w:color="auto"/>
                <w:right w:val="none" w:sz="0" w:space="0" w:color="auto"/>
              </w:divBdr>
            </w:div>
          </w:divsChild>
        </w:div>
        <w:div w:id="1015378005">
          <w:marLeft w:val="0"/>
          <w:marRight w:val="0"/>
          <w:marTop w:val="0"/>
          <w:marBottom w:val="0"/>
          <w:divBdr>
            <w:top w:val="none" w:sz="0" w:space="0" w:color="auto"/>
            <w:left w:val="none" w:sz="0" w:space="0" w:color="auto"/>
            <w:bottom w:val="none" w:sz="0" w:space="0" w:color="auto"/>
            <w:right w:val="none" w:sz="0" w:space="0" w:color="auto"/>
          </w:divBdr>
          <w:divsChild>
            <w:div w:id="36591923">
              <w:marLeft w:val="0"/>
              <w:marRight w:val="0"/>
              <w:marTop w:val="0"/>
              <w:marBottom w:val="0"/>
              <w:divBdr>
                <w:top w:val="none" w:sz="0" w:space="0" w:color="auto"/>
                <w:left w:val="none" w:sz="0" w:space="0" w:color="auto"/>
                <w:bottom w:val="none" w:sz="0" w:space="0" w:color="auto"/>
                <w:right w:val="none" w:sz="0" w:space="0" w:color="auto"/>
              </w:divBdr>
            </w:div>
            <w:div w:id="307974802">
              <w:marLeft w:val="0"/>
              <w:marRight w:val="0"/>
              <w:marTop w:val="0"/>
              <w:marBottom w:val="0"/>
              <w:divBdr>
                <w:top w:val="none" w:sz="0" w:space="0" w:color="auto"/>
                <w:left w:val="none" w:sz="0" w:space="0" w:color="auto"/>
                <w:bottom w:val="none" w:sz="0" w:space="0" w:color="auto"/>
                <w:right w:val="none" w:sz="0" w:space="0" w:color="auto"/>
              </w:divBdr>
            </w:div>
            <w:div w:id="933974488">
              <w:marLeft w:val="0"/>
              <w:marRight w:val="0"/>
              <w:marTop w:val="0"/>
              <w:marBottom w:val="0"/>
              <w:divBdr>
                <w:top w:val="none" w:sz="0" w:space="0" w:color="auto"/>
                <w:left w:val="none" w:sz="0" w:space="0" w:color="auto"/>
                <w:bottom w:val="none" w:sz="0" w:space="0" w:color="auto"/>
                <w:right w:val="none" w:sz="0" w:space="0" w:color="auto"/>
              </w:divBdr>
            </w:div>
            <w:div w:id="2059276590">
              <w:marLeft w:val="0"/>
              <w:marRight w:val="0"/>
              <w:marTop w:val="0"/>
              <w:marBottom w:val="0"/>
              <w:divBdr>
                <w:top w:val="none" w:sz="0" w:space="0" w:color="auto"/>
                <w:left w:val="none" w:sz="0" w:space="0" w:color="auto"/>
                <w:bottom w:val="none" w:sz="0" w:space="0" w:color="auto"/>
                <w:right w:val="none" w:sz="0" w:space="0" w:color="auto"/>
              </w:divBdr>
            </w:div>
          </w:divsChild>
        </w:div>
        <w:div w:id="1341859016">
          <w:marLeft w:val="0"/>
          <w:marRight w:val="0"/>
          <w:marTop w:val="0"/>
          <w:marBottom w:val="0"/>
          <w:divBdr>
            <w:top w:val="none" w:sz="0" w:space="0" w:color="auto"/>
            <w:left w:val="none" w:sz="0" w:space="0" w:color="auto"/>
            <w:bottom w:val="none" w:sz="0" w:space="0" w:color="auto"/>
            <w:right w:val="none" w:sz="0" w:space="0" w:color="auto"/>
          </w:divBdr>
          <w:divsChild>
            <w:div w:id="1144198628">
              <w:marLeft w:val="0"/>
              <w:marRight w:val="0"/>
              <w:marTop w:val="0"/>
              <w:marBottom w:val="0"/>
              <w:divBdr>
                <w:top w:val="none" w:sz="0" w:space="0" w:color="auto"/>
                <w:left w:val="none" w:sz="0" w:space="0" w:color="auto"/>
                <w:bottom w:val="none" w:sz="0" w:space="0" w:color="auto"/>
                <w:right w:val="none" w:sz="0" w:space="0" w:color="auto"/>
              </w:divBdr>
            </w:div>
          </w:divsChild>
        </w:div>
        <w:div w:id="1951085000">
          <w:marLeft w:val="0"/>
          <w:marRight w:val="0"/>
          <w:marTop w:val="0"/>
          <w:marBottom w:val="0"/>
          <w:divBdr>
            <w:top w:val="none" w:sz="0" w:space="0" w:color="auto"/>
            <w:left w:val="none" w:sz="0" w:space="0" w:color="auto"/>
            <w:bottom w:val="none" w:sz="0" w:space="0" w:color="auto"/>
            <w:right w:val="none" w:sz="0" w:space="0" w:color="auto"/>
          </w:divBdr>
          <w:divsChild>
            <w:div w:id="18980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633827">
      <w:bodyDiv w:val="1"/>
      <w:marLeft w:val="0"/>
      <w:marRight w:val="0"/>
      <w:marTop w:val="0"/>
      <w:marBottom w:val="0"/>
      <w:divBdr>
        <w:top w:val="none" w:sz="0" w:space="0" w:color="auto"/>
        <w:left w:val="none" w:sz="0" w:space="0" w:color="auto"/>
        <w:bottom w:val="none" w:sz="0" w:space="0" w:color="auto"/>
        <w:right w:val="none" w:sz="0" w:space="0" w:color="auto"/>
      </w:divBdr>
      <w:divsChild>
        <w:div w:id="256907144">
          <w:marLeft w:val="0"/>
          <w:marRight w:val="0"/>
          <w:marTop w:val="0"/>
          <w:marBottom w:val="0"/>
          <w:divBdr>
            <w:top w:val="none" w:sz="0" w:space="0" w:color="auto"/>
            <w:left w:val="none" w:sz="0" w:space="0" w:color="auto"/>
            <w:bottom w:val="none" w:sz="0" w:space="0" w:color="auto"/>
            <w:right w:val="none" w:sz="0" w:space="0" w:color="auto"/>
          </w:divBdr>
          <w:divsChild>
            <w:div w:id="2126927765">
              <w:marLeft w:val="0"/>
              <w:marRight w:val="0"/>
              <w:marTop w:val="0"/>
              <w:marBottom w:val="0"/>
              <w:divBdr>
                <w:top w:val="none" w:sz="0" w:space="0" w:color="auto"/>
                <w:left w:val="none" w:sz="0" w:space="0" w:color="auto"/>
                <w:bottom w:val="none" w:sz="0" w:space="0" w:color="auto"/>
                <w:right w:val="none" w:sz="0" w:space="0" w:color="auto"/>
              </w:divBdr>
            </w:div>
          </w:divsChild>
        </w:div>
        <w:div w:id="883567291">
          <w:marLeft w:val="0"/>
          <w:marRight w:val="0"/>
          <w:marTop w:val="0"/>
          <w:marBottom w:val="0"/>
          <w:divBdr>
            <w:top w:val="none" w:sz="0" w:space="0" w:color="auto"/>
            <w:left w:val="none" w:sz="0" w:space="0" w:color="auto"/>
            <w:bottom w:val="none" w:sz="0" w:space="0" w:color="auto"/>
            <w:right w:val="none" w:sz="0" w:space="0" w:color="auto"/>
          </w:divBdr>
          <w:divsChild>
            <w:div w:id="386880235">
              <w:marLeft w:val="0"/>
              <w:marRight w:val="0"/>
              <w:marTop w:val="0"/>
              <w:marBottom w:val="0"/>
              <w:divBdr>
                <w:top w:val="none" w:sz="0" w:space="0" w:color="auto"/>
                <w:left w:val="none" w:sz="0" w:space="0" w:color="auto"/>
                <w:bottom w:val="none" w:sz="0" w:space="0" w:color="auto"/>
                <w:right w:val="none" w:sz="0" w:space="0" w:color="auto"/>
              </w:divBdr>
            </w:div>
          </w:divsChild>
        </w:div>
        <w:div w:id="941650160">
          <w:marLeft w:val="0"/>
          <w:marRight w:val="0"/>
          <w:marTop w:val="0"/>
          <w:marBottom w:val="0"/>
          <w:divBdr>
            <w:top w:val="none" w:sz="0" w:space="0" w:color="auto"/>
            <w:left w:val="none" w:sz="0" w:space="0" w:color="auto"/>
            <w:bottom w:val="none" w:sz="0" w:space="0" w:color="auto"/>
            <w:right w:val="none" w:sz="0" w:space="0" w:color="auto"/>
          </w:divBdr>
          <w:divsChild>
            <w:div w:id="91439260">
              <w:marLeft w:val="0"/>
              <w:marRight w:val="0"/>
              <w:marTop w:val="0"/>
              <w:marBottom w:val="0"/>
              <w:divBdr>
                <w:top w:val="none" w:sz="0" w:space="0" w:color="auto"/>
                <w:left w:val="none" w:sz="0" w:space="0" w:color="auto"/>
                <w:bottom w:val="none" w:sz="0" w:space="0" w:color="auto"/>
                <w:right w:val="none" w:sz="0" w:space="0" w:color="auto"/>
              </w:divBdr>
            </w:div>
          </w:divsChild>
        </w:div>
        <w:div w:id="1006860243">
          <w:marLeft w:val="0"/>
          <w:marRight w:val="0"/>
          <w:marTop w:val="0"/>
          <w:marBottom w:val="0"/>
          <w:divBdr>
            <w:top w:val="none" w:sz="0" w:space="0" w:color="auto"/>
            <w:left w:val="none" w:sz="0" w:space="0" w:color="auto"/>
            <w:bottom w:val="none" w:sz="0" w:space="0" w:color="auto"/>
            <w:right w:val="none" w:sz="0" w:space="0" w:color="auto"/>
          </w:divBdr>
          <w:divsChild>
            <w:div w:id="1207454083">
              <w:marLeft w:val="0"/>
              <w:marRight w:val="0"/>
              <w:marTop w:val="0"/>
              <w:marBottom w:val="0"/>
              <w:divBdr>
                <w:top w:val="none" w:sz="0" w:space="0" w:color="auto"/>
                <w:left w:val="none" w:sz="0" w:space="0" w:color="auto"/>
                <w:bottom w:val="none" w:sz="0" w:space="0" w:color="auto"/>
                <w:right w:val="none" w:sz="0" w:space="0" w:color="auto"/>
              </w:divBdr>
            </w:div>
          </w:divsChild>
        </w:div>
        <w:div w:id="1089544031">
          <w:marLeft w:val="0"/>
          <w:marRight w:val="0"/>
          <w:marTop w:val="0"/>
          <w:marBottom w:val="0"/>
          <w:divBdr>
            <w:top w:val="none" w:sz="0" w:space="0" w:color="auto"/>
            <w:left w:val="none" w:sz="0" w:space="0" w:color="auto"/>
            <w:bottom w:val="none" w:sz="0" w:space="0" w:color="auto"/>
            <w:right w:val="none" w:sz="0" w:space="0" w:color="auto"/>
          </w:divBdr>
          <w:divsChild>
            <w:div w:id="1526820923">
              <w:marLeft w:val="0"/>
              <w:marRight w:val="0"/>
              <w:marTop w:val="0"/>
              <w:marBottom w:val="0"/>
              <w:divBdr>
                <w:top w:val="none" w:sz="0" w:space="0" w:color="auto"/>
                <w:left w:val="none" w:sz="0" w:space="0" w:color="auto"/>
                <w:bottom w:val="none" w:sz="0" w:space="0" w:color="auto"/>
                <w:right w:val="none" w:sz="0" w:space="0" w:color="auto"/>
              </w:divBdr>
            </w:div>
          </w:divsChild>
        </w:div>
        <w:div w:id="1355838238">
          <w:marLeft w:val="0"/>
          <w:marRight w:val="0"/>
          <w:marTop w:val="0"/>
          <w:marBottom w:val="0"/>
          <w:divBdr>
            <w:top w:val="none" w:sz="0" w:space="0" w:color="auto"/>
            <w:left w:val="none" w:sz="0" w:space="0" w:color="auto"/>
            <w:bottom w:val="none" w:sz="0" w:space="0" w:color="auto"/>
            <w:right w:val="none" w:sz="0" w:space="0" w:color="auto"/>
          </w:divBdr>
          <w:divsChild>
            <w:div w:id="661083374">
              <w:marLeft w:val="0"/>
              <w:marRight w:val="0"/>
              <w:marTop w:val="0"/>
              <w:marBottom w:val="0"/>
              <w:divBdr>
                <w:top w:val="none" w:sz="0" w:space="0" w:color="auto"/>
                <w:left w:val="none" w:sz="0" w:space="0" w:color="auto"/>
                <w:bottom w:val="none" w:sz="0" w:space="0" w:color="auto"/>
                <w:right w:val="none" w:sz="0" w:space="0" w:color="auto"/>
              </w:divBdr>
            </w:div>
          </w:divsChild>
        </w:div>
        <w:div w:id="1635404005">
          <w:marLeft w:val="0"/>
          <w:marRight w:val="0"/>
          <w:marTop w:val="0"/>
          <w:marBottom w:val="0"/>
          <w:divBdr>
            <w:top w:val="none" w:sz="0" w:space="0" w:color="auto"/>
            <w:left w:val="none" w:sz="0" w:space="0" w:color="auto"/>
            <w:bottom w:val="none" w:sz="0" w:space="0" w:color="auto"/>
            <w:right w:val="none" w:sz="0" w:space="0" w:color="auto"/>
          </w:divBdr>
          <w:divsChild>
            <w:div w:id="1477181786">
              <w:marLeft w:val="0"/>
              <w:marRight w:val="0"/>
              <w:marTop w:val="0"/>
              <w:marBottom w:val="0"/>
              <w:divBdr>
                <w:top w:val="none" w:sz="0" w:space="0" w:color="auto"/>
                <w:left w:val="none" w:sz="0" w:space="0" w:color="auto"/>
                <w:bottom w:val="none" w:sz="0" w:space="0" w:color="auto"/>
                <w:right w:val="none" w:sz="0" w:space="0" w:color="auto"/>
              </w:divBdr>
            </w:div>
          </w:divsChild>
        </w:div>
        <w:div w:id="1701588854">
          <w:marLeft w:val="0"/>
          <w:marRight w:val="0"/>
          <w:marTop w:val="0"/>
          <w:marBottom w:val="0"/>
          <w:divBdr>
            <w:top w:val="none" w:sz="0" w:space="0" w:color="auto"/>
            <w:left w:val="none" w:sz="0" w:space="0" w:color="auto"/>
            <w:bottom w:val="none" w:sz="0" w:space="0" w:color="auto"/>
            <w:right w:val="none" w:sz="0" w:space="0" w:color="auto"/>
          </w:divBdr>
          <w:divsChild>
            <w:div w:id="166994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846895">
      <w:bodyDiv w:val="1"/>
      <w:marLeft w:val="0"/>
      <w:marRight w:val="0"/>
      <w:marTop w:val="0"/>
      <w:marBottom w:val="0"/>
      <w:divBdr>
        <w:top w:val="none" w:sz="0" w:space="0" w:color="auto"/>
        <w:left w:val="none" w:sz="0" w:space="0" w:color="auto"/>
        <w:bottom w:val="none" w:sz="0" w:space="0" w:color="auto"/>
        <w:right w:val="none" w:sz="0" w:space="0" w:color="auto"/>
      </w:divBdr>
    </w:div>
    <w:div w:id="409815925">
      <w:bodyDiv w:val="1"/>
      <w:marLeft w:val="0"/>
      <w:marRight w:val="0"/>
      <w:marTop w:val="0"/>
      <w:marBottom w:val="0"/>
      <w:divBdr>
        <w:top w:val="none" w:sz="0" w:space="0" w:color="auto"/>
        <w:left w:val="none" w:sz="0" w:space="0" w:color="auto"/>
        <w:bottom w:val="none" w:sz="0" w:space="0" w:color="auto"/>
        <w:right w:val="none" w:sz="0" w:space="0" w:color="auto"/>
      </w:divBdr>
      <w:divsChild>
        <w:div w:id="473915921">
          <w:marLeft w:val="0"/>
          <w:marRight w:val="0"/>
          <w:marTop w:val="0"/>
          <w:marBottom w:val="0"/>
          <w:divBdr>
            <w:top w:val="none" w:sz="0" w:space="0" w:color="auto"/>
            <w:left w:val="none" w:sz="0" w:space="0" w:color="auto"/>
            <w:bottom w:val="none" w:sz="0" w:space="0" w:color="auto"/>
            <w:right w:val="none" w:sz="0" w:space="0" w:color="auto"/>
          </w:divBdr>
          <w:divsChild>
            <w:div w:id="135029622">
              <w:marLeft w:val="0"/>
              <w:marRight w:val="0"/>
              <w:marTop w:val="0"/>
              <w:marBottom w:val="0"/>
              <w:divBdr>
                <w:top w:val="none" w:sz="0" w:space="0" w:color="auto"/>
                <w:left w:val="none" w:sz="0" w:space="0" w:color="auto"/>
                <w:bottom w:val="none" w:sz="0" w:space="0" w:color="auto"/>
                <w:right w:val="none" w:sz="0" w:space="0" w:color="auto"/>
              </w:divBdr>
              <w:divsChild>
                <w:div w:id="876969349">
                  <w:marLeft w:val="0"/>
                  <w:marRight w:val="0"/>
                  <w:marTop w:val="30"/>
                  <w:marBottom w:val="30"/>
                  <w:divBdr>
                    <w:top w:val="none" w:sz="0" w:space="0" w:color="auto"/>
                    <w:left w:val="none" w:sz="0" w:space="0" w:color="auto"/>
                    <w:bottom w:val="none" w:sz="0" w:space="0" w:color="auto"/>
                    <w:right w:val="none" w:sz="0" w:space="0" w:color="auto"/>
                  </w:divBdr>
                  <w:divsChild>
                    <w:div w:id="75637310">
                      <w:marLeft w:val="0"/>
                      <w:marRight w:val="0"/>
                      <w:marTop w:val="0"/>
                      <w:marBottom w:val="0"/>
                      <w:divBdr>
                        <w:top w:val="none" w:sz="0" w:space="0" w:color="auto"/>
                        <w:left w:val="none" w:sz="0" w:space="0" w:color="auto"/>
                        <w:bottom w:val="none" w:sz="0" w:space="0" w:color="auto"/>
                        <w:right w:val="none" w:sz="0" w:space="0" w:color="auto"/>
                      </w:divBdr>
                      <w:divsChild>
                        <w:div w:id="435291940">
                          <w:marLeft w:val="0"/>
                          <w:marRight w:val="0"/>
                          <w:marTop w:val="0"/>
                          <w:marBottom w:val="0"/>
                          <w:divBdr>
                            <w:top w:val="none" w:sz="0" w:space="0" w:color="auto"/>
                            <w:left w:val="none" w:sz="0" w:space="0" w:color="auto"/>
                            <w:bottom w:val="none" w:sz="0" w:space="0" w:color="auto"/>
                            <w:right w:val="none" w:sz="0" w:space="0" w:color="auto"/>
                          </w:divBdr>
                        </w:div>
                      </w:divsChild>
                    </w:div>
                    <w:div w:id="148716356">
                      <w:marLeft w:val="0"/>
                      <w:marRight w:val="0"/>
                      <w:marTop w:val="0"/>
                      <w:marBottom w:val="0"/>
                      <w:divBdr>
                        <w:top w:val="none" w:sz="0" w:space="0" w:color="auto"/>
                        <w:left w:val="none" w:sz="0" w:space="0" w:color="auto"/>
                        <w:bottom w:val="none" w:sz="0" w:space="0" w:color="auto"/>
                        <w:right w:val="none" w:sz="0" w:space="0" w:color="auto"/>
                      </w:divBdr>
                      <w:divsChild>
                        <w:div w:id="967903006">
                          <w:marLeft w:val="0"/>
                          <w:marRight w:val="0"/>
                          <w:marTop w:val="0"/>
                          <w:marBottom w:val="0"/>
                          <w:divBdr>
                            <w:top w:val="none" w:sz="0" w:space="0" w:color="auto"/>
                            <w:left w:val="none" w:sz="0" w:space="0" w:color="auto"/>
                            <w:bottom w:val="none" w:sz="0" w:space="0" w:color="auto"/>
                            <w:right w:val="none" w:sz="0" w:space="0" w:color="auto"/>
                          </w:divBdr>
                        </w:div>
                      </w:divsChild>
                    </w:div>
                    <w:div w:id="302539424">
                      <w:marLeft w:val="0"/>
                      <w:marRight w:val="0"/>
                      <w:marTop w:val="0"/>
                      <w:marBottom w:val="0"/>
                      <w:divBdr>
                        <w:top w:val="none" w:sz="0" w:space="0" w:color="auto"/>
                        <w:left w:val="none" w:sz="0" w:space="0" w:color="auto"/>
                        <w:bottom w:val="none" w:sz="0" w:space="0" w:color="auto"/>
                        <w:right w:val="none" w:sz="0" w:space="0" w:color="auto"/>
                      </w:divBdr>
                      <w:divsChild>
                        <w:div w:id="2074305173">
                          <w:marLeft w:val="0"/>
                          <w:marRight w:val="0"/>
                          <w:marTop w:val="0"/>
                          <w:marBottom w:val="0"/>
                          <w:divBdr>
                            <w:top w:val="none" w:sz="0" w:space="0" w:color="auto"/>
                            <w:left w:val="none" w:sz="0" w:space="0" w:color="auto"/>
                            <w:bottom w:val="none" w:sz="0" w:space="0" w:color="auto"/>
                            <w:right w:val="none" w:sz="0" w:space="0" w:color="auto"/>
                          </w:divBdr>
                        </w:div>
                      </w:divsChild>
                    </w:div>
                    <w:div w:id="458693904">
                      <w:marLeft w:val="0"/>
                      <w:marRight w:val="0"/>
                      <w:marTop w:val="0"/>
                      <w:marBottom w:val="0"/>
                      <w:divBdr>
                        <w:top w:val="none" w:sz="0" w:space="0" w:color="auto"/>
                        <w:left w:val="none" w:sz="0" w:space="0" w:color="auto"/>
                        <w:bottom w:val="none" w:sz="0" w:space="0" w:color="auto"/>
                        <w:right w:val="none" w:sz="0" w:space="0" w:color="auto"/>
                      </w:divBdr>
                      <w:divsChild>
                        <w:div w:id="1918586549">
                          <w:marLeft w:val="0"/>
                          <w:marRight w:val="0"/>
                          <w:marTop w:val="0"/>
                          <w:marBottom w:val="0"/>
                          <w:divBdr>
                            <w:top w:val="none" w:sz="0" w:space="0" w:color="auto"/>
                            <w:left w:val="none" w:sz="0" w:space="0" w:color="auto"/>
                            <w:bottom w:val="none" w:sz="0" w:space="0" w:color="auto"/>
                            <w:right w:val="none" w:sz="0" w:space="0" w:color="auto"/>
                          </w:divBdr>
                        </w:div>
                      </w:divsChild>
                    </w:div>
                    <w:div w:id="676662155">
                      <w:marLeft w:val="0"/>
                      <w:marRight w:val="0"/>
                      <w:marTop w:val="0"/>
                      <w:marBottom w:val="0"/>
                      <w:divBdr>
                        <w:top w:val="none" w:sz="0" w:space="0" w:color="auto"/>
                        <w:left w:val="none" w:sz="0" w:space="0" w:color="auto"/>
                        <w:bottom w:val="none" w:sz="0" w:space="0" w:color="auto"/>
                        <w:right w:val="none" w:sz="0" w:space="0" w:color="auto"/>
                      </w:divBdr>
                      <w:divsChild>
                        <w:div w:id="2143301783">
                          <w:marLeft w:val="0"/>
                          <w:marRight w:val="0"/>
                          <w:marTop w:val="0"/>
                          <w:marBottom w:val="0"/>
                          <w:divBdr>
                            <w:top w:val="none" w:sz="0" w:space="0" w:color="auto"/>
                            <w:left w:val="none" w:sz="0" w:space="0" w:color="auto"/>
                            <w:bottom w:val="none" w:sz="0" w:space="0" w:color="auto"/>
                            <w:right w:val="none" w:sz="0" w:space="0" w:color="auto"/>
                          </w:divBdr>
                        </w:div>
                      </w:divsChild>
                    </w:div>
                    <w:div w:id="802428481">
                      <w:marLeft w:val="0"/>
                      <w:marRight w:val="0"/>
                      <w:marTop w:val="0"/>
                      <w:marBottom w:val="0"/>
                      <w:divBdr>
                        <w:top w:val="none" w:sz="0" w:space="0" w:color="auto"/>
                        <w:left w:val="none" w:sz="0" w:space="0" w:color="auto"/>
                        <w:bottom w:val="none" w:sz="0" w:space="0" w:color="auto"/>
                        <w:right w:val="none" w:sz="0" w:space="0" w:color="auto"/>
                      </w:divBdr>
                      <w:divsChild>
                        <w:div w:id="787161265">
                          <w:marLeft w:val="0"/>
                          <w:marRight w:val="0"/>
                          <w:marTop w:val="0"/>
                          <w:marBottom w:val="0"/>
                          <w:divBdr>
                            <w:top w:val="none" w:sz="0" w:space="0" w:color="auto"/>
                            <w:left w:val="none" w:sz="0" w:space="0" w:color="auto"/>
                            <w:bottom w:val="none" w:sz="0" w:space="0" w:color="auto"/>
                            <w:right w:val="none" w:sz="0" w:space="0" w:color="auto"/>
                          </w:divBdr>
                        </w:div>
                      </w:divsChild>
                    </w:div>
                    <w:div w:id="1213269520">
                      <w:marLeft w:val="0"/>
                      <w:marRight w:val="0"/>
                      <w:marTop w:val="0"/>
                      <w:marBottom w:val="0"/>
                      <w:divBdr>
                        <w:top w:val="none" w:sz="0" w:space="0" w:color="auto"/>
                        <w:left w:val="none" w:sz="0" w:space="0" w:color="auto"/>
                        <w:bottom w:val="none" w:sz="0" w:space="0" w:color="auto"/>
                        <w:right w:val="none" w:sz="0" w:space="0" w:color="auto"/>
                      </w:divBdr>
                      <w:divsChild>
                        <w:div w:id="2048799135">
                          <w:marLeft w:val="0"/>
                          <w:marRight w:val="0"/>
                          <w:marTop w:val="0"/>
                          <w:marBottom w:val="0"/>
                          <w:divBdr>
                            <w:top w:val="none" w:sz="0" w:space="0" w:color="auto"/>
                            <w:left w:val="none" w:sz="0" w:space="0" w:color="auto"/>
                            <w:bottom w:val="none" w:sz="0" w:space="0" w:color="auto"/>
                            <w:right w:val="none" w:sz="0" w:space="0" w:color="auto"/>
                          </w:divBdr>
                        </w:div>
                      </w:divsChild>
                    </w:div>
                    <w:div w:id="1353412525">
                      <w:marLeft w:val="0"/>
                      <w:marRight w:val="0"/>
                      <w:marTop w:val="0"/>
                      <w:marBottom w:val="0"/>
                      <w:divBdr>
                        <w:top w:val="none" w:sz="0" w:space="0" w:color="auto"/>
                        <w:left w:val="none" w:sz="0" w:space="0" w:color="auto"/>
                        <w:bottom w:val="none" w:sz="0" w:space="0" w:color="auto"/>
                        <w:right w:val="none" w:sz="0" w:space="0" w:color="auto"/>
                      </w:divBdr>
                      <w:divsChild>
                        <w:div w:id="1581596328">
                          <w:marLeft w:val="0"/>
                          <w:marRight w:val="0"/>
                          <w:marTop w:val="0"/>
                          <w:marBottom w:val="0"/>
                          <w:divBdr>
                            <w:top w:val="none" w:sz="0" w:space="0" w:color="auto"/>
                            <w:left w:val="none" w:sz="0" w:space="0" w:color="auto"/>
                            <w:bottom w:val="none" w:sz="0" w:space="0" w:color="auto"/>
                            <w:right w:val="none" w:sz="0" w:space="0" w:color="auto"/>
                          </w:divBdr>
                        </w:div>
                      </w:divsChild>
                    </w:div>
                    <w:div w:id="1376852593">
                      <w:marLeft w:val="0"/>
                      <w:marRight w:val="0"/>
                      <w:marTop w:val="0"/>
                      <w:marBottom w:val="0"/>
                      <w:divBdr>
                        <w:top w:val="none" w:sz="0" w:space="0" w:color="auto"/>
                        <w:left w:val="none" w:sz="0" w:space="0" w:color="auto"/>
                        <w:bottom w:val="none" w:sz="0" w:space="0" w:color="auto"/>
                        <w:right w:val="none" w:sz="0" w:space="0" w:color="auto"/>
                      </w:divBdr>
                      <w:divsChild>
                        <w:div w:id="1491942520">
                          <w:marLeft w:val="0"/>
                          <w:marRight w:val="0"/>
                          <w:marTop w:val="0"/>
                          <w:marBottom w:val="0"/>
                          <w:divBdr>
                            <w:top w:val="none" w:sz="0" w:space="0" w:color="auto"/>
                            <w:left w:val="none" w:sz="0" w:space="0" w:color="auto"/>
                            <w:bottom w:val="none" w:sz="0" w:space="0" w:color="auto"/>
                            <w:right w:val="none" w:sz="0" w:space="0" w:color="auto"/>
                          </w:divBdr>
                        </w:div>
                      </w:divsChild>
                    </w:div>
                    <w:div w:id="1555313607">
                      <w:marLeft w:val="0"/>
                      <w:marRight w:val="0"/>
                      <w:marTop w:val="0"/>
                      <w:marBottom w:val="0"/>
                      <w:divBdr>
                        <w:top w:val="none" w:sz="0" w:space="0" w:color="auto"/>
                        <w:left w:val="none" w:sz="0" w:space="0" w:color="auto"/>
                        <w:bottom w:val="none" w:sz="0" w:space="0" w:color="auto"/>
                        <w:right w:val="none" w:sz="0" w:space="0" w:color="auto"/>
                      </w:divBdr>
                      <w:divsChild>
                        <w:div w:id="1863670065">
                          <w:marLeft w:val="0"/>
                          <w:marRight w:val="0"/>
                          <w:marTop w:val="0"/>
                          <w:marBottom w:val="0"/>
                          <w:divBdr>
                            <w:top w:val="none" w:sz="0" w:space="0" w:color="auto"/>
                            <w:left w:val="none" w:sz="0" w:space="0" w:color="auto"/>
                            <w:bottom w:val="none" w:sz="0" w:space="0" w:color="auto"/>
                            <w:right w:val="none" w:sz="0" w:space="0" w:color="auto"/>
                          </w:divBdr>
                        </w:div>
                      </w:divsChild>
                    </w:div>
                    <w:div w:id="1581131928">
                      <w:marLeft w:val="0"/>
                      <w:marRight w:val="0"/>
                      <w:marTop w:val="0"/>
                      <w:marBottom w:val="0"/>
                      <w:divBdr>
                        <w:top w:val="none" w:sz="0" w:space="0" w:color="auto"/>
                        <w:left w:val="none" w:sz="0" w:space="0" w:color="auto"/>
                        <w:bottom w:val="none" w:sz="0" w:space="0" w:color="auto"/>
                        <w:right w:val="none" w:sz="0" w:space="0" w:color="auto"/>
                      </w:divBdr>
                      <w:divsChild>
                        <w:div w:id="1954482619">
                          <w:marLeft w:val="0"/>
                          <w:marRight w:val="0"/>
                          <w:marTop w:val="0"/>
                          <w:marBottom w:val="0"/>
                          <w:divBdr>
                            <w:top w:val="none" w:sz="0" w:space="0" w:color="auto"/>
                            <w:left w:val="none" w:sz="0" w:space="0" w:color="auto"/>
                            <w:bottom w:val="none" w:sz="0" w:space="0" w:color="auto"/>
                            <w:right w:val="none" w:sz="0" w:space="0" w:color="auto"/>
                          </w:divBdr>
                        </w:div>
                      </w:divsChild>
                    </w:div>
                    <w:div w:id="1613249358">
                      <w:marLeft w:val="0"/>
                      <w:marRight w:val="0"/>
                      <w:marTop w:val="0"/>
                      <w:marBottom w:val="0"/>
                      <w:divBdr>
                        <w:top w:val="none" w:sz="0" w:space="0" w:color="auto"/>
                        <w:left w:val="none" w:sz="0" w:space="0" w:color="auto"/>
                        <w:bottom w:val="none" w:sz="0" w:space="0" w:color="auto"/>
                        <w:right w:val="none" w:sz="0" w:space="0" w:color="auto"/>
                      </w:divBdr>
                      <w:divsChild>
                        <w:div w:id="956178083">
                          <w:marLeft w:val="0"/>
                          <w:marRight w:val="0"/>
                          <w:marTop w:val="0"/>
                          <w:marBottom w:val="0"/>
                          <w:divBdr>
                            <w:top w:val="none" w:sz="0" w:space="0" w:color="auto"/>
                            <w:left w:val="none" w:sz="0" w:space="0" w:color="auto"/>
                            <w:bottom w:val="none" w:sz="0" w:space="0" w:color="auto"/>
                            <w:right w:val="none" w:sz="0" w:space="0" w:color="auto"/>
                          </w:divBdr>
                        </w:div>
                      </w:divsChild>
                    </w:div>
                    <w:div w:id="1631207652">
                      <w:marLeft w:val="0"/>
                      <w:marRight w:val="0"/>
                      <w:marTop w:val="0"/>
                      <w:marBottom w:val="0"/>
                      <w:divBdr>
                        <w:top w:val="none" w:sz="0" w:space="0" w:color="auto"/>
                        <w:left w:val="none" w:sz="0" w:space="0" w:color="auto"/>
                        <w:bottom w:val="none" w:sz="0" w:space="0" w:color="auto"/>
                        <w:right w:val="none" w:sz="0" w:space="0" w:color="auto"/>
                      </w:divBdr>
                      <w:divsChild>
                        <w:div w:id="729963592">
                          <w:marLeft w:val="0"/>
                          <w:marRight w:val="0"/>
                          <w:marTop w:val="0"/>
                          <w:marBottom w:val="0"/>
                          <w:divBdr>
                            <w:top w:val="none" w:sz="0" w:space="0" w:color="auto"/>
                            <w:left w:val="none" w:sz="0" w:space="0" w:color="auto"/>
                            <w:bottom w:val="none" w:sz="0" w:space="0" w:color="auto"/>
                            <w:right w:val="none" w:sz="0" w:space="0" w:color="auto"/>
                          </w:divBdr>
                        </w:div>
                      </w:divsChild>
                    </w:div>
                    <w:div w:id="1704281366">
                      <w:marLeft w:val="0"/>
                      <w:marRight w:val="0"/>
                      <w:marTop w:val="0"/>
                      <w:marBottom w:val="0"/>
                      <w:divBdr>
                        <w:top w:val="none" w:sz="0" w:space="0" w:color="auto"/>
                        <w:left w:val="none" w:sz="0" w:space="0" w:color="auto"/>
                        <w:bottom w:val="none" w:sz="0" w:space="0" w:color="auto"/>
                        <w:right w:val="none" w:sz="0" w:space="0" w:color="auto"/>
                      </w:divBdr>
                      <w:divsChild>
                        <w:div w:id="2006547400">
                          <w:marLeft w:val="0"/>
                          <w:marRight w:val="0"/>
                          <w:marTop w:val="0"/>
                          <w:marBottom w:val="0"/>
                          <w:divBdr>
                            <w:top w:val="none" w:sz="0" w:space="0" w:color="auto"/>
                            <w:left w:val="none" w:sz="0" w:space="0" w:color="auto"/>
                            <w:bottom w:val="none" w:sz="0" w:space="0" w:color="auto"/>
                            <w:right w:val="none" w:sz="0" w:space="0" w:color="auto"/>
                          </w:divBdr>
                        </w:div>
                      </w:divsChild>
                    </w:div>
                    <w:div w:id="1731268899">
                      <w:marLeft w:val="0"/>
                      <w:marRight w:val="0"/>
                      <w:marTop w:val="0"/>
                      <w:marBottom w:val="0"/>
                      <w:divBdr>
                        <w:top w:val="none" w:sz="0" w:space="0" w:color="auto"/>
                        <w:left w:val="none" w:sz="0" w:space="0" w:color="auto"/>
                        <w:bottom w:val="none" w:sz="0" w:space="0" w:color="auto"/>
                        <w:right w:val="none" w:sz="0" w:space="0" w:color="auto"/>
                      </w:divBdr>
                      <w:divsChild>
                        <w:div w:id="1514882582">
                          <w:marLeft w:val="0"/>
                          <w:marRight w:val="0"/>
                          <w:marTop w:val="0"/>
                          <w:marBottom w:val="0"/>
                          <w:divBdr>
                            <w:top w:val="none" w:sz="0" w:space="0" w:color="auto"/>
                            <w:left w:val="none" w:sz="0" w:space="0" w:color="auto"/>
                            <w:bottom w:val="none" w:sz="0" w:space="0" w:color="auto"/>
                            <w:right w:val="none" w:sz="0" w:space="0" w:color="auto"/>
                          </w:divBdr>
                        </w:div>
                      </w:divsChild>
                    </w:div>
                    <w:div w:id="1775517860">
                      <w:marLeft w:val="0"/>
                      <w:marRight w:val="0"/>
                      <w:marTop w:val="0"/>
                      <w:marBottom w:val="0"/>
                      <w:divBdr>
                        <w:top w:val="none" w:sz="0" w:space="0" w:color="auto"/>
                        <w:left w:val="none" w:sz="0" w:space="0" w:color="auto"/>
                        <w:bottom w:val="none" w:sz="0" w:space="0" w:color="auto"/>
                        <w:right w:val="none" w:sz="0" w:space="0" w:color="auto"/>
                      </w:divBdr>
                      <w:divsChild>
                        <w:div w:id="165824496">
                          <w:marLeft w:val="0"/>
                          <w:marRight w:val="0"/>
                          <w:marTop w:val="0"/>
                          <w:marBottom w:val="0"/>
                          <w:divBdr>
                            <w:top w:val="none" w:sz="0" w:space="0" w:color="auto"/>
                            <w:left w:val="none" w:sz="0" w:space="0" w:color="auto"/>
                            <w:bottom w:val="none" w:sz="0" w:space="0" w:color="auto"/>
                            <w:right w:val="none" w:sz="0" w:space="0" w:color="auto"/>
                          </w:divBdr>
                        </w:div>
                      </w:divsChild>
                    </w:div>
                    <w:div w:id="1925452150">
                      <w:marLeft w:val="0"/>
                      <w:marRight w:val="0"/>
                      <w:marTop w:val="0"/>
                      <w:marBottom w:val="0"/>
                      <w:divBdr>
                        <w:top w:val="none" w:sz="0" w:space="0" w:color="auto"/>
                        <w:left w:val="none" w:sz="0" w:space="0" w:color="auto"/>
                        <w:bottom w:val="none" w:sz="0" w:space="0" w:color="auto"/>
                        <w:right w:val="none" w:sz="0" w:space="0" w:color="auto"/>
                      </w:divBdr>
                      <w:divsChild>
                        <w:div w:id="2145997886">
                          <w:marLeft w:val="0"/>
                          <w:marRight w:val="0"/>
                          <w:marTop w:val="0"/>
                          <w:marBottom w:val="0"/>
                          <w:divBdr>
                            <w:top w:val="none" w:sz="0" w:space="0" w:color="auto"/>
                            <w:left w:val="none" w:sz="0" w:space="0" w:color="auto"/>
                            <w:bottom w:val="none" w:sz="0" w:space="0" w:color="auto"/>
                            <w:right w:val="none" w:sz="0" w:space="0" w:color="auto"/>
                          </w:divBdr>
                        </w:div>
                      </w:divsChild>
                    </w:div>
                    <w:div w:id="1987854651">
                      <w:marLeft w:val="0"/>
                      <w:marRight w:val="0"/>
                      <w:marTop w:val="0"/>
                      <w:marBottom w:val="0"/>
                      <w:divBdr>
                        <w:top w:val="none" w:sz="0" w:space="0" w:color="auto"/>
                        <w:left w:val="none" w:sz="0" w:space="0" w:color="auto"/>
                        <w:bottom w:val="none" w:sz="0" w:space="0" w:color="auto"/>
                        <w:right w:val="none" w:sz="0" w:space="0" w:color="auto"/>
                      </w:divBdr>
                      <w:divsChild>
                        <w:div w:id="1930847382">
                          <w:marLeft w:val="0"/>
                          <w:marRight w:val="0"/>
                          <w:marTop w:val="0"/>
                          <w:marBottom w:val="0"/>
                          <w:divBdr>
                            <w:top w:val="none" w:sz="0" w:space="0" w:color="auto"/>
                            <w:left w:val="none" w:sz="0" w:space="0" w:color="auto"/>
                            <w:bottom w:val="none" w:sz="0" w:space="0" w:color="auto"/>
                            <w:right w:val="none" w:sz="0" w:space="0" w:color="auto"/>
                          </w:divBdr>
                        </w:div>
                      </w:divsChild>
                    </w:div>
                    <w:div w:id="2003770506">
                      <w:marLeft w:val="0"/>
                      <w:marRight w:val="0"/>
                      <w:marTop w:val="0"/>
                      <w:marBottom w:val="0"/>
                      <w:divBdr>
                        <w:top w:val="none" w:sz="0" w:space="0" w:color="auto"/>
                        <w:left w:val="none" w:sz="0" w:space="0" w:color="auto"/>
                        <w:bottom w:val="none" w:sz="0" w:space="0" w:color="auto"/>
                        <w:right w:val="none" w:sz="0" w:space="0" w:color="auto"/>
                      </w:divBdr>
                      <w:divsChild>
                        <w:div w:id="1130902361">
                          <w:marLeft w:val="0"/>
                          <w:marRight w:val="0"/>
                          <w:marTop w:val="0"/>
                          <w:marBottom w:val="0"/>
                          <w:divBdr>
                            <w:top w:val="none" w:sz="0" w:space="0" w:color="auto"/>
                            <w:left w:val="none" w:sz="0" w:space="0" w:color="auto"/>
                            <w:bottom w:val="none" w:sz="0" w:space="0" w:color="auto"/>
                            <w:right w:val="none" w:sz="0" w:space="0" w:color="auto"/>
                          </w:divBdr>
                        </w:div>
                      </w:divsChild>
                    </w:div>
                    <w:div w:id="2019502595">
                      <w:marLeft w:val="0"/>
                      <w:marRight w:val="0"/>
                      <w:marTop w:val="0"/>
                      <w:marBottom w:val="0"/>
                      <w:divBdr>
                        <w:top w:val="none" w:sz="0" w:space="0" w:color="auto"/>
                        <w:left w:val="none" w:sz="0" w:space="0" w:color="auto"/>
                        <w:bottom w:val="none" w:sz="0" w:space="0" w:color="auto"/>
                        <w:right w:val="none" w:sz="0" w:space="0" w:color="auto"/>
                      </w:divBdr>
                      <w:divsChild>
                        <w:div w:id="1874072160">
                          <w:marLeft w:val="0"/>
                          <w:marRight w:val="0"/>
                          <w:marTop w:val="0"/>
                          <w:marBottom w:val="0"/>
                          <w:divBdr>
                            <w:top w:val="none" w:sz="0" w:space="0" w:color="auto"/>
                            <w:left w:val="none" w:sz="0" w:space="0" w:color="auto"/>
                            <w:bottom w:val="none" w:sz="0" w:space="0" w:color="auto"/>
                            <w:right w:val="none" w:sz="0" w:space="0" w:color="auto"/>
                          </w:divBdr>
                        </w:div>
                      </w:divsChild>
                    </w:div>
                    <w:div w:id="2103381087">
                      <w:marLeft w:val="0"/>
                      <w:marRight w:val="0"/>
                      <w:marTop w:val="0"/>
                      <w:marBottom w:val="0"/>
                      <w:divBdr>
                        <w:top w:val="none" w:sz="0" w:space="0" w:color="auto"/>
                        <w:left w:val="none" w:sz="0" w:space="0" w:color="auto"/>
                        <w:bottom w:val="none" w:sz="0" w:space="0" w:color="auto"/>
                        <w:right w:val="none" w:sz="0" w:space="0" w:color="auto"/>
                      </w:divBdr>
                      <w:divsChild>
                        <w:div w:id="185926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301774">
              <w:marLeft w:val="0"/>
              <w:marRight w:val="0"/>
              <w:marTop w:val="0"/>
              <w:marBottom w:val="0"/>
              <w:divBdr>
                <w:top w:val="none" w:sz="0" w:space="0" w:color="auto"/>
                <w:left w:val="none" w:sz="0" w:space="0" w:color="auto"/>
                <w:bottom w:val="none" w:sz="0" w:space="0" w:color="auto"/>
                <w:right w:val="none" w:sz="0" w:space="0" w:color="auto"/>
              </w:divBdr>
            </w:div>
            <w:div w:id="699089533">
              <w:marLeft w:val="0"/>
              <w:marRight w:val="0"/>
              <w:marTop w:val="0"/>
              <w:marBottom w:val="0"/>
              <w:divBdr>
                <w:top w:val="none" w:sz="0" w:space="0" w:color="auto"/>
                <w:left w:val="none" w:sz="0" w:space="0" w:color="auto"/>
                <w:bottom w:val="none" w:sz="0" w:space="0" w:color="auto"/>
                <w:right w:val="none" w:sz="0" w:space="0" w:color="auto"/>
              </w:divBdr>
            </w:div>
            <w:div w:id="1129208532">
              <w:marLeft w:val="0"/>
              <w:marRight w:val="0"/>
              <w:marTop w:val="0"/>
              <w:marBottom w:val="0"/>
              <w:divBdr>
                <w:top w:val="none" w:sz="0" w:space="0" w:color="auto"/>
                <w:left w:val="none" w:sz="0" w:space="0" w:color="auto"/>
                <w:bottom w:val="none" w:sz="0" w:space="0" w:color="auto"/>
                <w:right w:val="none" w:sz="0" w:space="0" w:color="auto"/>
              </w:divBdr>
            </w:div>
            <w:div w:id="1524588547">
              <w:marLeft w:val="0"/>
              <w:marRight w:val="0"/>
              <w:marTop w:val="0"/>
              <w:marBottom w:val="0"/>
              <w:divBdr>
                <w:top w:val="none" w:sz="0" w:space="0" w:color="auto"/>
                <w:left w:val="none" w:sz="0" w:space="0" w:color="auto"/>
                <w:bottom w:val="none" w:sz="0" w:space="0" w:color="auto"/>
                <w:right w:val="none" w:sz="0" w:space="0" w:color="auto"/>
              </w:divBdr>
            </w:div>
            <w:div w:id="1658916839">
              <w:marLeft w:val="0"/>
              <w:marRight w:val="0"/>
              <w:marTop w:val="0"/>
              <w:marBottom w:val="0"/>
              <w:divBdr>
                <w:top w:val="none" w:sz="0" w:space="0" w:color="auto"/>
                <w:left w:val="none" w:sz="0" w:space="0" w:color="auto"/>
                <w:bottom w:val="none" w:sz="0" w:space="0" w:color="auto"/>
                <w:right w:val="none" w:sz="0" w:space="0" w:color="auto"/>
              </w:divBdr>
            </w:div>
          </w:divsChild>
        </w:div>
        <w:div w:id="841774906">
          <w:marLeft w:val="0"/>
          <w:marRight w:val="0"/>
          <w:marTop w:val="0"/>
          <w:marBottom w:val="0"/>
          <w:divBdr>
            <w:top w:val="none" w:sz="0" w:space="0" w:color="auto"/>
            <w:left w:val="none" w:sz="0" w:space="0" w:color="auto"/>
            <w:bottom w:val="none" w:sz="0" w:space="0" w:color="auto"/>
            <w:right w:val="none" w:sz="0" w:space="0" w:color="auto"/>
          </w:divBdr>
          <w:divsChild>
            <w:div w:id="11615020">
              <w:marLeft w:val="0"/>
              <w:marRight w:val="0"/>
              <w:marTop w:val="0"/>
              <w:marBottom w:val="0"/>
              <w:divBdr>
                <w:top w:val="none" w:sz="0" w:space="0" w:color="auto"/>
                <w:left w:val="none" w:sz="0" w:space="0" w:color="auto"/>
                <w:bottom w:val="none" w:sz="0" w:space="0" w:color="auto"/>
                <w:right w:val="none" w:sz="0" w:space="0" w:color="auto"/>
              </w:divBdr>
            </w:div>
          </w:divsChild>
        </w:div>
        <w:div w:id="1095856877">
          <w:marLeft w:val="0"/>
          <w:marRight w:val="0"/>
          <w:marTop w:val="0"/>
          <w:marBottom w:val="0"/>
          <w:divBdr>
            <w:top w:val="none" w:sz="0" w:space="0" w:color="auto"/>
            <w:left w:val="none" w:sz="0" w:space="0" w:color="auto"/>
            <w:bottom w:val="none" w:sz="0" w:space="0" w:color="auto"/>
            <w:right w:val="none" w:sz="0" w:space="0" w:color="auto"/>
          </w:divBdr>
          <w:divsChild>
            <w:div w:id="654992816">
              <w:marLeft w:val="0"/>
              <w:marRight w:val="0"/>
              <w:marTop w:val="0"/>
              <w:marBottom w:val="0"/>
              <w:divBdr>
                <w:top w:val="none" w:sz="0" w:space="0" w:color="auto"/>
                <w:left w:val="none" w:sz="0" w:space="0" w:color="auto"/>
                <w:bottom w:val="none" w:sz="0" w:space="0" w:color="auto"/>
                <w:right w:val="none" w:sz="0" w:space="0" w:color="auto"/>
              </w:divBdr>
            </w:div>
            <w:div w:id="1236815252">
              <w:marLeft w:val="0"/>
              <w:marRight w:val="0"/>
              <w:marTop w:val="0"/>
              <w:marBottom w:val="0"/>
              <w:divBdr>
                <w:top w:val="none" w:sz="0" w:space="0" w:color="auto"/>
                <w:left w:val="none" w:sz="0" w:space="0" w:color="auto"/>
                <w:bottom w:val="none" w:sz="0" w:space="0" w:color="auto"/>
                <w:right w:val="none" w:sz="0" w:space="0" w:color="auto"/>
              </w:divBdr>
            </w:div>
          </w:divsChild>
        </w:div>
        <w:div w:id="1193031291">
          <w:marLeft w:val="0"/>
          <w:marRight w:val="0"/>
          <w:marTop w:val="0"/>
          <w:marBottom w:val="0"/>
          <w:divBdr>
            <w:top w:val="none" w:sz="0" w:space="0" w:color="auto"/>
            <w:left w:val="none" w:sz="0" w:space="0" w:color="auto"/>
            <w:bottom w:val="none" w:sz="0" w:space="0" w:color="auto"/>
            <w:right w:val="none" w:sz="0" w:space="0" w:color="auto"/>
          </w:divBdr>
          <w:divsChild>
            <w:div w:id="211236683">
              <w:marLeft w:val="0"/>
              <w:marRight w:val="0"/>
              <w:marTop w:val="0"/>
              <w:marBottom w:val="0"/>
              <w:divBdr>
                <w:top w:val="none" w:sz="0" w:space="0" w:color="auto"/>
                <w:left w:val="none" w:sz="0" w:space="0" w:color="auto"/>
                <w:bottom w:val="none" w:sz="0" w:space="0" w:color="auto"/>
                <w:right w:val="none" w:sz="0" w:space="0" w:color="auto"/>
              </w:divBdr>
            </w:div>
          </w:divsChild>
        </w:div>
        <w:div w:id="1654942834">
          <w:marLeft w:val="0"/>
          <w:marRight w:val="0"/>
          <w:marTop w:val="0"/>
          <w:marBottom w:val="0"/>
          <w:divBdr>
            <w:top w:val="none" w:sz="0" w:space="0" w:color="auto"/>
            <w:left w:val="none" w:sz="0" w:space="0" w:color="auto"/>
            <w:bottom w:val="none" w:sz="0" w:space="0" w:color="auto"/>
            <w:right w:val="none" w:sz="0" w:space="0" w:color="auto"/>
          </w:divBdr>
          <w:divsChild>
            <w:div w:id="1238202829">
              <w:marLeft w:val="0"/>
              <w:marRight w:val="0"/>
              <w:marTop w:val="0"/>
              <w:marBottom w:val="0"/>
              <w:divBdr>
                <w:top w:val="none" w:sz="0" w:space="0" w:color="auto"/>
                <w:left w:val="none" w:sz="0" w:space="0" w:color="auto"/>
                <w:bottom w:val="none" w:sz="0" w:space="0" w:color="auto"/>
                <w:right w:val="none" w:sz="0" w:space="0" w:color="auto"/>
              </w:divBdr>
            </w:div>
          </w:divsChild>
        </w:div>
        <w:div w:id="1962497743">
          <w:marLeft w:val="0"/>
          <w:marRight w:val="0"/>
          <w:marTop w:val="0"/>
          <w:marBottom w:val="0"/>
          <w:divBdr>
            <w:top w:val="none" w:sz="0" w:space="0" w:color="auto"/>
            <w:left w:val="none" w:sz="0" w:space="0" w:color="auto"/>
            <w:bottom w:val="none" w:sz="0" w:space="0" w:color="auto"/>
            <w:right w:val="none" w:sz="0" w:space="0" w:color="auto"/>
          </w:divBdr>
          <w:divsChild>
            <w:div w:id="173716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81141">
      <w:bodyDiv w:val="1"/>
      <w:marLeft w:val="0"/>
      <w:marRight w:val="0"/>
      <w:marTop w:val="0"/>
      <w:marBottom w:val="0"/>
      <w:divBdr>
        <w:top w:val="none" w:sz="0" w:space="0" w:color="auto"/>
        <w:left w:val="none" w:sz="0" w:space="0" w:color="auto"/>
        <w:bottom w:val="none" w:sz="0" w:space="0" w:color="auto"/>
        <w:right w:val="none" w:sz="0" w:space="0" w:color="auto"/>
      </w:divBdr>
    </w:div>
    <w:div w:id="425882135">
      <w:bodyDiv w:val="1"/>
      <w:marLeft w:val="0"/>
      <w:marRight w:val="0"/>
      <w:marTop w:val="0"/>
      <w:marBottom w:val="0"/>
      <w:divBdr>
        <w:top w:val="none" w:sz="0" w:space="0" w:color="auto"/>
        <w:left w:val="none" w:sz="0" w:space="0" w:color="auto"/>
        <w:bottom w:val="none" w:sz="0" w:space="0" w:color="auto"/>
        <w:right w:val="none" w:sz="0" w:space="0" w:color="auto"/>
      </w:divBdr>
    </w:div>
    <w:div w:id="435448866">
      <w:bodyDiv w:val="1"/>
      <w:marLeft w:val="0"/>
      <w:marRight w:val="0"/>
      <w:marTop w:val="0"/>
      <w:marBottom w:val="0"/>
      <w:divBdr>
        <w:top w:val="none" w:sz="0" w:space="0" w:color="auto"/>
        <w:left w:val="none" w:sz="0" w:space="0" w:color="auto"/>
        <w:bottom w:val="none" w:sz="0" w:space="0" w:color="auto"/>
        <w:right w:val="none" w:sz="0" w:space="0" w:color="auto"/>
      </w:divBdr>
      <w:divsChild>
        <w:div w:id="70007642">
          <w:marLeft w:val="0"/>
          <w:marRight w:val="0"/>
          <w:marTop w:val="0"/>
          <w:marBottom w:val="0"/>
          <w:divBdr>
            <w:top w:val="none" w:sz="0" w:space="0" w:color="auto"/>
            <w:left w:val="none" w:sz="0" w:space="0" w:color="auto"/>
            <w:bottom w:val="none" w:sz="0" w:space="0" w:color="auto"/>
            <w:right w:val="none" w:sz="0" w:space="0" w:color="auto"/>
          </w:divBdr>
          <w:divsChild>
            <w:div w:id="1834909498">
              <w:marLeft w:val="0"/>
              <w:marRight w:val="0"/>
              <w:marTop w:val="0"/>
              <w:marBottom w:val="0"/>
              <w:divBdr>
                <w:top w:val="none" w:sz="0" w:space="0" w:color="auto"/>
                <w:left w:val="none" w:sz="0" w:space="0" w:color="auto"/>
                <w:bottom w:val="none" w:sz="0" w:space="0" w:color="auto"/>
                <w:right w:val="none" w:sz="0" w:space="0" w:color="auto"/>
              </w:divBdr>
            </w:div>
          </w:divsChild>
        </w:div>
        <w:div w:id="305665554">
          <w:marLeft w:val="0"/>
          <w:marRight w:val="0"/>
          <w:marTop w:val="0"/>
          <w:marBottom w:val="0"/>
          <w:divBdr>
            <w:top w:val="none" w:sz="0" w:space="0" w:color="auto"/>
            <w:left w:val="none" w:sz="0" w:space="0" w:color="auto"/>
            <w:bottom w:val="none" w:sz="0" w:space="0" w:color="auto"/>
            <w:right w:val="none" w:sz="0" w:space="0" w:color="auto"/>
          </w:divBdr>
          <w:divsChild>
            <w:div w:id="211773247">
              <w:marLeft w:val="0"/>
              <w:marRight w:val="0"/>
              <w:marTop w:val="0"/>
              <w:marBottom w:val="0"/>
              <w:divBdr>
                <w:top w:val="none" w:sz="0" w:space="0" w:color="auto"/>
                <w:left w:val="none" w:sz="0" w:space="0" w:color="auto"/>
                <w:bottom w:val="none" w:sz="0" w:space="0" w:color="auto"/>
                <w:right w:val="none" w:sz="0" w:space="0" w:color="auto"/>
              </w:divBdr>
            </w:div>
          </w:divsChild>
        </w:div>
        <w:div w:id="446969063">
          <w:marLeft w:val="0"/>
          <w:marRight w:val="0"/>
          <w:marTop w:val="0"/>
          <w:marBottom w:val="0"/>
          <w:divBdr>
            <w:top w:val="none" w:sz="0" w:space="0" w:color="auto"/>
            <w:left w:val="none" w:sz="0" w:space="0" w:color="auto"/>
            <w:bottom w:val="none" w:sz="0" w:space="0" w:color="auto"/>
            <w:right w:val="none" w:sz="0" w:space="0" w:color="auto"/>
          </w:divBdr>
          <w:divsChild>
            <w:div w:id="702558215">
              <w:marLeft w:val="0"/>
              <w:marRight w:val="0"/>
              <w:marTop w:val="0"/>
              <w:marBottom w:val="0"/>
              <w:divBdr>
                <w:top w:val="none" w:sz="0" w:space="0" w:color="auto"/>
                <w:left w:val="none" w:sz="0" w:space="0" w:color="auto"/>
                <w:bottom w:val="none" w:sz="0" w:space="0" w:color="auto"/>
                <w:right w:val="none" w:sz="0" w:space="0" w:color="auto"/>
              </w:divBdr>
            </w:div>
          </w:divsChild>
        </w:div>
        <w:div w:id="662121770">
          <w:marLeft w:val="0"/>
          <w:marRight w:val="0"/>
          <w:marTop w:val="0"/>
          <w:marBottom w:val="0"/>
          <w:divBdr>
            <w:top w:val="none" w:sz="0" w:space="0" w:color="auto"/>
            <w:left w:val="none" w:sz="0" w:space="0" w:color="auto"/>
            <w:bottom w:val="none" w:sz="0" w:space="0" w:color="auto"/>
            <w:right w:val="none" w:sz="0" w:space="0" w:color="auto"/>
          </w:divBdr>
          <w:divsChild>
            <w:div w:id="64450052">
              <w:marLeft w:val="0"/>
              <w:marRight w:val="0"/>
              <w:marTop w:val="0"/>
              <w:marBottom w:val="0"/>
              <w:divBdr>
                <w:top w:val="none" w:sz="0" w:space="0" w:color="auto"/>
                <w:left w:val="none" w:sz="0" w:space="0" w:color="auto"/>
                <w:bottom w:val="none" w:sz="0" w:space="0" w:color="auto"/>
                <w:right w:val="none" w:sz="0" w:space="0" w:color="auto"/>
              </w:divBdr>
            </w:div>
          </w:divsChild>
        </w:div>
        <w:div w:id="1111818837">
          <w:marLeft w:val="0"/>
          <w:marRight w:val="0"/>
          <w:marTop w:val="0"/>
          <w:marBottom w:val="0"/>
          <w:divBdr>
            <w:top w:val="none" w:sz="0" w:space="0" w:color="auto"/>
            <w:left w:val="none" w:sz="0" w:space="0" w:color="auto"/>
            <w:bottom w:val="none" w:sz="0" w:space="0" w:color="auto"/>
            <w:right w:val="none" w:sz="0" w:space="0" w:color="auto"/>
          </w:divBdr>
          <w:divsChild>
            <w:div w:id="352003039">
              <w:marLeft w:val="0"/>
              <w:marRight w:val="0"/>
              <w:marTop w:val="0"/>
              <w:marBottom w:val="0"/>
              <w:divBdr>
                <w:top w:val="none" w:sz="0" w:space="0" w:color="auto"/>
                <w:left w:val="none" w:sz="0" w:space="0" w:color="auto"/>
                <w:bottom w:val="none" w:sz="0" w:space="0" w:color="auto"/>
                <w:right w:val="none" w:sz="0" w:space="0" w:color="auto"/>
              </w:divBdr>
            </w:div>
          </w:divsChild>
        </w:div>
        <w:div w:id="1425222034">
          <w:marLeft w:val="0"/>
          <w:marRight w:val="0"/>
          <w:marTop w:val="0"/>
          <w:marBottom w:val="0"/>
          <w:divBdr>
            <w:top w:val="none" w:sz="0" w:space="0" w:color="auto"/>
            <w:left w:val="none" w:sz="0" w:space="0" w:color="auto"/>
            <w:bottom w:val="none" w:sz="0" w:space="0" w:color="auto"/>
            <w:right w:val="none" w:sz="0" w:space="0" w:color="auto"/>
          </w:divBdr>
          <w:divsChild>
            <w:div w:id="2905387">
              <w:marLeft w:val="0"/>
              <w:marRight w:val="0"/>
              <w:marTop w:val="0"/>
              <w:marBottom w:val="0"/>
              <w:divBdr>
                <w:top w:val="none" w:sz="0" w:space="0" w:color="auto"/>
                <w:left w:val="none" w:sz="0" w:space="0" w:color="auto"/>
                <w:bottom w:val="none" w:sz="0" w:space="0" w:color="auto"/>
                <w:right w:val="none" w:sz="0" w:space="0" w:color="auto"/>
              </w:divBdr>
            </w:div>
            <w:div w:id="145166698">
              <w:marLeft w:val="0"/>
              <w:marRight w:val="0"/>
              <w:marTop w:val="0"/>
              <w:marBottom w:val="0"/>
              <w:divBdr>
                <w:top w:val="none" w:sz="0" w:space="0" w:color="auto"/>
                <w:left w:val="none" w:sz="0" w:space="0" w:color="auto"/>
                <w:bottom w:val="none" w:sz="0" w:space="0" w:color="auto"/>
                <w:right w:val="none" w:sz="0" w:space="0" w:color="auto"/>
              </w:divBdr>
            </w:div>
            <w:div w:id="314913325">
              <w:marLeft w:val="0"/>
              <w:marRight w:val="0"/>
              <w:marTop w:val="0"/>
              <w:marBottom w:val="0"/>
              <w:divBdr>
                <w:top w:val="none" w:sz="0" w:space="0" w:color="auto"/>
                <w:left w:val="none" w:sz="0" w:space="0" w:color="auto"/>
                <w:bottom w:val="none" w:sz="0" w:space="0" w:color="auto"/>
                <w:right w:val="none" w:sz="0" w:space="0" w:color="auto"/>
              </w:divBdr>
            </w:div>
            <w:div w:id="426311998">
              <w:marLeft w:val="0"/>
              <w:marRight w:val="0"/>
              <w:marTop w:val="0"/>
              <w:marBottom w:val="0"/>
              <w:divBdr>
                <w:top w:val="none" w:sz="0" w:space="0" w:color="auto"/>
                <w:left w:val="none" w:sz="0" w:space="0" w:color="auto"/>
                <w:bottom w:val="none" w:sz="0" w:space="0" w:color="auto"/>
                <w:right w:val="none" w:sz="0" w:space="0" w:color="auto"/>
              </w:divBdr>
            </w:div>
            <w:div w:id="657071395">
              <w:marLeft w:val="0"/>
              <w:marRight w:val="0"/>
              <w:marTop w:val="0"/>
              <w:marBottom w:val="0"/>
              <w:divBdr>
                <w:top w:val="none" w:sz="0" w:space="0" w:color="auto"/>
                <w:left w:val="none" w:sz="0" w:space="0" w:color="auto"/>
                <w:bottom w:val="none" w:sz="0" w:space="0" w:color="auto"/>
                <w:right w:val="none" w:sz="0" w:space="0" w:color="auto"/>
              </w:divBdr>
            </w:div>
            <w:div w:id="1758596210">
              <w:marLeft w:val="0"/>
              <w:marRight w:val="0"/>
              <w:marTop w:val="0"/>
              <w:marBottom w:val="0"/>
              <w:divBdr>
                <w:top w:val="none" w:sz="0" w:space="0" w:color="auto"/>
                <w:left w:val="none" w:sz="0" w:space="0" w:color="auto"/>
                <w:bottom w:val="none" w:sz="0" w:space="0" w:color="auto"/>
                <w:right w:val="none" w:sz="0" w:space="0" w:color="auto"/>
              </w:divBdr>
            </w:div>
            <w:div w:id="1847087223">
              <w:marLeft w:val="0"/>
              <w:marRight w:val="0"/>
              <w:marTop w:val="0"/>
              <w:marBottom w:val="0"/>
              <w:divBdr>
                <w:top w:val="none" w:sz="0" w:space="0" w:color="auto"/>
                <w:left w:val="none" w:sz="0" w:space="0" w:color="auto"/>
                <w:bottom w:val="none" w:sz="0" w:space="0" w:color="auto"/>
                <w:right w:val="none" w:sz="0" w:space="0" w:color="auto"/>
              </w:divBdr>
            </w:div>
            <w:div w:id="1869483029">
              <w:marLeft w:val="0"/>
              <w:marRight w:val="0"/>
              <w:marTop w:val="0"/>
              <w:marBottom w:val="0"/>
              <w:divBdr>
                <w:top w:val="none" w:sz="0" w:space="0" w:color="auto"/>
                <w:left w:val="none" w:sz="0" w:space="0" w:color="auto"/>
                <w:bottom w:val="none" w:sz="0" w:space="0" w:color="auto"/>
                <w:right w:val="none" w:sz="0" w:space="0" w:color="auto"/>
              </w:divBdr>
            </w:div>
            <w:div w:id="1944651132">
              <w:marLeft w:val="0"/>
              <w:marRight w:val="0"/>
              <w:marTop w:val="0"/>
              <w:marBottom w:val="0"/>
              <w:divBdr>
                <w:top w:val="none" w:sz="0" w:space="0" w:color="auto"/>
                <w:left w:val="none" w:sz="0" w:space="0" w:color="auto"/>
                <w:bottom w:val="none" w:sz="0" w:space="0" w:color="auto"/>
                <w:right w:val="none" w:sz="0" w:space="0" w:color="auto"/>
              </w:divBdr>
            </w:div>
            <w:div w:id="2091542138">
              <w:marLeft w:val="0"/>
              <w:marRight w:val="0"/>
              <w:marTop w:val="0"/>
              <w:marBottom w:val="0"/>
              <w:divBdr>
                <w:top w:val="none" w:sz="0" w:space="0" w:color="auto"/>
                <w:left w:val="none" w:sz="0" w:space="0" w:color="auto"/>
                <w:bottom w:val="none" w:sz="0" w:space="0" w:color="auto"/>
                <w:right w:val="none" w:sz="0" w:space="0" w:color="auto"/>
              </w:divBdr>
            </w:div>
          </w:divsChild>
        </w:div>
        <w:div w:id="1628048561">
          <w:marLeft w:val="0"/>
          <w:marRight w:val="0"/>
          <w:marTop w:val="0"/>
          <w:marBottom w:val="0"/>
          <w:divBdr>
            <w:top w:val="none" w:sz="0" w:space="0" w:color="auto"/>
            <w:left w:val="none" w:sz="0" w:space="0" w:color="auto"/>
            <w:bottom w:val="none" w:sz="0" w:space="0" w:color="auto"/>
            <w:right w:val="none" w:sz="0" w:space="0" w:color="auto"/>
          </w:divBdr>
          <w:divsChild>
            <w:div w:id="196046701">
              <w:marLeft w:val="0"/>
              <w:marRight w:val="0"/>
              <w:marTop w:val="0"/>
              <w:marBottom w:val="0"/>
              <w:divBdr>
                <w:top w:val="none" w:sz="0" w:space="0" w:color="auto"/>
                <w:left w:val="none" w:sz="0" w:space="0" w:color="auto"/>
                <w:bottom w:val="none" w:sz="0" w:space="0" w:color="auto"/>
                <w:right w:val="none" w:sz="0" w:space="0" w:color="auto"/>
              </w:divBdr>
            </w:div>
          </w:divsChild>
        </w:div>
        <w:div w:id="1783573237">
          <w:marLeft w:val="0"/>
          <w:marRight w:val="0"/>
          <w:marTop w:val="0"/>
          <w:marBottom w:val="0"/>
          <w:divBdr>
            <w:top w:val="none" w:sz="0" w:space="0" w:color="auto"/>
            <w:left w:val="none" w:sz="0" w:space="0" w:color="auto"/>
            <w:bottom w:val="none" w:sz="0" w:space="0" w:color="auto"/>
            <w:right w:val="none" w:sz="0" w:space="0" w:color="auto"/>
          </w:divBdr>
          <w:divsChild>
            <w:div w:id="918632001">
              <w:marLeft w:val="0"/>
              <w:marRight w:val="0"/>
              <w:marTop w:val="0"/>
              <w:marBottom w:val="0"/>
              <w:divBdr>
                <w:top w:val="none" w:sz="0" w:space="0" w:color="auto"/>
                <w:left w:val="none" w:sz="0" w:space="0" w:color="auto"/>
                <w:bottom w:val="none" w:sz="0" w:space="0" w:color="auto"/>
                <w:right w:val="none" w:sz="0" w:space="0" w:color="auto"/>
              </w:divBdr>
            </w:div>
          </w:divsChild>
        </w:div>
        <w:div w:id="1823696086">
          <w:marLeft w:val="0"/>
          <w:marRight w:val="0"/>
          <w:marTop w:val="0"/>
          <w:marBottom w:val="0"/>
          <w:divBdr>
            <w:top w:val="none" w:sz="0" w:space="0" w:color="auto"/>
            <w:left w:val="none" w:sz="0" w:space="0" w:color="auto"/>
            <w:bottom w:val="none" w:sz="0" w:space="0" w:color="auto"/>
            <w:right w:val="none" w:sz="0" w:space="0" w:color="auto"/>
          </w:divBdr>
          <w:divsChild>
            <w:div w:id="151994465">
              <w:marLeft w:val="0"/>
              <w:marRight w:val="0"/>
              <w:marTop w:val="0"/>
              <w:marBottom w:val="0"/>
              <w:divBdr>
                <w:top w:val="none" w:sz="0" w:space="0" w:color="auto"/>
                <w:left w:val="none" w:sz="0" w:space="0" w:color="auto"/>
                <w:bottom w:val="none" w:sz="0" w:space="0" w:color="auto"/>
                <w:right w:val="none" w:sz="0" w:space="0" w:color="auto"/>
              </w:divBdr>
            </w:div>
          </w:divsChild>
        </w:div>
        <w:div w:id="1983804502">
          <w:marLeft w:val="0"/>
          <w:marRight w:val="0"/>
          <w:marTop w:val="0"/>
          <w:marBottom w:val="0"/>
          <w:divBdr>
            <w:top w:val="none" w:sz="0" w:space="0" w:color="auto"/>
            <w:left w:val="none" w:sz="0" w:space="0" w:color="auto"/>
            <w:bottom w:val="none" w:sz="0" w:space="0" w:color="auto"/>
            <w:right w:val="none" w:sz="0" w:space="0" w:color="auto"/>
          </w:divBdr>
          <w:divsChild>
            <w:div w:id="110430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78908">
      <w:bodyDiv w:val="1"/>
      <w:marLeft w:val="0"/>
      <w:marRight w:val="0"/>
      <w:marTop w:val="0"/>
      <w:marBottom w:val="0"/>
      <w:divBdr>
        <w:top w:val="none" w:sz="0" w:space="0" w:color="auto"/>
        <w:left w:val="none" w:sz="0" w:space="0" w:color="auto"/>
        <w:bottom w:val="none" w:sz="0" w:space="0" w:color="auto"/>
        <w:right w:val="none" w:sz="0" w:space="0" w:color="auto"/>
      </w:divBdr>
      <w:divsChild>
        <w:div w:id="484783046">
          <w:marLeft w:val="0"/>
          <w:marRight w:val="0"/>
          <w:marTop w:val="0"/>
          <w:marBottom w:val="0"/>
          <w:divBdr>
            <w:top w:val="none" w:sz="0" w:space="0" w:color="auto"/>
            <w:left w:val="none" w:sz="0" w:space="0" w:color="auto"/>
            <w:bottom w:val="none" w:sz="0" w:space="0" w:color="auto"/>
            <w:right w:val="none" w:sz="0" w:space="0" w:color="auto"/>
          </w:divBdr>
        </w:div>
        <w:div w:id="681317449">
          <w:marLeft w:val="0"/>
          <w:marRight w:val="0"/>
          <w:marTop w:val="0"/>
          <w:marBottom w:val="0"/>
          <w:divBdr>
            <w:top w:val="none" w:sz="0" w:space="0" w:color="auto"/>
            <w:left w:val="none" w:sz="0" w:space="0" w:color="auto"/>
            <w:bottom w:val="none" w:sz="0" w:space="0" w:color="auto"/>
            <w:right w:val="none" w:sz="0" w:space="0" w:color="auto"/>
          </w:divBdr>
        </w:div>
        <w:div w:id="767189793">
          <w:marLeft w:val="0"/>
          <w:marRight w:val="0"/>
          <w:marTop w:val="0"/>
          <w:marBottom w:val="0"/>
          <w:divBdr>
            <w:top w:val="none" w:sz="0" w:space="0" w:color="auto"/>
            <w:left w:val="none" w:sz="0" w:space="0" w:color="auto"/>
            <w:bottom w:val="none" w:sz="0" w:space="0" w:color="auto"/>
            <w:right w:val="none" w:sz="0" w:space="0" w:color="auto"/>
          </w:divBdr>
        </w:div>
        <w:div w:id="891694528">
          <w:marLeft w:val="0"/>
          <w:marRight w:val="0"/>
          <w:marTop w:val="0"/>
          <w:marBottom w:val="0"/>
          <w:divBdr>
            <w:top w:val="none" w:sz="0" w:space="0" w:color="auto"/>
            <w:left w:val="none" w:sz="0" w:space="0" w:color="auto"/>
            <w:bottom w:val="none" w:sz="0" w:space="0" w:color="auto"/>
            <w:right w:val="none" w:sz="0" w:space="0" w:color="auto"/>
          </w:divBdr>
        </w:div>
        <w:div w:id="1088498493">
          <w:marLeft w:val="0"/>
          <w:marRight w:val="0"/>
          <w:marTop w:val="0"/>
          <w:marBottom w:val="0"/>
          <w:divBdr>
            <w:top w:val="none" w:sz="0" w:space="0" w:color="auto"/>
            <w:left w:val="none" w:sz="0" w:space="0" w:color="auto"/>
            <w:bottom w:val="none" w:sz="0" w:space="0" w:color="auto"/>
            <w:right w:val="none" w:sz="0" w:space="0" w:color="auto"/>
          </w:divBdr>
        </w:div>
        <w:div w:id="1179151737">
          <w:marLeft w:val="0"/>
          <w:marRight w:val="0"/>
          <w:marTop w:val="0"/>
          <w:marBottom w:val="0"/>
          <w:divBdr>
            <w:top w:val="none" w:sz="0" w:space="0" w:color="auto"/>
            <w:left w:val="none" w:sz="0" w:space="0" w:color="auto"/>
            <w:bottom w:val="none" w:sz="0" w:space="0" w:color="auto"/>
            <w:right w:val="none" w:sz="0" w:space="0" w:color="auto"/>
          </w:divBdr>
        </w:div>
        <w:div w:id="1766917648">
          <w:marLeft w:val="0"/>
          <w:marRight w:val="0"/>
          <w:marTop w:val="0"/>
          <w:marBottom w:val="0"/>
          <w:divBdr>
            <w:top w:val="none" w:sz="0" w:space="0" w:color="auto"/>
            <w:left w:val="none" w:sz="0" w:space="0" w:color="auto"/>
            <w:bottom w:val="none" w:sz="0" w:space="0" w:color="auto"/>
            <w:right w:val="none" w:sz="0" w:space="0" w:color="auto"/>
          </w:divBdr>
        </w:div>
      </w:divsChild>
    </w:div>
    <w:div w:id="548230921">
      <w:bodyDiv w:val="1"/>
      <w:marLeft w:val="0"/>
      <w:marRight w:val="0"/>
      <w:marTop w:val="0"/>
      <w:marBottom w:val="0"/>
      <w:divBdr>
        <w:top w:val="none" w:sz="0" w:space="0" w:color="auto"/>
        <w:left w:val="none" w:sz="0" w:space="0" w:color="auto"/>
        <w:bottom w:val="none" w:sz="0" w:space="0" w:color="auto"/>
        <w:right w:val="none" w:sz="0" w:space="0" w:color="auto"/>
      </w:divBdr>
      <w:divsChild>
        <w:div w:id="56634026">
          <w:marLeft w:val="0"/>
          <w:marRight w:val="0"/>
          <w:marTop w:val="0"/>
          <w:marBottom w:val="0"/>
          <w:divBdr>
            <w:top w:val="none" w:sz="0" w:space="0" w:color="auto"/>
            <w:left w:val="none" w:sz="0" w:space="0" w:color="auto"/>
            <w:bottom w:val="none" w:sz="0" w:space="0" w:color="auto"/>
            <w:right w:val="none" w:sz="0" w:space="0" w:color="auto"/>
          </w:divBdr>
        </w:div>
        <w:div w:id="639312614">
          <w:marLeft w:val="0"/>
          <w:marRight w:val="0"/>
          <w:marTop w:val="0"/>
          <w:marBottom w:val="0"/>
          <w:divBdr>
            <w:top w:val="none" w:sz="0" w:space="0" w:color="auto"/>
            <w:left w:val="none" w:sz="0" w:space="0" w:color="auto"/>
            <w:bottom w:val="none" w:sz="0" w:space="0" w:color="auto"/>
            <w:right w:val="none" w:sz="0" w:space="0" w:color="auto"/>
          </w:divBdr>
        </w:div>
        <w:div w:id="1604918489">
          <w:marLeft w:val="0"/>
          <w:marRight w:val="0"/>
          <w:marTop w:val="0"/>
          <w:marBottom w:val="0"/>
          <w:divBdr>
            <w:top w:val="none" w:sz="0" w:space="0" w:color="auto"/>
            <w:left w:val="none" w:sz="0" w:space="0" w:color="auto"/>
            <w:bottom w:val="none" w:sz="0" w:space="0" w:color="auto"/>
            <w:right w:val="none" w:sz="0" w:space="0" w:color="auto"/>
          </w:divBdr>
        </w:div>
        <w:div w:id="1927375994">
          <w:marLeft w:val="0"/>
          <w:marRight w:val="0"/>
          <w:marTop w:val="0"/>
          <w:marBottom w:val="0"/>
          <w:divBdr>
            <w:top w:val="none" w:sz="0" w:space="0" w:color="auto"/>
            <w:left w:val="none" w:sz="0" w:space="0" w:color="auto"/>
            <w:bottom w:val="none" w:sz="0" w:space="0" w:color="auto"/>
            <w:right w:val="none" w:sz="0" w:space="0" w:color="auto"/>
          </w:divBdr>
        </w:div>
        <w:div w:id="2115440509">
          <w:marLeft w:val="0"/>
          <w:marRight w:val="0"/>
          <w:marTop w:val="0"/>
          <w:marBottom w:val="0"/>
          <w:divBdr>
            <w:top w:val="none" w:sz="0" w:space="0" w:color="auto"/>
            <w:left w:val="none" w:sz="0" w:space="0" w:color="auto"/>
            <w:bottom w:val="none" w:sz="0" w:space="0" w:color="auto"/>
            <w:right w:val="none" w:sz="0" w:space="0" w:color="auto"/>
          </w:divBdr>
        </w:div>
      </w:divsChild>
    </w:div>
    <w:div w:id="550310892">
      <w:bodyDiv w:val="1"/>
      <w:marLeft w:val="0"/>
      <w:marRight w:val="0"/>
      <w:marTop w:val="0"/>
      <w:marBottom w:val="0"/>
      <w:divBdr>
        <w:top w:val="none" w:sz="0" w:space="0" w:color="auto"/>
        <w:left w:val="none" w:sz="0" w:space="0" w:color="auto"/>
        <w:bottom w:val="none" w:sz="0" w:space="0" w:color="auto"/>
        <w:right w:val="none" w:sz="0" w:space="0" w:color="auto"/>
      </w:divBdr>
    </w:div>
    <w:div w:id="561216348">
      <w:bodyDiv w:val="1"/>
      <w:marLeft w:val="0"/>
      <w:marRight w:val="0"/>
      <w:marTop w:val="0"/>
      <w:marBottom w:val="0"/>
      <w:divBdr>
        <w:top w:val="none" w:sz="0" w:space="0" w:color="auto"/>
        <w:left w:val="none" w:sz="0" w:space="0" w:color="auto"/>
        <w:bottom w:val="none" w:sz="0" w:space="0" w:color="auto"/>
        <w:right w:val="none" w:sz="0" w:space="0" w:color="auto"/>
      </w:divBdr>
    </w:div>
    <w:div w:id="623734478">
      <w:bodyDiv w:val="1"/>
      <w:marLeft w:val="0"/>
      <w:marRight w:val="0"/>
      <w:marTop w:val="0"/>
      <w:marBottom w:val="0"/>
      <w:divBdr>
        <w:top w:val="none" w:sz="0" w:space="0" w:color="auto"/>
        <w:left w:val="none" w:sz="0" w:space="0" w:color="auto"/>
        <w:bottom w:val="none" w:sz="0" w:space="0" w:color="auto"/>
        <w:right w:val="none" w:sz="0" w:space="0" w:color="auto"/>
      </w:divBdr>
    </w:div>
    <w:div w:id="676660088">
      <w:bodyDiv w:val="1"/>
      <w:marLeft w:val="0"/>
      <w:marRight w:val="0"/>
      <w:marTop w:val="0"/>
      <w:marBottom w:val="0"/>
      <w:divBdr>
        <w:top w:val="none" w:sz="0" w:space="0" w:color="auto"/>
        <w:left w:val="none" w:sz="0" w:space="0" w:color="auto"/>
        <w:bottom w:val="none" w:sz="0" w:space="0" w:color="auto"/>
        <w:right w:val="none" w:sz="0" w:space="0" w:color="auto"/>
      </w:divBdr>
    </w:div>
    <w:div w:id="711075575">
      <w:bodyDiv w:val="1"/>
      <w:marLeft w:val="0"/>
      <w:marRight w:val="0"/>
      <w:marTop w:val="0"/>
      <w:marBottom w:val="0"/>
      <w:divBdr>
        <w:top w:val="none" w:sz="0" w:space="0" w:color="auto"/>
        <w:left w:val="none" w:sz="0" w:space="0" w:color="auto"/>
        <w:bottom w:val="none" w:sz="0" w:space="0" w:color="auto"/>
        <w:right w:val="none" w:sz="0" w:space="0" w:color="auto"/>
      </w:divBdr>
      <w:divsChild>
        <w:div w:id="688414205">
          <w:marLeft w:val="0"/>
          <w:marRight w:val="0"/>
          <w:marTop w:val="0"/>
          <w:marBottom w:val="0"/>
          <w:divBdr>
            <w:top w:val="none" w:sz="0" w:space="0" w:color="auto"/>
            <w:left w:val="none" w:sz="0" w:space="0" w:color="auto"/>
            <w:bottom w:val="none" w:sz="0" w:space="0" w:color="auto"/>
            <w:right w:val="none" w:sz="0" w:space="0" w:color="auto"/>
          </w:divBdr>
        </w:div>
        <w:div w:id="764035203">
          <w:marLeft w:val="0"/>
          <w:marRight w:val="0"/>
          <w:marTop w:val="0"/>
          <w:marBottom w:val="0"/>
          <w:divBdr>
            <w:top w:val="none" w:sz="0" w:space="0" w:color="auto"/>
            <w:left w:val="none" w:sz="0" w:space="0" w:color="auto"/>
            <w:bottom w:val="none" w:sz="0" w:space="0" w:color="auto"/>
            <w:right w:val="none" w:sz="0" w:space="0" w:color="auto"/>
          </w:divBdr>
          <w:divsChild>
            <w:div w:id="1235748005">
              <w:marLeft w:val="-75"/>
              <w:marRight w:val="0"/>
              <w:marTop w:val="30"/>
              <w:marBottom w:val="30"/>
              <w:divBdr>
                <w:top w:val="none" w:sz="0" w:space="0" w:color="auto"/>
                <w:left w:val="none" w:sz="0" w:space="0" w:color="auto"/>
                <w:bottom w:val="none" w:sz="0" w:space="0" w:color="auto"/>
                <w:right w:val="none" w:sz="0" w:space="0" w:color="auto"/>
              </w:divBdr>
              <w:divsChild>
                <w:div w:id="60763064">
                  <w:marLeft w:val="0"/>
                  <w:marRight w:val="0"/>
                  <w:marTop w:val="0"/>
                  <w:marBottom w:val="0"/>
                  <w:divBdr>
                    <w:top w:val="none" w:sz="0" w:space="0" w:color="auto"/>
                    <w:left w:val="none" w:sz="0" w:space="0" w:color="auto"/>
                    <w:bottom w:val="none" w:sz="0" w:space="0" w:color="auto"/>
                    <w:right w:val="none" w:sz="0" w:space="0" w:color="auto"/>
                  </w:divBdr>
                  <w:divsChild>
                    <w:div w:id="1851066162">
                      <w:marLeft w:val="0"/>
                      <w:marRight w:val="0"/>
                      <w:marTop w:val="0"/>
                      <w:marBottom w:val="0"/>
                      <w:divBdr>
                        <w:top w:val="none" w:sz="0" w:space="0" w:color="auto"/>
                        <w:left w:val="none" w:sz="0" w:space="0" w:color="auto"/>
                        <w:bottom w:val="none" w:sz="0" w:space="0" w:color="auto"/>
                        <w:right w:val="none" w:sz="0" w:space="0" w:color="auto"/>
                      </w:divBdr>
                    </w:div>
                  </w:divsChild>
                </w:div>
                <w:div w:id="140849626">
                  <w:marLeft w:val="0"/>
                  <w:marRight w:val="0"/>
                  <w:marTop w:val="0"/>
                  <w:marBottom w:val="0"/>
                  <w:divBdr>
                    <w:top w:val="none" w:sz="0" w:space="0" w:color="auto"/>
                    <w:left w:val="none" w:sz="0" w:space="0" w:color="auto"/>
                    <w:bottom w:val="none" w:sz="0" w:space="0" w:color="auto"/>
                    <w:right w:val="none" w:sz="0" w:space="0" w:color="auto"/>
                  </w:divBdr>
                  <w:divsChild>
                    <w:div w:id="1709334425">
                      <w:marLeft w:val="0"/>
                      <w:marRight w:val="0"/>
                      <w:marTop w:val="0"/>
                      <w:marBottom w:val="0"/>
                      <w:divBdr>
                        <w:top w:val="none" w:sz="0" w:space="0" w:color="auto"/>
                        <w:left w:val="none" w:sz="0" w:space="0" w:color="auto"/>
                        <w:bottom w:val="none" w:sz="0" w:space="0" w:color="auto"/>
                        <w:right w:val="none" w:sz="0" w:space="0" w:color="auto"/>
                      </w:divBdr>
                    </w:div>
                  </w:divsChild>
                </w:div>
                <w:div w:id="390887369">
                  <w:marLeft w:val="0"/>
                  <w:marRight w:val="0"/>
                  <w:marTop w:val="0"/>
                  <w:marBottom w:val="0"/>
                  <w:divBdr>
                    <w:top w:val="none" w:sz="0" w:space="0" w:color="auto"/>
                    <w:left w:val="none" w:sz="0" w:space="0" w:color="auto"/>
                    <w:bottom w:val="none" w:sz="0" w:space="0" w:color="auto"/>
                    <w:right w:val="none" w:sz="0" w:space="0" w:color="auto"/>
                  </w:divBdr>
                  <w:divsChild>
                    <w:div w:id="730886042">
                      <w:marLeft w:val="0"/>
                      <w:marRight w:val="0"/>
                      <w:marTop w:val="0"/>
                      <w:marBottom w:val="0"/>
                      <w:divBdr>
                        <w:top w:val="none" w:sz="0" w:space="0" w:color="auto"/>
                        <w:left w:val="none" w:sz="0" w:space="0" w:color="auto"/>
                        <w:bottom w:val="none" w:sz="0" w:space="0" w:color="auto"/>
                        <w:right w:val="none" w:sz="0" w:space="0" w:color="auto"/>
                      </w:divBdr>
                    </w:div>
                  </w:divsChild>
                </w:div>
                <w:div w:id="444231715">
                  <w:marLeft w:val="0"/>
                  <w:marRight w:val="0"/>
                  <w:marTop w:val="0"/>
                  <w:marBottom w:val="0"/>
                  <w:divBdr>
                    <w:top w:val="none" w:sz="0" w:space="0" w:color="auto"/>
                    <w:left w:val="none" w:sz="0" w:space="0" w:color="auto"/>
                    <w:bottom w:val="none" w:sz="0" w:space="0" w:color="auto"/>
                    <w:right w:val="none" w:sz="0" w:space="0" w:color="auto"/>
                  </w:divBdr>
                  <w:divsChild>
                    <w:div w:id="1609661192">
                      <w:marLeft w:val="0"/>
                      <w:marRight w:val="0"/>
                      <w:marTop w:val="0"/>
                      <w:marBottom w:val="0"/>
                      <w:divBdr>
                        <w:top w:val="none" w:sz="0" w:space="0" w:color="auto"/>
                        <w:left w:val="none" w:sz="0" w:space="0" w:color="auto"/>
                        <w:bottom w:val="none" w:sz="0" w:space="0" w:color="auto"/>
                        <w:right w:val="none" w:sz="0" w:space="0" w:color="auto"/>
                      </w:divBdr>
                    </w:div>
                  </w:divsChild>
                </w:div>
                <w:div w:id="1054044568">
                  <w:marLeft w:val="0"/>
                  <w:marRight w:val="0"/>
                  <w:marTop w:val="0"/>
                  <w:marBottom w:val="0"/>
                  <w:divBdr>
                    <w:top w:val="none" w:sz="0" w:space="0" w:color="auto"/>
                    <w:left w:val="none" w:sz="0" w:space="0" w:color="auto"/>
                    <w:bottom w:val="none" w:sz="0" w:space="0" w:color="auto"/>
                    <w:right w:val="none" w:sz="0" w:space="0" w:color="auto"/>
                  </w:divBdr>
                  <w:divsChild>
                    <w:div w:id="364865305">
                      <w:marLeft w:val="0"/>
                      <w:marRight w:val="0"/>
                      <w:marTop w:val="0"/>
                      <w:marBottom w:val="0"/>
                      <w:divBdr>
                        <w:top w:val="none" w:sz="0" w:space="0" w:color="auto"/>
                        <w:left w:val="none" w:sz="0" w:space="0" w:color="auto"/>
                        <w:bottom w:val="none" w:sz="0" w:space="0" w:color="auto"/>
                        <w:right w:val="none" w:sz="0" w:space="0" w:color="auto"/>
                      </w:divBdr>
                    </w:div>
                  </w:divsChild>
                </w:div>
                <w:div w:id="1608734078">
                  <w:marLeft w:val="0"/>
                  <w:marRight w:val="0"/>
                  <w:marTop w:val="0"/>
                  <w:marBottom w:val="0"/>
                  <w:divBdr>
                    <w:top w:val="none" w:sz="0" w:space="0" w:color="auto"/>
                    <w:left w:val="none" w:sz="0" w:space="0" w:color="auto"/>
                    <w:bottom w:val="none" w:sz="0" w:space="0" w:color="auto"/>
                    <w:right w:val="none" w:sz="0" w:space="0" w:color="auto"/>
                  </w:divBdr>
                  <w:divsChild>
                    <w:div w:id="1502549923">
                      <w:marLeft w:val="0"/>
                      <w:marRight w:val="0"/>
                      <w:marTop w:val="0"/>
                      <w:marBottom w:val="0"/>
                      <w:divBdr>
                        <w:top w:val="none" w:sz="0" w:space="0" w:color="auto"/>
                        <w:left w:val="none" w:sz="0" w:space="0" w:color="auto"/>
                        <w:bottom w:val="none" w:sz="0" w:space="0" w:color="auto"/>
                        <w:right w:val="none" w:sz="0" w:space="0" w:color="auto"/>
                      </w:divBdr>
                    </w:div>
                  </w:divsChild>
                </w:div>
                <w:div w:id="1611278627">
                  <w:marLeft w:val="0"/>
                  <w:marRight w:val="0"/>
                  <w:marTop w:val="0"/>
                  <w:marBottom w:val="0"/>
                  <w:divBdr>
                    <w:top w:val="none" w:sz="0" w:space="0" w:color="auto"/>
                    <w:left w:val="none" w:sz="0" w:space="0" w:color="auto"/>
                    <w:bottom w:val="none" w:sz="0" w:space="0" w:color="auto"/>
                    <w:right w:val="none" w:sz="0" w:space="0" w:color="auto"/>
                  </w:divBdr>
                  <w:divsChild>
                    <w:div w:id="270938625">
                      <w:marLeft w:val="0"/>
                      <w:marRight w:val="0"/>
                      <w:marTop w:val="0"/>
                      <w:marBottom w:val="0"/>
                      <w:divBdr>
                        <w:top w:val="none" w:sz="0" w:space="0" w:color="auto"/>
                        <w:left w:val="none" w:sz="0" w:space="0" w:color="auto"/>
                        <w:bottom w:val="none" w:sz="0" w:space="0" w:color="auto"/>
                        <w:right w:val="none" w:sz="0" w:space="0" w:color="auto"/>
                      </w:divBdr>
                    </w:div>
                  </w:divsChild>
                </w:div>
                <w:div w:id="1611357394">
                  <w:marLeft w:val="0"/>
                  <w:marRight w:val="0"/>
                  <w:marTop w:val="0"/>
                  <w:marBottom w:val="0"/>
                  <w:divBdr>
                    <w:top w:val="none" w:sz="0" w:space="0" w:color="auto"/>
                    <w:left w:val="none" w:sz="0" w:space="0" w:color="auto"/>
                    <w:bottom w:val="none" w:sz="0" w:space="0" w:color="auto"/>
                    <w:right w:val="none" w:sz="0" w:space="0" w:color="auto"/>
                  </w:divBdr>
                  <w:divsChild>
                    <w:div w:id="109327977">
                      <w:marLeft w:val="0"/>
                      <w:marRight w:val="0"/>
                      <w:marTop w:val="0"/>
                      <w:marBottom w:val="0"/>
                      <w:divBdr>
                        <w:top w:val="none" w:sz="0" w:space="0" w:color="auto"/>
                        <w:left w:val="none" w:sz="0" w:space="0" w:color="auto"/>
                        <w:bottom w:val="none" w:sz="0" w:space="0" w:color="auto"/>
                        <w:right w:val="none" w:sz="0" w:space="0" w:color="auto"/>
                      </w:divBdr>
                    </w:div>
                  </w:divsChild>
                </w:div>
                <w:div w:id="1752656142">
                  <w:marLeft w:val="0"/>
                  <w:marRight w:val="0"/>
                  <w:marTop w:val="0"/>
                  <w:marBottom w:val="0"/>
                  <w:divBdr>
                    <w:top w:val="none" w:sz="0" w:space="0" w:color="auto"/>
                    <w:left w:val="none" w:sz="0" w:space="0" w:color="auto"/>
                    <w:bottom w:val="none" w:sz="0" w:space="0" w:color="auto"/>
                    <w:right w:val="none" w:sz="0" w:space="0" w:color="auto"/>
                  </w:divBdr>
                  <w:divsChild>
                    <w:div w:id="221066607">
                      <w:marLeft w:val="0"/>
                      <w:marRight w:val="0"/>
                      <w:marTop w:val="0"/>
                      <w:marBottom w:val="0"/>
                      <w:divBdr>
                        <w:top w:val="none" w:sz="0" w:space="0" w:color="auto"/>
                        <w:left w:val="none" w:sz="0" w:space="0" w:color="auto"/>
                        <w:bottom w:val="none" w:sz="0" w:space="0" w:color="auto"/>
                        <w:right w:val="none" w:sz="0" w:space="0" w:color="auto"/>
                      </w:divBdr>
                    </w:div>
                    <w:div w:id="236287107">
                      <w:marLeft w:val="0"/>
                      <w:marRight w:val="0"/>
                      <w:marTop w:val="0"/>
                      <w:marBottom w:val="0"/>
                      <w:divBdr>
                        <w:top w:val="none" w:sz="0" w:space="0" w:color="auto"/>
                        <w:left w:val="none" w:sz="0" w:space="0" w:color="auto"/>
                        <w:bottom w:val="none" w:sz="0" w:space="0" w:color="auto"/>
                        <w:right w:val="none" w:sz="0" w:space="0" w:color="auto"/>
                      </w:divBdr>
                    </w:div>
                    <w:div w:id="533733706">
                      <w:marLeft w:val="0"/>
                      <w:marRight w:val="0"/>
                      <w:marTop w:val="0"/>
                      <w:marBottom w:val="0"/>
                      <w:divBdr>
                        <w:top w:val="none" w:sz="0" w:space="0" w:color="auto"/>
                        <w:left w:val="none" w:sz="0" w:space="0" w:color="auto"/>
                        <w:bottom w:val="none" w:sz="0" w:space="0" w:color="auto"/>
                        <w:right w:val="none" w:sz="0" w:space="0" w:color="auto"/>
                      </w:divBdr>
                    </w:div>
                    <w:div w:id="554200505">
                      <w:marLeft w:val="0"/>
                      <w:marRight w:val="0"/>
                      <w:marTop w:val="0"/>
                      <w:marBottom w:val="0"/>
                      <w:divBdr>
                        <w:top w:val="none" w:sz="0" w:space="0" w:color="auto"/>
                        <w:left w:val="none" w:sz="0" w:space="0" w:color="auto"/>
                        <w:bottom w:val="none" w:sz="0" w:space="0" w:color="auto"/>
                        <w:right w:val="none" w:sz="0" w:space="0" w:color="auto"/>
                      </w:divBdr>
                    </w:div>
                    <w:div w:id="723138696">
                      <w:marLeft w:val="0"/>
                      <w:marRight w:val="0"/>
                      <w:marTop w:val="0"/>
                      <w:marBottom w:val="0"/>
                      <w:divBdr>
                        <w:top w:val="none" w:sz="0" w:space="0" w:color="auto"/>
                        <w:left w:val="none" w:sz="0" w:space="0" w:color="auto"/>
                        <w:bottom w:val="none" w:sz="0" w:space="0" w:color="auto"/>
                        <w:right w:val="none" w:sz="0" w:space="0" w:color="auto"/>
                      </w:divBdr>
                    </w:div>
                    <w:div w:id="1284385522">
                      <w:marLeft w:val="0"/>
                      <w:marRight w:val="0"/>
                      <w:marTop w:val="0"/>
                      <w:marBottom w:val="0"/>
                      <w:divBdr>
                        <w:top w:val="none" w:sz="0" w:space="0" w:color="auto"/>
                        <w:left w:val="none" w:sz="0" w:space="0" w:color="auto"/>
                        <w:bottom w:val="none" w:sz="0" w:space="0" w:color="auto"/>
                        <w:right w:val="none" w:sz="0" w:space="0" w:color="auto"/>
                      </w:divBdr>
                    </w:div>
                    <w:div w:id="1376999542">
                      <w:marLeft w:val="0"/>
                      <w:marRight w:val="0"/>
                      <w:marTop w:val="0"/>
                      <w:marBottom w:val="0"/>
                      <w:divBdr>
                        <w:top w:val="none" w:sz="0" w:space="0" w:color="auto"/>
                        <w:left w:val="none" w:sz="0" w:space="0" w:color="auto"/>
                        <w:bottom w:val="none" w:sz="0" w:space="0" w:color="auto"/>
                        <w:right w:val="none" w:sz="0" w:space="0" w:color="auto"/>
                      </w:divBdr>
                    </w:div>
                    <w:div w:id="1851481379">
                      <w:marLeft w:val="0"/>
                      <w:marRight w:val="0"/>
                      <w:marTop w:val="0"/>
                      <w:marBottom w:val="0"/>
                      <w:divBdr>
                        <w:top w:val="none" w:sz="0" w:space="0" w:color="auto"/>
                        <w:left w:val="none" w:sz="0" w:space="0" w:color="auto"/>
                        <w:bottom w:val="none" w:sz="0" w:space="0" w:color="auto"/>
                        <w:right w:val="none" w:sz="0" w:space="0" w:color="auto"/>
                      </w:divBdr>
                    </w:div>
                    <w:div w:id="2064020012">
                      <w:marLeft w:val="0"/>
                      <w:marRight w:val="0"/>
                      <w:marTop w:val="0"/>
                      <w:marBottom w:val="0"/>
                      <w:divBdr>
                        <w:top w:val="none" w:sz="0" w:space="0" w:color="auto"/>
                        <w:left w:val="none" w:sz="0" w:space="0" w:color="auto"/>
                        <w:bottom w:val="none" w:sz="0" w:space="0" w:color="auto"/>
                        <w:right w:val="none" w:sz="0" w:space="0" w:color="auto"/>
                      </w:divBdr>
                    </w:div>
                  </w:divsChild>
                </w:div>
                <w:div w:id="1765107744">
                  <w:marLeft w:val="0"/>
                  <w:marRight w:val="0"/>
                  <w:marTop w:val="0"/>
                  <w:marBottom w:val="0"/>
                  <w:divBdr>
                    <w:top w:val="none" w:sz="0" w:space="0" w:color="auto"/>
                    <w:left w:val="none" w:sz="0" w:space="0" w:color="auto"/>
                    <w:bottom w:val="none" w:sz="0" w:space="0" w:color="auto"/>
                    <w:right w:val="none" w:sz="0" w:space="0" w:color="auto"/>
                  </w:divBdr>
                  <w:divsChild>
                    <w:div w:id="32122599">
                      <w:marLeft w:val="0"/>
                      <w:marRight w:val="0"/>
                      <w:marTop w:val="0"/>
                      <w:marBottom w:val="0"/>
                      <w:divBdr>
                        <w:top w:val="none" w:sz="0" w:space="0" w:color="auto"/>
                        <w:left w:val="none" w:sz="0" w:space="0" w:color="auto"/>
                        <w:bottom w:val="none" w:sz="0" w:space="0" w:color="auto"/>
                        <w:right w:val="none" w:sz="0" w:space="0" w:color="auto"/>
                      </w:divBdr>
                    </w:div>
                    <w:div w:id="166598134">
                      <w:marLeft w:val="0"/>
                      <w:marRight w:val="0"/>
                      <w:marTop w:val="0"/>
                      <w:marBottom w:val="0"/>
                      <w:divBdr>
                        <w:top w:val="none" w:sz="0" w:space="0" w:color="auto"/>
                        <w:left w:val="none" w:sz="0" w:space="0" w:color="auto"/>
                        <w:bottom w:val="none" w:sz="0" w:space="0" w:color="auto"/>
                        <w:right w:val="none" w:sz="0" w:space="0" w:color="auto"/>
                      </w:divBdr>
                    </w:div>
                    <w:div w:id="171802496">
                      <w:marLeft w:val="0"/>
                      <w:marRight w:val="0"/>
                      <w:marTop w:val="0"/>
                      <w:marBottom w:val="0"/>
                      <w:divBdr>
                        <w:top w:val="none" w:sz="0" w:space="0" w:color="auto"/>
                        <w:left w:val="none" w:sz="0" w:space="0" w:color="auto"/>
                        <w:bottom w:val="none" w:sz="0" w:space="0" w:color="auto"/>
                        <w:right w:val="none" w:sz="0" w:space="0" w:color="auto"/>
                      </w:divBdr>
                    </w:div>
                    <w:div w:id="251397086">
                      <w:marLeft w:val="0"/>
                      <w:marRight w:val="0"/>
                      <w:marTop w:val="0"/>
                      <w:marBottom w:val="0"/>
                      <w:divBdr>
                        <w:top w:val="none" w:sz="0" w:space="0" w:color="auto"/>
                        <w:left w:val="none" w:sz="0" w:space="0" w:color="auto"/>
                        <w:bottom w:val="none" w:sz="0" w:space="0" w:color="auto"/>
                        <w:right w:val="none" w:sz="0" w:space="0" w:color="auto"/>
                      </w:divBdr>
                    </w:div>
                    <w:div w:id="1372076199">
                      <w:marLeft w:val="0"/>
                      <w:marRight w:val="0"/>
                      <w:marTop w:val="0"/>
                      <w:marBottom w:val="0"/>
                      <w:divBdr>
                        <w:top w:val="none" w:sz="0" w:space="0" w:color="auto"/>
                        <w:left w:val="none" w:sz="0" w:space="0" w:color="auto"/>
                        <w:bottom w:val="none" w:sz="0" w:space="0" w:color="auto"/>
                        <w:right w:val="none" w:sz="0" w:space="0" w:color="auto"/>
                      </w:divBdr>
                    </w:div>
                    <w:div w:id="1929926544">
                      <w:marLeft w:val="0"/>
                      <w:marRight w:val="0"/>
                      <w:marTop w:val="0"/>
                      <w:marBottom w:val="0"/>
                      <w:divBdr>
                        <w:top w:val="none" w:sz="0" w:space="0" w:color="auto"/>
                        <w:left w:val="none" w:sz="0" w:space="0" w:color="auto"/>
                        <w:bottom w:val="none" w:sz="0" w:space="0" w:color="auto"/>
                        <w:right w:val="none" w:sz="0" w:space="0" w:color="auto"/>
                      </w:divBdr>
                    </w:div>
                  </w:divsChild>
                </w:div>
                <w:div w:id="1778984350">
                  <w:marLeft w:val="0"/>
                  <w:marRight w:val="0"/>
                  <w:marTop w:val="0"/>
                  <w:marBottom w:val="0"/>
                  <w:divBdr>
                    <w:top w:val="none" w:sz="0" w:space="0" w:color="auto"/>
                    <w:left w:val="none" w:sz="0" w:space="0" w:color="auto"/>
                    <w:bottom w:val="none" w:sz="0" w:space="0" w:color="auto"/>
                    <w:right w:val="none" w:sz="0" w:space="0" w:color="auto"/>
                  </w:divBdr>
                  <w:divsChild>
                    <w:div w:id="1362322832">
                      <w:marLeft w:val="0"/>
                      <w:marRight w:val="0"/>
                      <w:marTop w:val="0"/>
                      <w:marBottom w:val="0"/>
                      <w:divBdr>
                        <w:top w:val="none" w:sz="0" w:space="0" w:color="auto"/>
                        <w:left w:val="none" w:sz="0" w:space="0" w:color="auto"/>
                        <w:bottom w:val="none" w:sz="0" w:space="0" w:color="auto"/>
                        <w:right w:val="none" w:sz="0" w:space="0" w:color="auto"/>
                      </w:divBdr>
                    </w:div>
                  </w:divsChild>
                </w:div>
                <w:div w:id="1825662412">
                  <w:marLeft w:val="0"/>
                  <w:marRight w:val="0"/>
                  <w:marTop w:val="0"/>
                  <w:marBottom w:val="0"/>
                  <w:divBdr>
                    <w:top w:val="none" w:sz="0" w:space="0" w:color="auto"/>
                    <w:left w:val="none" w:sz="0" w:space="0" w:color="auto"/>
                    <w:bottom w:val="none" w:sz="0" w:space="0" w:color="auto"/>
                    <w:right w:val="none" w:sz="0" w:space="0" w:color="auto"/>
                  </w:divBdr>
                  <w:divsChild>
                    <w:div w:id="144318085">
                      <w:marLeft w:val="0"/>
                      <w:marRight w:val="0"/>
                      <w:marTop w:val="0"/>
                      <w:marBottom w:val="0"/>
                      <w:divBdr>
                        <w:top w:val="none" w:sz="0" w:space="0" w:color="auto"/>
                        <w:left w:val="none" w:sz="0" w:space="0" w:color="auto"/>
                        <w:bottom w:val="none" w:sz="0" w:space="0" w:color="auto"/>
                        <w:right w:val="none" w:sz="0" w:space="0" w:color="auto"/>
                      </w:divBdr>
                    </w:div>
                  </w:divsChild>
                </w:div>
                <w:div w:id="1840776625">
                  <w:marLeft w:val="0"/>
                  <w:marRight w:val="0"/>
                  <w:marTop w:val="0"/>
                  <w:marBottom w:val="0"/>
                  <w:divBdr>
                    <w:top w:val="none" w:sz="0" w:space="0" w:color="auto"/>
                    <w:left w:val="none" w:sz="0" w:space="0" w:color="auto"/>
                    <w:bottom w:val="none" w:sz="0" w:space="0" w:color="auto"/>
                    <w:right w:val="none" w:sz="0" w:space="0" w:color="auto"/>
                  </w:divBdr>
                  <w:divsChild>
                    <w:div w:id="648437232">
                      <w:marLeft w:val="0"/>
                      <w:marRight w:val="0"/>
                      <w:marTop w:val="0"/>
                      <w:marBottom w:val="0"/>
                      <w:divBdr>
                        <w:top w:val="none" w:sz="0" w:space="0" w:color="auto"/>
                        <w:left w:val="none" w:sz="0" w:space="0" w:color="auto"/>
                        <w:bottom w:val="none" w:sz="0" w:space="0" w:color="auto"/>
                        <w:right w:val="none" w:sz="0" w:space="0" w:color="auto"/>
                      </w:divBdr>
                    </w:div>
                  </w:divsChild>
                </w:div>
                <w:div w:id="1881892927">
                  <w:marLeft w:val="0"/>
                  <w:marRight w:val="0"/>
                  <w:marTop w:val="0"/>
                  <w:marBottom w:val="0"/>
                  <w:divBdr>
                    <w:top w:val="none" w:sz="0" w:space="0" w:color="auto"/>
                    <w:left w:val="none" w:sz="0" w:space="0" w:color="auto"/>
                    <w:bottom w:val="none" w:sz="0" w:space="0" w:color="auto"/>
                    <w:right w:val="none" w:sz="0" w:space="0" w:color="auto"/>
                  </w:divBdr>
                  <w:divsChild>
                    <w:div w:id="1994945003">
                      <w:marLeft w:val="0"/>
                      <w:marRight w:val="0"/>
                      <w:marTop w:val="0"/>
                      <w:marBottom w:val="0"/>
                      <w:divBdr>
                        <w:top w:val="none" w:sz="0" w:space="0" w:color="auto"/>
                        <w:left w:val="none" w:sz="0" w:space="0" w:color="auto"/>
                        <w:bottom w:val="none" w:sz="0" w:space="0" w:color="auto"/>
                        <w:right w:val="none" w:sz="0" w:space="0" w:color="auto"/>
                      </w:divBdr>
                    </w:div>
                  </w:divsChild>
                </w:div>
                <w:div w:id="2044746726">
                  <w:marLeft w:val="0"/>
                  <w:marRight w:val="0"/>
                  <w:marTop w:val="0"/>
                  <w:marBottom w:val="0"/>
                  <w:divBdr>
                    <w:top w:val="none" w:sz="0" w:space="0" w:color="auto"/>
                    <w:left w:val="none" w:sz="0" w:space="0" w:color="auto"/>
                    <w:bottom w:val="none" w:sz="0" w:space="0" w:color="auto"/>
                    <w:right w:val="none" w:sz="0" w:space="0" w:color="auto"/>
                  </w:divBdr>
                  <w:divsChild>
                    <w:div w:id="912664929">
                      <w:marLeft w:val="0"/>
                      <w:marRight w:val="0"/>
                      <w:marTop w:val="0"/>
                      <w:marBottom w:val="0"/>
                      <w:divBdr>
                        <w:top w:val="none" w:sz="0" w:space="0" w:color="auto"/>
                        <w:left w:val="none" w:sz="0" w:space="0" w:color="auto"/>
                        <w:bottom w:val="none" w:sz="0" w:space="0" w:color="auto"/>
                        <w:right w:val="none" w:sz="0" w:space="0" w:color="auto"/>
                      </w:divBdr>
                    </w:div>
                  </w:divsChild>
                </w:div>
                <w:div w:id="2064865987">
                  <w:marLeft w:val="0"/>
                  <w:marRight w:val="0"/>
                  <w:marTop w:val="0"/>
                  <w:marBottom w:val="0"/>
                  <w:divBdr>
                    <w:top w:val="none" w:sz="0" w:space="0" w:color="auto"/>
                    <w:left w:val="none" w:sz="0" w:space="0" w:color="auto"/>
                    <w:bottom w:val="none" w:sz="0" w:space="0" w:color="auto"/>
                    <w:right w:val="none" w:sz="0" w:space="0" w:color="auto"/>
                  </w:divBdr>
                  <w:divsChild>
                    <w:div w:id="142869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344650">
          <w:marLeft w:val="0"/>
          <w:marRight w:val="0"/>
          <w:marTop w:val="0"/>
          <w:marBottom w:val="0"/>
          <w:divBdr>
            <w:top w:val="none" w:sz="0" w:space="0" w:color="auto"/>
            <w:left w:val="none" w:sz="0" w:space="0" w:color="auto"/>
            <w:bottom w:val="none" w:sz="0" w:space="0" w:color="auto"/>
            <w:right w:val="none" w:sz="0" w:space="0" w:color="auto"/>
          </w:divBdr>
          <w:divsChild>
            <w:div w:id="710492920">
              <w:marLeft w:val="-75"/>
              <w:marRight w:val="0"/>
              <w:marTop w:val="30"/>
              <w:marBottom w:val="30"/>
              <w:divBdr>
                <w:top w:val="none" w:sz="0" w:space="0" w:color="auto"/>
                <w:left w:val="none" w:sz="0" w:space="0" w:color="auto"/>
                <w:bottom w:val="none" w:sz="0" w:space="0" w:color="auto"/>
                <w:right w:val="none" w:sz="0" w:space="0" w:color="auto"/>
              </w:divBdr>
              <w:divsChild>
                <w:div w:id="202600160">
                  <w:marLeft w:val="0"/>
                  <w:marRight w:val="0"/>
                  <w:marTop w:val="0"/>
                  <w:marBottom w:val="0"/>
                  <w:divBdr>
                    <w:top w:val="none" w:sz="0" w:space="0" w:color="auto"/>
                    <w:left w:val="none" w:sz="0" w:space="0" w:color="auto"/>
                    <w:bottom w:val="none" w:sz="0" w:space="0" w:color="auto"/>
                    <w:right w:val="none" w:sz="0" w:space="0" w:color="auto"/>
                  </w:divBdr>
                  <w:divsChild>
                    <w:div w:id="1251965777">
                      <w:marLeft w:val="0"/>
                      <w:marRight w:val="0"/>
                      <w:marTop w:val="0"/>
                      <w:marBottom w:val="0"/>
                      <w:divBdr>
                        <w:top w:val="none" w:sz="0" w:space="0" w:color="auto"/>
                        <w:left w:val="none" w:sz="0" w:space="0" w:color="auto"/>
                        <w:bottom w:val="none" w:sz="0" w:space="0" w:color="auto"/>
                        <w:right w:val="none" w:sz="0" w:space="0" w:color="auto"/>
                      </w:divBdr>
                    </w:div>
                  </w:divsChild>
                </w:div>
                <w:div w:id="211162410">
                  <w:marLeft w:val="0"/>
                  <w:marRight w:val="0"/>
                  <w:marTop w:val="0"/>
                  <w:marBottom w:val="0"/>
                  <w:divBdr>
                    <w:top w:val="none" w:sz="0" w:space="0" w:color="auto"/>
                    <w:left w:val="none" w:sz="0" w:space="0" w:color="auto"/>
                    <w:bottom w:val="none" w:sz="0" w:space="0" w:color="auto"/>
                    <w:right w:val="none" w:sz="0" w:space="0" w:color="auto"/>
                  </w:divBdr>
                  <w:divsChild>
                    <w:div w:id="1896117393">
                      <w:marLeft w:val="0"/>
                      <w:marRight w:val="0"/>
                      <w:marTop w:val="0"/>
                      <w:marBottom w:val="0"/>
                      <w:divBdr>
                        <w:top w:val="none" w:sz="0" w:space="0" w:color="auto"/>
                        <w:left w:val="none" w:sz="0" w:space="0" w:color="auto"/>
                        <w:bottom w:val="none" w:sz="0" w:space="0" w:color="auto"/>
                        <w:right w:val="none" w:sz="0" w:space="0" w:color="auto"/>
                      </w:divBdr>
                    </w:div>
                  </w:divsChild>
                </w:div>
                <w:div w:id="226309194">
                  <w:marLeft w:val="0"/>
                  <w:marRight w:val="0"/>
                  <w:marTop w:val="0"/>
                  <w:marBottom w:val="0"/>
                  <w:divBdr>
                    <w:top w:val="none" w:sz="0" w:space="0" w:color="auto"/>
                    <w:left w:val="none" w:sz="0" w:space="0" w:color="auto"/>
                    <w:bottom w:val="none" w:sz="0" w:space="0" w:color="auto"/>
                    <w:right w:val="none" w:sz="0" w:space="0" w:color="auto"/>
                  </w:divBdr>
                  <w:divsChild>
                    <w:div w:id="851072650">
                      <w:marLeft w:val="0"/>
                      <w:marRight w:val="0"/>
                      <w:marTop w:val="0"/>
                      <w:marBottom w:val="0"/>
                      <w:divBdr>
                        <w:top w:val="none" w:sz="0" w:space="0" w:color="auto"/>
                        <w:left w:val="none" w:sz="0" w:space="0" w:color="auto"/>
                        <w:bottom w:val="none" w:sz="0" w:space="0" w:color="auto"/>
                        <w:right w:val="none" w:sz="0" w:space="0" w:color="auto"/>
                      </w:divBdr>
                    </w:div>
                  </w:divsChild>
                </w:div>
                <w:div w:id="629474974">
                  <w:marLeft w:val="0"/>
                  <w:marRight w:val="0"/>
                  <w:marTop w:val="0"/>
                  <w:marBottom w:val="0"/>
                  <w:divBdr>
                    <w:top w:val="none" w:sz="0" w:space="0" w:color="auto"/>
                    <w:left w:val="none" w:sz="0" w:space="0" w:color="auto"/>
                    <w:bottom w:val="none" w:sz="0" w:space="0" w:color="auto"/>
                    <w:right w:val="none" w:sz="0" w:space="0" w:color="auto"/>
                  </w:divBdr>
                  <w:divsChild>
                    <w:div w:id="1060595146">
                      <w:marLeft w:val="0"/>
                      <w:marRight w:val="0"/>
                      <w:marTop w:val="0"/>
                      <w:marBottom w:val="0"/>
                      <w:divBdr>
                        <w:top w:val="none" w:sz="0" w:space="0" w:color="auto"/>
                        <w:left w:val="none" w:sz="0" w:space="0" w:color="auto"/>
                        <w:bottom w:val="none" w:sz="0" w:space="0" w:color="auto"/>
                        <w:right w:val="none" w:sz="0" w:space="0" w:color="auto"/>
                      </w:divBdr>
                    </w:div>
                  </w:divsChild>
                </w:div>
                <w:div w:id="841165742">
                  <w:marLeft w:val="0"/>
                  <w:marRight w:val="0"/>
                  <w:marTop w:val="0"/>
                  <w:marBottom w:val="0"/>
                  <w:divBdr>
                    <w:top w:val="none" w:sz="0" w:space="0" w:color="auto"/>
                    <w:left w:val="none" w:sz="0" w:space="0" w:color="auto"/>
                    <w:bottom w:val="none" w:sz="0" w:space="0" w:color="auto"/>
                    <w:right w:val="none" w:sz="0" w:space="0" w:color="auto"/>
                  </w:divBdr>
                  <w:divsChild>
                    <w:div w:id="1887254496">
                      <w:marLeft w:val="0"/>
                      <w:marRight w:val="0"/>
                      <w:marTop w:val="0"/>
                      <w:marBottom w:val="0"/>
                      <w:divBdr>
                        <w:top w:val="none" w:sz="0" w:space="0" w:color="auto"/>
                        <w:left w:val="none" w:sz="0" w:space="0" w:color="auto"/>
                        <w:bottom w:val="none" w:sz="0" w:space="0" w:color="auto"/>
                        <w:right w:val="none" w:sz="0" w:space="0" w:color="auto"/>
                      </w:divBdr>
                    </w:div>
                  </w:divsChild>
                </w:div>
                <w:div w:id="958687504">
                  <w:marLeft w:val="0"/>
                  <w:marRight w:val="0"/>
                  <w:marTop w:val="0"/>
                  <w:marBottom w:val="0"/>
                  <w:divBdr>
                    <w:top w:val="none" w:sz="0" w:space="0" w:color="auto"/>
                    <w:left w:val="none" w:sz="0" w:space="0" w:color="auto"/>
                    <w:bottom w:val="none" w:sz="0" w:space="0" w:color="auto"/>
                    <w:right w:val="none" w:sz="0" w:space="0" w:color="auto"/>
                  </w:divBdr>
                  <w:divsChild>
                    <w:div w:id="902301568">
                      <w:marLeft w:val="0"/>
                      <w:marRight w:val="0"/>
                      <w:marTop w:val="0"/>
                      <w:marBottom w:val="0"/>
                      <w:divBdr>
                        <w:top w:val="none" w:sz="0" w:space="0" w:color="auto"/>
                        <w:left w:val="none" w:sz="0" w:space="0" w:color="auto"/>
                        <w:bottom w:val="none" w:sz="0" w:space="0" w:color="auto"/>
                        <w:right w:val="none" w:sz="0" w:space="0" w:color="auto"/>
                      </w:divBdr>
                    </w:div>
                  </w:divsChild>
                </w:div>
                <w:div w:id="1312949290">
                  <w:marLeft w:val="0"/>
                  <w:marRight w:val="0"/>
                  <w:marTop w:val="0"/>
                  <w:marBottom w:val="0"/>
                  <w:divBdr>
                    <w:top w:val="none" w:sz="0" w:space="0" w:color="auto"/>
                    <w:left w:val="none" w:sz="0" w:space="0" w:color="auto"/>
                    <w:bottom w:val="none" w:sz="0" w:space="0" w:color="auto"/>
                    <w:right w:val="none" w:sz="0" w:space="0" w:color="auto"/>
                  </w:divBdr>
                  <w:divsChild>
                    <w:div w:id="743843064">
                      <w:marLeft w:val="0"/>
                      <w:marRight w:val="0"/>
                      <w:marTop w:val="0"/>
                      <w:marBottom w:val="0"/>
                      <w:divBdr>
                        <w:top w:val="none" w:sz="0" w:space="0" w:color="auto"/>
                        <w:left w:val="none" w:sz="0" w:space="0" w:color="auto"/>
                        <w:bottom w:val="none" w:sz="0" w:space="0" w:color="auto"/>
                        <w:right w:val="none" w:sz="0" w:space="0" w:color="auto"/>
                      </w:divBdr>
                    </w:div>
                  </w:divsChild>
                </w:div>
                <w:div w:id="2140487439">
                  <w:marLeft w:val="0"/>
                  <w:marRight w:val="0"/>
                  <w:marTop w:val="0"/>
                  <w:marBottom w:val="0"/>
                  <w:divBdr>
                    <w:top w:val="none" w:sz="0" w:space="0" w:color="auto"/>
                    <w:left w:val="none" w:sz="0" w:space="0" w:color="auto"/>
                    <w:bottom w:val="none" w:sz="0" w:space="0" w:color="auto"/>
                    <w:right w:val="none" w:sz="0" w:space="0" w:color="auto"/>
                  </w:divBdr>
                  <w:divsChild>
                    <w:div w:id="1369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291866">
          <w:marLeft w:val="0"/>
          <w:marRight w:val="0"/>
          <w:marTop w:val="0"/>
          <w:marBottom w:val="0"/>
          <w:divBdr>
            <w:top w:val="none" w:sz="0" w:space="0" w:color="auto"/>
            <w:left w:val="none" w:sz="0" w:space="0" w:color="auto"/>
            <w:bottom w:val="none" w:sz="0" w:space="0" w:color="auto"/>
            <w:right w:val="none" w:sz="0" w:space="0" w:color="auto"/>
          </w:divBdr>
          <w:divsChild>
            <w:div w:id="354818435">
              <w:marLeft w:val="0"/>
              <w:marRight w:val="0"/>
              <w:marTop w:val="0"/>
              <w:marBottom w:val="0"/>
              <w:divBdr>
                <w:top w:val="none" w:sz="0" w:space="0" w:color="auto"/>
                <w:left w:val="none" w:sz="0" w:space="0" w:color="auto"/>
                <w:bottom w:val="none" w:sz="0" w:space="0" w:color="auto"/>
                <w:right w:val="none" w:sz="0" w:space="0" w:color="auto"/>
              </w:divBdr>
            </w:div>
            <w:div w:id="937718440">
              <w:marLeft w:val="0"/>
              <w:marRight w:val="0"/>
              <w:marTop w:val="0"/>
              <w:marBottom w:val="0"/>
              <w:divBdr>
                <w:top w:val="none" w:sz="0" w:space="0" w:color="auto"/>
                <w:left w:val="none" w:sz="0" w:space="0" w:color="auto"/>
                <w:bottom w:val="none" w:sz="0" w:space="0" w:color="auto"/>
                <w:right w:val="none" w:sz="0" w:space="0" w:color="auto"/>
              </w:divBdr>
            </w:div>
            <w:div w:id="1877699266">
              <w:marLeft w:val="0"/>
              <w:marRight w:val="0"/>
              <w:marTop w:val="0"/>
              <w:marBottom w:val="0"/>
              <w:divBdr>
                <w:top w:val="none" w:sz="0" w:space="0" w:color="auto"/>
                <w:left w:val="none" w:sz="0" w:space="0" w:color="auto"/>
                <w:bottom w:val="none" w:sz="0" w:space="0" w:color="auto"/>
                <w:right w:val="none" w:sz="0" w:space="0" w:color="auto"/>
              </w:divBdr>
            </w:div>
          </w:divsChild>
        </w:div>
        <w:div w:id="1341085688">
          <w:marLeft w:val="0"/>
          <w:marRight w:val="0"/>
          <w:marTop w:val="0"/>
          <w:marBottom w:val="0"/>
          <w:divBdr>
            <w:top w:val="none" w:sz="0" w:space="0" w:color="auto"/>
            <w:left w:val="none" w:sz="0" w:space="0" w:color="auto"/>
            <w:bottom w:val="none" w:sz="0" w:space="0" w:color="auto"/>
            <w:right w:val="none" w:sz="0" w:space="0" w:color="auto"/>
          </w:divBdr>
          <w:divsChild>
            <w:div w:id="1868446132">
              <w:marLeft w:val="0"/>
              <w:marRight w:val="0"/>
              <w:marTop w:val="0"/>
              <w:marBottom w:val="0"/>
              <w:divBdr>
                <w:top w:val="none" w:sz="0" w:space="0" w:color="auto"/>
                <w:left w:val="none" w:sz="0" w:space="0" w:color="auto"/>
                <w:bottom w:val="none" w:sz="0" w:space="0" w:color="auto"/>
                <w:right w:val="none" w:sz="0" w:space="0" w:color="auto"/>
              </w:divBdr>
            </w:div>
            <w:div w:id="2094275525">
              <w:marLeft w:val="0"/>
              <w:marRight w:val="0"/>
              <w:marTop w:val="0"/>
              <w:marBottom w:val="0"/>
              <w:divBdr>
                <w:top w:val="none" w:sz="0" w:space="0" w:color="auto"/>
                <w:left w:val="none" w:sz="0" w:space="0" w:color="auto"/>
                <w:bottom w:val="none" w:sz="0" w:space="0" w:color="auto"/>
                <w:right w:val="none" w:sz="0" w:space="0" w:color="auto"/>
              </w:divBdr>
            </w:div>
          </w:divsChild>
        </w:div>
        <w:div w:id="1771047991">
          <w:marLeft w:val="0"/>
          <w:marRight w:val="0"/>
          <w:marTop w:val="0"/>
          <w:marBottom w:val="0"/>
          <w:divBdr>
            <w:top w:val="none" w:sz="0" w:space="0" w:color="auto"/>
            <w:left w:val="none" w:sz="0" w:space="0" w:color="auto"/>
            <w:bottom w:val="none" w:sz="0" w:space="0" w:color="auto"/>
            <w:right w:val="none" w:sz="0" w:space="0" w:color="auto"/>
          </w:divBdr>
        </w:div>
        <w:div w:id="1789277581">
          <w:marLeft w:val="0"/>
          <w:marRight w:val="0"/>
          <w:marTop w:val="0"/>
          <w:marBottom w:val="0"/>
          <w:divBdr>
            <w:top w:val="none" w:sz="0" w:space="0" w:color="auto"/>
            <w:left w:val="none" w:sz="0" w:space="0" w:color="auto"/>
            <w:bottom w:val="none" w:sz="0" w:space="0" w:color="auto"/>
            <w:right w:val="none" w:sz="0" w:space="0" w:color="auto"/>
          </w:divBdr>
          <w:divsChild>
            <w:div w:id="74861943">
              <w:marLeft w:val="-75"/>
              <w:marRight w:val="0"/>
              <w:marTop w:val="30"/>
              <w:marBottom w:val="30"/>
              <w:divBdr>
                <w:top w:val="none" w:sz="0" w:space="0" w:color="auto"/>
                <w:left w:val="none" w:sz="0" w:space="0" w:color="auto"/>
                <w:bottom w:val="none" w:sz="0" w:space="0" w:color="auto"/>
                <w:right w:val="none" w:sz="0" w:space="0" w:color="auto"/>
              </w:divBdr>
              <w:divsChild>
                <w:div w:id="496459905">
                  <w:marLeft w:val="0"/>
                  <w:marRight w:val="0"/>
                  <w:marTop w:val="0"/>
                  <w:marBottom w:val="0"/>
                  <w:divBdr>
                    <w:top w:val="none" w:sz="0" w:space="0" w:color="auto"/>
                    <w:left w:val="none" w:sz="0" w:space="0" w:color="auto"/>
                    <w:bottom w:val="none" w:sz="0" w:space="0" w:color="auto"/>
                    <w:right w:val="none" w:sz="0" w:space="0" w:color="auto"/>
                  </w:divBdr>
                  <w:divsChild>
                    <w:div w:id="1375350725">
                      <w:marLeft w:val="0"/>
                      <w:marRight w:val="0"/>
                      <w:marTop w:val="0"/>
                      <w:marBottom w:val="0"/>
                      <w:divBdr>
                        <w:top w:val="none" w:sz="0" w:space="0" w:color="auto"/>
                        <w:left w:val="none" w:sz="0" w:space="0" w:color="auto"/>
                        <w:bottom w:val="none" w:sz="0" w:space="0" w:color="auto"/>
                        <w:right w:val="none" w:sz="0" w:space="0" w:color="auto"/>
                      </w:divBdr>
                    </w:div>
                  </w:divsChild>
                </w:div>
                <w:div w:id="669914687">
                  <w:marLeft w:val="0"/>
                  <w:marRight w:val="0"/>
                  <w:marTop w:val="0"/>
                  <w:marBottom w:val="0"/>
                  <w:divBdr>
                    <w:top w:val="none" w:sz="0" w:space="0" w:color="auto"/>
                    <w:left w:val="none" w:sz="0" w:space="0" w:color="auto"/>
                    <w:bottom w:val="none" w:sz="0" w:space="0" w:color="auto"/>
                    <w:right w:val="none" w:sz="0" w:space="0" w:color="auto"/>
                  </w:divBdr>
                  <w:divsChild>
                    <w:div w:id="1551379223">
                      <w:marLeft w:val="0"/>
                      <w:marRight w:val="0"/>
                      <w:marTop w:val="0"/>
                      <w:marBottom w:val="0"/>
                      <w:divBdr>
                        <w:top w:val="none" w:sz="0" w:space="0" w:color="auto"/>
                        <w:left w:val="none" w:sz="0" w:space="0" w:color="auto"/>
                        <w:bottom w:val="none" w:sz="0" w:space="0" w:color="auto"/>
                        <w:right w:val="none" w:sz="0" w:space="0" w:color="auto"/>
                      </w:divBdr>
                    </w:div>
                  </w:divsChild>
                </w:div>
                <w:div w:id="717314447">
                  <w:marLeft w:val="0"/>
                  <w:marRight w:val="0"/>
                  <w:marTop w:val="0"/>
                  <w:marBottom w:val="0"/>
                  <w:divBdr>
                    <w:top w:val="none" w:sz="0" w:space="0" w:color="auto"/>
                    <w:left w:val="none" w:sz="0" w:space="0" w:color="auto"/>
                    <w:bottom w:val="none" w:sz="0" w:space="0" w:color="auto"/>
                    <w:right w:val="none" w:sz="0" w:space="0" w:color="auto"/>
                  </w:divBdr>
                  <w:divsChild>
                    <w:div w:id="1668095843">
                      <w:marLeft w:val="0"/>
                      <w:marRight w:val="0"/>
                      <w:marTop w:val="0"/>
                      <w:marBottom w:val="0"/>
                      <w:divBdr>
                        <w:top w:val="none" w:sz="0" w:space="0" w:color="auto"/>
                        <w:left w:val="none" w:sz="0" w:space="0" w:color="auto"/>
                        <w:bottom w:val="none" w:sz="0" w:space="0" w:color="auto"/>
                        <w:right w:val="none" w:sz="0" w:space="0" w:color="auto"/>
                      </w:divBdr>
                    </w:div>
                  </w:divsChild>
                </w:div>
                <w:div w:id="1868641542">
                  <w:marLeft w:val="0"/>
                  <w:marRight w:val="0"/>
                  <w:marTop w:val="0"/>
                  <w:marBottom w:val="0"/>
                  <w:divBdr>
                    <w:top w:val="none" w:sz="0" w:space="0" w:color="auto"/>
                    <w:left w:val="none" w:sz="0" w:space="0" w:color="auto"/>
                    <w:bottom w:val="none" w:sz="0" w:space="0" w:color="auto"/>
                    <w:right w:val="none" w:sz="0" w:space="0" w:color="auto"/>
                  </w:divBdr>
                  <w:divsChild>
                    <w:div w:id="83684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696057">
      <w:bodyDiv w:val="1"/>
      <w:marLeft w:val="0"/>
      <w:marRight w:val="0"/>
      <w:marTop w:val="0"/>
      <w:marBottom w:val="0"/>
      <w:divBdr>
        <w:top w:val="none" w:sz="0" w:space="0" w:color="auto"/>
        <w:left w:val="none" w:sz="0" w:space="0" w:color="auto"/>
        <w:bottom w:val="none" w:sz="0" w:space="0" w:color="auto"/>
        <w:right w:val="none" w:sz="0" w:space="0" w:color="auto"/>
      </w:divBdr>
      <w:divsChild>
        <w:div w:id="605307896">
          <w:marLeft w:val="0"/>
          <w:marRight w:val="0"/>
          <w:marTop w:val="0"/>
          <w:marBottom w:val="0"/>
          <w:divBdr>
            <w:top w:val="none" w:sz="0" w:space="0" w:color="auto"/>
            <w:left w:val="none" w:sz="0" w:space="0" w:color="auto"/>
            <w:bottom w:val="none" w:sz="0" w:space="0" w:color="auto"/>
            <w:right w:val="none" w:sz="0" w:space="0" w:color="auto"/>
          </w:divBdr>
          <w:divsChild>
            <w:div w:id="1905607048">
              <w:marLeft w:val="0"/>
              <w:marRight w:val="0"/>
              <w:marTop w:val="0"/>
              <w:marBottom w:val="0"/>
              <w:divBdr>
                <w:top w:val="none" w:sz="0" w:space="0" w:color="auto"/>
                <w:left w:val="none" w:sz="0" w:space="0" w:color="auto"/>
                <w:bottom w:val="none" w:sz="0" w:space="0" w:color="auto"/>
                <w:right w:val="none" w:sz="0" w:space="0" w:color="auto"/>
              </w:divBdr>
            </w:div>
          </w:divsChild>
        </w:div>
        <w:div w:id="776868861">
          <w:marLeft w:val="0"/>
          <w:marRight w:val="0"/>
          <w:marTop w:val="0"/>
          <w:marBottom w:val="0"/>
          <w:divBdr>
            <w:top w:val="none" w:sz="0" w:space="0" w:color="auto"/>
            <w:left w:val="none" w:sz="0" w:space="0" w:color="auto"/>
            <w:bottom w:val="none" w:sz="0" w:space="0" w:color="auto"/>
            <w:right w:val="none" w:sz="0" w:space="0" w:color="auto"/>
          </w:divBdr>
          <w:divsChild>
            <w:div w:id="1556042632">
              <w:marLeft w:val="0"/>
              <w:marRight w:val="0"/>
              <w:marTop w:val="0"/>
              <w:marBottom w:val="0"/>
              <w:divBdr>
                <w:top w:val="none" w:sz="0" w:space="0" w:color="auto"/>
                <w:left w:val="none" w:sz="0" w:space="0" w:color="auto"/>
                <w:bottom w:val="none" w:sz="0" w:space="0" w:color="auto"/>
                <w:right w:val="none" w:sz="0" w:space="0" w:color="auto"/>
              </w:divBdr>
            </w:div>
          </w:divsChild>
        </w:div>
        <w:div w:id="798501235">
          <w:marLeft w:val="0"/>
          <w:marRight w:val="0"/>
          <w:marTop w:val="0"/>
          <w:marBottom w:val="0"/>
          <w:divBdr>
            <w:top w:val="none" w:sz="0" w:space="0" w:color="auto"/>
            <w:left w:val="none" w:sz="0" w:space="0" w:color="auto"/>
            <w:bottom w:val="none" w:sz="0" w:space="0" w:color="auto"/>
            <w:right w:val="none" w:sz="0" w:space="0" w:color="auto"/>
          </w:divBdr>
          <w:divsChild>
            <w:div w:id="956987972">
              <w:marLeft w:val="0"/>
              <w:marRight w:val="0"/>
              <w:marTop w:val="0"/>
              <w:marBottom w:val="0"/>
              <w:divBdr>
                <w:top w:val="none" w:sz="0" w:space="0" w:color="auto"/>
                <w:left w:val="none" w:sz="0" w:space="0" w:color="auto"/>
                <w:bottom w:val="none" w:sz="0" w:space="0" w:color="auto"/>
                <w:right w:val="none" w:sz="0" w:space="0" w:color="auto"/>
              </w:divBdr>
            </w:div>
          </w:divsChild>
        </w:div>
        <w:div w:id="944313840">
          <w:marLeft w:val="0"/>
          <w:marRight w:val="0"/>
          <w:marTop w:val="0"/>
          <w:marBottom w:val="0"/>
          <w:divBdr>
            <w:top w:val="none" w:sz="0" w:space="0" w:color="auto"/>
            <w:left w:val="none" w:sz="0" w:space="0" w:color="auto"/>
            <w:bottom w:val="none" w:sz="0" w:space="0" w:color="auto"/>
            <w:right w:val="none" w:sz="0" w:space="0" w:color="auto"/>
          </w:divBdr>
          <w:divsChild>
            <w:div w:id="1529370064">
              <w:marLeft w:val="0"/>
              <w:marRight w:val="0"/>
              <w:marTop w:val="0"/>
              <w:marBottom w:val="0"/>
              <w:divBdr>
                <w:top w:val="none" w:sz="0" w:space="0" w:color="auto"/>
                <w:left w:val="none" w:sz="0" w:space="0" w:color="auto"/>
                <w:bottom w:val="none" w:sz="0" w:space="0" w:color="auto"/>
                <w:right w:val="none" w:sz="0" w:space="0" w:color="auto"/>
              </w:divBdr>
            </w:div>
          </w:divsChild>
        </w:div>
        <w:div w:id="1343632054">
          <w:marLeft w:val="0"/>
          <w:marRight w:val="0"/>
          <w:marTop w:val="0"/>
          <w:marBottom w:val="0"/>
          <w:divBdr>
            <w:top w:val="none" w:sz="0" w:space="0" w:color="auto"/>
            <w:left w:val="none" w:sz="0" w:space="0" w:color="auto"/>
            <w:bottom w:val="none" w:sz="0" w:space="0" w:color="auto"/>
            <w:right w:val="none" w:sz="0" w:space="0" w:color="auto"/>
          </w:divBdr>
          <w:divsChild>
            <w:div w:id="412625855">
              <w:marLeft w:val="0"/>
              <w:marRight w:val="0"/>
              <w:marTop w:val="0"/>
              <w:marBottom w:val="0"/>
              <w:divBdr>
                <w:top w:val="none" w:sz="0" w:space="0" w:color="auto"/>
                <w:left w:val="none" w:sz="0" w:space="0" w:color="auto"/>
                <w:bottom w:val="none" w:sz="0" w:space="0" w:color="auto"/>
                <w:right w:val="none" w:sz="0" w:space="0" w:color="auto"/>
              </w:divBdr>
            </w:div>
          </w:divsChild>
        </w:div>
        <w:div w:id="1384328244">
          <w:marLeft w:val="0"/>
          <w:marRight w:val="0"/>
          <w:marTop w:val="0"/>
          <w:marBottom w:val="0"/>
          <w:divBdr>
            <w:top w:val="none" w:sz="0" w:space="0" w:color="auto"/>
            <w:left w:val="none" w:sz="0" w:space="0" w:color="auto"/>
            <w:bottom w:val="none" w:sz="0" w:space="0" w:color="auto"/>
            <w:right w:val="none" w:sz="0" w:space="0" w:color="auto"/>
          </w:divBdr>
          <w:divsChild>
            <w:div w:id="289634148">
              <w:marLeft w:val="0"/>
              <w:marRight w:val="0"/>
              <w:marTop w:val="0"/>
              <w:marBottom w:val="0"/>
              <w:divBdr>
                <w:top w:val="none" w:sz="0" w:space="0" w:color="auto"/>
                <w:left w:val="none" w:sz="0" w:space="0" w:color="auto"/>
                <w:bottom w:val="none" w:sz="0" w:space="0" w:color="auto"/>
                <w:right w:val="none" w:sz="0" w:space="0" w:color="auto"/>
              </w:divBdr>
            </w:div>
            <w:div w:id="402289945">
              <w:marLeft w:val="0"/>
              <w:marRight w:val="0"/>
              <w:marTop w:val="0"/>
              <w:marBottom w:val="0"/>
              <w:divBdr>
                <w:top w:val="none" w:sz="0" w:space="0" w:color="auto"/>
                <w:left w:val="none" w:sz="0" w:space="0" w:color="auto"/>
                <w:bottom w:val="none" w:sz="0" w:space="0" w:color="auto"/>
                <w:right w:val="none" w:sz="0" w:space="0" w:color="auto"/>
              </w:divBdr>
            </w:div>
            <w:div w:id="550575245">
              <w:marLeft w:val="0"/>
              <w:marRight w:val="0"/>
              <w:marTop w:val="0"/>
              <w:marBottom w:val="0"/>
              <w:divBdr>
                <w:top w:val="none" w:sz="0" w:space="0" w:color="auto"/>
                <w:left w:val="none" w:sz="0" w:space="0" w:color="auto"/>
                <w:bottom w:val="none" w:sz="0" w:space="0" w:color="auto"/>
                <w:right w:val="none" w:sz="0" w:space="0" w:color="auto"/>
              </w:divBdr>
            </w:div>
            <w:div w:id="614335789">
              <w:marLeft w:val="0"/>
              <w:marRight w:val="0"/>
              <w:marTop w:val="0"/>
              <w:marBottom w:val="0"/>
              <w:divBdr>
                <w:top w:val="none" w:sz="0" w:space="0" w:color="auto"/>
                <w:left w:val="none" w:sz="0" w:space="0" w:color="auto"/>
                <w:bottom w:val="none" w:sz="0" w:space="0" w:color="auto"/>
                <w:right w:val="none" w:sz="0" w:space="0" w:color="auto"/>
              </w:divBdr>
            </w:div>
            <w:div w:id="660736288">
              <w:marLeft w:val="0"/>
              <w:marRight w:val="0"/>
              <w:marTop w:val="0"/>
              <w:marBottom w:val="0"/>
              <w:divBdr>
                <w:top w:val="none" w:sz="0" w:space="0" w:color="auto"/>
                <w:left w:val="none" w:sz="0" w:space="0" w:color="auto"/>
                <w:bottom w:val="none" w:sz="0" w:space="0" w:color="auto"/>
                <w:right w:val="none" w:sz="0" w:space="0" w:color="auto"/>
              </w:divBdr>
            </w:div>
            <w:div w:id="682902994">
              <w:marLeft w:val="0"/>
              <w:marRight w:val="0"/>
              <w:marTop w:val="0"/>
              <w:marBottom w:val="0"/>
              <w:divBdr>
                <w:top w:val="none" w:sz="0" w:space="0" w:color="auto"/>
                <w:left w:val="none" w:sz="0" w:space="0" w:color="auto"/>
                <w:bottom w:val="none" w:sz="0" w:space="0" w:color="auto"/>
                <w:right w:val="none" w:sz="0" w:space="0" w:color="auto"/>
              </w:divBdr>
            </w:div>
            <w:div w:id="1313019271">
              <w:marLeft w:val="0"/>
              <w:marRight w:val="0"/>
              <w:marTop w:val="0"/>
              <w:marBottom w:val="0"/>
              <w:divBdr>
                <w:top w:val="none" w:sz="0" w:space="0" w:color="auto"/>
                <w:left w:val="none" w:sz="0" w:space="0" w:color="auto"/>
                <w:bottom w:val="none" w:sz="0" w:space="0" w:color="auto"/>
                <w:right w:val="none" w:sz="0" w:space="0" w:color="auto"/>
              </w:divBdr>
            </w:div>
            <w:div w:id="1319336447">
              <w:marLeft w:val="0"/>
              <w:marRight w:val="0"/>
              <w:marTop w:val="0"/>
              <w:marBottom w:val="0"/>
              <w:divBdr>
                <w:top w:val="none" w:sz="0" w:space="0" w:color="auto"/>
                <w:left w:val="none" w:sz="0" w:space="0" w:color="auto"/>
                <w:bottom w:val="none" w:sz="0" w:space="0" w:color="auto"/>
                <w:right w:val="none" w:sz="0" w:space="0" w:color="auto"/>
              </w:divBdr>
            </w:div>
            <w:div w:id="1745107980">
              <w:marLeft w:val="0"/>
              <w:marRight w:val="0"/>
              <w:marTop w:val="0"/>
              <w:marBottom w:val="0"/>
              <w:divBdr>
                <w:top w:val="none" w:sz="0" w:space="0" w:color="auto"/>
                <w:left w:val="none" w:sz="0" w:space="0" w:color="auto"/>
                <w:bottom w:val="none" w:sz="0" w:space="0" w:color="auto"/>
                <w:right w:val="none" w:sz="0" w:space="0" w:color="auto"/>
              </w:divBdr>
            </w:div>
            <w:div w:id="1954704175">
              <w:marLeft w:val="0"/>
              <w:marRight w:val="0"/>
              <w:marTop w:val="0"/>
              <w:marBottom w:val="0"/>
              <w:divBdr>
                <w:top w:val="none" w:sz="0" w:space="0" w:color="auto"/>
                <w:left w:val="none" w:sz="0" w:space="0" w:color="auto"/>
                <w:bottom w:val="none" w:sz="0" w:space="0" w:color="auto"/>
                <w:right w:val="none" w:sz="0" w:space="0" w:color="auto"/>
              </w:divBdr>
            </w:div>
          </w:divsChild>
        </w:div>
        <w:div w:id="1384525953">
          <w:marLeft w:val="0"/>
          <w:marRight w:val="0"/>
          <w:marTop w:val="0"/>
          <w:marBottom w:val="0"/>
          <w:divBdr>
            <w:top w:val="none" w:sz="0" w:space="0" w:color="auto"/>
            <w:left w:val="none" w:sz="0" w:space="0" w:color="auto"/>
            <w:bottom w:val="none" w:sz="0" w:space="0" w:color="auto"/>
            <w:right w:val="none" w:sz="0" w:space="0" w:color="auto"/>
          </w:divBdr>
          <w:divsChild>
            <w:div w:id="1444320">
              <w:marLeft w:val="0"/>
              <w:marRight w:val="0"/>
              <w:marTop w:val="0"/>
              <w:marBottom w:val="0"/>
              <w:divBdr>
                <w:top w:val="none" w:sz="0" w:space="0" w:color="auto"/>
                <w:left w:val="none" w:sz="0" w:space="0" w:color="auto"/>
                <w:bottom w:val="none" w:sz="0" w:space="0" w:color="auto"/>
                <w:right w:val="none" w:sz="0" w:space="0" w:color="auto"/>
              </w:divBdr>
            </w:div>
          </w:divsChild>
        </w:div>
        <w:div w:id="1440023670">
          <w:marLeft w:val="0"/>
          <w:marRight w:val="0"/>
          <w:marTop w:val="0"/>
          <w:marBottom w:val="0"/>
          <w:divBdr>
            <w:top w:val="none" w:sz="0" w:space="0" w:color="auto"/>
            <w:left w:val="none" w:sz="0" w:space="0" w:color="auto"/>
            <w:bottom w:val="none" w:sz="0" w:space="0" w:color="auto"/>
            <w:right w:val="none" w:sz="0" w:space="0" w:color="auto"/>
          </w:divBdr>
          <w:divsChild>
            <w:div w:id="1019359654">
              <w:marLeft w:val="0"/>
              <w:marRight w:val="0"/>
              <w:marTop w:val="0"/>
              <w:marBottom w:val="0"/>
              <w:divBdr>
                <w:top w:val="none" w:sz="0" w:space="0" w:color="auto"/>
                <w:left w:val="none" w:sz="0" w:space="0" w:color="auto"/>
                <w:bottom w:val="none" w:sz="0" w:space="0" w:color="auto"/>
                <w:right w:val="none" w:sz="0" w:space="0" w:color="auto"/>
              </w:divBdr>
            </w:div>
          </w:divsChild>
        </w:div>
        <w:div w:id="1736388224">
          <w:marLeft w:val="0"/>
          <w:marRight w:val="0"/>
          <w:marTop w:val="0"/>
          <w:marBottom w:val="0"/>
          <w:divBdr>
            <w:top w:val="none" w:sz="0" w:space="0" w:color="auto"/>
            <w:left w:val="none" w:sz="0" w:space="0" w:color="auto"/>
            <w:bottom w:val="none" w:sz="0" w:space="0" w:color="auto"/>
            <w:right w:val="none" w:sz="0" w:space="0" w:color="auto"/>
          </w:divBdr>
          <w:divsChild>
            <w:div w:id="327946804">
              <w:marLeft w:val="0"/>
              <w:marRight w:val="0"/>
              <w:marTop w:val="0"/>
              <w:marBottom w:val="0"/>
              <w:divBdr>
                <w:top w:val="none" w:sz="0" w:space="0" w:color="auto"/>
                <w:left w:val="none" w:sz="0" w:space="0" w:color="auto"/>
                <w:bottom w:val="none" w:sz="0" w:space="0" w:color="auto"/>
                <w:right w:val="none" w:sz="0" w:space="0" w:color="auto"/>
              </w:divBdr>
            </w:div>
          </w:divsChild>
        </w:div>
        <w:div w:id="2122796849">
          <w:marLeft w:val="0"/>
          <w:marRight w:val="0"/>
          <w:marTop w:val="0"/>
          <w:marBottom w:val="0"/>
          <w:divBdr>
            <w:top w:val="none" w:sz="0" w:space="0" w:color="auto"/>
            <w:left w:val="none" w:sz="0" w:space="0" w:color="auto"/>
            <w:bottom w:val="none" w:sz="0" w:space="0" w:color="auto"/>
            <w:right w:val="none" w:sz="0" w:space="0" w:color="auto"/>
          </w:divBdr>
          <w:divsChild>
            <w:div w:id="12217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29772">
      <w:bodyDiv w:val="1"/>
      <w:marLeft w:val="0"/>
      <w:marRight w:val="0"/>
      <w:marTop w:val="0"/>
      <w:marBottom w:val="0"/>
      <w:divBdr>
        <w:top w:val="none" w:sz="0" w:space="0" w:color="auto"/>
        <w:left w:val="none" w:sz="0" w:space="0" w:color="auto"/>
        <w:bottom w:val="none" w:sz="0" w:space="0" w:color="auto"/>
        <w:right w:val="none" w:sz="0" w:space="0" w:color="auto"/>
      </w:divBdr>
    </w:div>
    <w:div w:id="725764869">
      <w:bodyDiv w:val="1"/>
      <w:marLeft w:val="0"/>
      <w:marRight w:val="0"/>
      <w:marTop w:val="0"/>
      <w:marBottom w:val="0"/>
      <w:divBdr>
        <w:top w:val="none" w:sz="0" w:space="0" w:color="auto"/>
        <w:left w:val="none" w:sz="0" w:space="0" w:color="auto"/>
        <w:bottom w:val="none" w:sz="0" w:space="0" w:color="auto"/>
        <w:right w:val="none" w:sz="0" w:space="0" w:color="auto"/>
      </w:divBdr>
      <w:divsChild>
        <w:div w:id="10188377">
          <w:marLeft w:val="0"/>
          <w:marRight w:val="0"/>
          <w:marTop w:val="0"/>
          <w:marBottom w:val="0"/>
          <w:divBdr>
            <w:top w:val="none" w:sz="0" w:space="0" w:color="auto"/>
            <w:left w:val="none" w:sz="0" w:space="0" w:color="auto"/>
            <w:bottom w:val="none" w:sz="0" w:space="0" w:color="auto"/>
            <w:right w:val="none" w:sz="0" w:space="0" w:color="auto"/>
          </w:divBdr>
          <w:divsChild>
            <w:div w:id="123230681">
              <w:marLeft w:val="0"/>
              <w:marRight w:val="0"/>
              <w:marTop w:val="0"/>
              <w:marBottom w:val="0"/>
              <w:divBdr>
                <w:top w:val="none" w:sz="0" w:space="0" w:color="auto"/>
                <w:left w:val="none" w:sz="0" w:space="0" w:color="auto"/>
                <w:bottom w:val="none" w:sz="0" w:space="0" w:color="auto"/>
                <w:right w:val="none" w:sz="0" w:space="0" w:color="auto"/>
              </w:divBdr>
            </w:div>
            <w:div w:id="806777510">
              <w:marLeft w:val="0"/>
              <w:marRight w:val="0"/>
              <w:marTop w:val="0"/>
              <w:marBottom w:val="0"/>
              <w:divBdr>
                <w:top w:val="none" w:sz="0" w:space="0" w:color="auto"/>
                <w:left w:val="none" w:sz="0" w:space="0" w:color="auto"/>
                <w:bottom w:val="none" w:sz="0" w:space="0" w:color="auto"/>
                <w:right w:val="none" w:sz="0" w:space="0" w:color="auto"/>
              </w:divBdr>
              <w:divsChild>
                <w:div w:id="1786193654">
                  <w:marLeft w:val="0"/>
                  <w:marRight w:val="0"/>
                  <w:marTop w:val="30"/>
                  <w:marBottom w:val="30"/>
                  <w:divBdr>
                    <w:top w:val="none" w:sz="0" w:space="0" w:color="auto"/>
                    <w:left w:val="none" w:sz="0" w:space="0" w:color="auto"/>
                    <w:bottom w:val="none" w:sz="0" w:space="0" w:color="auto"/>
                    <w:right w:val="none" w:sz="0" w:space="0" w:color="auto"/>
                  </w:divBdr>
                  <w:divsChild>
                    <w:div w:id="253903678">
                      <w:marLeft w:val="0"/>
                      <w:marRight w:val="0"/>
                      <w:marTop w:val="0"/>
                      <w:marBottom w:val="0"/>
                      <w:divBdr>
                        <w:top w:val="none" w:sz="0" w:space="0" w:color="auto"/>
                        <w:left w:val="none" w:sz="0" w:space="0" w:color="auto"/>
                        <w:bottom w:val="none" w:sz="0" w:space="0" w:color="auto"/>
                        <w:right w:val="none" w:sz="0" w:space="0" w:color="auto"/>
                      </w:divBdr>
                      <w:divsChild>
                        <w:div w:id="1714622669">
                          <w:marLeft w:val="0"/>
                          <w:marRight w:val="0"/>
                          <w:marTop w:val="0"/>
                          <w:marBottom w:val="0"/>
                          <w:divBdr>
                            <w:top w:val="none" w:sz="0" w:space="0" w:color="auto"/>
                            <w:left w:val="none" w:sz="0" w:space="0" w:color="auto"/>
                            <w:bottom w:val="none" w:sz="0" w:space="0" w:color="auto"/>
                            <w:right w:val="none" w:sz="0" w:space="0" w:color="auto"/>
                          </w:divBdr>
                        </w:div>
                      </w:divsChild>
                    </w:div>
                    <w:div w:id="407922738">
                      <w:marLeft w:val="0"/>
                      <w:marRight w:val="0"/>
                      <w:marTop w:val="0"/>
                      <w:marBottom w:val="0"/>
                      <w:divBdr>
                        <w:top w:val="none" w:sz="0" w:space="0" w:color="auto"/>
                        <w:left w:val="none" w:sz="0" w:space="0" w:color="auto"/>
                        <w:bottom w:val="none" w:sz="0" w:space="0" w:color="auto"/>
                        <w:right w:val="none" w:sz="0" w:space="0" w:color="auto"/>
                      </w:divBdr>
                      <w:divsChild>
                        <w:div w:id="2044937828">
                          <w:marLeft w:val="0"/>
                          <w:marRight w:val="0"/>
                          <w:marTop w:val="0"/>
                          <w:marBottom w:val="0"/>
                          <w:divBdr>
                            <w:top w:val="none" w:sz="0" w:space="0" w:color="auto"/>
                            <w:left w:val="none" w:sz="0" w:space="0" w:color="auto"/>
                            <w:bottom w:val="none" w:sz="0" w:space="0" w:color="auto"/>
                            <w:right w:val="none" w:sz="0" w:space="0" w:color="auto"/>
                          </w:divBdr>
                        </w:div>
                      </w:divsChild>
                    </w:div>
                    <w:div w:id="458184144">
                      <w:marLeft w:val="0"/>
                      <w:marRight w:val="0"/>
                      <w:marTop w:val="0"/>
                      <w:marBottom w:val="0"/>
                      <w:divBdr>
                        <w:top w:val="none" w:sz="0" w:space="0" w:color="auto"/>
                        <w:left w:val="none" w:sz="0" w:space="0" w:color="auto"/>
                        <w:bottom w:val="none" w:sz="0" w:space="0" w:color="auto"/>
                        <w:right w:val="none" w:sz="0" w:space="0" w:color="auto"/>
                      </w:divBdr>
                      <w:divsChild>
                        <w:div w:id="773591575">
                          <w:marLeft w:val="0"/>
                          <w:marRight w:val="0"/>
                          <w:marTop w:val="0"/>
                          <w:marBottom w:val="0"/>
                          <w:divBdr>
                            <w:top w:val="none" w:sz="0" w:space="0" w:color="auto"/>
                            <w:left w:val="none" w:sz="0" w:space="0" w:color="auto"/>
                            <w:bottom w:val="none" w:sz="0" w:space="0" w:color="auto"/>
                            <w:right w:val="none" w:sz="0" w:space="0" w:color="auto"/>
                          </w:divBdr>
                        </w:div>
                      </w:divsChild>
                    </w:div>
                    <w:div w:id="563218066">
                      <w:marLeft w:val="0"/>
                      <w:marRight w:val="0"/>
                      <w:marTop w:val="0"/>
                      <w:marBottom w:val="0"/>
                      <w:divBdr>
                        <w:top w:val="none" w:sz="0" w:space="0" w:color="auto"/>
                        <w:left w:val="none" w:sz="0" w:space="0" w:color="auto"/>
                        <w:bottom w:val="none" w:sz="0" w:space="0" w:color="auto"/>
                        <w:right w:val="none" w:sz="0" w:space="0" w:color="auto"/>
                      </w:divBdr>
                      <w:divsChild>
                        <w:div w:id="2039816245">
                          <w:marLeft w:val="0"/>
                          <w:marRight w:val="0"/>
                          <w:marTop w:val="0"/>
                          <w:marBottom w:val="0"/>
                          <w:divBdr>
                            <w:top w:val="none" w:sz="0" w:space="0" w:color="auto"/>
                            <w:left w:val="none" w:sz="0" w:space="0" w:color="auto"/>
                            <w:bottom w:val="none" w:sz="0" w:space="0" w:color="auto"/>
                            <w:right w:val="none" w:sz="0" w:space="0" w:color="auto"/>
                          </w:divBdr>
                        </w:div>
                      </w:divsChild>
                    </w:div>
                    <w:div w:id="859854429">
                      <w:marLeft w:val="0"/>
                      <w:marRight w:val="0"/>
                      <w:marTop w:val="0"/>
                      <w:marBottom w:val="0"/>
                      <w:divBdr>
                        <w:top w:val="none" w:sz="0" w:space="0" w:color="auto"/>
                        <w:left w:val="none" w:sz="0" w:space="0" w:color="auto"/>
                        <w:bottom w:val="none" w:sz="0" w:space="0" w:color="auto"/>
                        <w:right w:val="none" w:sz="0" w:space="0" w:color="auto"/>
                      </w:divBdr>
                      <w:divsChild>
                        <w:div w:id="1023246036">
                          <w:marLeft w:val="0"/>
                          <w:marRight w:val="0"/>
                          <w:marTop w:val="0"/>
                          <w:marBottom w:val="0"/>
                          <w:divBdr>
                            <w:top w:val="none" w:sz="0" w:space="0" w:color="auto"/>
                            <w:left w:val="none" w:sz="0" w:space="0" w:color="auto"/>
                            <w:bottom w:val="none" w:sz="0" w:space="0" w:color="auto"/>
                            <w:right w:val="none" w:sz="0" w:space="0" w:color="auto"/>
                          </w:divBdr>
                        </w:div>
                      </w:divsChild>
                    </w:div>
                    <w:div w:id="1211964180">
                      <w:marLeft w:val="0"/>
                      <w:marRight w:val="0"/>
                      <w:marTop w:val="0"/>
                      <w:marBottom w:val="0"/>
                      <w:divBdr>
                        <w:top w:val="none" w:sz="0" w:space="0" w:color="auto"/>
                        <w:left w:val="none" w:sz="0" w:space="0" w:color="auto"/>
                        <w:bottom w:val="none" w:sz="0" w:space="0" w:color="auto"/>
                        <w:right w:val="none" w:sz="0" w:space="0" w:color="auto"/>
                      </w:divBdr>
                      <w:divsChild>
                        <w:div w:id="1817142841">
                          <w:marLeft w:val="0"/>
                          <w:marRight w:val="0"/>
                          <w:marTop w:val="0"/>
                          <w:marBottom w:val="0"/>
                          <w:divBdr>
                            <w:top w:val="none" w:sz="0" w:space="0" w:color="auto"/>
                            <w:left w:val="none" w:sz="0" w:space="0" w:color="auto"/>
                            <w:bottom w:val="none" w:sz="0" w:space="0" w:color="auto"/>
                            <w:right w:val="none" w:sz="0" w:space="0" w:color="auto"/>
                          </w:divBdr>
                        </w:div>
                      </w:divsChild>
                    </w:div>
                    <w:div w:id="1361786930">
                      <w:marLeft w:val="0"/>
                      <w:marRight w:val="0"/>
                      <w:marTop w:val="0"/>
                      <w:marBottom w:val="0"/>
                      <w:divBdr>
                        <w:top w:val="none" w:sz="0" w:space="0" w:color="auto"/>
                        <w:left w:val="none" w:sz="0" w:space="0" w:color="auto"/>
                        <w:bottom w:val="none" w:sz="0" w:space="0" w:color="auto"/>
                        <w:right w:val="none" w:sz="0" w:space="0" w:color="auto"/>
                      </w:divBdr>
                      <w:divsChild>
                        <w:div w:id="689068300">
                          <w:marLeft w:val="0"/>
                          <w:marRight w:val="0"/>
                          <w:marTop w:val="0"/>
                          <w:marBottom w:val="0"/>
                          <w:divBdr>
                            <w:top w:val="none" w:sz="0" w:space="0" w:color="auto"/>
                            <w:left w:val="none" w:sz="0" w:space="0" w:color="auto"/>
                            <w:bottom w:val="none" w:sz="0" w:space="0" w:color="auto"/>
                            <w:right w:val="none" w:sz="0" w:space="0" w:color="auto"/>
                          </w:divBdr>
                        </w:div>
                      </w:divsChild>
                    </w:div>
                    <w:div w:id="1440027979">
                      <w:marLeft w:val="0"/>
                      <w:marRight w:val="0"/>
                      <w:marTop w:val="0"/>
                      <w:marBottom w:val="0"/>
                      <w:divBdr>
                        <w:top w:val="none" w:sz="0" w:space="0" w:color="auto"/>
                        <w:left w:val="none" w:sz="0" w:space="0" w:color="auto"/>
                        <w:bottom w:val="none" w:sz="0" w:space="0" w:color="auto"/>
                        <w:right w:val="none" w:sz="0" w:space="0" w:color="auto"/>
                      </w:divBdr>
                      <w:divsChild>
                        <w:div w:id="411053181">
                          <w:marLeft w:val="0"/>
                          <w:marRight w:val="0"/>
                          <w:marTop w:val="0"/>
                          <w:marBottom w:val="0"/>
                          <w:divBdr>
                            <w:top w:val="none" w:sz="0" w:space="0" w:color="auto"/>
                            <w:left w:val="none" w:sz="0" w:space="0" w:color="auto"/>
                            <w:bottom w:val="none" w:sz="0" w:space="0" w:color="auto"/>
                            <w:right w:val="none" w:sz="0" w:space="0" w:color="auto"/>
                          </w:divBdr>
                        </w:div>
                      </w:divsChild>
                    </w:div>
                    <w:div w:id="1452817385">
                      <w:marLeft w:val="0"/>
                      <w:marRight w:val="0"/>
                      <w:marTop w:val="0"/>
                      <w:marBottom w:val="0"/>
                      <w:divBdr>
                        <w:top w:val="none" w:sz="0" w:space="0" w:color="auto"/>
                        <w:left w:val="none" w:sz="0" w:space="0" w:color="auto"/>
                        <w:bottom w:val="none" w:sz="0" w:space="0" w:color="auto"/>
                        <w:right w:val="none" w:sz="0" w:space="0" w:color="auto"/>
                      </w:divBdr>
                      <w:divsChild>
                        <w:div w:id="1883512556">
                          <w:marLeft w:val="0"/>
                          <w:marRight w:val="0"/>
                          <w:marTop w:val="0"/>
                          <w:marBottom w:val="0"/>
                          <w:divBdr>
                            <w:top w:val="none" w:sz="0" w:space="0" w:color="auto"/>
                            <w:left w:val="none" w:sz="0" w:space="0" w:color="auto"/>
                            <w:bottom w:val="none" w:sz="0" w:space="0" w:color="auto"/>
                            <w:right w:val="none" w:sz="0" w:space="0" w:color="auto"/>
                          </w:divBdr>
                        </w:div>
                      </w:divsChild>
                    </w:div>
                    <w:div w:id="1547523425">
                      <w:marLeft w:val="0"/>
                      <w:marRight w:val="0"/>
                      <w:marTop w:val="0"/>
                      <w:marBottom w:val="0"/>
                      <w:divBdr>
                        <w:top w:val="none" w:sz="0" w:space="0" w:color="auto"/>
                        <w:left w:val="none" w:sz="0" w:space="0" w:color="auto"/>
                        <w:bottom w:val="none" w:sz="0" w:space="0" w:color="auto"/>
                        <w:right w:val="none" w:sz="0" w:space="0" w:color="auto"/>
                      </w:divBdr>
                      <w:divsChild>
                        <w:div w:id="838926749">
                          <w:marLeft w:val="0"/>
                          <w:marRight w:val="0"/>
                          <w:marTop w:val="0"/>
                          <w:marBottom w:val="0"/>
                          <w:divBdr>
                            <w:top w:val="none" w:sz="0" w:space="0" w:color="auto"/>
                            <w:left w:val="none" w:sz="0" w:space="0" w:color="auto"/>
                            <w:bottom w:val="none" w:sz="0" w:space="0" w:color="auto"/>
                            <w:right w:val="none" w:sz="0" w:space="0" w:color="auto"/>
                          </w:divBdr>
                        </w:div>
                      </w:divsChild>
                    </w:div>
                    <w:div w:id="1555117094">
                      <w:marLeft w:val="0"/>
                      <w:marRight w:val="0"/>
                      <w:marTop w:val="0"/>
                      <w:marBottom w:val="0"/>
                      <w:divBdr>
                        <w:top w:val="none" w:sz="0" w:space="0" w:color="auto"/>
                        <w:left w:val="none" w:sz="0" w:space="0" w:color="auto"/>
                        <w:bottom w:val="none" w:sz="0" w:space="0" w:color="auto"/>
                        <w:right w:val="none" w:sz="0" w:space="0" w:color="auto"/>
                      </w:divBdr>
                      <w:divsChild>
                        <w:div w:id="1371685405">
                          <w:marLeft w:val="0"/>
                          <w:marRight w:val="0"/>
                          <w:marTop w:val="0"/>
                          <w:marBottom w:val="0"/>
                          <w:divBdr>
                            <w:top w:val="none" w:sz="0" w:space="0" w:color="auto"/>
                            <w:left w:val="none" w:sz="0" w:space="0" w:color="auto"/>
                            <w:bottom w:val="none" w:sz="0" w:space="0" w:color="auto"/>
                            <w:right w:val="none" w:sz="0" w:space="0" w:color="auto"/>
                          </w:divBdr>
                        </w:div>
                      </w:divsChild>
                    </w:div>
                    <w:div w:id="1629893516">
                      <w:marLeft w:val="0"/>
                      <w:marRight w:val="0"/>
                      <w:marTop w:val="0"/>
                      <w:marBottom w:val="0"/>
                      <w:divBdr>
                        <w:top w:val="none" w:sz="0" w:space="0" w:color="auto"/>
                        <w:left w:val="none" w:sz="0" w:space="0" w:color="auto"/>
                        <w:bottom w:val="none" w:sz="0" w:space="0" w:color="auto"/>
                        <w:right w:val="none" w:sz="0" w:space="0" w:color="auto"/>
                      </w:divBdr>
                      <w:divsChild>
                        <w:div w:id="1589654954">
                          <w:marLeft w:val="0"/>
                          <w:marRight w:val="0"/>
                          <w:marTop w:val="0"/>
                          <w:marBottom w:val="0"/>
                          <w:divBdr>
                            <w:top w:val="none" w:sz="0" w:space="0" w:color="auto"/>
                            <w:left w:val="none" w:sz="0" w:space="0" w:color="auto"/>
                            <w:bottom w:val="none" w:sz="0" w:space="0" w:color="auto"/>
                            <w:right w:val="none" w:sz="0" w:space="0" w:color="auto"/>
                          </w:divBdr>
                        </w:div>
                      </w:divsChild>
                    </w:div>
                    <w:div w:id="1946376348">
                      <w:marLeft w:val="0"/>
                      <w:marRight w:val="0"/>
                      <w:marTop w:val="0"/>
                      <w:marBottom w:val="0"/>
                      <w:divBdr>
                        <w:top w:val="none" w:sz="0" w:space="0" w:color="auto"/>
                        <w:left w:val="none" w:sz="0" w:space="0" w:color="auto"/>
                        <w:bottom w:val="none" w:sz="0" w:space="0" w:color="auto"/>
                        <w:right w:val="none" w:sz="0" w:space="0" w:color="auto"/>
                      </w:divBdr>
                      <w:divsChild>
                        <w:div w:id="1600486278">
                          <w:marLeft w:val="0"/>
                          <w:marRight w:val="0"/>
                          <w:marTop w:val="0"/>
                          <w:marBottom w:val="0"/>
                          <w:divBdr>
                            <w:top w:val="none" w:sz="0" w:space="0" w:color="auto"/>
                            <w:left w:val="none" w:sz="0" w:space="0" w:color="auto"/>
                            <w:bottom w:val="none" w:sz="0" w:space="0" w:color="auto"/>
                            <w:right w:val="none" w:sz="0" w:space="0" w:color="auto"/>
                          </w:divBdr>
                        </w:div>
                      </w:divsChild>
                    </w:div>
                    <w:div w:id="1975213105">
                      <w:marLeft w:val="0"/>
                      <w:marRight w:val="0"/>
                      <w:marTop w:val="0"/>
                      <w:marBottom w:val="0"/>
                      <w:divBdr>
                        <w:top w:val="none" w:sz="0" w:space="0" w:color="auto"/>
                        <w:left w:val="none" w:sz="0" w:space="0" w:color="auto"/>
                        <w:bottom w:val="none" w:sz="0" w:space="0" w:color="auto"/>
                        <w:right w:val="none" w:sz="0" w:space="0" w:color="auto"/>
                      </w:divBdr>
                      <w:divsChild>
                        <w:div w:id="194001820">
                          <w:marLeft w:val="0"/>
                          <w:marRight w:val="0"/>
                          <w:marTop w:val="0"/>
                          <w:marBottom w:val="0"/>
                          <w:divBdr>
                            <w:top w:val="none" w:sz="0" w:space="0" w:color="auto"/>
                            <w:left w:val="none" w:sz="0" w:space="0" w:color="auto"/>
                            <w:bottom w:val="none" w:sz="0" w:space="0" w:color="auto"/>
                            <w:right w:val="none" w:sz="0" w:space="0" w:color="auto"/>
                          </w:divBdr>
                        </w:div>
                      </w:divsChild>
                    </w:div>
                    <w:div w:id="2055813824">
                      <w:marLeft w:val="0"/>
                      <w:marRight w:val="0"/>
                      <w:marTop w:val="0"/>
                      <w:marBottom w:val="0"/>
                      <w:divBdr>
                        <w:top w:val="none" w:sz="0" w:space="0" w:color="auto"/>
                        <w:left w:val="none" w:sz="0" w:space="0" w:color="auto"/>
                        <w:bottom w:val="none" w:sz="0" w:space="0" w:color="auto"/>
                        <w:right w:val="none" w:sz="0" w:space="0" w:color="auto"/>
                      </w:divBdr>
                      <w:divsChild>
                        <w:div w:id="1695182735">
                          <w:marLeft w:val="0"/>
                          <w:marRight w:val="0"/>
                          <w:marTop w:val="0"/>
                          <w:marBottom w:val="0"/>
                          <w:divBdr>
                            <w:top w:val="none" w:sz="0" w:space="0" w:color="auto"/>
                            <w:left w:val="none" w:sz="0" w:space="0" w:color="auto"/>
                            <w:bottom w:val="none" w:sz="0" w:space="0" w:color="auto"/>
                            <w:right w:val="none" w:sz="0" w:space="0" w:color="auto"/>
                          </w:divBdr>
                        </w:div>
                      </w:divsChild>
                    </w:div>
                    <w:div w:id="2069109264">
                      <w:marLeft w:val="0"/>
                      <w:marRight w:val="0"/>
                      <w:marTop w:val="0"/>
                      <w:marBottom w:val="0"/>
                      <w:divBdr>
                        <w:top w:val="none" w:sz="0" w:space="0" w:color="auto"/>
                        <w:left w:val="none" w:sz="0" w:space="0" w:color="auto"/>
                        <w:bottom w:val="none" w:sz="0" w:space="0" w:color="auto"/>
                        <w:right w:val="none" w:sz="0" w:space="0" w:color="auto"/>
                      </w:divBdr>
                      <w:divsChild>
                        <w:div w:id="21315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25674">
          <w:marLeft w:val="0"/>
          <w:marRight w:val="0"/>
          <w:marTop w:val="0"/>
          <w:marBottom w:val="0"/>
          <w:divBdr>
            <w:top w:val="none" w:sz="0" w:space="0" w:color="auto"/>
            <w:left w:val="none" w:sz="0" w:space="0" w:color="auto"/>
            <w:bottom w:val="none" w:sz="0" w:space="0" w:color="auto"/>
            <w:right w:val="none" w:sz="0" w:space="0" w:color="auto"/>
          </w:divBdr>
          <w:divsChild>
            <w:div w:id="2146729746">
              <w:marLeft w:val="0"/>
              <w:marRight w:val="0"/>
              <w:marTop w:val="0"/>
              <w:marBottom w:val="0"/>
              <w:divBdr>
                <w:top w:val="none" w:sz="0" w:space="0" w:color="auto"/>
                <w:left w:val="none" w:sz="0" w:space="0" w:color="auto"/>
                <w:bottom w:val="none" w:sz="0" w:space="0" w:color="auto"/>
                <w:right w:val="none" w:sz="0" w:space="0" w:color="auto"/>
              </w:divBdr>
            </w:div>
          </w:divsChild>
        </w:div>
        <w:div w:id="1218975419">
          <w:marLeft w:val="0"/>
          <w:marRight w:val="0"/>
          <w:marTop w:val="0"/>
          <w:marBottom w:val="0"/>
          <w:divBdr>
            <w:top w:val="none" w:sz="0" w:space="0" w:color="auto"/>
            <w:left w:val="none" w:sz="0" w:space="0" w:color="auto"/>
            <w:bottom w:val="none" w:sz="0" w:space="0" w:color="auto"/>
            <w:right w:val="none" w:sz="0" w:space="0" w:color="auto"/>
          </w:divBdr>
          <w:divsChild>
            <w:div w:id="1607494822">
              <w:marLeft w:val="0"/>
              <w:marRight w:val="0"/>
              <w:marTop w:val="0"/>
              <w:marBottom w:val="0"/>
              <w:divBdr>
                <w:top w:val="none" w:sz="0" w:space="0" w:color="auto"/>
                <w:left w:val="none" w:sz="0" w:space="0" w:color="auto"/>
                <w:bottom w:val="none" w:sz="0" w:space="0" w:color="auto"/>
                <w:right w:val="none" w:sz="0" w:space="0" w:color="auto"/>
              </w:divBdr>
            </w:div>
          </w:divsChild>
        </w:div>
        <w:div w:id="1744640069">
          <w:marLeft w:val="0"/>
          <w:marRight w:val="0"/>
          <w:marTop w:val="0"/>
          <w:marBottom w:val="0"/>
          <w:divBdr>
            <w:top w:val="none" w:sz="0" w:space="0" w:color="auto"/>
            <w:left w:val="none" w:sz="0" w:space="0" w:color="auto"/>
            <w:bottom w:val="none" w:sz="0" w:space="0" w:color="auto"/>
            <w:right w:val="none" w:sz="0" w:space="0" w:color="auto"/>
          </w:divBdr>
          <w:divsChild>
            <w:div w:id="79680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22101">
      <w:bodyDiv w:val="1"/>
      <w:marLeft w:val="0"/>
      <w:marRight w:val="0"/>
      <w:marTop w:val="0"/>
      <w:marBottom w:val="0"/>
      <w:divBdr>
        <w:top w:val="none" w:sz="0" w:space="0" w:color="auto"/>
        <w:left w:val="none" w:sz="0" w:space="0" w:color="auto"/>
        <w:bottom w:val="none" w:sz="0" w:space="0" w:color="auto"/>
        <w:right w:val="none" w:sz="0" w:space="0" w:color="auto"/>
      </w:divBdr>
    </w:div>
    <w:div w:id="766119854">
      <w:bodyDiv w:val="1"/>
      <w:marLeft w:val="0"/>
      <w:marRight w:val="0"/>
      <w:marTop w:val="0"/>
      <w:marBottom w:val="0"/>
      <w:divBdr>
        <w:top w:val="none" w:sz="0" w:space="0" w:color="auto"/>
        <w:left w:val="none" w:sz="0" w:space="0" w:color="auto"/>
        <w:bottom w:val="none" w:sz="0" w:space="0" w:color="auto"/>
        <w:right w:val="none" w:sz="0" w:space="0" w:color="auto"/>
      </w:divBdr>
      <w:divsChild>
        <w:div w:id="133454088">
          <w:marLeft w:val="0"/>
          <w:marRight w:val="0"/>
          <w:marTop w:val="0"/>
          <w:marBottom w:val="0"/>
          <w:divBdr>
            <w:top w:val="none" w:sz="0" w:space="0" w:color="auto"/>
            <w:left w:val="none" w:sz="0" w:space="0" w:color="auto"/>
            <w:bottom w:val="none" w:sz="0" w:space="0" w:color="auto"/>
            <w:right w:val="none" w:sz="0" w:space="0" w:color="auto"/>
          </w:divBdr>
          <w:divsChild>
            <w:div w:id="372729463">
              <w:marLeft w:val="-75"/>
              <w:marRight w:val="0"/>
              <w:marTop w:val="30"/>
              <w:marBottom w:val="30"/>
              <w:divBdr>
                <w:top w:val="none" w:sz="0" w:space="0" w:color="auto"/>
                <w:left w:val="none" w:sz="0" w:space="0" w:color="auto"/>
                <w:bottom w:val="none" w:sz="0" w:space="0" w:color="auto"/>
                <w:right w:val="none" w:sz="0" w:space="0" w:color="auto"/>
              </w:divBdr>
              <w:divsChild>
                <w:div w:id="646977771">
                  <w:marLeft w:val="0"/>
                  <w:marRight w:val="0"/>
                  <w:marTop w:val="0"/>
                  <w:marBottom w:val="0"/>
                  <w:divBdr>
                    <w:top w:val="none" w:sz="0" w:space="0" w:color="auto"/>
                    <w:left w:val="none" w:sz="0" w:space="0" w:color="auto"/>
                    <w:bottom w:val="none" w:sz="0" w:space="0" w:color="auto"/>
                    <w:right w:val="none" w:sz="0" w:space="0" w:color="auto"/>
                  </w:divBdr>
                  <w:divsChild>
                    <w:div w:id="1353799357">
                      <w:marLeft w:val="0"/>
                      <w:marRight w:val="0"/>
                      <w:marTop w:val="0"/>
                      <w:marBottom w:val="0"/>
                      <w:divBdr>
                        <w:top w:val="none" w:sz="0" w:space="0" w:color="auto"/>
                        <w:left w:val="none" w:sz="0" w:space="0" w:color="auto"/>
                        <w:bottom w:val="none" w:sz="0" w:space="0" w:color="auto"/>
                        <w:right w:val="none" w:sz="0" w:space="0" w:color="auto"/>
                      </w:divBdr>
                    </w:div>
                  </w:divsChild>
                </w:div>
                <w:div w:id="976685925">
                  <w:marLeft w:val="0"/>
                  <w:marRight w:val="0"/>
                  <w:marTop w:val="0"/>
                  <w:marBottom w:val="0"/>
                  <w:divBdr>
                    <w:top w:val="none" w:sz="0" w:space="0" w:color="auto"/>
                    <w:left w:val="none" w:sz="0" w:space="0" w:color="auto"/>
                    <w:bottom w:val="none" w:sz="0" w:space="0" w:color="auto"/>
                    <w:right w:val="none" w:sz="0" w:space="0" w:color="auto"/>
                  </w:divBdr>
                  <w:divsChild>
                    <w:div w:id="978800387">
                      <w:marLeft w:val="0"/>
                      <w:marRight w:val="0"/>
                      <w:marTop w:val="0"/>
                      <w:marBottom w:val="0"/>
                      <w:divBdr>
                        <w:top w:val="none" w:sz="0" w:space="0" w:color="auto"/>
                        <w:left w:val="none" w:sz="0" w:space="0" w:color="auto"/>
                        <w:bottom w:val="none" w:sz="0" w:space="0" w:color="auto"/>
                        <w:right w:val="none" w:sz="0" w:space="0" w:color="auto"/>
                      </w:divBdr>
                    </w:div>
                  </w:divsChild>
                </w:div>
                <w:div w:id="1296258545">
                  <w:marLeft w:val="0"/>
                  <w:marRight w:val="0"/>
                  <w:marTop w:val="0"/>
                  <w:marBottom w:val="0"/>
                  <w:divBdr>
                    <w:top w:val="none" w:sz="0" w:space="0" w:color="auto"/>
                    <w:left w:val="none" w:sz="0" w:space="0" w:color="auto"/>
                    <w:bottom w:val="none" w:sz="0" w:space="0" w:color="auto"/>
                    <w:right w:val="none" w:sz="0" w:space="0" w:color="auto"/>
                  </w:divBdr>
                  <w:divsChild>
                    <w:div w:id="944576352">
                      <w:marLeft w:val="0"/>
                      <w:marRight w:val="0"/>
                      <w:marTop w:val="0"/>
                      <w:marBottom w:val="0"/>
                      <w:divBdr>
                        <w:top w:val="none" w:sz="0" w:space="0" w:color="auto"/>
                        <w:left w:val="none" w:sz="0" w:space="0" w:color="auto"/>
                        <w:bottom w:val="none" w:sz="0" w:space="0" w:color="auto"/>
                        <w:right w:val="none" w:sz="0" w:space="0" w:color="auto"/>
                      </w:divBdr>
                    </w:div>
                  </w:divsChild>
                </w:div>
                <w:div w:id="1390415894">
                  <w:marLeft w:val="0"/>
                  <w:marRight w:val="0"/>
                  <w:marTop w:val="0"/>
                  <w:marBottom w:val="0"/>
                  <w:divBdr>
                    <w:top w:val="none" w:sz="0" w:space="0" w:color="auto"/>
                    <w:left w:val="none" w:sz="0" w:space="0" w:color="auto"/>
                    <w:bottom w:val="none" w:sz="0" w:space="0" w:color="auto"/>
                    <w:right w:val="none" w:sz="0" w:space="0" w:color="auto"/>
                  </w:divBdr>
                  <w:divsChild>
                    <w:div w:id="1710304885">
                      <w:marLeft w:val="0"/>
                      <w:marRight w:val="0"/>
                      <w:marTop w:val="0"/>
                      <w:marBottom w:val="0"/>
                      <w:divBdr>
                        <w:top w:val="none" w:sz="0" w:space="0" w:color="auto"/>
                        <w:left w:val="none" w:sz="0" w:space="0" w:color="auto"/>
                        <w:bottom w:val="none" w:sz="0" w:space="0" w:color="auto"/>
                        <w:right w:val="none" w:sz="0" w:space="0" w:color="auto"/>
                      </w:divBdr>
                    </w:div>
                  </w:divsChild>
                </w:div>
                <w:div w:id="1520387232">
                  <w:marLeft w:val="0"/>
                  <w:marRight w:val="0"/>
                  <w:marTop w:val="0"/>
                  <w:marBottom w:val="0"/>
                  <w:divBdr>
                    <w:top w:val="none" w:sz="0" w:space="0" w:color="auto"/>
                    <w:left w:val="none" w:sz="0" w:space="0" w:color="auto"/>
                    <w:bottom w:val="none" w:sz="0" w:space="0" w:color="auto"/>
                    <w:right w:val="none" w:sz="0" w:space="0" w:color="auto"/>
                  </w:divBdr>
                  <w:divsChild>
                    <w:div w:id="1770345146">
                      <w:marLeft w:val="0"/>
                      <w:marRight w:val="0"/>
                      <w:marTop w:val="0"/>
                      <w:marBottom w:val="0"/>
                      <w:divBdr>
                        <w:top w:val="none" w:sz="0" w:space="0" w:color="auto"/>
                        <w:left w:val="none" w:sz="0" w:space="0" w:color="auto"/>
                        <w:bottom w:val="none" w:sz="0" w:space="0" w:color="auto"/>
                        <w:right w:val="none" w:sz="0" w:space="0" w:color="auto"/>
                      </w:divBdr>
                    </w:div>
                  </w:divsChild>
                </w:div>
                <w:div w:id="1530416450">
                  <w:marLeft w:val="0"/>
                  <w:marRight w:val="0"/>
                  <w:marTop w:val="0"/>
                  <w:marBottom w:val="0"/>
                  <w:divBdr>
                    <w:top w:val="none" w:sz="0" w:space="0" w:color="auto"/>
                    <w:left w:val="none" w:sz="0" w:space="0" w:color="auto"/>
                    <w:bottom w:val="none" w:sz="0" w:space="0" w:color="auto"/>
                    <w:right w:val="none" w:sz="0" w:space="0" w:color="auto"/>
                  </w:divBdr>
                  <w:divsChild>
                    <w:div w:id="388042045">
                      <w:marLeft w:val="0"/>
                      <w:marRight w:val="0"/>
                      <w:marTop w:val="0"/>
                      <w:marBottom w:val="0"/>
                      <w:divBdr>
                        <w:top w:val="none" w:sz="0" w:space="0" w:color="auto"/>
                        <w:left w:val="none" w:sz="0" w:space="0" w:color="auto"/>
                        <w:bottom w:val="none" w:sz="0" w:space="0" w:color="auto"/>
                        <w:right w:val="none" w:sz="0" w:space="0" w:color="auto"/>
                      </w:divBdr>
                    </w:div>
                  </w:divsChild>
                </w:div>
                <w:div w:id="1722635942">
                  <w:marLeft w:val="0"/>
                  <w:marRight w:val="0"/>
                  <w:marTop w:val="0"/>
                  <w:marBottom w:val="0"/>
                  <w:divBdr>
                    <w:top w:val="none" w:sz="0" w:space="0" w:color="auto"/>
                    <w:left w:val="none" w:sz="0" w:space="0" w:color="auto"/>
                    <w:bottom w:val="none" w:sz="0" w:space="0" w:color="auto"/>
                    <w:right w:val="none" w:sz="0" w:space="0" w:color="auto"/>
                  </w:divBdr>
                  <w:divsChild>
                    <w:div w:id="865757437">
                      <w:marLeft w:val="0"/>
                      <w:marRight w:val="0"/>
                      <w:marTop w:val="0"/>
                      <w:marBottom w:val="0"/>
                      <w:divBdr>
                        <w:top w:val="none" w:sz="0" w:space="0" w:color="auto"/>
                        <w:left w:val="none" w:sz="0" w:space="0" w:color="auto"/>
                        <w:bottom w:val="none" w:sz="0" w:space="0" w:color="auto"/>
                        <w:right w:val="none" w:sz="0" w:space="0" w:color="auto"/>
                      </w:divBdr>
                    </w:div>
                  </w:divsChild>
                </w:div>
                <w:div w:id="1874296482">
                  <w:marLeft w:val="0"/>
                  <w:marRight w:val="0"/>
                  <w:marTop w:val="0"/>
                  <w:marBottom w:val="0"/>
                  <w:divBdr>
                    <w:top w:val="none" w:sz="0" w:space="0" w:color="auto"/>
                    <w:left w:val="none" w:sz="0" w:space="0" w:color="auto"/>
                    <w:bottom w:val="none" w:sz="0" w:space="0" w:color="auto"/>
                    <w:right w:val="none" w:sz="0" w:space="0" w:color="auto"/>
                  </w:divBdr>
                  <w:divsChild>
                    <w:div w:id="435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849974">
          <w:marLeft w:val="0"/>
          <w:marRight w:val="0"/>
          <w:marTop w:val="0"/>
          <w:marBottom w:val="0"/>
          <w:divBdr>
            <w:top w:val="none" w:sz="0" w:space="0" w:color="auto"/>
            <w:left w:val="none" w:sz="0" w:space="0" w:color="auto"/>
            <w:bottom w:val="none" w:sz="0" w:space="0" w:color="auto"/>
            <w:right w:val="none" w:sz="0" w:space="0" w:color="auto"/>
          </w:divBdr>
        </w:div>
        <w:div w:id="942570168">
          <w:marLeft w:val="0"/>
          <w:marRight w:val="0"/>
          <w:marTop w:val="0"/>
          <w:marBottom w:val="0"/>
          <w:divBdr>
            <w:top w:val="none" w:sz="0" w:space="0" w:color="auto"/>
            <w:left w:val="none" w:sz="0" w:space="0" w:color="auto"/>
            <w:bottom w:val="none" w:sz="0" w:space="0" w:color="auto"/>
            <w:right w:val="none" w:sz="0" w:space="0" w:color="auto"/>
          </w:divBdr>
          <w:divsChild>
            <w:div w:id="767501623">
              <w:marLeft w:val="-75"/>
              <w:marRight w:val="0"/>
              <w:marTop w:val="30"/>
              <w:marBottom w:val="30"/>
              <w:divBdr>
                <w:top w:val="none" w:sz="0" w:space="0" w:color="auto"/>
                <w:left w:val="none" w:sz="0" w:space="0" w:color="auto"/>
                <w:bottom w:val="none" w:sz="0" w:space="0" w:color="auto"/>
                <w:right w:val="none" w:sz="0" w:space="0" w:color="auto"/>
              </w:divBdr>
              <w:divsChild>
                <w:div w:id="62071538">
                  <w:marLeft w:val="0"/>
                  <w:marRight w:val="0"/>
                  <w:marTop w:val="0"/>
                  <w:marBottom w:val="0"/>
                  <w:divBdr>
                    <w:top w:val="none" w:sz="0" w:space="0" w:color="auto"/>
                    <w:left w:val="none" w:sz="0" w:space="0" w:color="auto"/>
                    <w:bottom w:val="none" w:sz="0" w:space="0" w:color="auto"/>
                    <w:right w:val="none" w:sz="0" w:space="0" w:color="auto"/>
                  </w:divBdr>
                  <w:divsChild>
                    <w:div w:id="1283347535">
                      <w:marLeft w:val="0"/>
                      <w:marRight w:val="0"/>
                      <w:marTop w:val="0"/>
                      <w:marBottom w:val="0"/>
                      <w:divBdr>
                        <w:top w:val="none" w:sz="0" w:space="0" w:color="auto"/>
                        <w:left w:val="none" w:sz="0" w:space="0" w:color="auto"/>
                        <w:bottom w:val="none" w:sz="0" w:space="0" w:color="auto"/>
                        <w:right w:val="none" w:sz="0" w:space="0" w:color="auto"/>
                      </w:divBdr>
                    </w:div>
                  </w:divsChild>
                </w:div>
                <w:div w:id="977304590">
                  <w:marLeft w:val="0"/>
                  <w:marRight w:val="0"/>
                  <w:marTop w:val="0"/>
                  <w:marBottom w:val="0"/>
                  <w:divBdr>
                    <w:top w:val="none" w:sz="0" w:space="0" w:color="auto"/>
                    <w:left w:val="none" w:sz="0" w:space="0" w:color="auto"/>
                    <w:bottom w:val="none" w:sz="0" w:space="0" w:color="auto"/>
                    <w:right w:val="none" w:sz="0" w:space="0" w:color="auto"/>
                  </w:divBdr>
                  <w:divsChild>
                    <w:div w:id="2005357035">
                      <w:marLeft w:val="0"/>
                      <w:marRight w:val="0"/>
                      <w:marTop w:val="0"/>
                      <w:marBottom w:val="0"/>
                      <w:divBdr>
                        <w:top w:val="none" w:sz="0" w:space="0" w:color="auto"/>
                        <w:left w:val="none" w:sz="0" w:space="0" w:color="auto"/>
                        <w:bottom w:val="none" w:sz="0" w:space="0" w:color="auto"/>
                        <w:right w:val="none" w:sz="0" w:space="0" w:color="auto"/>
                      </w:divBdr>
                    </w:div>
                  </w:divsChild>
                </w:div>
                <w:div w:id="1588808251">
                  <w:marLeft w:val="0"/>
                  <w:marRight w:val="0"/>
                  <w:marTop w:val="0"/>
                  <w:marBottom w:val="0"/>
                  <w:divBdr>
                    <w:top w:val="none" w:sz="0" w:space="0" w:color="auto"/>
                    <w:left w:val="none" w:sz="0" w:space="0" w:color="auto"/>
                    <w:bottom w:val="none" w:sz="0" w:space="0" w:color="auto"/>
                    <w:right w:val="none" w:sz="0" w:space="0" w:color="auto"/>
                  </w:divBdr>
                  <w:divsChild>
                    <w:div w:id="31656232">
                      <w:marLeft w:val="0"/>
                      <w:marRight w:val="0"/>
                      <w:marTop w:val="0"/>
                      <w:marBottom w:val="0"/>
                      <w:divBdr>
                        <w:top w:val="none" w:sz="0" w:space="0" w:color="auto"/>
                        <w:left w:val="none" w:sz="0" w:space="0" w:color="auto"/>
                        <w:bottom w:val="none" w:sz="0" w:space="0" w:color="auto"/>
                        <w:right w:val="none" w:sz="0" w:space="0" w:color="auto"/>
                      </w:divBdr>
                    </w:div>
                  </w:divsChild>
                </w:div>
                <w:div w:id="1824159408">
                  <w:marLeft w:val="0"/>
                  <w:marRight w:val="0"/>
                  <w:marTop w:val="0"/>
                  <w:marBottom w:val="0"/>
                  <w:divBdr>
                    <w:top w:val="none" w:sz="0" w:space="0" w:color="auto"/>
                    <w:left w:val="none" w:sz="0" w:space="0" w:color="auto"/>
                    <w:bottom w:val="none" w:sz="0" w:space="0" w:color="auto"/>
                    <w:right w:val="none" w:sz="0" w:space="0" w:color="auto"/>
                  </w:divBdr>
                  <w:divsChild>
                    <w:div w:id="12478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940557">
          <w:marLeft w:val="0"/>
          <w:marRight w:val="0"/>
          <w:marTop w:val="0"/>
          <w:marBottom w:val="0"/>
          <w:divBdr>
            <w:top w:val="none" w:sz="0" w:space="0" w:color="auto"/>
            <w:left w:val="none" w:sz="0" w:space="0" w:color="auto"/>
            <w:bottom w:val="none" w:sz="0" w:space="0" w:color="auto"/>
            <w:right w:val="none" w:sz="0" w:space="0" w:color="auto"/>
          </w:divBdr>
          <w:divsChild>
            <w:div w:id="1314024675">
              <w:marLeft w:val="0"/>
              <w:marRight w:val="0"/>
              <w:marTop w:val="0"/>
              <w:marBottom w:val="0"/>
              <w:divBdr>
                <w:top w:val="none" w:sz="0" w:space="0" w:color="auto"/>
                <w:left w:val="none" w:sz="0" w:space="0" w:color="auto"/>
                <w:bottom w:val="none" w:sz="0" w:space="0" w:color="auto"/>
                <w:right w:val="none" w:sz="0" w:space="0" w:color="auto"/>
              </w:divBdr>
            </w:div>
            <w:div w:id="1811701986">
              <w:marLeft w:val="0"/>
              <w:marRight w:val="0"/>
              <w:marTop w:val="0"/>
              <w:marBottom w:val="0"/>
              <w:divBdr>
                <w:top w:val="none" w:sz="0" w:space="0" w:color="auto"/>
                <w:left w:val="none" w:sz="0" w:space="0" w:color="auto"/>
                <w:bottom w:val="none" w:sz="0" w:space="0" w:color="auto"/>
                <w:right w:val="none" w:sz="0" w:space="0" w:color="auto"/>
              </w:divBdr>
            </w:div>
          </w:divsChild>
        </w:div>
        <w:div w:id="2117670288">
          <w:marLeft w:val="0"/>
          <w:marRight w:val="0"/>
          <w:marTop w:val="0"/>
          <w:marBottom w:val="0"/>
          <w:divBdr>
            <w:top w:val="none" w:sz="0" w:space="0" w:color="auto"/>
            <w:left w:val="none" w:sz="0" w:space="0" w:color="auto"/>
            <w:bottom w:val="none" w:sz="0" w:space="0" w:color="auto"/>
            <w:right w:val="none" w:sz="0" w:space="0" w:color="auto"/>
          </w:divBdr>
          <w:divsChild>
            <w:div w:id="398672991">
              <w:marLeft w:val="-75"/>
              <w:marRight w:val="0"/>
              <w:marTop w:val="30"/>
              <w:marBottom w:val="30"/>
              <w:divBdr>
                <w:top w:val="none" w:sz="0" w:space="0" w:color="auto"/>
                <w:left w:val="none" w:sz="0" w:space="0" w:color="auto"/>
                <w:bottom w:val="none" w:sz="0" w:space="0" w:color="auto"/>
                <w:right w:val="none" w:sz="0" w:space="0" w:color="auto"/>
              </w:divBdr>
              <w:divsChild>
                <w:div w:id="153305575">
                  <w:marLeft w:val="0"/>
                  <w:marRight w:val="0"/>
                  <w:marTop w:val="0"/>
                  <w:marBottom w:val="0"/>
                  <w:divBdr>
                    <w:top w:val="none" w:sz="0" w:space="0" w:color="auto"/>
                    <w:left w:val="none" w:sz="0" w:space="0" w:color="auto"/>
                    <w:bottom w:val="none" w:sz="0" w:space="0" w:color="auto"/>
                    <w:right w:val="none" w:sz="0" w:space="0" w:color="auto"/>
                  </w:divBdr>
                  <w:divsChild>
                    <w:div w:id="2047100516">
                      <w:marLeft w:val="0"/>
                      <w:marRight w:val="0"/>
                      <w:marTop w:val="0"/>
                      <w:marBottom w:val="0"/>
                      <w:divBdr>
                        <w:top w:val="none" w:sz="0" w:space="0" w:color="auto"/>
                        <w:left w:val="none" w:sz="0" w:space="0" w:color="auto"/>
                        <w:bottom w:val="none" w:sz="0" w:space="0" w:color="auto"/>
                        <w:right w:val="none" w:sz="0" w:space="0" w:color="auto"/>
                      </w:divBdr>
                    </w:div>
                  </w:divsChild>
                </w:div>
                <w:div w:id="313219272">
                  <w:marLeft w:val="0"/>
                  <w:marRight w:val="0"/>
                  <w:marTop w:val="0"/>
                  <w:marBottom w:val="0"/>
                  <w:divBdr>
                    <w:top w:val="none" w:sz="0" w:space="0" w:color="auto"/>
                    <w:left w:val="none" w:sz="0" w:space="0" w:color="auto"/>
                    <w:bottom w:val="none" w:sz="0" w:space="0" w:color="auto"/>
                    <w:right w:val="none" w:sz="0" w:space="0" w:color="auto"/>
                  </w:divBdr>
                  <w:divsChild>
                    <w:div w:id="1704125">
                      <w:marLeft w:val="0"/>
                      <w:marRight w:val="0"/>
                      <w:marTop w:val="0"/>
                      <w:marBottom w:val="0"/>
                      <w:divBdr>
                        <w:top w:val="none" w:sz="0" w:space="0" w:color="auto"/>
                        <w:left w:val="none" w:sz="0" w:space="0" w:color="auto"/>
                        <w:bottom w:val="none" w:sz="0" w:space="0" w:color="auto"/>
                        <w:right w:val="none" w:sz="0" w:space="0" w:color="auto"/>
                      </w:divBdr>
                    </w:div>
                    <w:div w:id="355161509">
                      <w:marLeft w:val="0"/>
                      <w:marRight w:val="0"/>
                      <w:marTop w:val="0"/>
                      <w:marBottom w:val="0"/>
                      <w:divBdr>
                        <w:top w:val="none" w:sz="0" w:space="0" w:color="auto"/>
                        <w:left w:val="none" w:sz="0" w:space="0" w:color="auto"/>
                        <w:bottom w:val="none" w:sz="0" w:space="0" w:color="auto"/>
                        <w:right w:val="none" w:sz="0" w:space="0" w:color="auto"/>
                      </w:divBdr>
                    </w:div>
                    <w:div w:id="481700962">
                      <w:marLeft w:val="0"/>
                      <w:marRight w:val="0"/>
                      <w:marTop w:val="0"/>
                      <w:marBottom w:val="0"/>
                      <w:divBdr>
                        <w:top w:val="none" w:sz="0" w:space="0" w:color="auto"/>
                        <w:left w:val="none" w:sz="0" w:space="0" w:color="auto"/>
                        <w:bottom w:val="none" w:sz="0" w:space="0" w:color="auto"/>
                        <w:right w:val="none" w:sz="0" w:space="0" w:color="auto"/>
                      </w:divBdr>
                    </w:div>
                    <w:div w:id="746851232">
                      <w:marLeft w:val="0"/>
                      <w:marRight w:val="0"/>
                      <w:marTop w:val="0"/>
                      <w:marBottom w:val="0"/>
                      <w:divBdr>
                        <w:top w:val="none" w:sz="0" w:space="0" w:color="auto"/>
                        <w:left w:val="none" w:sz="0" w:space="0" w:color="auto"/>
                        <w:bottom w:val="none" w:sz="0" w:space="0" w:color="auto"/>
                        <w:right w:val="none" w:sz="0" w:space="0" w:color="auto"/>
                      </w:divBdr>
                    </w:div>
                    <w:div w:id="1051153404">
                      <w:marLeft w:val="0"/>
                      <w:marRight w:val="0"/>
                      <w:marTop w:val="0"/>
                      <w:marBottom w:val="0"/>
                      <w:divBdr>
                        <w:top w:val="none" w:sz="0" w:space="0" w:color="auto"/>
                        <w:left w:val="none" w:sz="0" w:space="0" w:color="auto"/>
                        <w:bottom w:val="none" w:sz="0" w:space="0" w:color="auto"/>
                        <w:right w:val="none" w:sz="0" w:space="0" w:color="auto"/>
                      </w:divBdr>
                    </w:div>
                    <w:div w:id="1096249001">
                      <w:marLeft w:val="0"/>
                      <w:marRight w:val="0"/>
                      <w:marTop w:val="0"/>
                      <w:marBottom w:val="0"/>
                      <w:divBdr>
                        <w:top w:val="none" w:sz="0" w:space="0" w:color="auto"/>
                        <w:left w:val="none" w:sz="0" w:space="0" w:color="auto"/>
                        <w:bottom w:val="none" w:sz="0" w:space="0" w:color="auto"/>
                        <w:right w:val="none" w:sz="0" w:space="0" w:color="auto"/>
                      </w:divBdr>
                    </w:div>
                    <w:div w:id="1098721190">
                      <w:marLeft w:val="0"/>
                      <w:marRight w:val="0"/>
                      <w:marTop w:val="0"/>
                      <w:marBottom w:val="0"/>
                      <w:divBdr>
                        <w:top w:val="none" w:sz="0" w:space="0" w:color="auto"/>
                        <w:left w:val="none" w:sz="0" w:space="0" w:color="auto"/>
                        <w:bottom w:val="none" w:sz="0" w:space="0" w:color="auto"/>
                        <w:right w:val="none" w:sz="0" w:space="0" w:color="auto"/>
                      </w:divBdr>
                    </w:div>
                    <w:div w:id="1407730977">
                      <w:marLeft w:val="0"/>
                      <w:marRight w:val="0"/>
                      <w:marTop w:val="0"/>
                      <w:marBottom w:val="0"/>
                      <w:divBdr>
                        <w:top w:val="none" w:sz="0" w:space="0" w:color="auto"/>
                        <w:left w:val="none" w:sz="0" w:space="0" w:color="auto"/>
                        <w:bottom w:val="none" w:sz="0" w:space="0" w:color="auto"/>
                        <w:right w:val="none" w:sz="0" w:space="0" w:color="auto"/>
                      </w:divBdr>
                    </w:div>
                    <w:div w:id="1888952480">
                      <w:marLeft w:val="0"/>
                      <w:marRight w:val="0"/>
                      <w:marTop w:val="0"/>
                      <w:marBottom w:val="0"/>
                      <w:divBdr>
                        <w:top w:val="none" w:sz="0" w:space="0" w:color="auto"/>
                        <w:left w:val="none" w:sz="0" w:space="0" w:color="auto"/>
                        <w:bottom w:val="none" w:sz="0" w:space="0" w:color="auto"/>
                        <w:right w:val="none" w:sz="0" w:space="0" w:color="auto"/>
                      </w:divBdr>
                    </w:div>
                  </w:divsChild>
                </w:div>
                <w:div w:id="527109689">
                  <w:marLeft w:val="0"/>
                  <w:marRight w:val="0"/>
                  <w:marTop w:val="0"/>
                  <w:marBottom w:val="0"/>
                  <w:divBdr>
                    <w:top w:val="none" w:sz="0" w:space="0" w:color="auto"/>
                    <w:left w:val="none" w:sz="0" w:space="0" w:color="auto"/>
                    <w:bottom w:val="none" w:sz="0" w:space="0" w:color="auto"/>
                    <w:right w:val="none" w:sz="0" w:space="0" w:color="auto"/>
                  </w:divBdr>
                  <w:divsChild>
                    <w:div w:id="173768417">
                      <w:marLeft w:val="0"/>
                      <w:marRight w:val="0"/>
                      <w:marTop w:val="0"/>
                      <w:marBottom w:val="0"/>
                      <w:divBdr>
                        <w:top w:val="none" w:sz="0" w:space="0" w:color="auto"/>
                        <w:left w:val="none" w:sz="0" w:space="0" w:color="auto"/>
                        <w:bottom w:val="none" w:sz="0" w:space="0" w:color="auto"/>
                        <w:right w:val="none" w:sz="0" w:space="0" w:color="auto"/>
                      </w:divBdr>
                    </w:div>
                  </w:divsChild>
                </w:div>
                <w:div w:id="620914542">
                  <w:marLeft w:val="0"/>
                  <w:marRight w:val="0"/>
                  <w:marTop w:val="0"/>
                  <w:marBottom w:val="0"/>
                  <w:divBdr>
                    <w:top w:val="none" w:sz="0" w:space="0" w:color="auto"/>
                    <w:left w:val="none" w:sz="0" w:space="0" w:color="auto"/>
                    <w:bottom w:val="none" w:sz="0" w:space="0" w:color="auto"/>
                    <w:right w:val="none" w:sz="0" w:space="0" w:color="auto"/>
                  </w:divBdr>
                  <w:divsChild>
                    <w:div w:id="186407119">
                      <w:marLeft w:val="0"/>
                      <w:marRight w:val="0"/>
                      <w:marTop w:val="0"/>
                      <w:marBottom w:val="0"/>
                      <w:divBdr>
                        <w:top w:val="none" w:sz="0" w:space="0" w:color="auto"/>
                        <w:left w:val="none" w:sz="0" w:space="0" w:color="auto"/>
                        <w:bottom w:val="none" w:sz="0" w:space="0" w:color="auto"/>
                        <w:right w:val="none" w:sz="0" w:space="0" w:color="auto"/>
                      </w:divBdr>
                    </w:div>
                  </w:divsChild>
                </w:div>
                <w:div w:id="719867433">
                  <w:marLeft w:val="0"/>
                  <w:marRight w:val="0"/>
                  <w:marTop w:val="0"/>
                  <w:marBottom w:val="0"/>
                  <w:divBdr>
                    <w:top w:val="none" w:sz="0" w:space="0" w:color="auto"/>
                    <w:left w:val="none" w:sz="0" w:space="0" w:color="auto"/>
                    <w:bottom w:val="none" w:sz="0" w:space="0" w:color="auto"/>
                    <w:right w:val="none" w:sz="0" w:space="0" w:color="auto"/>
                  </w:divBdr>
                  <w:divsChild>
                    <w:div w:id="1434400516">
                      <w:marLeft w:val="0"/>
                      <w:marRight w:val="0"/>
                      <w:marTop w:val="0"/>
                      <w:marBottom w:val="0"/>
                      <w:divBdr>
                        <w:top w:val="none" w:sz="0" w:space="0" w:color="auto"/>
                        <w:left w:val="none" w:sz="0" w:space="0" w:color="auto"/>
                        <w:bottom w:val="none" w:sz="0" w:space="0" w:color="auto"/>
                        <w:right w:val="none" w:sz="0" w:space="0" w:color="auto"/>
                      </w:divBdr>
                    </w:div>
                  </w:divsChild>
                </w:div>
                <w:div w:id="815148105">
                  <w:marLeft w:val="0"/>
                  <w:marRight w:val="0"/>
                  <w:marTop w:val="0"/>
                  <w:marBottom w:val="0"/>
                  <w:divBdr>
                    <w:top w:val="none" w:sz="0" w:space="0" w:color="auto"/>
                    <w:left w:val="none" w:sz="0" w:space="0" w:color="auto"/>
                    <w:bottom w:val="none" w:sz="0" w:space="0" w:color="auto"/>
                    <w:right w:val="none" w:sz="0" w:space="0" w:color="auto"/>
                  </w:divBdr>
                  <w:divsChild>
                    <w:div w:id="1200633377">
                      <w:marLeft w:val="0"/>
                      <w:marRight w:val="0"/>
                      <w:marTop w:val="0"/>
                      <w:marBottom w:val="0"/>
                      <w:divBdr>
                        <w:top w:val="none" w:sz="0" w:space="0" w:color="auto"/>
                        <w:left w:val="none" w:sz="0" w:space="0" w:color="auto"/>
                        <w:bottom w:val="none" w:sz="0" w:space="0" w:color="auto"/>
                        <w:right w:val="none" w:sz="0" w:space="0" w:color="auto"/>
                      </w:divBdr>
                    </w:div>
                  </w:divsChild>
                </w:div>
                <w:div w:id="818309414">
                  <w:marLeft w:val="0"/>
                  <w:marRight w:val="0"/>
                  <w:marTop w:val="0"/>
                  <w:marBottom w:val="0"/>
                  <w:divBdr>
                    <w:top w:val="none" w:sz="0" w:space="0" w:color="auto"/>
                    <w:left w:val="none" w:sz="0" w:space="0" w:color="auto"/>
                    <w:bottom w:val="none" w:sz="0" w:space="0" w:color="auto"/>
                    <w:right w:val="none" w:sz="0" w:space="0" w:color="auto"/>
                  </w:divBdr>
                  <w:divsChild>
                    <w:div w:id="819537360">
                      <w:marLeft w:val="0"/>
                      <w:marRight w:val="0"/>
                      <w:marTop w:val="0"/>
                      <w:marBottom w:val="0"/>
                      <w:divBdr>
                        <w:top w:val="none" w:sz="0" w:space="0" w:color="auto"/>
                        <w:left w:val="none" w:sz="0" w:space="0" w:color="auto"/>
                        <w:bottom w:val="none" w:sz="0" w:space="0" w:color="auto"/>
                        <w:right w:val="none" w:sz="0" w:space="0" w:color="auto"/>
                      </w:divBdr>
                    </w:div>
                  </w:divsChild>
                </w:div>
                <w:div w:id="872184440">
                  <w:marLeft w:val="0"/>
                  <w:marRight w:val="0"/>
                  <w:marTop w:val="0"/>
                  <w:marBottom w:val="0"/>
                  <w:divBdr>
                    <w:top w:val="none" w:sz="0" w:space="0" w:color="auto"/>
                    <w:left w:val="none" w:sz="0" w:space="0" w:color="auto"/>
                    <w:bottom w:val="none" w:sz="0" w:space="0" w:color="auto"/>
                    <w:right w:val="none" w:sz="0" w:space="0" w:color="auto"/>
                  </w:divBdr>
                  <w:divsChild>
                    <w:div w:id="313607548">
                      <w:marLeft w:val="0"/>
                      <w:marRight w:val="0"/>
                      <w:marTop w:val="0"/>
                      <w:marBottom w:val="0"/>
                      <w:divBdr>
                        <w:top w:val="none" w:sz="0" w:space="0" w:color="auto"/>
                        <w:left w:val="none" w:sz="0" w:space="0" w:color="auto"/>
                        <w:bottom w:val="none" w:sz="0" w:space="0" w:color="auto"/>
                        <w:right w:val="none" w:sz="0" w:space="0" w:color="auto"/>
                      </w:divBdr>
                    </w:div>
                  </w:divsChild>
                </w:div>
                <w:div w:id="916749333">
                  <w:marLeft w:val="0"/>
                  <w:marRight w:val="0"/>
                  <w:marTop w:val="0"/>
                  <w:marBottom w:val="0"/>
                  <w:divBdr>
                    <w:top w:val="none" w:sz="0" w:space="0" w:color="auto"/>
                    <w:left w:val="none" w:sz="0" w:space="0" w:color="auto"/>
                    <w:bottom w:val="none" w:sz="0" w:space="0" w:color="auto"/>
                    <w:right w:val="none" w:sz="0" w:space="0" w:color="auto"/>
                  </w:divBdr>
                  <w:divsChild>
                    <w:div w:id="1178692804">
                      <w:marLeft w:val="0"/>
                      <w:marRight w:val="0"/>
                      <w:marTop w:val="0"/>
                      <w:marBottom w:val="0"/>
                      <w:divBdr>
                        <w:top w:val="none" w:sz="0" w:space="0" w:color="auto"/>
                        <w:left w:val="none" w:sz="0" w:space="0" w:color="auto"/>
                        <w:bottom w:val="none" w:sz="0" w:space="0" w:color="auto"/>
                        <w:right w:val="none" w:sz="0" w:space="0" w:color="auto"/>
                      </w:divBdr>
                    </w:div>
                  </w:divsChild>
                </w:div>
                <w:div w:id="947615663">
                  <w:marLeft w:val="0"/>
                  <w:marRight w:val="0"/>
                  <w:marTop w:val="0"/>
                  <w:marBottom w:val="0"/>
                  <w:divBdr>
                    <w:top w:val="none" w:sz="0" w:space="0" w:color="auto"/>
                    <w:left w:val="none" w:sz="0" w:space="0" w:color="auto"/>
                    <w:bottom w:val="none" w:sz="0" w:space="0" w:color="auto"/>
                    <w:right w:val="none" w:sz="0" w:space="0" w:color="auto"/>
                  </w:divBdr>
                  <w:divsChild>
                    <w:div w:id="1924679683">
                      <w:marLeft w:val="0"/>
                      <w:marRight w:val="0"/>
                      <w:marTop w:val="0"/>
                      <w:marBottom w:val="0"/>
                      <w:divBdr>
                        <w:top w:val="none" w:sz="0" w:space="0" w:color="auto"/>
                        <w:left w:val="none" w:sz="0" w:space="0" w:color="auto"/>
                        <w:bottom w:val="none" w:sz="0" w:space="0" w:color="auto"/>
                        <w:right w:val="none" w:sz="0" w:space="0" w:color="auto"/>
                      </w:divBdr>
                    </w:div>
                  </w:divsChild>
                </w:div>
                <w:div w:id="1199271232">
                  <w:marLeft w:val="0"/>
                  <w:marRight w:val="0"/>
                  <w:marTop w:val="0"/>
                  <w:marBottom w:val="0"/>
                  <w:divBdr>
                    <w:top w:val="none" w:sz="0" w:space="0" w:color="auto"/>
                    <w:left w:val="none" w:sz="0" w:space="0" w:color="auto"/>
                    <w:bottom w:val="none" w:sz="0" w:space="0" w:color="auto"/>
                    <w:right w:val="none" w:sz="0" w:space="0" w:color="auto"/>
                  </w:divBdr>
                  <w:divsChild>
                    <w:div w:id="1552618099">
                      <w:marLeft w:val="0"/>
                      <w:marRight w:val="0"/>
                      <w:marTop w:val="0"/>
                      <w:marBottom w:val="0"/>
                      <w:divBdr>
                        <w:top w:val="none" w:sz="0" w:space="0" w:color="auto"/>
                        <w:left w:val="none" w:sz="0" w:space="0" w:color="auto"/>
                        <w:bottom w:val="none" w:sz="0" w:space="0" w:color="auto"/>
                        <w:right w:val="none" w:sz="0" w:space="0" w:color="auto"/>
                      </w:divBdr>
                    </w:div>
                  </w:divsChild>
                </w:div>
                <w:div w:id="1221553753">
                  <w:marLeft w:val="0"/>
                  <w:marRight w:val="0"/>
                  <w:marTop w:val="0"/>
                  <w:marBottom w:val="0"/>
                  <w:divBdr>
                    <w:top w:val="none" w:sz="0" w:space="0" w:color="auto"/>
                    <w:left w:val="none" w:sz="0" w:space="0" w:color="auto"/>
                    <w:bottom w:val="none" w:sz="0" w:space="0" w:color="auto"/>
                    <w:right w:val="none" w:sz="0" w:space="0" w:color="auto"/>
                  </w:divBdr>
                  <w:divsChild>
                    <w:div w:id="150608680">
                      <w:marLeft w:val="0"/>
                      <w:marRight w:val="0"/>
                      <w:marTop w:val="0"/>
                      <w:marBottom w:val="0"/>
                      <w:divBdr>
                        <w:top w:val="none" w:sz="0" w:space="0" w:color="auto"/>
                        <w:left w:val="none" w:sz="0" w:space="0" w:color="auto"/>
                        <w:bottom w:val="none" w:sz="0" w:space="0" w:color="auto"/>
                        <w:right w:val="none" w:sz="0" w:space="0" w:color="auto"/>
                      </w:divBdr>
                    </w:div>
                    <w:div w:id="391544272">
                      <w:marLeft w:val="0"/>
                      <w:marRight w:val="0"/>
                      <w:marTop w:val="0"/>
                      <w:marBottom w:val="0"/>
                      <w:divBdr>
                        <w:top w:val="none" w:sz="0" w:space="0" w:color="auto"/>
                        <w:left w:val="none" w:sz="0" w:space="0" w:color="auto"/>
                        <w:bottom w:val="none" w:sz="0" w:space="0" w:color="auto"/>
                        <w:right w:val="none" w:sz="0" w:space="0" w:color="auto"/>
                      </w:divBdr>
                    </w:div>
                    <w:div w:id="572006924">
                      <w:marLeft w:val="0"/>
                      <w:marRight w:val="0"/>
                      <w:marTop w:val="0"/>
                      <w:marBottom w:val="0"/>
                      <w:divBdr>
                        <w:top w:val="none" w:sz="0" w:space="0" w:color="auto"/>
                        <w:left w:val="none" w:sz="0" w:space="0" w:color="auto"/>
                        <w:bottom w:val="none" w:sz="0" w:space="0" w:color="auto"/>
                        <w:right w:val="none" w:sz="0" w:space="0" w:color="auto"/>
                      </w:divBdr>
                    </w:div>
                    <w:div w:id="901671044">
                      <w:marLeft w:val="0"/>
                      <w:marRight w:val="0"/>
                      <w:marTop w:val="0"/>
                      <w:marBottom w:val="0"/>
                      <w:divBdr>
                        <w:top w:val="none" w:sz="0" w:space="0" w:color="auto"/>
                        <w:left w:val="none" w:sz="0" w:space="0" w:color="auto"/>
                        <w:bottom w:val="none" w:sz="0" w:space="0" w:color="auto"/>
                        <w:right w:val="none" w:sz="0" w:space="0" w:color="auto"/>
                      </w:divBdr>
                    </w:div>
                    <w:div w:id="1171221422">
                      <w:marLeft w:val="0"/>
                      <w:marRight w:val="0"/>
                      <w:marTop w:val="0"/>
                      <w:marBottom w:val="0"/>
                      <w:divBdr>
                        <w:top w:val="none" w:sz="0" w:space="0" w:color="auto"/>
                        <w:left w:val="none" w:sz="0" w:space="0" w:color="auto"/>
                        <w:bottom w:val="none" w:sz="0" w:space="0" w:color="auto"/>
                        <w:right w:val="none" w:sz="0" w:space="0" w:color="auto"/>
                      </w:divBdr>
                    </w:div>
                    <w:div w:id="1534341748">
                      <w:marLeft w:val="0"/>
                      <w:marRight w:val="0"/>
                      <w:marTop w:val="0"/>
                      <w:marBottom w:val="0"/>
                      <w:divBdr>
                        <w:top w:val="none" w:sz="0" w:space="0" w:color="auto"/>
                        <w:left w:val="none" w:sz="0" w:space="0" w:color="auto"/>
                        <w:bottom w:val="none" w:sz="0" w:space="0" w:color="auto"/>
                        <w:right w:val="none" w:sz="0" w:space="0" w:color="auto"/>
                      </w:divBdr>
                    </w:div>
                  </w:divsChild>
                </w:div>
                <w:div w:id="1317106186">
                  <w:marLeft w:val="0"/>
                  <w:marRight w:val="0"/>
                  <w:marTop w:val="0"/>
                  <w:marBottom w:val="0"/>
                  <w:divBdr>
                    <w:top w:val="none" w:sz="0" w:space="0" w:color="auto"/>
                    <w:left w:val="none" w:sz="0" w:space="0" w:color="auto"/>
                    <w:bottom w:val="none" w:sz="0" w:space="0" w:color="auto"/>
                    <w:right w:val="none" w:sz="0" w:space="0" w:color="auto"/>
                  </w:divBdr>
                  <w:divsChild>
                    <w:div w:id="1796564494">
                      <w:marLeft w:val="0"/>
                      <w:marRight w:val="0"/>
                      <w:marTop w:val="0"/>
                      <w:marBottom w:val="0"/>
                      <w:divBdr>
                        <w:top w:val="none" w:sz="0" w:space="0" w:color="auto"/>
                        <w:left w:val="none" w:sz="0" w:space="0" w:color="auto"/>
                        <w:bottom w:val="none" w:sz="0" w:space="0" w:color="auto"/>
                        <w:right w:val="none" w:sz="0" w:space="0" w:color="auto"/>
                      </w:divBdr>
                    </w:div>
                  </w:divsChild>
                </w:div>
                <w:div w:id="1461338089">
                  <w:marLeft w:val="0"/>
                  <w:marRight w:val="0"/>
                  <w:marTop w:val="0"/>
                  <w:marBottom w:val="0"/>
                  <w:divBdr>
                    <w:top w:val="none" w:sz="0" w:space="0" w:color="auto"/>
                    <w:left w:val="none" w:sz="0" w:space="0" w:color="auto"/>
                    <w:bottom w:val="none" w:sz="0" w:space="0" w:color="auto"/>
                    <w:right w:val="none" w:sz="0" w:space="0" w:color="auto"/>
                  </w:divBdr>
                  <w:divsChild>
                    <w:div w:id="68384448">
                      <w:marLeft w:val="0"/>
                      <w:marRight w:val="0"/>
                      <w:marTop w:val="0"/>
                      <w:marBottom w:val="0"/>
                      <w:divBdr>
                        <w:top w:val="none" w:sz="0" w:space="0" w:color="auto"/>
                        <w:left w:val="none" w:sz="0" w:space="0" w:color="auto"/>
                        <w:bottom w:val="none" w:sz="0" w:space="0" w:color="auto"/>
                        <w:right w:val="none" w:sz="0" w:space="0" w:color="auto"/>
                      </w:divBdr>
                    </w:div>
                  </w:divsChild>
                </w:div>
                <w:div w:id="1862935454">
                  <w:marLeft w:val="0"/>
                  <w:marRight w:val="0"/>
                  <w:marTop w:val="0"/>
                  <w:marBottom w:val="0"/>
                  <w:divBdr>
                    <w:top w:val="none" w:sz="0" w:space="0" w:color="auto"/>
                    <w:left w:val="none" w:sz="0" w:space="0" w:color="auto"/>
                    <w:bottom w:val="none" w:sz="0" w:space="0" w:color="auto"/>
                    <w:right w:val="none" w:sz="0" w:space="0" w:color="auto"/>
                  </w:divBdr>
                  <w:divsChild>
                    <w:div w:id="19553760">
                      <w:marLeft w:val="0"/>
                      <w:marRight w:val="0"/>
                      <w:marTop w:val="0"/>
                      <w:marBottom w:val="0"/>
                      <w:divBdr>
                        <w:top w:val="none" w:sz="0" w:space="0" w:color="auto"/>
                        <w:left w:val="none" w:sz="0" w:space="0" w:color="auto"/>
                        <w:bottom w:val="none" w:sz="0" w:space="0" w:color="auto"/>
                        <w:right w:val="none" w:sz="0" w:space="0" w:color="auto"/>
                      </w:divBdr>
                    </w:div>
                  </w:divsChild>
                </w:div>
                <w:div w:id="1916281706">
                  <w:marLeft w:val="0"/>
                  <w:marRight w:val="0"/>
                  <w:marTop w:val="0"/>
                  <w:marBottom w:val="0"/>
                  <w:divBdr>
                    <w:top w:val="none" w:sz="0" w:space="0" w:color="auto"/>
                    <w:left w:val="none" w:sz="0" w:space="0" w:color="auto"/>
                    <w:bottom w:val="none" w:sz="0" w:space="0" w:color="auto"/>
                    <w:right w:val="none" w:sz="0" w:space="0" w:color="auto"/>
                  </w:divBdr>
                  <w:divsChild>
                    <w:div w:id="74745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214333">
          <w:marLeft w:val="0"/>
          <w:marRight w:val="0"/>
          <w:marTop w:val="0"/>
          <w:marBottom w:val="0"/>
          <w:divBdr>
            <w:top w:val="none" w:sz="0" w:space="0" w:color="auto"/>
            <w:left w:val="none" w:sz="0" w:space="0" w:color="auto"/>
            <w:bottom w:val="none" w:sz="0" w:space="0" w:color="auto"/>
            <w:right w:val="none" w:sz="0" w:space="0" w:color="auto"/>
          </w:divBdr>
          <w:divsChild>
            <w:div w:id="869494164">
              <w:marLeft w:val="0"/>
              <w:marRight w:val="0"/>
              <w:marTop w:val="0"/>
              <w:marBottom w:val="0"/>
              <w:divBdr>
                <w:top w:val="none" w:sz="0" w:space="0" w:color="auto"/>
                <w:left w:val="none" w:sz="0" w:space="0" w:color="auto"/>
                <w:bottom w:val="none" w:sz="0" w:space="0" w:color="auto"/>
                <w:right w:val="none" w:sz="0" w:space="0" w:color="auto"/>
              </w:divBdr>
            </w:div>
            <w:div w:id="874775378">
              <w:marLeft w:val="0"/>
              <w:marRight w:val="0"/>
              <w:marTop w:val="0"/>
              <w:marBottom w:val="0"/>
              <w:divBdr>
                <w:top w:val="none" w:sz="0" w:space="0" w:color="auto"/>
                <w:left w:val="none" w:sz="0" w:space="0" w:color="auto"/>
                <w:bottom w:val="none" w:sz="0" w:space="0" w:color="auto"/>
                <w:right w:val="none" w:sz="0" w:space="0" w:color="auto"/>
              </w:divBdr>
            </w:div>
            <w:div w:id="1999769017">
              <w:marLeft w:val="0"/>
              <w:marRight w:val="0"/>
              <w:marTop w:val="0"/>
              <w:marBottom w:val="0"/>
              <w:divBdr>
                <w:top w:val="none" w:sz="0" w:space="0" w:color="auto"/>
                <w:left w:val="none" w:sz="0" w:space="0" w:color="auto"/>
                <w:bottom w:val="none" w:sz="0" w:space="0" w:color="auto"/>
                <w:right w:val="none" w:sz="0" w:space="0" w:color="auto"/>
              </w:divBdr>
            </w:div>
          </w:divsChild>
        </w:div>
        <w:div w:id="2122331561">
          <w:marLeft w:val="0"/>
          <w:marRight w:val="0"/>
          <w:marTop w:val="0"/>
          <w:marBottom w:val="0"/>
          <w:divBdr>
            <w:top w:val="none" w:sz="0" w:space="0" w:color="auto"/>
            <w:left w:val="none" w:sz="0" w:space="0" w:color="auto"/>
            <w:bottom w:val="none" w:sz="0" w:space="0" w:color="auto"/>
            <w:right w:val="none" w:sz="0" w:space="0" w:color="auto"/>
          </w:divBdr>
        </w:div>
      </w:divsChild>
    </w:div>
    <w:div w:id="801381347">
      <w:bodyDiv w:val="1"/>
      <w:marLeft w:val="0"/>
      <w:marRight w:val="0"/>
      <w:marTop w:val="0"/>
      <w:marBottom w:val="0"/>
      <w:divBdr>
        <w:top w:val="none" w:sz="0" w:space="0" w:color="auto"/>
        <w:left w:val="none" w:sz="0" w:space="0" w:color="auto"/>
        <w:bottom w:val="none" w:sz="0" w:space="0" w:color="auto"/>
        <w:right w:val="none" w:sz="0" w:space="0" w:color="auto"/>
      </w:divBdr>
    </w:div>
    <w:div w:id="817110425">
      <w:bodyDiv w:val="1"/>
      <w:marLeft w:val="0"/>
      <w:marRight w:val="0"/>
      <w:marTop w:val="0"/>
      <w:marBottom w:val="0"/>
      <w:divBdr>
        <w:top w:val="none" w:sz="0" w:space="0" w:color="auto"/>
        <w:left w:val="none" w:sz="0" w:space="0" w:color="auto"/>
        <w:bottom w:val="none" w:sz="0" w:space="0" w:color="auto"/>
        <w:right w:val="none" w:sz="0" w:space="0" w:color="auto"/>
      </w:divBdr>
    </w:div>
    <w:div w:id="819494668">
      <w:bodyDiv w:val="1"/>
      <w:marLeft w:val="0"/>
      <w:marRight w:val="0"/>
      <w:marTop w:val="0"/>
      <w:marBottom w:val="0"/>
      <w:divBdr>
        <w:top w:val="none" w:sz="0" w:space="0" w:color="auto"/>
        <w:left w:val="none" w:sz="0" w:space="0" w:color="auto"/>
        <w:bottom w:val="none" w:sz="0" w:space="0" w:color="auto"/>
        <w:right w:val="none" w:sz="0" w:space="0" w:color="auto"/>
      </w:divBdr>
    </w:div>
    <w:div w:id="823472741">
      <w:bodyDiv w:val="1"/>
      <w:marLeft w:val="0"/>
      <w:marRight w:val="0"/>
      <w:marTop w:val="0"/>
      <w:marBottom w:val="0"/>
      <w:divBdr>
        <w:top w:val="none" w:sz="0" w:space="0" w:color="auto"/>
        <w:left w:val="none" w:sz="0" w:space="0" w:color="auto"/>
        <w:bottom w:val="none" w:sz="0" w:space="0" w:color="auto"/>
        <w:right w:val="none" w:sz="0" w:space="0" w:color="auto"/>
      </w:divBdr>
      <w:divsChild>
        <w:div w:id="71859461">
          <w:marLeft w:val="0"/>
          <w:marRight w:val="0"/>
          <w:marTop w:val="0"/>
          <w:marBottom w:val="0"/>
          <w:divBdr>
            <w:top w:val="none" w:sz="0" w:space="0" w:color="auto"/>
            <w:left w:val="none" w:sz="0" w:space="0" w:color="auto"/>
            <w:bottom w:val="none" w:sz="0" w:space="0" w:color="auto"/>
            <w:right w:val="none" w:sz="0" w:space="0" w:color="auto"/>
          </w:divBdr>
          <w:divsChild>
            <w:div w:id="282343815">
              <w:marLeft w:val="0"/>
              <w:marRight w:val="0"/>
              <w:marTop w:val="0"/>
              <w:marBottom w:val="0"/>
              <w:divBdr>
                <w:top w:val="none" w:sz="0" w:space="0" w:color="auto"/>
                <w:left w:val="none" w:sz="0" w:space="0" w:color="auto"/>
                <w:bottom w:val="none" w:sz="0" w:space="0" w:color="auto"/>
                <w:right w:val="none" w:sz="0" w:space="0" w:color="auto"/>
              </w:divBdr>
            </w:div>
          </w:divsChild>
        </w:div>
        <w:div w:id="124081725">
          <w:marLeft w:val="0"/>
          <w:marRight w:val="0"/>
          <w:marTop w:val="0"/>
          <w:marBottom w:val="0"/>
          <w:divBdr>
            <w:top w:val="none" w:sz="0" w:space="0" w:color="auto"/>
            <w:left w:val="none" w:sz="0" w:space="0" w:color="auto"/>
            <w:bottom w:val="none" w:sz="0" w:space="0" w:color="auto"/>
            <w:right w:val="none" w:sz="0" w:space="0" w:color="auto"/>
          </w:divBdr>
          <w:divsChild>
            <w:div w:id="352878214">
              <w:marLeft w:val="0"/>
              <w:marRight w:val="0"/>
              <w:marTop w:val="0"/>
              <w:marBottom w:val="0"/>
              <w:divBdr>
                <w:top w:val="none" w:sz="0" w:space="0" w:color="auto"/>
                <w:left w:val="none" w:sz="0" w:space="0" w:color="auto"/>
                <w:bottom w:val="none" w:sz="0" w:space="0" w:color="auto"/>
                <w:right w:val="none" w:sz="0" w:space="0" w:color="auto"/>
              </w:divBdr>
            </w:div>
            <w:div w:id="878663490">
              <w:marLeft w:val="0"/>
              <w:marRight w:val="0"/>
              <w:marTop w:val="0"/>
              <w:marBottom w:val="0"/>
              <w:divBdr>
                <w:top w:val="none" w:sz="0" w:space="0" w:color="auto"/>
                <w:left w:val="none" w:sz="0" w:space="0" w:color="auto"/>
                <w:bottom w:val="none" w:sz="0" w:space="0" w:color="auto"/>
                <w:right w:val="none" w:sz="0" w:space="0" w:color="auto"/>
              </w:divBdr>
            </w:div>
            <w:div w:id="1703627082">
              <w:marLeft w:val="0"/>
              <w:marRight w:val="0"/>
              <w:marTop w:val="0"/>
              <w:marBottom w:val="0"/>
              <w:divBdr>
                <w:top w:val="none" w:sz="0" w:space="0" w:color="auto"/>
                <w:left w:val="none" w:sz="0" w:space="0" w:color="auto"/>
                <w:bottom w:val="none" w:sz="0" w:space="0" w:color="auto"/>
                <w:right w:val="none" w:sz="0" w:space="0" w:color="auto"/>
              </w:divBdr>
            </w:div>
            <w:div w:id="1803428018">
              <w:marLeft w:val="0"/>
              <w:marRight w:val="0"/>
              <w:marTop w:val="0"/>
              <w:marBottom w:val="0"/>
              <w:divBdr>
                <w:top w:val="none" w:sz="0" w:space="0" w:color="auto"/>
                <w:left w:val="none" w:sz="0" w:space="0" w:color="auto"/>
                <w:bottom w:val="none" w:sz="0" w:space="0" w:color="auto"/>
                <w:right w:val="none" w:sz="0" w:space="0" w:color="auto"/>
              </w:divBdr>
            </w:div>
          </w:divsChild>
        </w:div>
        <w:div w:id="280382139">
          <w:marLeft w:val="0"/>
          <w:marRight w:val="0"/>
          <w:marTop w:val="0"/>
          <w:marBottom w:val="0"/>
          <w:divBdr>
            <w:top w:val="none" w:sz="0" w:space="0" w:color="auto"/>
            <w:left w:val="none" w:sz="0" w:space="0" w:color="auto"/>
            <w:bottom w:val="none" w:sz="0" w:space="0" w:color="auto"/>
            <w:right w:val="none" w:sz="0" w:space="0" w:color="auto"/>
          </w:divBdr>
          <w:divsChild>
            <w:div w:id="1934819492">
              <w:marLeft w:val="0"/>
              <w:marRight w:val="0"/>
              <w:marTop w:val="0"/>
              <w:marBottom w:val="0"/>
              <w:divBdr>
                <w:top w:val="none" w:sz="0" w:space="0" w:color="auto"/>
                <w:left w:val="none" w:sz="0" w:space="0" w:color="auto"/>
                <w:bottom w:val="none" w:sz="0" w:space="0" w:color="auto"/>
                <w:right w:val="none" w:sz="0" w:space="0" w:color="auto"/>
              </w:divBdr>
            </w:div>
          </w:divsChild>
        </w:div>
        <w:div w:id="370425883">
          <w:marLeft w:val="0"/>
          <w:marRight w:val="0"/>
          <w:marTop w:val="0"/>
          <w:marBottom w:val="0"/>
          <w:divBdr>
            <w:top w:val="none" w:sz="0" w:space="0" w:color="auto"/>
            <w:left w:val="none" w:sz="0" w:space="0" w:color="auto"/>
            <w:bottom w:val="none" w:sz="0" w:space="0" w:color="auto"/>
            <w:right w:val="none" w:sz="0" w:space="0" w:color="auto"/>
          </w:divBdr>
          <w:divsChild>
            <w:div w:id="1548764626">
              <w:marLeft w:val="0"/>
              <w:marRight w:val="0"/>
              <w:marTop w:val="0"/>
              <w:marBottom w:val="0"/>
              <w:divBdr>
                <w:top w:val="none" w:sz="0" w:space="0" w:color="auto"/>
                <w:left w:val="none" w:sz="0" w:space="0" w:color="auto"/>
                <w:bottom w:val="none" w:sz="0" w:space="0" w:color="auto"/>
                <w:right w:val="none" w:sz="0" w:space="0" w:color="auto"/>
              </w:divBdr>
            </w:div>
          </w:divsChild>
        </w:div>
        <w:div w:id="485168555">
          <w:marLeft w:val="0"/>
          <w:marRight w:val="0"/>
          <w:marTop w:val="0"/>
          <w:marBottom w:val="0"/>
          <w:divBdr>
            <w:top w:val="none" w:sz="0" w:space="0" w:color="auto"/>
            <w:left w:val="none" w:sz="0" w:space="0" w:color="auto"/>
            <w:bottom w:val="none" w:sz="0" w:space="0" w:color="auto"/>
            <w:right w:val="none" w:sz="0" w:space="0" w:color="auto"/>
          </w:divBdr>
          <w:divsChild>
            <w:div w:id="548540635">
              <w:marLeft w:val="0"/>
              <w:marRight w:val="0"/>
              <w:marTop w:val="0"/>
              <w:marBottom w:val="0"/>
              <w:divBdr>
                <w:top w:val="none" w:sz="0" w:space="0" w:color="auto"/>
                <w:left w:val="none" w:sz="0" w:space="0" w:color="auto"/>
                <w:bottom w:val="none" w:sz="0" w:space="0" w:color="auto"/>
                <w:right w:val="none" w:sz="0" w:space="0" w:color="auto"/>
              </w:divBdr>
            </w:div>
          </w:divsChild>
        </w:div>
        <w:div w:id="599021734">
          <w:marLeft w:val="0"/>
          <w:marRight w:val="0"/>
          <w:marTop w:val="0"/>
          <w:marBottom w:val="0"/>
          <w:divBdr>
            <w:top w:val="none" w:sz="0" w:space="0" w:color="auto"/>
            <w:left w:val="none" w:sz="0" w:space="0" w:color="auto"/>
            <w:bottom w:val="none" w:sz="0" w:space="0" w:color="auto"/>
            <w:right w:val="none" w:sz="0" w:space="0" w:color="auto"/>
          </w:divBdr>
          <w:divsChild>
            <w:div w:id="728921187">
              <w:marLeft w:val="0"/>
              <w:marRight w:val="0"/>
              <w:marTop w:val="0"/>
              <w:marBottom w:val="0"/>
              <w:divBdr>
                <w:top w:val="none" w:sz="0" w:space="0" w:color="auto"/>
                <w:left w:val="none" w:sz="0" w:space="0" w:color="auto"/>
                <w:bottom w:val="none" w:sz="0" w:space="0" w:color="auto"/>
                <w:right w:val="none" w:sz="0" w:space="0" w:color="auto"/>
              </w:divBdr>
            </w:div>
          </w:divsChild>
        </w:div>
        <w:div w:id="684792477">
          <w:marLeft w:val="0"/>
          <w:marRight w:val="0"/>
          <w:marTop w:val="0"/>
          <w:marBottom w:val="0"/>
          <w:divBdr>
            <w:top w:val="none" w:sz="0" w:space="0" w:color="auto"/>
            <w:left w:val="none" w:sz="0" w:space="0" w:color="auto"/>
            <w:bottom w:val="none" w:sz="0" w:space="0" w:color="auto"/>
            <w:right w:val="none" w:sz="0" w:space="0" w:color="auto"/>
          </w:divBdr>
          <w:divsChild>
            <w:div w:id="23404316">
              <w:marLeft w:val="0"/>
              <w:marRight w:val="0"/>
              <w:marTop w:val="0"/>
              <w:marBottom w:val="0"/>
              <w:divBdr>
                <w:top w:val="none" w:sz="0" w:space="0" w:color="auto"/>
                <w:left w:val="none" w:sz="0" w:space="0" w:color="auto"/>
                <w:bottom w:val="none" w:sz="0" w:space="0" w:color="auto"/>
                <w:right w:val="none" w:sz="0" w:space="0" w:color="auto"/>
              </w:divBdr>
            </w:div>
            <w:div w:id="46491455">
              <w:marLeft w:val="0"/>
              <w:marRight w:val="0"/>
              <w:marTop w:val="0"/>
              <w:marBottom w:val="0"/>
              <w:divBdr>
                <w:top w:val="none" w:sz="0" w:space="0" w:color="auto"/>
                <w:left w:val="none" w:sz="0" w:space="0" w:color="auto"/>
                <w:bottom w:val="none" w:sz="0" w:space="0" w:color="auto"/>
                <w:right w:val="none" w:sz="0" w:space="0" w:color="auto"/>
              </w:divBdr>
            </w:div>
            <w:div w:id="240607680">
              <w:marLeft w:val="0"/>
              <w:marRight w:val="0"/>
              <w:marTop w:val="0"/>
              <w:marBottom w:val="0"/>
              <w:divBdr>
                <w:top w:val="none" w:sz="0" w:space="0" w:color="auto"/>
                <w:left w:val="none" w:sz="0" w:space="0" w:color="auto"/>
                <w:bottom w:val="none" w:sz="0" w:space="0" w:color="auto"/>
                <w:right w:val="none" w:sz="0" w:space="0" w:color="auto"/>
              </w:divBdr>
            </w:div>
            <w:div w:id="1925991706">
              <w:marLeft w:val="0"/>
              <w:marRight w:val="0"/>
              <w:marTop w:val="0"/>
              <w:marBottom w:val="0"/>
              <w:divBdr>
                <w:top w:val="none" w:sz="0" w:space="0" w:color="auto"/>
                <w:left w:val="none" w:sz="0" w:space="0" w:color="auto"/>
                <w:bottom w:val="none" w:sz="0" w:space="0" w:color="auto"/>
                <w:right w:val="none" w:sz="0" w:space="0" w:color="auto"/>
              </w:divBdr>
            </w:div>
            <w:div w:id="2068142934">
              <w:marLeft w:val="0"/>
              <w:marRight w:val="0"/>
              <w:marTop w:val="0"/>
              <w:marBottom w:val="0"/>
              <w:divBdr>
                <w:top w:val="none" w:sz="0" w:space="0" w:color="auto"/>
                <w:left w:val="none" w:sz="0" w:space="0" w:color="auto"/>
                <w:bottom w:val="none" w:sz="0" w:space="0" w:color="auto"/>
                <w:right w:val="none" w:sz="0" w:space="0" w:color="auto"/>
              </w:divBdr>
            </w:div>
          </w:divsChild>
        </w:div>
        <w:div w:id="733817974">
          <w:marLeft w:val="0"/>
          <w:marRight w:val="0"/>
          <w:marTop w:val="0"/>
          <w:marBottom w:val="0"/>
          <w:divBdr>
            <w:top w:val="none" w:sz="0" w:space="0" w:color="auto"/>
            <w:left w:val="none" w:sz="0" w:space="0" w:color="auto"/>
            <w:bottom w:val="none" w:sz="0" w:space="0" w:color="auto"/>
            <w:right w:val="none" w:sz="0" w:space="0" w:color="auto"/>
          </w:divBdr>
          <w:divsChild>
            <w:div w:id="1601183407">
              <w:marLeft w:val="0"/>
              <w:marRight w:val="0"/>
              <w:marTop w:val="0"/>
              <w:marBottom w:val="0"/>
              <w:divBdr>
                <w:top w:val="none" w:sz="0" w:space="0" w:color="auto"/>
                <w:left w:val="none" w:sz="0" w:space="0" w:color="auto"/>
                <w:bottom w:val="none" w:sz="0" w:space="0" w:color="auto"/>
                <w:right w:val="none" w:sz="0" w:space="0" w:color="auto"/>
              </w:divBdr>
            </w:div>
          </w:divsChild>
        </w:div>
        <w:div w:id="793328698">
          <w:marLeft w:val="0"/>
          <w:marRight w:val="0"/>
          <w:marTop w:val="0"/>
          <w:marBottom w:val="0"/>
          <w:divBdr>
            <w:top w:val="none" w:sz="0" w:space="0" w:color="auto"/>
            <w:left w:val="none" w:sz="0" w:space="0" w:color="auto"/>
            <w:bottom w:val="none" w:sz="0" w:space="0" w:color="auto"/>
            <w:right w:val="none" w:sz="0" w:space="0" w:color="auto"/>
          </w:divBdr>
          <w:divsChild>
            <w:div w:id="543568327">
              <w:marLeft w:val="0"/>
              <w:marRight w:val="0"/>
              <w:marTop w:val="0"/>
              <w:marBottom w:val="0"/>
              <w:divBdr>
                <w:top w:val="none" w:sz="0" w:space="0" w:color="auto"/>
                <w:left w:val="none" w:sz="0" w:space="0" w:color="auto"/>
                <w:bottom w:val="none" w:sz="0" w:space="0" w:color="auto"/>
                <w:right w:val="none" w:sz="0" w:space="0" w:color="auto"/>
              </w:divBdr>
            </w:div>
          </w:divsChild>
        </w:div>
        <w:div w:id="1092625547">
          <w:marLeft w:val="0"/>
          <w:marRight w:val="0"/>
          <w:marTop w:val="0"/>
          <w:marBottom w:val="0"/>
          <w:divBdr>
            <w:top w:val="none" w:sz="0" w:space="0" w:color="auto"/>
            <w:left w:val="none" w:sz="0" w:space="0" w:color="auto"/>
            <w:bottom w:val="none" w:sz="0" w:space="0" w:color="auto"/>
            <w:right w:val="none" w:sz="0" w:space="0" w:color="auto"/>
          </w:divBdr>
          <w:divsChild>
            <w:div w:id="2074347699">
              <w:marLeft w:val="0"/>
              <w:marRight w:val="0"/>
              <w:marTop w:val="0"/>
              <w:marBottom w:val="0"/>
              <w:divBdr>
                <w:top w:val="none" w:sz="0" w:space="0" w:color="auto"/>
                <w:left w:val="none" w:sz="0" w:space="0" w:color="auto"/>
                <w:bottom w:val="none" w:sz="0" w:space="0" w:color="auto"/>
                <w:right w:val="none" w:sz="0" w:space="0" w:color="auto"/>
              </w:divBdr>
            </w:div>
          </w:divsChild>
        </w:div>
        <w:div w:id="1177813819">
          <w:marLeft w:val="0"/>
          <w:marRight w:val="0"/>
          <w:marTop w:val="0"/>
          <w:marBottom w:val="0"/>
          <w:divBdr>
            <w:top w:val="none" w:sz="0" w:space="0" w:color="auto"/>
            <w:left w:val="none" w:sz="0" w:space="0" w:color="auto"/>
            <w:bottom w:val="none" w:sz="0" w:space="0" w:color="auto"/>
            <w:right w:val="none" w:sz="0" w:space="0" w:color="auto"/>
          </w:divBdr>
          <w:divsChild>
            <w:div w:id="1718967911">
              <w:marLeft w:val="0"/>
              <w:marRight w:val="0"/>
              <w:marTop w:val="0"/>
              <w:marBottom w:val="0"/>
              <w:divBdr>
                <w:top w:val="none" w:sz="0" w:space="0" w:color="auto"/>
                <w:left w:val="none" w:sz="0" w:space="0" w:color="auto"/>
                <w:bottom w:val="none" w:sz="0" w:space="0" w:color="auto"/>
                <w:right w:val="none" w:sz="0" w:space="0" w:color="auto"/>
              </w:divBdr>
            </w:div>
          </w:divsChild>
        </w:div>
        <w:div w:id="1295066766">
          <w:marLeft w:val="0"/>
          <w:marRight w:val="0"/>
          <w:marTop w:val="0"/>
          <w:marBottom w:val="0"/>
          <w:divBdr>
            <w:top w:val="none" w:sz="0" w:space="0" w:color="auto"/>
            <w:left w:val="none" w:sz="0" w:space="0" w:color="auto"/>
            <w:bottom w:val="none" w:sz="0" w:space="0" w:color="auto"/>
            <w:right w:val="none" w:sz="0" w:space="0" w:color="auto"/>
          </w:divBdr>
          <w:divsChild>
            <w:div w:id="531066619">
              <w:marLeft w:val="0"/>
              <w:marRight w:val="0"/>
              <w:marTop w:val="0"/>
              <w:marBottom w:val="0"/>
              <w:divBdr>
                <w:top w:val="none" w:sz="0" w:space="0" w:color="auto"/>
                <w:left w:val="none" w:sz="0" w:space="0" w:color="auto"/>
                <w:bottom w:val="none" w:sz="0" w:space="0" w:color="auto"/>
                <w:right w:val="none" w:sz="0" w:space="0" w:color="auto"/>
              </w:divBdr>
            </w:div>
          </w:divsChild>
        </w:div>
        <w:div w:id="1376153009">
          <w:marLeft w:val="0"/>
          <w:marRight w:val="0"/>
          <w:marTop w:val="0"/>
          <w:marBottom w:val="0"/>
          <w:divBdr>
            <w:top w:val="none" w:sz="0" w:space="0" w:color="auto"/>
            <w:left w:val="none" w:sz="0" w:space="0" w:color="auto"/>
            <w:bottom w:val="none" w:sz="0" w:space="0" w:color="auto"/>
            <w:right w:val="none" w:sz="0" w:space="0" w:color="auto"/>
          </w:divBdr>
          <w:divsChild>
            <w:div w:id="1062022956">
              <w:marLeft w:val="0"/>
              <w:marRight w:val="0"/>
              <w:marTop w:val="0"/>
              <w:marBottom w:val="0"/>
              <w:divBdr>
                <w:top w:val="none" w:sz="0" w:space="0" w:color="auto"/>
                <w:left w:val="none" w:sz="0" w:space="0" w:color="auto"/>
                <w:bottom w:val="none" w:sz="0" w:space="0" w:color="auto"/>
                <w:right w:val="none" w:sz="0" w:space="0" w:color="auto"/>
              </w:divBdr>
            </w:div>
          </w:divsChild>
        </w:div>
        <w:div w:id="1383557116">
          <w:marLeft w:val="0"/>
          <w:marRight w:val="0"/>
          <w:marTop w:val="0"/>
          <w:marBottom w:val="0"/>
          <w:divBdr>
            <w:top w:val="none" w:sz="0" w:space="0" w:color="auto"/>
            <w:left w:val="none" w:sz="0" w:space="0" w:color="auto"/>
            <w:bottom w:val="none" w:sz="0" w:space="0" w:color="auto"/>
            <w:right w:val="none" w:sz="0" w:space="0" w:color="auto"/>
          </w:divBdr>
          <w:divsChild>
            <w:div w:id="1509053241">
              <w:marLeft w:val="0"/>
              <w:marRight w:val="0"/>
              <w:marTop w:val="0"/>
              <w:marBottom w:val="0"/>
              <w:divBdr>
                <w:top w:val="none" w:sz="0" w:space="0" w:color="auto"/>
                <w:left w:val="none" w:sz="0" w:space="0" w:color="auto"/>
                <w:bottom w:val="none" w:sz="0" w:space="0" w:color="auto"/>
                <w:right w:val="none" w:sz="0" w:space="0" w:color="auto"/>
              </w:divBdr>
            </w:div>
          </w:divsChild>
        </w:div>
        <w:div w:id="1480884094">
          <w:marLeft w:val="0"/>
          <w:marRight w:val="0"/>
          <w:marTop w:val="0"/>
          <w:marBottom w:val="0"/>
          <w:divBdr>
            <w:top w:val="none" w:sz="0" w:space="0" w:color="auto"/>
            <w:left w:val="none" w:sz="0" w:space="0" w:color="auto"/>
            <w:bottom w:val="none" w:sz="0" w:space="0" w:color="auto"/>
            <w:right w:val="none" w:sz="0" w:space="0" w:color="auto"/>
          </w:divBdr>
          <w:divsChild>
            <w:div w:id="898512478">
              <w:marLeft w:val="0"/>
              <w:marRight w:val="0"/>
              <w:marTop w:val="0"/>
              <w:marBottom w:val="0"/>
              <w:divBdr>
                <w:top w:val="none" w:sz="0" w:space="0" w:color="auto"/>
                <w:left w:val="none" w:sz="0" w:space="0" w:color="auto"/>
                <w:bottom w:val="none" w:sz="0" w:space="0" w:color="auto"/>
                <w:right w:val="none" w:sz="0" w:space="0" w:color="auto"/>
              </w:divBdr>
            </w:div>
          </w:divsChild>
        </w:div>
        <w:div w:id="1724985452">
          <w:marLeft w:val="0"/>
          <w:marRight w:val="0"/>
          <w:marTop w:val="0"/>
          <w:marBottom w:val="0"/>
          <w:divBdr>
            <w:top w:val="none" w:sz="0" w:space="0" w:color="auto"/>
            <w:left w:val="none" w:sz="0" w:space="0" w:color="auto"/>
            <w:bottom w:val="none" w:sz="0" w:space="0" w:color="auto"/>
            <w:right w:val="none" w:sz="0" w:space="0" w:color="auto"/>
          </w:divBdr>
          <w:divsChild>
            <w:div w:id="120921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4623">
      <w:bodyDiv w:val="1"/>
      <w:marLeft w:val="0"/>
      <w:marRight w:val="0"/>
      <w:marTop w:val="0"/>
      <w:marBottom w:val="0"/>
      <w:divBdr>
        <w:top w:val="none" w:sz="0" w:space="0" w:color="auto"/>
        <w:left w:val="none" w:sz="0" w:space="0" w:color="auto"/>
        <w:bottom w:val="none" w:sz="0" w:space="0" w:color="auto"/>
        <w:right w:val="none" w:sz="0" w:space="0" w:color="auto"/>
      </w:divBdr>
    </w:div>
    <w:div w:id="857473623">
      <w:bodyDiv w:val="1"/>
      <w:marLeft w:val="0"/>
      <w:marRight w:val="0"/>
      <w:marTop w:val="0"/>
      <w:marBottom w:val="0"/>
      <w:divBdr>
        <w:top w:val="none" w:sz="0" w:space="0" w:color="auto"/>
        <w:left w:val="none" w:sz="0" w:space="0" w:color="auto"/>
        <w:bottom w:val="none" w:sz="0" w:space="0" w:color="auto"/>
        <w:right w:val="none" w:sz="0" w:space="0" w:color="auto"/>
      </w:divBdr>
      <w:divsChild>
        <w:div w:id="176429186">
          <w:marLeft w:val="0"/>
          <w:marRight w:val="0"/>
          <w:marTop w:val="0"/>
          <w:marBottom w:val="0"/>
          <w:divBdr>
            <w:top w:val="none" w:sz="0" w:space="0" w:color="auto"/>
            <w:left w:val="none" w:sz="0" w:space="0" w:color="auto"/>
            <w:bottom w:val="none" w:sz="0" w:space="0" w:color="auto"/>
            <w:right w:val="none" w:sz="0" w:space="0" w:color="auto"/>
          </w:divBdr>
          <w:divsChild>
            <w:div w:id="171727371">
              <w:marLeft w:val="-75"/>
              <w:marRight w:val="0"/>
              <w:marTop w:val="30"/>
              <w:marBottom w:val="30"/>
              <w:divBdr>
                <w:top w:val="none" w:sz="0" w:space="0" w:color="auto"/>
                <w:left w:val="none" w:sz="0" w:space="0" w:color="auto"/>
                <w:bottom w:val="none" w:sz="0" w:space="0" w:color="auto"/>
                <w:right w:val="none" w:sz="0" w:space="0" w:color="auto"/>
              </w:divBdr>
              <w:divsChild>
                <w:div w:id="561525960">
                  <w:marLeft w:val="0"/>
                  <w:marRight w:val="0"/>
                  <w:marTop w:val="0"/>
                  <w:marBottom w:val="0"/>
                  <w:divBdr>
                    <w:top w:val="none" w:sz="0" w:space="0" w:color="auto"/>
                    <w:left w:val="none" w:sz="0" w:space="0" w:color="auto"/>
                    <w:bottom w:val="none" w:sz="0" w:space="0" w:color="auto"/>
                    <w:right w:val="none" w:sz="0" w:space="0" w:color="auto"/>
                  </w:divBdr>
                  <w:divsChild>
                    <w:div w:id="1734350520">
                      <w:marLeft w:val="0"/>
                      <w:marRight w:val="0"/>
                      <w:marTop w:val="0"/>
                      <w:marBottom w:val="0"/>
                      <w:divBdr>
                        <w:top w:val="none" w:sz="0" w:space="0" w:color="auto"/>
                        <w:left w:val="none" w:sz="0" w:space="0" w:color="auto"/>
                        <w:bottom w:val="none" w:sz="0" w:space="0" w:color="auto"/>
                        <w:right w:val="none" w:sz="0" w:space="0" w:color="auto"/>
                      </w:divBdr>
                    </w:div>
                  </w:divsChild>
                </w:div>
                <w:div w:id="631863841">
                  <w:marLeft w:val="0"/>
                  <w:marRight w:val="0"/>
                  <w:marTop w:val="0"/>
                  <w:marBottom w:val="0"/>
                  <w:divBdr>
                    <w:top w:val="none" w:sz="0" w:space="0" w:color="auto"/>
                    <w:left w:val="none" w:sz="0" w:space="0" w:color="auto"/>
                    <w:bottom w:val="none" w:sz="0" w:space="0" w:color="auto"/>
                    <w:right w:val="none" w:sz="0" w:space="0" w:color="auto"/>
                  </w:divBdr>
                  <w:divsChild>
                    <w:div w:id="1454979007">
                      <w:marLeft w:val="0"/>
                      <w:marRight w:val="0"/>
                      <w:marTop w:val="0"/>
                      <w:marBottom w:val="0"/>
                      <w:divBdr>
                        <w:top w:val="none" w:sz="0" w:space="0" w:color="auto"/>
                        <w:left w:val="none" w:sz="0" w:space="0" w:color="auto"/>
                        <w:bottom w:val="none" w:sz="0" w:space="0" w:color="auto"/>
                        <w:right w:val="none" w:sz="0" w:space="0" w:color="auto"/>
                      </w:divBdr>
                    </w:div>
                  </w:divsChild>
                </w:div>
                <w:div w:id="1036078778">
                  <w:marLeft w:val="0"/>
                  <w:marRight w:val="0"/>
                  <w:marTop w:val="0"/>
                  <w:marBottom w:val="0"/>
                  <w:divBdr>
                    <w:top w:val="none" w:sz="0" w:space="0" w:color="auto"/>
                    <w:left w:val="none" w:sz="0" w:space="0" w:color="auto"/>
                    <w:bottom w:val="none" w:sz="0" w:space="0" w:color="auto"/>
                    <w:right w:val="none" w:sz="0" w:space="0" w:color="auto"/>
                  </w:divBdr>
                  <w:divsChild>
                    <w:div w:id="245263809">
                      <w:marLeft w:val="0"/>
                      <w:marRight w:val="0"/>
                      <w:marTop w:val="0"/>
                      <w:marBottom w:val="0"/>
                      <w:divBdr>
                        <w:top w:val="none" w:sz="0" w:space="0" w:color="auto"/>
                        <w:left w:val="none" w:sz="0" w:space="0" w:color="auto"/>
                        <w:bottom w:val="none" w:sz="0" w:space="0" w:color="auto"/>
                        <w:right w:val="none" w:sz="0" w:space="0" w:color="auto"/>
                      </w:divBdr>
                    </w:div>
                    <w:div w:id="1720976014">
                      <w:marLeft w:val="0"/>
                      <w:marRight w:val="0"/>
                      <w:marTop w:val="0"/>
                      <w:marBottom w:val="0"/>
                      <w:divBdr>
                        <w:top w:val="none" w:sz="0" w:space="0" w:color="auto"/>
                        <w:left w:val="none" w:sz="0" w:space="0" w:color="auto"/>
                        <w:bottom w:val="none" w:sz="0" w:space="0" w:color="auto"/>
                        <w:right w:val="none" w:sz="0" w:space="0" w:color="auto"/>
                      </w:divBdr>
                    </w:div>
                  </w:divsChild>
                </w:div>
                <w:div w:id="1076243414">
                  <w:marLeft w:val="0"/>
                  <w:marRight w:val="0"/>
                  <w:marTop w:val="0"/>
                  <w:marBottom w:val="0"/>
                  <w:divBdr>
                    <w:top w:val="none" w:sz="0" w:space="0" w:color="auto"/>
                    <w:left w:val="none" w:sz="0" w:space="0" w:color="auto"/>
                    <w:bottom w:val="none" w:sz="0" w:space="0" w:color="auto"/>
                    <w:right w:val="none" w:sz="0" w:space="0" w:color="auto"/>
                  </w:divBdr>
                  <w:divsChild>
                    <w:div w:id="1580864375">
                      <w:marLeft w:val="0"/>
                      <w:marRight w:val="0"/>
                      <w:marTop w:val="0"/>
                      <w:marBottom w:val="0"/>
                      <w:divBdr>
                        <w:top w:val="none" w:sz="0" w:space="0" w:color="auto"/>
                        <w:left w:val="none" w:sz="0" w:space="0" w:color="auto"/>
                        <w:bottom w:val="none" w:sz="0" w:space="0" w:color="auto"/>
                        <w:right w:val="none" w:sz="0" w:space="0" w:color="auto"/>
                      </w:divBdr>
                    </w:div>
                  </w:divsChild>
                </w:div>
                <w:div w:id="1290472100">
                  <w:marLeft w:val="0"/>
                  <w:marRight w:val="0"/>
                  <w:marTop w:val="0"/>
                  <w:marBottom w:val="0"/>
                  <w:divBdr>
                    <w:top w:val="none" w:sz="0" w:space="0" w:color="auto"/>
                    <w:left w:val="none" w:sz="0" w:space="0" w:color="auto"/>
                    <w:bottom w:val="none" w:sz="0" w:space="0" w:color="auto"/>
                    <w:right w:val="none" w:sz="0" w:space="0" w:color="auto"/>
                  </w:divBdr>
                  <w:divsChild>
                    <w:div w:id="910116174">
                      <w:marLeft w:val="0"/>
                      <w:marRight w:val="0"/>
                      <w:marTop w:val="0"/>
                      <w:marBottom w:val="0"/>
                      <w:divBdr>
                        <w:top w:val="none" w:sz="0" w:space="0" w:color="auto"/>
                        <w:left w:val="none" w:sz="0" w:space="0" w:color="auto"/>
                        <w:bottom w:val="none" w:sz="0" w:space="0" w:color="auto"/>
                        <w:right w:val="none" w:sz="0" w:space="0" w:color="auto"/>
                      </w:divBdr>
                    </w:div>
                  </w:divsChild>
                </w:div>
                <w:div w:id="1357653130">
                  <w:marLeft w:val="0"/>
                  <w:marRight w:val="0"/>
                  <w:marTop w:val="0"/>
                  <w:marBottom w:val="0"/>
                  <w:divBdr>
                    <w:top w:val="none" w:sz="0" w:space="0" w:color="auto"/>
                    <w:left w:val="none" w:sz="0" w:space="0" w:color="auto"/>
                    <w:bottom w:val="none" w:sz="0" w:space="0" w:color="auto"/>
                    <w:right w:val="none" w:sz="0" w:space="0" w:color="auto"/>
                  </w:divBdr>
                  <w:divsChild>
                    <w:div w:id="1647473741">
                      <w:marLeft w:val="0"/>
                      <w:marRight w:val="0"/>
                      <w:marTop w:val="0"/>
                      <w:marBottom w:val="0"/>
                      <w:divBdr>
                        <w:top w:val="none" w:sz="0" w:space="0" w:color="auto"/>
                        <w:left w:val="none" w:sz="0" w:space="0" w:color="auto"/>
                        <w:bottom w:val="none" w:sz="0" w:space="0" w:color="auto"/>
                        <w:right w:val="none" w:sz="0" w:space="0" w:color="auto"/>
                      </w:divBdr>
                    </w:div>
                  </w:divsChild>
                </w:div>
                <w:div w:id="1706830822">
                  <w:marLeft w:val="0"/>
                  <w:marRight w:val="0"/>
                  <w:marTop w:val="0"/>
                  <w:marBottom w:val="0"/>
                  <w:divBdr>
                    <w:top w:val="none" w:sz="0" w:space="0" w:color="auto"/>
                    <w:left w:val="none" w:sz="0" w:space="0" w:color="auto"/>
                    <w:bottom w:val="none" w:sz="0" w:space="0" w:color="auto"/>
                    <w:right w:val="none" w:sz="0" w:space="0" w:color="auto"/>
                  </w:divBdr>
                  <w:divsChild>
                    <w:div w:id="1133716488">
                      <w:marLeft w:val="0"/>
                      <w:marRight w:val="0"/>
                      <w:marTop w:val="0"/>
                      <w:marBottom w:val="0"/>
                      <w:divBdr>
                        <w:top w:val="none" w:sz="0" w:space="0" w:color="auto"/>
                        <w:left w:val="none" w:sz="0" w:space="0" w:color="auto"/>
                        <w:bottom w:val="none" w:sz="0" w:space="0" w:color="auto"/>
                        <w:right w:val="none" w:sz="0" w:space="0" w:color="auto"/>
                      </w:divBdr>
                    </w:div>
                  </w:divsChild>
                </w:div>
                <w:div w:id="2063288641">
                  <w:marLeft w:val="0"/>
                  <w:marRight w:val="0"/>
                  <w:marTop w:val="0"/>
                  <w:marBottom w:val="0"/>
                  <w:divBdr>
                    <w:top w:val="none" w:sz="0" w:space="0" w:color="auto"/>
                    <w:left w:val="none" w:sz="0" w:space="0" w:color="auto"/>
                    <w:bottom w:val="none" w:sz="0" w:space="0" w:color="auto"/>
                    <w:right w:val="none" w:sz="0" w:space="0" w:color="auto"/>
                  </w:divBdr>
                  <w:divsChild>
                    <w:div w:id="9165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451529">
          <w:marLeft w:val="0"/>
          <w:marRight w:val="0"/>
          <w:marTop w:val="0"/>
          <w:marBottom w:val="0"/>
          <w:divBdr>
            <w:top w:val="none" w:sz="0" w:space="0" w:color="auto"/>
            <w:left w:val="none" w:sz="0" w:space="0" w:color="auto"/>
            <w:bottom w:val="none" w:sz="0" w:space="0" w:color="auto"/>
            <w:right w:val="none" w:sz="0" w:space="0" w:color="auto"/>
          </w:divBdr>
          <w:divsChild>
            <w:div w:id="882408182">
              <w:marLeft w:val="0"/>
              <w:marRight w:val="0"/>
              <w:marTop w:val="0"/>
              <w:marBottom w:val="0"/>
              <w:divBdr>
                <w:top w:val="none" w:sz="0" w:space="0" w:color="auto"/>
                <w:left w:val="none" w:sz="0" w:space="0" w:color="auto"/>
                <w:bottom w:val="none" w:sz="0" w:space="0" w:color="auto"/>
                <w:right w:val="none" w:sz="0" w:space="0" w:color="auto"/>
              </w:divBdr>
            </w:div>
            <w:div w:id="1860926203">
              <w:marLeft w:val="0"/>
              <w:marRight w:val="0"/>
              <w:marTop w:val="0"/>
              <w:marBottom w:val="0"/>
              <w:divBdr>
                <w:top w:val="none" w:sz="0" w:space="0" w:color="auto"/>
                <w:left w:val="none" w:sz="0" w:space="0" w:color="auto"/>
                <w:bottom w:val="none" w:sz="0" w:space="0" w:color="auto"/>
                <w:right w:val="none" w:sz="0" w:space="0" w:color="auto"/>
              </w:divBdr>
            </w:div>
          </w:divsChild>
        </w:div>
        <w:div w:id="765006721">
          <w:marLeft w:val="0"/>
          <w:marRight w:val="0"/>
          <w:marTop w:val="0"/>
          <w:marBottom w:val="0"/>
          <w:divBdr>
            <w:top w:val="none" w:sz="0" w:space="0" w:color="auto"/>
            <w:left w:val="none" w:sz="0" w:space="0" w:color="auto"/>
            <w:bottom w:val="none" w:sz="0" w:space="0" w:color="auto"/>
            <w:right w:val="none" w:sz="0" w:space="0" w:color="auto"/>
          </w:divBdr>
          <w:divsChild>
            <w:div w:id="2083873760">
              <w:marLeft w:val="-75"/>
              <w:marRight w:val="0"/>
              <w:marTop w:val="30"/>
              <w:marBottom w:val="30"/>
              <w:divBdr>
                <w:top w:val="none" w:sz="0" w:space="0" w:color="auto"/>
                <w:left w:val="none" w:sz="0" w:space="0" w:color="auto"/>
                <w:bottom w:val="none" w:sz="0" w:space="0" w:color="auto"/>
                <w:right w:val="none" w:sz="0" w:space="0" w:color="auto"/>
              </w:divBdr>
              <w:divsChild>
                <w:div w:id="217668318">
                  <w:marLeft w:val="0"/>
                  <w:marRight w:val="0"/>
                  <w:marTop w:val="0"/>
                  <w:marBottom w:val="0"/>
                  <w:divBdr>
                    <w:top w:val="none" w:sz="0" w:space="0" w:color="auto"/>
                    <w:left w:val="none" w:sz="0" w:space="0" w:color="auto"/>
                    <w:bottom w:val="none" w:sz="0" w:space="0" w:color="auto"/>
                    <w:right w:val="none" w:sz="0" w:space="0" w:color="auto"/>
                  </w:divBdr>
                  <w:divsChild>
                    <w:div w:id="1664236345">
                      <w:marLeft w:val="0"/>
                      <w:marRight w:val="0"/>
                      <w:marTop w:val="0"/>
                      <w:marBottom w:val="0"/>
                      <w:divBdr>
                        <w:top w:val="none" w:sz="0" w:space="0" w:color="auto"/>
                        <w:left w:val="none" w:sz="0" w:space="0" w:color="auto"/>
                        <w:bottom w:val="none" w:sz="0" w:space="0" w:color="auto"/>
                        <w:right w:val="none" w:sz="0" w:space="0" w:color="auto"/>
                      </w:divBdr>
                    </w:div>
                  </w:divsChild>
                </w:div>
                <w:div w:id="258099585">
                  <w:marLeft w:val="0"/>
                  <w:marRight w:val="0"/>
                  <w:marTop w:val="0"/>
                  <w:marBottom w:val="0"/>
                  <w:divBdr>
                    <w:top w:val="none" w:sz="0" w:space="0" w:color="auto"/>
                    <w:left w:val="none" w:sz="0" w:space="0" w:color="auto"/>
                    <w:bottom w:val="none" w:sz="0" w:space="0" w:color="auto"/>
                    <w:right w:val="none" w:sz="0" w:space="0" w:color="auto"/>
                  </w:divBdr>
                  <w:divsChild>
                    <w:div w:id="1798182330">
                      <w:marLeft w:val="0"/>
                      <w:marRight w:val="0"/>
                      <w:marTop w:val="0"/>
                      <w:marBottom w:val="0"/>
                      <w:divBdr>
                        <w:top w:val="none" w:sz="0" w:space="0" w:color="auto"/>
                        <w:left w:val="none" w:sz="0" w:space="0" w:color="auto"/>
                        <w:bottom w:val="none" w:sz="0" w:space="0" w:color="auto"/>
                        <w:right w:val="none" w:sz="0" w:space="0" w:color="auto"/>
                      </w:divBdr>
                    </w:div>
                  </w:divsChild>
                </w:div>
                <w:div w:id="458914208">
                  <w:marLeft w:val="0"/>
                  <w:marRight w:val="0"/>
                  <w:marTop w:val="0"/>
                  <w:marBottom w:val="0"/>
                  <w:divBdr>
                    <w:top w:val="none" w:sz="0" w:space="0" w:color="auto"/>
                    <w:left w:val="none" w:sz="0" w:space="0" w:color="auto"/>
                    <w:bottom w:val="none" w:sz="0" w:space="0" w:color="auto"/>
                    <w:right w:val="none" w:sz="0" w:space="0" w:color="auto"/>
                  </w:divBdr>
                  <w:divsChild>
                    <w:div w:id="2083327952">
                      <w:marLeft w:val="0"/>
                      <w:marRight w:val="0"/>
                      <w:marTop w:val="0"/>
                      <w:marBottom w:val="0"/>
                      <w:divBdr>
                        <w:top w:val="none" w:sz="0" w:space="0" w:color="auto"/>
                        <w:left w:val="none" w:sz="0" w:space="0" w:color="auto"/>
                        <w:bottom w:val="none" w:sz="0" w:space="0" w:color="auto"/>
                        <w:right w:val="none" w:sz="0" w:space="0" w:color="auto"/>
                      </w:divBdr>
                    </w:div>
                  </w:divsChild>
                </w:div>
                <w:div w:id="715737670">
                  <w:marLeft w:val="0"/>
                  <w:marRight w:val="0"/>
                  <w:marTop w:val="0"/>
                  <w:marBottom w:val="0"/>
                  <w:divBdr>
                    <w:top w:val="none" w:sz="0" w:space="0" w:color="auto"/>
                    <w:left w:val="none" w:sz="0" w:space="0" w:color="auto"/>
                    <w:bottom w:val="none" w:sz="0" w:space="0" w:color="auto"/>
                    <w:right w:val="none" w:sz="0" w:space="0" w:color="auto"/>
                  </w:divBdr>
                  <w:divsChild>
                    <w:div w:id="794250670">
                      <w:marLeft w:val="0"/>
                      <w:marRight w:val="0"/>
                      <w:marTop w:val="0"/>
                      <w:marBottom w:val="0"/>
                      <w:divBdr>
                        <w:top w:val="none" w:sz="0" w:space="0" w:color="auto"/>
                        <w:left w:val="none" w:sz="0" w:space="0" w:color="auto"/>
                        <w:bottom w:val="none" w:sz="0" w:space="0" w:color="auto"/>
                        <w:right w:val="none" w:sz="0" w:space="0" w:color="auto"/>
                      </w:divBdr>
                    </w:div>
                  </w:divsChild>
                </w:div>
                <w:div w:id="777330476">
                  <w:marLeft w:val="0"/>
                  <w:marRight w:val="0"/>
                  <w:marTop w:val="0"/>
                  <w:marBottom w:val="0"/>
                  <w:divBdr>
                    <w:top w:val="none" w:sz="0" w:space="0" w:color="auto"/>
                    <w:left w:val="none" w:sz="0" w:space="0" w:color="auto"/>
                    <w:bottom w:val="none" w:sz="0" w:space="0" w:color="auto"/>
                    <w:right w:val="none" w:sz="0" w:space="0" w:color="auto"/>
                  </w:divBdr>
                  <w:divsChild>
                    <w:div w:id="469980637">
                      <w:marLeft w:val="0"/>
                      <w:marRight w:val="0"/>
                      <w:marTop w:val="0"/>
                      <w:marBottom w:val="0"/>
                      <w:divBdr>
                        <w:top w:val="none" w:sz="0" w:space="0" w:color="auto"/>
                        <w:left w:val="none" w:sz="0" w:space="0" w:color="auto"/>
                        <w:bottom w:val="none" w:sz="0" w:space="0" w:color="auto"/>
                        <w:right w:val="none" w:sz="0" w:space="0" w:color="auto"/>
                      </w:divBdr>
                    </w:div>
                  </w:divsChild>
                </w:div>
                <w:div w:id="1220632924">
                  <w:marLeft w:val="0"/>
                  <w:marRight w:val="0"/>
                  <w:marTop w:val="0"/>
                  <w:marBottom w:val="0"/>
                  <w:divBdr>
                    <w:top w:val="none" w:sz="0" w:space="0" w:color="auto"/>
                    <w:left w:val="none" w:sz="0" w:space="0" w:color="auto"/>
                    <w:bottom w:val="none" w:sz="0" w:space="0" w:color="auto"/>
                    <w:right w:val="none" w:sz="0" w:space="0" w:color="auto"/>
                  </w:divBdr>
                  <w:divsChild>
                    <w:div w:id="2040549727">
                      <w:marLeft w:val="0"/>
                      <w:marRight w:val="0"/>
                      <w:marTop w:val="0"/>
                      <w:marBottom w:val="0"/>
                      <w:divBdr>
                        <w:top w:val="none" w:sz="0" w:space="0" w:color="auto"/>
                        <w:left w:val="none" w:sz="0" w:space="0" w:color="auto"/>
                        <w:bottom w:val="none" w:sz="0" w:space="0" w:color="auto"/>
                        <w:right w:val="none" w:sz="0" w:space="0" w:color="auto"/>
                      </w:divBdr>
                    </w:div>
                  </w:divsChild>
                </w:div>
                <w:div w:id="1474830028">
                  <w:marLeft w:val="0"/>
                  <w:marRight w:val="0"/>
                  <w:marTop w:val="0"/>
                  <w:marBottom w:val="0"/>
                  <w:divBdr>
                    <w:top w:val="none" w:sz="0" w:space="0" w:color="auto"/>
                    <w:left w:val="none" w:sz="0" w:space="0" w:color="auto"/>
                    <w:bottom w:val="none" w:sz="0" w:space="0" w:color="auto"/>
                    <w:right w:val="none" w:sz="0" w:space="0" w:color="auto"/>
                  </w:divBdr>
                  <w:divsChild>
                    <w:div w:id="122894315">
                      <w:marLeft w:val="0"/>
                      <w:marRight w:val="0"/>
                      <w:marTop w:val="0"/>
                      <w:marBottom w:val="0"/>
                      <w:divBdr>
                        <w:top w:val="none" w:sz="0" w:space="0" w:color="auto"/>
                        <w:left w:val="none" w:sz="0" w:space="0" w:color="auto"/>
                        <w:bottom w:val="none" w:sz="0" w:space="0" w:color="auto"/>
                        <w:right w:val="none" w:sz="0" w:space="0" w:color="auto"/>
                      </w:divBdr>
                    </w:div>
                  </w:divsChild>
                </w:div>
                <w:div w:id="1961648679">
                  <w:marLeft w:val="0"/>
                  <w:marRight w:val="0"/>
                  <w:marTop w:val="0"/>
                  <w:marBottom w:val="0"/>
                  <w:divBdr>
                    <w:top w:val="none" w:sz="0" w:space="0" w:color="auto"/>
                    <w:left w:val="none" w:sz="0" w:space="0" w:color="auto"/>
                    <w:bottom w:val="none" w:sz="0" w:space="0" w:color="auto"/>
                    <w:right w:val="none" w:sz="0" w:space="0" w:color="auto"/>
                  </w:divBdr>
                  <w:divsChild>
                    <w:div w:id="31334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869340">
          <w:marLeft w:val="0"/>
          <w:marRight w:val="0"/>
          <w:marTop w:val="0"/>
          <w:marBottom w:val="0"/>
          <w:divBdr>
            <w:top w:val="none" w:sz="0" w:space="0" w:color="auto"/>
            <w:left w:val="none" w:sz="0" w:space="0" w:color="auto"/>
            <w:bottom w:val="none" w:sz="0" w:space="0" w:color="auto"/>
            <w:right w:val="none" w:sz="0" w:space="0" w:color="auto"/>
          </w:divBdr>
          <w:divsChild>
            <w:div w:id="1998025907">
              <w:marLeft w:val="-75"/>
              <w:marRight w:val="0"/>
              <w:marTop w:val="30"/>
              <w:marBottom w:val="30"/>
              <w:divBdr>
                <w:top w:val="none" w:sz="0" w:space="0" w:color="auto"/>
                <w:left w:val="none" w:sz="0" w:space="0" w:color="auto"/>
                <w:bottom w:val="none" w:sz="0" w:space="0" w:color="auto"/>
                <w:right w:val="none" w:sz="0" w:space="0" w:color="auto"/>
              </w:divBdr>
              <w:divsChild>
                <w:div w:id="411581783">
                  <w:marLeft w:val="0"/>
                  <w:marRight w:val="0"/>
                  <w:marTop w:val="0"/>
                  <w:marBottom w:val="0"/>
                  <w:divBdr>
                    <w:top w:val="none" w:sz="0" w:space="0" w:color="auto"/>
                    <w:left w:val="none" w:sz="0" w:space="0" w:color="auto"/>
                    <w:bottom w:val="none" w:sz="0" w:space="0" w:color="auto"/>
                    <w:right w:val="none" w:sz="0" w:space="0" w:color="auto"/>
                  </w:divBdr>
                  <w:divsChild>
                    <w:div w:id="211625530">
                      <w:marLeft w:val="0"/>
                      <w:marRight w:val="0"/>
                      <w:marTop w:val="0"/>
                      <w:marBottom w:val="0"/>
                      <w:divBdr>
                        <w:top w:val="none" w:sz="0" w:space="0" w:color="auto"/>
                        <w:left w:val="none" w:sz="0" w:space="0" w:color="auto"/>
                        <w:bottom w:val="none" w:sz="0" w:space="0" w:color="auto"/>
                        <w:right w:val="none" w:sz="0" w:space="0" w:color="auto"/>
                      </w:divBdr>
                    </w:div>
                  </w:divsChild>
                </w:div>
                <w:div w:id="703595515">
                  <w:marLeft w:val="0"/>
                  <w:marRight w:val="0"/>
                  <w:marTop w:val="0"/>
                  <w:marBottom w:val="0"/>
                  <w:divBdr>
                    <w:top w:val="none" w:sz="0" w:space="0" w:color="auto"/>
                    <w:left w:val="none" w:sz="0" w:space="0" w:color="auto"/>
                    <w:bottom w:val="none" w:sz="0" w:space="0" w:color="auto"/>
                    <w:right w:val="none" w:sz="0" w:space="0" w:color="auto"/>
                  </w:divBdr>
                  <w:divsChild>
                    <w:div w:id="240717412">
                      <w:marLeft w:val="0"/>
                      <w:marRight w:val="0"/>
                      <w:marTop w:val="0"/>
                      <w:marBottom w:val="0"/>
                      <w:divBdr>
                        <w:top w:val="none" w:sz="0" w:space="0" w:color="auto"/>
                        <w:left w:val="none" w:sz="0" w:space="0" w:color="auto"/>
                        <w:bottom w:val="none" w:sz="0" w:space="0" w:color="auto"/>
                        <w:right w:val="none" w:sz="0" w:space="0" w:color="auto"/>
                      </w:divBdr>
                    </w:div>
                  </w:divsChild>
                </w:div>
                <w:div w:id="938492937">
                  <w:marLeft w:val="0"/>
                  <w:marRight w:val="0"/>
                  <w:marTop w:val="0"/>
                  <w:marBottom w:val="0"/>
                  <w:divBdr>
                    <w:top w:val="none" w:sz="0" w:space="0" w:color="auto"/>
                    <w:left w:val="none" w:sz="0" w:space="0" w:color="auto"/>
                    <w:bottom w:val="none" w:sz="0" w:space="0" w:color="auto"/>
                    <w:right w:val="none" w:sz="0" w:space="0" w:color="auto"/>
                  </w:divBdr>
                  <w:divsChild>
                    <w:div w:id="857305524">
                      <w:marLeft w:val="0"/>
                      <w:marRight w:val="0"/>
                      <w:marTop w:val="0"/>
                      <w:marBottom w:val="0"/>
                      <w:divBdr>
                        <w:top w:val="none" w:sz="0" w:space="0" w:color="auto"/>
                        <w:left w:val="none" w:sz="0" w:space="0" w:color="auto"/>
                        <w:bottom w:val="none" w:sz="0" w:space="0" w:color="auto"/>
                        <w:right w:val="none" w:sz="0" w:space="0" w:color="auto"/>
                      </w:divBdr>
                    </w:div>
                  </w:divsChild>
                </w:div>
                <w:div w:id="1081177933">
                  <w:marLeft w:val="0"/>
                  <w:marRight w:val="0"/>
                  <w:marTop w:val="0"/>
                  <w:marBottom w:val="0"/>
                  <w:divBdr>
                    <w:top w:val="none" w:sz="0" w:space="0" w:color="auto"/>
                    <w:left w:val="none" w:sz="0" w:space="0" w:color="auto"/>
                    <w:bottom w:val="none" w:sz="0" w:space="0" w:color="auto"/>
                    <w:right w:val="none" w:sz="0" w:space="0" w:color="auto"/>
                  </w:divBdr>
                  <w:divsChild>
                    <w:div w:id="294682151">
                      <w:marLeft w:val="0"/>
                      <w:marRight w:val="0"/>
                      <w:marTop w:val="0"/>
                      <w:marBottom w:val="0"/>
                      <w:divBdr>
                        <w:top w:val="none" w:sz="0" w:space="0" w:color="auto"/>
                        <w:left w:val="none" w:sz="0" w:space="0" w:color="auto"/>
                        <w:bottom w:val="none" w:sz="0" w:space="0" w:color="auto"/>
                        <w:right w:val="none" w:sz="0" w:space="0" w:color="auto"/>
                      </w:divBdr>
                    </w:div>
                  </w:divsChild>
                </w:div>
                <w:div w:id="1247035777">
                  <w:marLeft w:val="0"/>
                  <w:marRight w:val="0"/>
                  <w:marTop w:val="0"/>
                  <w:marBottom w:val="0"/>
                  <w:divBdr>
                    <w:top w:val="none" w:sz="0" w:space="0" w:color="auto"/>
                    <w:left w:val="none" w:sz="0" w:space="0" w:color="auto"/>
                    <w:bottom w:val="none" w:sz="0" w:space="0" w:color="auto"/>
                    <w:right w:val="none" w:sz="0" w:space="0" w:color="auto"/>
                  </w:divBdr>
                  <w:divsChild>
                    <w:div w:id="1989941065">
                      <w:marLeft w:val="0"/>
                      <w:marRight w:val="0"/>
                      <w:marTop w:val="0"/>
                      <w:marBottom w:val="0"/>
                      <w:divBdr>
                        <w:top w:val="none" w:sz="0" w:space="0" w:color="auto"/>
                        <w:left w:val="none" w:sz="0" w:space="0" w:color="auto"/>
                        <w:bottom w:val="none" w:sz="0" w:space="0" w:color="auto"/>
                        <w:right w:val="none" w:sz="0" w:space="0" w:color="auto"/>
                      </w:divBdr>
                    </w:div>
                  </w:divsChild>
                </w:div>
                <w:div w:id="1312830571">
                  <w:marLeft w:val="0"/>
                  <w:marRight w:val="0"/>
                  <w:marTop w:val="0"/>
                  <w:marBottom w:val="0"/>
                  <w:divBdr>
                    <w:top w:val="none" w:sz="0" w:space="0" w:color="auto"/>
                    <w:left w:val="none" w:sz="0" w:space="0" w:color="auto"/>
                    <w:bottom w:val="none" w:sz="0" w:space="0" w:color="auto"/>
                    <w:right w:val="none" w:sz="0" w:space="0" w:color="auto"/>
                  </w:divBdr>
                  <w:divsChild>
                    <w:div w:id="861434963">
                      <w:marLeft w:val="0"/>
                      <w:marRight w:val="0"/>
                      <w:marTop w:val="0"/>
                      <w:marBottom w:val="0"/>
                      <w:divBdr>
                        <w:top w:val="none" w:sz="0" w:space="0" w:color="auto"/>
                        <w:left w:val="none" w:sz="0" w:space="0" w:color="auto"/>
                        <w:bottom w:val="none" w:sz="0" w:space="0" w:color="auto"/>
                        <w:right w:val="none" w:sz="0" w:space="0" w:color="auto"/>
                      </w:divBdr>
                    </w:div>
                  </w:divsChild>
                </w:div>
                <w:div w:id="1368095433">
                  <w:marLeft w:val="0"/>
                  <w:marRight w:val="0"/>
                  <w:marTop w:val="0"/>
                  <w:marBottom w:val="0"/>
                  <w:divBdr>
                    <w:top w:val="none" w:sz="0" w:space="0" w:color="auto"/>
                    <w:left w:val="none" w:sz="0" w:space="0" w:color="auto"/>
                    <w:bottom w:val="none" w:sz="0" w:space="0" w:color="auto"/>
                    <w:right w:val="none" w:sz="0" w:space="0" w:color="auto"/>
                  </w:divBdr>
                  <w:divsChild>
                    <w:div w:id="1105462178">
                      <w:marLeft w:val="0"/>
                      <w:marRight w:val="0"/>
                      <w:marTop w:val="0"/>
                      <w:marBottom w:val="0"/>
                      <w:divBdr>
                        <w:top w:val="none" w:sz="0" w:space="0" w:color="auto"/>
                        <w:left w:val="none" w:sz="0" w:space="0" w:color="auto"/>
                        <w:bottom w:val="none" w:sz="0" w:space="0" w:color="auto"/>
                        <w:right w:val="none" w:sz="0" w:space="0" w:color="auto"/>
                      </w:divBdr>
                    </w:div>
                    <w:div w:id="1762678025">
                      <w:marLeft w:val="0"/>
                      <w:marRight w:val="0"/>
                      <w:marTop w:val="0"/>
                      <w:marBottom w:val="0"/>
                      <w:divBdr>
                        <w:top w:val="none" w:sz="0" w:space="0" w:color="auto"/>
                        <w:left w:val="none" w:sz="0" w:space="0" w:color="auto"/>
                        <w:bottom w:val="none" w:sz="0" w:space="0" w:color="auto"/>
                        <w:right w:val="none" w:sz="0" w:space="0" w:color="auto"/>
                      </w:divBdr>
                    </w:div>
                  </w:divsChild>
                </w:div>
                <w:div w:id="1880781597">
                  <w:marLeft w:val="0"/>
                  <w:marRight w:val="0"/>
                  <w:marTop w:val="0"/>
                  <w:marBottom w:val="0"/>
                  <w:divBdr>
                    <w:top w:val="none" w:sz="0" w:space="0" w:color="auto"/>
                    <w:left w:val="none" w:sz="0" w:space="0" w:color="auto"/>
                    <w:bottom w:val="none" w:sz="0" w:space="0" w:color="auto"/>
                    <w:right w:val="none" w:sz="0" w:space="0" w:color="auto"/>
                  </w:divBdr>
                  <w:divsChild>
                    <w:div w:id="549922144">
                      <w:marLeft w:val="0"/>
                      <w:marRight w:val="0"/>
                      <w:marTop w:val="0"/>
                      <w:marBottom w:val="0"/>
                      <w:divBdr>
                        <w:top w:val="none" w:sz="0" w:space="0" w:color="auto"/>
                        <w:left w:val="none" w:sz="0" w:space="0" w:color="auto"/>
                        <w:bottom w:val="none" w:sz="0" w:space="0" w:color="auto"/>
                        <w:right w:val="none" w:sz="0" w:space="0" w:color="auto"/>
                      </w:divBdr>
                    </w:div>
                  </w:divsChild>
                </w:div>
                <w:div w:id="1921988286">
                  <w:marLeft w:val="0"/>
                  <w:marRight w:val="0"/>
                  <w:marTop w:val="0"/>
                  <w:marBottom w:val="0"/>
                  <w:divBdr>
                    <w:top w:val="none" w:sz="0" w:space="0" w:color="auto"/>
                    <w:left w:val="none" w:sz="0" w:space="0" w:color="auto"/>
                    <w:bottom w:val="none" w:sz="0" w:space="0" w:color="auto"/>
                    <w:right w:val="none" w:sz="0" w:space="0" w:color="auto"/>
                  </w:divBdr>
                  <w:divsChild>
                    <w:div w:id="19091061">
                      <w:marLeft w:val="0"/>
                      <w:marRight w:val="0"/>
                      <w:marTop w:val="0"/>
                      <w:marBottom w:val="0"/>
                      <w:divBdr>
                        <w:top w:val="none" w:sz="0" w:space="0" w:color="auto"/>
                        <w:left w:val="none" w:sz="0" w:space="0" w:color="auto"/>
                        <w:bottom w:val="none" w:sz="0" w:space="0" w:color="auto"/>
                        <w:right w:val="none" w:sz="0" w:space="0" w:color="auto"/>
                      </w:divBdr>
                    </w:div>
                    <w:div w:id="1121924216">
                      <w:marLeft w:val="0"/>
                      <w:marRight w:val="0"/>
                      <w:marTop w:val="0"/>
                      <w:marBottom w:val="0"/>
                      <w:divBdr>
                        <w:top w:val="none" w:sz="0" w:space="0" w:color="auto"/>
                        <w:left w:val="none" w:sz="0" w:space="0" w:color="auto"/>
                        <w:bottom w:val="none" w:sz="0" w:space="0" w:color="auto"/>
                        <w:right w:val="none" w:sz="0" w:space="0" w:color="auto"/>
                      </w:divBdr>
                    </w:div>
                  </w:divsChild>
                </w:div>
                <w:div w:id="2106724461">
                  <w:marLeft w:val="0"/>
                  <w:marRight w:val="0"/>
                  <w:marTop w:val="0"/>
                  <w:marBottom w:val="0"/>
                  <w:divBdr>
                    <w:top w:val="none" w:sz="0" w:space="0" w:color="auto"/>
                    <w:left w:val="none" w:sz="0" w:space="0" w:color="auto"/>
                    <w:bottom w:val="none" w:sz="0" w:space="0" w:color="auto"/>
                    <w:right w:val="none" w:sz="0" w:space="0" w:color="auto"/>
                  </w:divBdr>
                  <w:divsChild>
                    <w:div w:id="51349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605167">
          <w:marLeft w:val="0"/>
          <w:marRight w:val="0"/>
          <w:marTop w:val="0"/>
          <w:marBottom w:val="0"/>
          <w:divBdr>
            <w:top w:val="none" w:sz="0" w:space="0" w:color="auto"/>
            <w:left w:val="none" w:sz="0" w:space="0" w:color="auto"/>
            <w:bottom w:val="none" w:sz="0" w:space="0" w:color="auto"/>
            <w:right w:val="none" w:sz="0" w:space="0" w:color="auto"/>
          </w:divBdr>
          <w:divsChild>
            <w:div w:id="1112676338">
              <w:marLeft w:val="-75"/>
              <w:marRight w:val="0"/>
              <w:marTop w:val="30"/>
              <w:marBottom w:val="30"/>
              <w:divBdr>
                <w:top w:val="none" w:sz="0" w:space="0" w:color="auto"/>
                <w:left w:val="none" w:sz="0" w:space="0" w:color="auto"/>
                <w:bottom w:val="none" w:sz="0" w:space="0" w:color="auto"/>
                <w:right w:val="none" w:sz="0" w:space="0" w:color="auto"/>
              </w:divBdr>
              <w:divsChild>
                <w:div w:id="319428715">
                  <w:marLeft w:val="0"/>
                  <w:marRight w:val="0"/>
                  <w:marTop w:val="0"/>
                  <w:marBottom w:val="0"/>
                  <w:divBdr>
                    <w:top w:val="none" w:sz="0" w:space="0" w:color="auto"/>
                    <w:left w:val="none" w:sz="0" w:space="0" w:color="auto"/>
                    <w:bottom w:val="none" w:sz="0" w:space="0" w:color="auto"/>
                    <w:right w:val="none" w:sz="0" w:space="0" w:color="auto"/>
                  </w:divBdr>
                  <w:divsChild>
                    <w:div w:id="736169181">
                      <w:marLeft w:val="0"/>
                      <w:marRight w:val="0"/>
                      <w:marTop w:val="0"/>
                      <w:marBottom w:val="0"/>
                      <w:divBdr>
                        <w:top w:val="none" w:sz="0" w:space="0" w:color="auto"/>
                        <w:left w:val="none" w:sz="0" w:space="0" w:color="auto"/>
                        <w:bottom w:val="none" w:sz="0" w:space="0" w:color="auto"/>
                        <w:right w:val="none" w:sz="0" w:space="0" w:color="auto"/>
                      </w:divBdr>
                    </w:div>
                  </w:divsChild>
                </w:div>
                <w:div w:id="548418643">
                  <w:marLeft w:val="0"/>
                  <w:marRight w:val="0"/>
                  <w:marTop w:val="0"/>
                  <w:marBottom w:val="0"/>
                  <w:divBdr>
                    <w:top w:val="none" w:sz="0" w:space="0" w:color="auto"/>
                    <w:left w:val="none" w:sz="0" w:space="0" w:color="auto"/>
                    <w:bottom w:val="none" w:sz="0" w:space="0" w:color="auto"/>
                    <w:right w:val="none" w:sz="0" w:space="0" w:color="auto"/>
                  </w:divBdr>
                  <w:divsChild>
                    <w:div w:id="582642774">
                      <w:marLeft w:val="0"/>
                      <w:marRight w:val="0"/>
                      <w:marTop w:val="0"/>
                      <w:marBottom w:val="0"/>
                      <w:divBdr>
                        <w:top w:val="none" w:sz="0" w:space="0" w:color="auto"/>
                        <w:left w:val="none" w:sz="0" w:space="0" w:color="auto"/>
                        <w:bottom w:val="none" w:sz="0" w:space="0" w:color="auto"/>
                        <w:right w:val="none" w:sz="0" w:space="0" w:color="auto"/>
                      </w:divBdr>
                    </w:div>
                    <w:div w:id="981153546">
                      <w:marLeft w:val="0"/>
                      <w:marRight w:val="0"/>
                      <w:marTop w:val="0"/>
                      <w:marBottom w:val="0"/>
                      <w:divBdr>
                        <w:top w:val="none" w:sz="0" w:space="0" w:color="auto"/>
                        <w:left w:val="none" w:sz="0" w:space="0" w:color="auto"/>
                        <w:bottom w:val="none" w:sz="0" w:space="0" w:color="auto"/>
                        <w:right w:val="none" w:sz="0" w:space="0" w:color="auto"/>
                      </w:divBdr>
                    </w:div>
                  </w:divsChild>
                </w:div>
                <w:div w:id="812715720">
                  <w:marLeft w:val="0"/>
                  <w:marRight w:val="0"/>
                  <w:marTop w:val="0"/>
                  <w:marBottom w:val="0"/>
                  <w:divBdr>
                    <w:top w:val="none" w:sz="0" w:space="0" w:color="auto"/>
                    <w:left w:val="none" w:sz="0" w:space="0" w:color="auto"/>
                    <w:bottom w:val="none" w:sz="0" w:space="0" w:color="auto"/>
                    <w:right w:val="none" w:sz="0" w:space="0" w:color="auto"/>
                  </w:divBdr>
                  <w:divsChild>
                    <w:div w:id="1193810573">
                      <w:marLeft w:val="0"/>
                      <w:marRight w:val="0"/>
                      <w:marTop w:val="0"/>
                      <w:marBottom w:val="0"/>
                      <w:divBdr>
                        <w:top w:val="none" w:sz="0" w:space="0" w:color="auto"/>
                        <w:left w:val="none" w:sz="0" w:space="0" w:color="auto"/>
                        <w:bottom w:val="none" w:sz="0" w:space="0" w:color="auto"/>
                        <w:right w:val="none" w:sz="0" w:space="0" w:color="auto"/>
                      </w:divBdr>
                    </w:div>
                    <w:div w:id="1337147201">
                      <w:marLeft w:val="0"/>
                      <w:marRight w:val="0"/>
                      <w:marTop w:val="0"/>
                      <w:marBottom w:val="0"/>
                      <w:divBdr>
                        <w:top w:val="none" w:sz="0" w:space="0" w:color="auto"/>
                        <w:left w:val="none" w:sz="0" w:space="0" w:color="auto"/>
                        <w:bottom w:val="none" w:sz="0" w:space="0" w:color="auto"/>
                        <w:right w:val="none" w:sz="0" w:space="0" w:color="auto"/>
                      </w:divBdr>
                    </w:div>
                  </w:divsChild>
                </w:div>
                <w:div w:id="1002001725">
                  <w:marLeft w:val="0"/>
                  <w:marRight w:val="0"/>
                  <w:marTop w:val="0"/>
                  <w:marBottom w:val="0"/>
                  <w:divBdr>
                    <w:top w:val="none" w:sz="0" w:space="0" w:color="auto"/>
                    <w:left w:val="none" w:sz="0" w:space="0" w:color="auto"/>
                    <w:bottom w:val="none" w:sz="0" w:space="0" w:color="auto"/>
                    <w:right w:val="none" w:sz="0" w:space="0" w:color="auto"/>
                  </w:divBdr>
                  <w:divsChild>
                    <w:div w:id="1474375288">
                      <w:marLeft w:val="0"/>
                      <w:marRight w:val="0"/>
                      <w:marTop w:val="0"/>
                      <w:marBottom w:val="0"/>
                      <w:divBdr>
                        <w:top w:val="none" w:sz="0" w:space="0" w:color="auto"/>
                        <w:left w:val="none" w:sz="0" w:space="0" w:color="auto"/>
                        <w:bottom w:val="none" w:sz="0" w:space="0" w:color="auto"/>
                        <w:right w:val="none" w:sz="0" w:space="0" w:color="auto"/>
                      </w:divBdr>
                    </w:div>
                  </w:divsChild>
                </w:div>
                <w:div w:id="1354308839">
                  <w:marLeft w:val="0"/>
                  <w:marRight w:val="0"/>
                  <w:marTop w:val="0"/>
                  <w:marBottom w:val="0"/>
                  <w:divBdr>
                    <w:top w:val="none" w:sz="0" w:space="0" w:color="auto"/>
                    <w:left w:val="none" w:sz="0" w:space="0" w:color="auto"/>
                    <w:bottom w:val="none" w:sz="0" w:space="0" w:color="auto"/>
                    <w:right w:val="none" w:sz="0" w:space="0" w:color="auto"/>
                  </w:divBdr>
                  <w:divsChild>
                    <w:div w:id="2006665006">
                      <w:marLeft w:val="0"/>
                      <w:marRight w:val="0"/>
                      <w:marTop w:val="0"/>
                      <w:marBottom w:val="0"/>
                      <w:divBdr>
                        <w:top w:val="none" w:sz="0" w:space="0" w:color="auto"/>
                        <w:left w:val="none" w:sz="0" w:space="0" w:color="auto"/>
                        <w:bottom w:val="none" w:sz="0" w:space="0" w:color="auto"/>
                        <w:right w:val="none" w:sz="0" w:space="0" w:color="auto"/>
                      </w:divBdr>
                    </w:div>
                  </w:divsChild>
                </w:div>
                <w:div w:id="1421944755">
                  <w:marLeft w:val="0"/>
                  <w:marRight w:val="0"/>
                  <w:marTop w:val="0"/>
                  <w:marBottom w:val="0"/>
                  <w:divBdr>
                    <w:top w:val="none" w:sz="0" w:space="0" w:color="auto"/>
                    <w:left w:val="none" w:sz="0" w:space="0" w:color="auto"/>
                    <w:bottom w:val="none" w:sz="0" w:space="0" w:color="auto"/>
                    <w:right w:val="none" w:sz="0" w:space="0" w:color="auto"/>
                  </w:divBdr>
                  <w:divsChild>
                    <w:div w:id="1054547835">
                      <w:marLeft w:val="0"/>
                      <w:marRight w:val="0"/>
                      <w:marTop w:val="0"/>
                      <w:marBottom w:val="0"/>
                      <w:divBdr>
                        <w:top w:val="none" w:sz="0" w:space="0" w:color="auto"/>
                        <w:left w:val="none" w:sz="0" w:space="0" w:color="auto"/>
                        <w:bottom w:val="none" w:sz="0" w:space="0" w:color="auto"/>
                        <w:right w:val="none" w:sz="0" w:space="0" w:color="auto"/>
                      </w:divBdr>
                    </w:div>
                  </w:divsChild>
                </w:div>
                <w:div w:id="1895309497">
                  <w:marLeft w:val="0"/>
                  <w:marRight w:val="0"/>
                  <w:marTop w:val="0"/>
                  <w:marBottom w:val="0"/>
                  <w:divBdr>
                    <w:top w:val="none" w:sz="0" w:space="0" w:color="auto"/>
                    <w:left w:val="none" w:sz="0" w:space="0" w:color="auto"/>
                    <w:bottom w:val="none" w:sz="0" w:space="0" w:color="auto"/>
                    <w:right w:val="none" w:sz="0" w:space="0" w:color="auto"/>
                  </w:divBdr>
                  <w:divsChild>
                    <w:div w:id="89744171">
                      <w:marLeft w:val="0"/>
                      <w:marRight w:val="0"/>
                      <w:marTop w:val="0"/>
                      <w:marBottom w:val="0"/>
                      <w:divBdr>
                        <w:top w:val="none" w:sz="0" w:space="0" w:color="auto"/>
                        <w:left w:val="none" w:sz="0" w:space="0" w:color="auto"/>
                        <w:bottom w:val="none" w:sz="0" w:space="0" w:color="auto"/>
                        <w:right w:val="none" w:sz="0" w:space="0" w:color="auto"/>
                      </w:divBdr>
                    </w:div>
                    <w:div w:id="393090629">
                      <w:marLeft w:val="0"/>
                      <w:marRight w:val="0"/>
                      <w:marTop w:val="0"/>
                      <w:marBottom w:val="0"/>
                      <w:divBdr>
                        <w:top w:val="none" w:sz="0" w:space="0" w:color="auto"/>
                        <w:left w:val="none" w:sz="0" w:space="0" w:color="auto"/>
                        <w:bottom w:val="none" w:sz="0" w:space="0" w:color="auto"/>
                        <w:right w:val="none" w:sz="0" w:space="0" w:color="auto"/>
                      </w:divBdr>
                    </w:div>
                  </w:divsChild>
                </w:div>
                <w:div w:id="2145807566">
                  <w:marLeft w:val="0"/>
                  <w:marRight w:val="0"/>
                  <w:marTop w:val="0"/>
                  <w:marBottom w:val="0"/>
                  <w:divBdr>
                    <w:top w:val="none" w:sz="0" w:space="0" w:color="auto"/>
                    <w:left w:val="none" w:sz="0" w:space="0" w:color="auto"/>
                    <w:bottom w:val="none" w:sz="0" w:space="0" w:color="auto"/>
                    <w:right w:val="none" w:sz="0" w:space="0" w:color="auto"/>
                  </w:divBdr>
                  <w:divsChild>
                    <w:div w:id="144580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704704">
          <w:marLeft w:val="0"/>
          <w:marRight w:val="0"/>
          <w:marTop w:val="0"/>
          <w:marBottom w:val="0"/>
          <w:divBdr>
            <w:top w:val="none" w:sz="0" w:space="0" w:color="auto"/>
            <w:left w:val="none" w:sz="0" w:space="0" w:color="auto"/>
            <w:bottom w:val="none" w:sz="0" w:space="0" w:color="auto"/>
            <w:right w:val="none" w:sz="0" w:space="0" w:color="auto"/>
          </w:divBdr>
          <w:divsChild>
            <w:div w:id="7216742">
              <w:marLeft w:val="0"/>
              <w:marRight w:val="0"/>
              <w:marTop w:val="0"/>
              <w:marBottom w:val="0"/>
              <w:divBdr>
                <w:top w:val="none" w:sz="0" w:space="0" w:color="auto"/>
                <w:left w:val="none" w:sz="0" w:space="0" w:color="auto"/>
                <w:bottom w:val="none" w:sz="0" w:space="0" w:color="auto"/>
                <w:right w:val="none" w:sz="0" w:space="0" w:color="auto"/>
              </w:divBdr>
            </w:div>
            <w:div w:id="317348833">
              <w:marLeft w:val="0"/>
              <w:marRight w:val="0"/>
              <w:marTop w:val="0"/>
              <w:marBottom w:val="0"/>
              <w:divBdr>
                <w:top w:val="none" w:sz="0" w:space="0" w:color="auto"/>
                <w:left w:val="none" w:sz="0" w:space="0" w:color="auto"/>
                <w:bottom w:val="none" w:sz="0" w:space="0" w:color="auto"/>
                <w:right w:val="none" w:sz="0" w:space="0" w:color="auto"/>
              </w:divBdr>
            </w:div>
            <w:div w:id="2059737606">
              <w:marLeft w:val="0"/>
              <w:marRight w:val="0"/>
              <w:marTop w:val="0"/>
              <w:marBottom w:val="0"/>
              <w:divBdr>
                <w:top w:val="none" w:sz="0" w:space="0" w:color="auto"/>
                <w:left w:val="none" w:sz="0" w:space="0" w:color="auto"/>
                <w:bottom w:val="none" w:sz="0" w:space="0" w:color="auto"/>
                <w:right w:val="none" w:sz="0" w:space="0" w:color="auto"/>
              </w:divBdr>
            </w:div>
          </w:divsChild>
        </w:div>
        <w:div w:id="917442253">
          <w:marLeft w:val="0"/>
          <w:marRight w:val="0"/>
          <w:marTop w:val="0"/>
          <w:marBottom w:val="0"/>
          <w:divBdr>
            <w:top w:val="none" w:sz="0" w:space="0" w:color="auto"/>
            <w:left w:val="none" w:sz="0" w:space="0" w:color="auto"/>
            <w:bottom w:val="none" w:sz="0" w:space="0" w:color="auto"/>
            <w:right w:val="none" w:sz="0" w:space="0" w:color="auto"/>
          </w:divBdr>
          <w:divsChild>
            <w:div w:id="41176921">
              <w:marLeft w:val="-75"/>
              <w:marRight w:val="0"/>
              <w:marTop w:val="30"/>
              <w:marBottom w:val="30"/>
              <w:divBdr>
                <w:top w:val="none" w:sz="0" w:space="0" w:color="auto"/>
                <w:left w:val="none" w:sz="0" w:space="0" w:color="auto"/>
                <w:bottom w:val="none" w:sz="0" w:space="0" w:color="auto"/>
                <w:right w:val="none" w:sz="0" w:space="0" w:color="auto"/>
              </w:divBdr>
              <w:divsChild>
                <w:div w:id="208346180">
                  <w:marLeft w:val="0"/>
                  <w:marRight w:val="0"/>
                  <w:marTop w:val="0"/>
                  <w:marBottom w:val="0"/>
                  <w:divBdr>
                    <w:top w:val="none" w:sz="0" w:space="0" w:color="auto"/>
                    <w:left w:val="none" w:sz="0" w:space="0" w:color="auto"/>
                    <w:bottom w:val="none" w:sz="0" w:space="0" w:color="auto"/>
                    <w:right w:val="none" w:sz="0" w:space="0" w:color="auto"/>
                  </w:divBdr>
                  <w:divsChild>
                    <w:div w:id="93131227">
                      <w:marLeft w:val="0"/>
                      <w:marRight w:val="0"/>
                      <w:marTop w:val="0"/>
                      <w:marBottom w:val="0"/>
                      <w:divBdr>
                        <w:top w:val="none" w:sz="0" w:space="0" w:color="auto"/>
                        <w:left w:val="none" w:sz="0" w:space="0" w:color="auto"/>
                        <w:bottom w:val="none" w:sz="0" w:space="0" w:color="auto"/>
                        <w:right w:val="none" w:sz="0" w:space="0" w:color="auto"/>
                      </w:divBdr>
                    </w:div>
                    <w:div w:id="802698974">
                      <w:marLeft w:val="0"/>
                      <w:marRight w:val="0"/>
                      <w:marTop w:val="0"/>
                      <w:marBottom w:val="0"/>
                      <w:divBdr>
                        <w:top w:val="none" w:sz="0" w:space="0" w:color="auto"/>
                        <w:left w:val="none" w:sz="0" w:space="0" w:color="auto"/>
                        <w:bottom w:val="none" w:sz="0" w:space="0" w:color="auto"/>
                        <w:right w:val="none" w:sz="0" w:space="0" w:color="auto"/>
                      </w:divBdr>
                    </w:div>
                  </w:divsChild>
                </w:div>
                <w:div w:id="316492679">
                  <w:marLeft w:val="0"/>
                  <w:marRight w:val="0"/>
                  <w:marTop w:val="0"/>
                  <w:marBottom w:val="0"/>
                  <w:divBdr>
                    <w:top w:val="none" w:sz="0" w:space="0" w:color="auto"/>
                    <w:left w:val="none" w:sz="0" w:space="0" w:color="auto"/>
                    <w:bottom w:val="none" w:sz="0" w:space="0" w:color="auto"/>
                    <w:right w:val="none" w:sz="0" w:space="0" w:color="auto"/>
                  </w:divBdr>
                  <w:divsChild>
                    <w:div w:id="1863132647">
                      <w:marLeft w:val="0"/>
                      <w:marRight w:val="0"/>
                      <w:marTop w:val="0"/>
                      <w:marBottom w:val="0"/>
                      <w:divBdr>
                        <w:top w:val="none" w:sz="0" w:space="0" w:color="auto"/>
                        <w:left w:val="none" w:sz="0" w:space="0" w:color="auto"/>
                        <w:bottom w:val="none" w:sz="0" w:space="0" w:color="auto"/>
                        <w:right w:val="none" w:sz="0" w:space="0" w:color="auto"/>
                      </w:divBdr>
                    </w:div>
                  </w:divsChild>
                </w:div>
                <w:div w:id="332147031">
                  <w:marLeft w:val="0"/>
                  <w:marRight w:val="0"/>
                  <w:marTop w:val="0"/>
                  <w:marBottom w:val="0"/>
                  <w:divBdr>
                    <w:top w:val="none" w:sz="0" w:space="0" w:color="auto"/>
                    <w:left w:val="none" w:sz="0" w:space="0" w:color="auto"/>
                    <w:bottom w:val="none" w:sz="0" w:space="0" w:color="auto"/>
                    <w:right w:val="none" w:sz="0" w:space="0" w:color="auto"/>
                  </w:divBdr>
                  <w:divsChild>
                    <w:div w:id="480313374">
                      <w:marLeft w:val="0"/>
                      <w:marRight w:val="0"/>
                      <w:marTop w:val="0"/>
                      <w:marBottom w:val="0"/>
                      <w:divBdr>
                        <w:top w:val="none" w:sz="0" w:space="0" w:color="auto"/>
                        <w:left w:val="none" w:sz="0" w:space="0" w:color="auto"/>
                        <w:bottom w:val="none" w:sz="0" w:space="0" w:color="auto"/>
                        <w:right w:val="none" w:sz="0" w:space="0" w:color="auto"/>
                      </w:divBdr>
                    </w:div>
                    <w:div w:id="483743738">
                      <w:marLeft w:val="0"/>
                      <w:marRight w:val="0"/>
                      <w:marTop w:val="0"/>
                      <w:marBottom w:val="0"/>
                      <w:divBdr>
                        <w:top w:val="none" w:sz="0" w:space="0" w:color="auto"/>
                        <w:left w:val="none" w:sz="0" w:space="0" w:color="auto"/>
                        <w:bottom w:val="none" w:sz="0" w:space="0" w:color="auto"/>
                        <w:right w:val="none" w:sz="0" w:space="0" w:color="auto"/>
                      </w:divBdr>
                    </w:div>
                    <w:div w:id="794762923">
                      <w:marLeft w:val="0"/>
                      <w:marRight w:val="0"/>
                      <w:marTop w:val="0"/>
                      <w:marBottom w:val="0"/>
                      <w:divBdr>
                        <w:top w:val="none" w:sz="0" w:space="0" w:color="auto"/>
                        <w:left w:val="none" w:sz="0" w:space="0" w:color="auto"/>
                        <w:bottom w:val="none" w:sz="0" w:space="0" w:color="auto"/>
                        <w:right w:val="none" w:sz="0" w:space="0" w:color="auto"/>
                      </w:divBdr>
                    </w:div>
                  </w:divsChild>
                </w:div>
                <w:div w:id="1254627964">
                  <w:marLeft w:val="0"/>
                  <w:marRight w:val="0"/>
                  <w:marTop w:val="0"/>
                  <w:marBottom w:val="0"/>
                  <w:divBdr>
                    <w:top w:val="none" w:sz="0" w:space="0" w:color="auto"/>
                    <w:left w:val="none" w:sz="0" w:space="0" w:color="auto"/>
                    <w:bottom w:val="none" w:sz="0" w:space="0" w:color="auto"/>
                    <w:right w:val="none" w:sz="0" w:space="0" w:color="auto"/>
                  </w:divBdr>
                  <w:divsChild>
                    <w:div w:id="1541817564">
                      <w:marLeft w:val="0"/>
                      <w:marRight w:val="0"/>
                      <w:marTop w:val="0"/>
                      <w:marBottom w:val="0"/>
                      <w:divBdr>
                        <w:top w:val="none" w:sz="0" w:space="0" w:color="auto"/>
                        <w:left w:val="none" w:sz="0" w:space="0" w:color="auto"/>
                        <w:bottom w:val="none" w:sz="0" w:space="0" w:color="auto"/>
                        <w:right w:val="none" w:sz="0" w:space="0" w:color="auto"/>
                      </w:divBdr>
                    </w:div>
                  </w:divsChild>
                </w:div>
                <w:div w:id="1340618374">
                  <w:marLeft w:val="0"/>
                  <w:marRight w:val="0"/>
                  <w:marTop w:val="0"/>
                  <w:marBottom w:val="0"/>
                  <w:divBdr>
                    <w:top w:val="none" w:sz="0" w:space="0" w:color="auto"/>
                    <w:left w:val="none" w:sz="0" w:space="0" w:color="auto"/>
                    <w:bottom w:val="none" w:sz="0" w:space="0" w:color="auto"/>
                    <w:right w:val="none" w:sz="0" w:space="0" w:color="auto"/>
                  </w:divBdr>
                  <w:divsChild>
                    <w:div w:id="679894074">
                      <w:marLeft w:val="0"/>
                      <w:marRight w:val="0"/>
                      <w:marTop w:val="0"/>
                      <w:marBottom w:val="0"/>
                      <w:divBdr>
                        <w:top w:val="none" w:sz="0" w:space="0" w:color="auto"/>
                        <w:left w:val="none" w:sz="0" w:space="0" w:color="auto"/>
                        <w:bottom w:val="none" w:sz="0" w:space="0" w:color="auto"/>
                        <w:right w:val="none" w:sz="0" w:space="0" w:color="auto"/>
                      </w:divBdr>
                    </w:div>
                  </w:divsChild>
                </w:div>
                <w:div w:id="1422872773">
                  <w:marLeft w:val="0"/>
                  <w:marRight w:val="0"/>
                  <w:marTop w:val="0"/>
                  <w:marBottom w:val="0"/>
                  <w:divBdr>
                    <w:top w:val="none" w:sz="0" w:space="0" w:color="auto"/>
                    <w:left w:val="none" w:sz="0" w:space="0" w:color="auto"/>
                    <w:bottom w:val="none" w:sz="0" w:space="0" w:color="auto"/>
                    <w:right w:val="none" w:sz="0" w:space="0" w:color="auto"/>
                  </w:divBdr>
                  <w:divsChild>
                    <w:div w:id="12391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290691">
          <w:marLeft w:val="0"/>
          <w:marRight w:val="0"/>
          <w:marTop w:val="0"/>
          <w:marBottom w:val="0"/>
          <w:divBdr>
            <w:top w:val="none" w:sz="0" w:space="0" w:color="auto"/>
            <w:left w:val="none" w:sz="0" w:space="0" w:color="auto"/>
            <w:bottom w:val="none" w:sz="0" w:space="0" w:color="auto"/>
            <w:right w:val="none" w:sz="0" w:space="0" w:color="auto"/>
          </w:divBdr>
          <w:divsChild>
            <w:div w:id="1301884253">
              <w:marLeft w:val="0"/>
              <w:marRight w:val="0"/>
              <w:marTop w:val="0"/>
              <w:marBottom w:val="0"/>
              <w:divBdr>
                <w:top w:val="none" w:sz="0" w:space="0" w:color="auto"/>
                <w:left w:val="none" w:sz="0" w:space="0" w:color="auto"/>
                <w:bottom w:val="none" w:sz="0" w:space="0" w:color="auto"/>
                <w:right w:val="none" w:sz="0" w:space="0" w:color="auto"/>
              </w:divBdr>
            </w:div>
            <w:div w:id="1664317897">
              <w:marLeft w:val="0"/>
              <w:marRight w:val="0"/>
              <w:marTop w:val="0"/>
              <w:marBottom w:val="0"/>
              <w:divBdr>
                <w:top w:val="none" w:sz="0" w:space="0" w:color="auto"/>
                <w:left w:val="none" w:sz="0" w:space="0" w:color="auto"/>
                <w:bottom w:val="none" w:sz="0" w:space="0" w:color="auto"/>
                <w:right w:val="none" w:sz="0" w:space="0" w:color="auto"/>
              </w:divBdr>
            </w:div>
          </w:divsChild>
        </w:div>
        <w:div w:id="1033775622">
          <w:marLeft w:val="0"/>
          <w:marRight w:val="0"/>
          <w:marTop w:val="0"/>
          <w:marBottom w:val="0"/>
          <w:divBdr>
            <w:top w:val="none" w:sz="0" w:space="0" w:color="auto"/>
            <w:left w:val="none" w:sz="0" w:space="0" w:color="auto"/>
            <w:bottom w:val="none" w:sz="0" w:space="0" w:color="auto"/>
            <w:right w:val="none" w:sz="0" w:space="0" w:color="auto"/>
          </w:divBdr>
          <w:divsChild>
            <w:div w:id="520316911">
              <w:marLeft w:val="0"/>
              <w:marRight w:val="0"/>
              <w:marTop w:val="0"/>
              <w:marBottom w:val="0"/>
              <w:divBdr>
                <w:top w:val="none" w:sz="0" w:space="0" w:color="auto"/>
                <w:left w:val="none" w:sz="0" w:space="0" w:color="auto"/>
                <w:bottom w:val="none" w:sz="0" w:space="0" w:color="auto"/>
                <w:right w:val="none" w:sz="0" w:space="0" w:color="auto"/>
              </w:divBdr>
            </w:div>
            <w:div w:id="1571882943">
              <w:marLeft w:val="0"/>
              <w:marRight w:val="0"/>
              <w:marTop w:val="0"/>
              <w:marBottom w:val="0"/>
              <w:divBdr>
                <w:top w:val="none" w:sz="0" w:space="0" w:color="auto"/>
                <w:left w:val="none" w:sz="0" w:space="0" w:color="auto"/>
                <w:bottom w:val="none" w:sz="0" w:space="0" w:color="auto"/>
                <w:right w:val="none" w:sz="0" w:space="0" w:color="auto"/>
              </w:divBdr>
            </w:div>
          </w:divsChild>
        </w:div>
        <w:div w:id="1161962702">
          <w:marLeft w:val="0"/>
          <w:marRight w:val="0"/>
          <w:marTop w:val="0"/>
          <w:marBottom w:val="0"/>
          <w:divBdr>
            <w:top w:val="none" w:sz="0" w:space="0" w:color="auto"/>
            <w:left w:val="none" w:sz="0" w:space="0" w:color="auto"/>
            <w:bottom w:val="none" w:sz="0" w:space="0" w:color="auto"/>
            <w:right w:val="none" w:sz="0" w:space="0" w:color="auto"/>
          </w:divBdr>
          <w:divsChild>
            <w:div w:id="29963716">
              <w:marLeft w:val="-75"/>
              <w:marRight w:val="0"/>
              <w:marTop w:val="30"/>
              <w:marBottom w:val="30"/>
              <w:divBdr>
                <w:top w:val="none" w:sz="0" w:space="0" w:color="auto"/>
                <w:left w:val="none" w:sz="0" w:space="0" w:color="auto"/>
                <w:bottom w:val="none" w:sz="0" w:space="0" w:color="auto"/>
                <w:right w:val="none" w:sz="0" w:space="0" w:color="auto"/>
              </w:divBdr>
              <w:divsChild>
                <w:div w:id="583497191">
                  <w:marLeft w:val="0"/>
                  <w:marRight w:val="0"/>
                  <w:marTop w:val="0"/>
                  <w:marBottom w:val="0"/>
                  <w:divBdr>
                    <w:top w:val="none" w:sz="0" w:space="0" w:color="auto"/>
                    <w:left w:val="none" w:sz="0" w:space="0" w:color="auto"/>
                    <w:bottom w:val="none" w:sz="0" w:space="0" w:color="auto"/>
                    <w:right w:val="none" w:sz="0" w:space="0" w:color="auto"/>
                  </w:divBdr>
                  <w:divsChild>
                    <w:div w:id="1491756177">
                      <w:marLeft w:val="0"/>
                      <w:marRight w:val="0"/>
                      <w:marTop w:val="0"/>
                      <w:marBottom w:val="0"/>
                      <w:divBdr>
                        <w:top w:val="none" w:sz="0" w:space="0" w:color="auto"/>
                        <w:left w:val="none" w:sz="0" w:space="0" w:color="auto"/>
                        <w:bottom w:val="none" w:sz="0" w:space="0" w:color="auto"/>
                        <w:right w:val="none" w:sz="0" w:space="0" w:color="auto"/>
                      </w:divBdr>
                    </w:div>
                  </w:divsChild>
                </w:div>
                <w:div w:id="717896156">
                  <w:marLeft w:val="0"/>
                  <w:marRight w:val="0"/>
                  <w:marTop w:val="0"/>
                  <w:marBottom w:val="0"/>
                  <w:divBdr>
                    <w:top w:val="none" w:sz="0" w:space="0" w:color="auto"/>
                    <w:left w:val="none" w:sz="0" w:space="0" w:color="auto"/>
                    <w:bottom w:val="none" w:sz="0" w:space="0" w:color="auto"/>
                    <w:right w:val="none" w:sz="0" w:space="0" w:color="auto"/>
                  </w:divBdr>
                  <w:divsChild>
                    <w:div w:id="2048404357">
                      <w:marLeft w:val="0"/>
                      <w:marRight w:val="0"/>
                      <w:marTop w:val="0"/>
                      <w:marBottom w:val="0"/>
                      <w:divBdr>
                        <w:top w:val="none" w:sz="0" w:space="0" w:color="auto"/>
                        <w:left w:val="none" w:sz="0" w:space="0" w:color="auto"/>
                        <w:bottom w:val="none" w:sz="0" w:space="0" w:color="auto"/>
                        <w:right w:val="none" w:sz="0" w:space="0" w:color="auto"/>
                      </w:divBdr>
                    </w:div>
                  </w:divsChild>
                </w:div>
                <w:div w:id="727999499">
                  <w:marLeft w:val="0"/>
                  <w:marRight w:val="0"/>
                  <w:marTop w:val="0"/>
                  <w:marBottom w:val="0"/>
                  <w:divBdr>
                    <w:top w:val="none" w:sz="0" w:space="0" w:color="auto"/>
                    <w:left w:val="none" w:sz="0" w:space="0" w:color="auto"/>
                    <w:bottom w:val="none" w:sz="0" w:space="0" w:color="auto"/>
                    <w:right w:val="none" w:sz="0" w:space="0" w:color="auto"/>
                  </w:divBdr>
                  <w:divsChild>
                    <w:div w:id="186450675">
                      <w:marLeft w:val="0"/>
                      <w:marRight w:val="0"/>
                      <w:marTop w:val="0"/>
                      <w:marBottom w:val="0"/>
                      <w:divBdr>
                        <w:top w:val="none" w:sz="0" w:space="0" w:color="auto"/>
                        <w:left w:val="none" w:sz="0" w:space="0" w:color="auto"/>
                        <w:bottom w:val="none" w:sz="0" w:space="0" w:color="auto"/>
                        <w:right w:val="none" w:sz="0" w:space="0" w:color="auto"/>
                      </w:divBdr>
                    </w:div>
                  </w:divsChild>
                </w:div>
                <w:div w:id="1104497779">
                  <w:marLeft w:val="0"/>
                  <w:marRight w:val="0"/>
                  <w:marTop w:val="0"/>
                  <w:marBottom w:val="0"/>
                  <w:divBdr>
                    <w:top w:val="none" w:sz="0" w:space="0" w:color="auto"/>
                    <w:left w:val="none" w:sz="0" w:space="0" w:color="auto"/>
                    <w:bottom w:val="none" w:sz="0" w:space="0" w:color="auto"/>
                    <w:right w:val="none" w:sz="0" w:space="0" w:color="auto"/>
                  </w:divBdr>
                  <w:divsChild>
                    <w:div w:id="1681153336">
                      <w:marLeft w:val="0"/>
                      <w:marRight w:val="0"/>
                      <w:marTop w:val="0"/>
                      <w:marBottom w:val="0"/>
                      <w:divBdr>
                        <w:top w:val="none" w:sz="0" w:space="0" w:color="auto"/>
                        <w:left w:val="none" w:sz="0" w:space="0" w:color="auto"/>
                        <w:bottom w:val="none" w:sz="0" w:space="0" w:color="auto"/>
                        <w:right w:val="none" w:sz="0" w:space="0" w:color="auto"/>
                      </w:divBdr>
                    </w:div>
                  </w:divsChild>
                </w:div>
                <w:div w:id="1576162329">
                  <w:marLeft w:val="0"/>
                  <w:marRight w:val="0"/>
                  <w:marTop w:val="0"/>
                  <w:marBottom w:val="0"/>
                  <w:divBdr>
                    <w:top w:val="none" w:sz="0" w:space="0" w:color="auto"/>
                    <w:left w:val="none" w:sz="0" w:space="0" w:color="auto"/>
                    <w:bottom w:val="none" w:sz="0" w:space="0" w:color="auto"/>
                    <w:right w:val="none" w:sz="0" w:space="0" w:color="auto"/>
                  </w:divBdr>
                  <w:divsChild>
                    <w:div w:id="1295329715">
                      <w:marLeft w:val="0"/>
                      <w:marRight w:val="0"/>
                      <w:marTop w:val="0"/>
                      <w:marBottom w:val="0"/>
                      <w:divBdr>
                        <w:top w:val="none" w:sz="0" w:space="0" w:color="auto"/>
                        <w:left w:val="none" w:sz="0" w:space="0" w:color="auto"/>
                        <w:bottom w:val="none" w:sz="0" w:space="0" w:color="auto"/>
                        <w:right w:val="none" w:sz="0" w:space="0" w:color="auto"/>
                      </w:divBdr>
                    </w:div>
                  </w:divsChild>
                </w:div>
                <w:div w:id="1596791711">
                  <w:marLeft w:val="0"/>
                  <w:marRight w:val="0"/>
                  <w:marTop w:val="0"/>
                  <w:marBottom w:val="0"/>
                  <w:divBdr>
                    <w:top w:val="none" w:sz="0" w:space="0" w:color="auto"/>
                    <w:left w:val="none" w:sz="0" w:space="0" w:color="auto"/>
                    <w:bottom w:val="none" w:sz="0" w:space="0" w:color="auto"/>
                    <w:right w:val="none" w:sz="0" w:space="0" w:color="auto"/>
                  </w:divBdr>
                  <w:divsChild>
                    <w:div w:id="377895976">
                      <w:marLeft w:val="0"/>
                      <w:marRight w:val="0"/>
                      <w:marTop w:val="0"/>
                      <w:marBottom w:val="0"/>
                      <w:divBdr>
                        <w:top w:val="none" w:sz="0" w:space="0" w:color="auto"/>
                        <w:left w:val="none" w:sz="0" w:space="0" w:color="auto"/>
                        <w:bottom w:val="none" w:sz="0" w:space="0" w:color="auto"/>
                        <w:right w:val="none" w:sz="0" w:space="0" w:color="auto"/>
                      </w:divBdr>
                    </w:div>
                    <w:div w:id="1647973053">
                      <w:marLeft w:val="0"/>
                      <w:marRight w:val="0"/>
                      <w:marTop w:val="0"/>
                      <w:marBottom w:val="0"/>
                      <w:divBdr>
                        <w:top w:val="none" w:sz="0" w:space="0" w:color="auto"/>
                        <w:left w:val="none" w:sz="0" w:space="0" w:color="auto"/>
                        <w:bottom w:val="none" w:sz="0" w:space="0" w:color="auto"/>
                        <w:right w:val="none" w:sz="0" w:space="0" w:color="auto"/>
                      </w:divBdr>
                    </w:div>
                  </w:divsChild>
                </w:div>
                <w:div w:id="1686207162">
                  <w:marLeft w:val="0"/>
                  <w:marRight w:val="0"/>
                  <w:marTop w:val="0"/>
                  <w:marBottom w:val="0"/>
                  <w:divBdr>
                    <w:top w:val="none" w:sz="0" w:space="0" w:color="auto"/>
                    <w:left w:val="none" w:sz="0" w:space="0" w:color="auto"/>
                    <w:bottom w:val="none" w:sz="0" w:space="0" w:color="auto"/>
                    <w:right w:val="none" w:sz="0" w:space="0" w:color="auto"/>
                  </w:divBdr>
                  <w:divsChild>
                    <w:div w:id="1335373136">
                      <w:marLeft w:val="0"/>
                      <w:marRight w:val="0"/>
                      <w:marTop w:val="0"/>
                      <w:marBottom w:val="0"/>
                      <w:divBdr>
                        <w:top w:val="none" w:sz="0" w:space="0" w:color="auto"/>
                        <w:left w:val="none" w:sz="0" w:space="0" w:color="auto"/>
                        <w:bottom w:val="none" w:sz="0" w:space="0" w:color="auto"/>
                        <w:right w:val="none" w:sz="0" w:space="0" w:color="auto"/>
                      </w:divBdr>
                    </w:div>
                  </w:divsChild>
                </w:div>
                <w:div w:id="2033333472">
                  <w:marLeft w:val="0"/>
                  <w:marRight w:val="0"/>
                  <w:marTop w:val="0"/>
                  <w:marBottom w:val="0"/>
                  <w:divBdr>
                    <w:top w:val="none" w:sz="0" w:space="0" w:color="auto"/>
                    <w:left w:val="none" w:sz="0" w:space="0" w:color="auto"/>
                    <w:bottom w:val="none" w:sz="0" w:space="0" w:color="auto"/>
                    <w:right w:val="none" w:sz="0" w:space="0" w:color="auto"/>
                  </w:divBdr>
                  <w:divsChild>
                    <w:div w:id="130777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318595">
          <w:marLeft w:val="0"/>
          <w:marRight w:val="0"/>
          <w:marTop w:val="0"/>
          <w:marBottom w:val="0"/>
          <w:divBdr>
            <w:top w:val="none" w:sz="0" w:space="0" w:color="auto"/>
            <w:left w:val="none" w:sz="0" w:space="0" w:color="auto"/>
            <w:bottom w:val="none" w:sz="0" w:space="0" w:color="auto"/>
            <w:right w:val="none" w:sz="0" w:space="0" w:color="auto"/>
          </w:divBdr>
        </w:div>
        <w:div w:id="1220022429">
          <w:marLeft w:val="0"/>
          <w:marRight w:val="0"/>
          <w:marTop w:val="0"/>
          <w:marBottom w:val="0"/>
          <w:divBdr>
            <w:top w:val="none" w:sz="0" w:space="0" w:color="auto"/>
            <w:left w:val="none" w:sz="0" w:space="0" w:color="auto"/>
            <w:bottom w:val="none" w:sz="0" w:space="0" w:color="auto"/>
            <w:right w:val="none" w:sz="0" w:space="0" w:color="auto"/>
          </w:divBdr>
          <w:divsChild>
            <w:div w:id="238028505">
              <w:marLeft w:val="0"/>
              <w:marRight w:val="0"/>
              <w:marTop w:val="0"/>
              <w:marBottom w:val="0"/>
              <w:divBdr>
                <w:top w:val="none" w:sz="0" w:space="0" w:color="auto"/>
                <w:left w:val="none" w:sz="0" w:space="0" w:color="auto"/>
                <w:bottom w:val="none" w:sz="0" w:space="0" w:color="auto"/>
                <w:right w:val="none" w:sz="0" w:space="0" w:color="auto"/>
              </w:divBdr>
            </w:div>
            <w:div w:id="1319455620">
              <w:marLeft w:val="0"/>
              <w:marRight w:val="0"/>
              <w:marTop w:val="0"/>
              <w:marBottom w:val="0"/>
              <w:divBdr>
                <w:top w:val="none" w:sz="0" w:space="0" w:color="auto"/>
                <w:left w:val="none" w:sz="0" w:space="0" w:color="auto"/>
                <w:bottom w:val="none" w:sz="0" w:space="0" w:color="auto"/>
                <w:right w:val="none" w:sz="0" w:space="0" w:color="auto"/>
              </w:divBdr>
            </w:div>
            <w:div w:id="1895893275">
              <w:marLeft w:val="0"/>
              <w:marRight w:val="0"/>
              <w:marTop w:val="0"/>
              <w:marBottom w:val="0"/>
              <w:divBdr>
                <w:top w:val="none" w:sz="0" w:space="0" w:color="auto"/>
                <w:left w:val="none" w:sz="0" w:space="0" w:color="auto"/>
                <w:bottom w:val="none" w:sz="0" w:space="0" w:color="auto"/>
                <w:right w:val="none" w:sz="0" w:space="0" w:color="auto"/>
              </w:divBdr>
            </w:div>
          </w:divsChild>
        </w:div>
        <w:div w:id="1289893814">
          <w:marLeft w:val="0"/>
          <w:marRight w:val="0"/>
          <w:marTop w:val="0"/>
          <w:marBottom w:val="0"/>
          <w:divBdr>
            <w:top w:val="none" w:sz="0" w:space="0" w:color="auto"/>
            <w:left w:val="none" w:sz="0" w:space="0" w:color="auto"/>
            <w:bottom w:val="none" w:sz="0" w:space="0" w:color="auto"/>
            <w:right w:val="none" w:sz="0" w:space="0" w:color="auto"/>
          </w:divBdr>
          <w:divsChild>
            <w:div w:id="203372330">
              <w:marLeft w:val="0"/>
              <w:marRight w:val="0"/>
              <w:marTop w:val="0"/>
              <w:marBottom w:val="0"/>
              <w:divBdr>
                <w:top w:val="none" w:sz="0" w:space="0" w:color="auto"/>
                <w:left w:val="none" w:sz="0" w:space="0" w:color="auto"/>
                <w:bottom w:val="none" w:sz="0" w:space="0" w:color="auto"/>
                <w:right w:val="none" w:sz="0" w:space="0" w:color="auto"/>
              </w:divBdr>
            </w:div>
            <w:div w:id="1574705948">
              <w:marLeft w:val="0"/>
              <w:marRight w:val="0"/>
              <w:marTop w:val="0"/>
              <w:marBottom w:val="0"/>
              <w:divBdr>
                <w:top w:val="none" w:sz="0" w:space="0" w:color="auto"/>
                <w:left w:val="none" w:sz="0" w:space="0" w:color="auto"/>
                <w:bottom w:val="none" w:sz="0" w:space="0" w:color="auto"/>
                <w:right w:val="none" w:sz="0" w:space="0" w:color="auto"/>
              </w:divBdr>
            </w:div>
            <w:div w:id="1768764882">
              <w:marLeft w:val="0"/>
              <w:marRight w:val="0"/>
              <w:marTop w:val="0"/>
              <w:marBottom w:val="0"/>
              <w:divBdr>
                <w:top w:val="none" w:sz="0" w:space="0" w:color="auto"/>
                <w:left w:val="none" w:sz="0" w:space="0" w:color="auto"/>
                <w:bottom w:val="none" w:sz="0" w:space="0" w:color="auto"/>
                <w:right w:val="none" w:sz="0" w:space="0" w:color="auto"/>
              </w:divBdr>
            </w:div>
            <w:div w:id="1974291541">
              <w:marLeft w:val="0"/>
              <w:marRight w:val="0"/>
              <w:marTop w:val="0"/>
              <w:marBottom w:val="0"/>
              <w:divBdr>
                <w:top w:val="none" w:sz="0" w:space="0" w:color="auto"/>
                <w:left w:val="none" w:sz="0" w:space="0" w:color="auto"/>
                <w:bottom w:val="none" w:sz="0" w:space="0" w:color="auto"/>
                <w:right w:val="none" w:sz="0" w:space="0" w:color="auto"/>
              </w:divBdr>
            </w:div>
            <w:div w:id="1975788405">
              <w:marLeft w:val="0"/>
              <w:marRight w:val="0"/>
              <w:marTop w:val="0"/>
              <w:marBottom w:val="0"/>
              <w:divBdr>
                <w:top w:val="none" w:sz="0" w:space="0" w:color="auto"/>
                <w:left w:val="none" w:sz="0" w:space="0" w:color="auto"/>
                <w:bottom w:val="none" w:sz="0" w:space="0" w:color="auto"/>
                <w:right w:val="none" w:sz="0" w:space="0" w:color="auto"/>
              </w:divBdr>
            </w:div>
          </w:divsChild>
        </w:div>
        <w:div w:id="1622878834">
          <w:marLeft w:val="0"/>
          <w:marRight w:val="0"/>
          <w:marTop w:val="0"/>
          <w:marBottom w:val="0"/>
          <w:divBdr>
            <w:top w:val="none" w:sz="0" w:space="0" w:color="auto"/>
            <w:left w:val="none" w:sz="0" w:space="0" w:color="auto"/>
            <w:bottom w:val="none" w:sz="0" w:space="0" w:color="auto"/>
            <w:right w:val="none" w:sz="0" w:space="0" w:color="auto"/>
          </w:divBdr>
          <w:divsChild>
            <w:div w:id="88622174">
              <w:marLeft w:val="0"/>
              <w:marRight w:val="0"/>
              <w:marTop w:val="0"/>
              <w:marBottom w:val="0"/>
              <w:divBdr>
                <w:top w:val="none" w:sz="0" w:space="0" w:color="auto"/>
                <w:left w:val="none" w:sz="0" w:space="0" w:color="auto"/>
                <w:bottom w:val="none" w:sz="0" w:space="0" w:color="auto"/>
                <w:right w:val="none" w:sz="0" w:space="0" w:color="auto"/>
              </w:divBdr>
            </w:div>
            <w:div w:id="1385446698">
              <w:marLeft w:val="0"/>
              <w:marRight w:val="0"/>
              <w:marTop w:val="0"/>
              <w:marBottom w:val="0"/>
              <w:divBdr>
                <w:top w:val="none" w:sz="0" w:space="0" w:color="auto"/>
                <w:left w:val="none" w:sz="0" w:space="0" w:color="auto"/>
                <w:bottom w:val="none" w:sz="0" w:space="0" w:color="auto"/>
                <w:right w:val="none" w:sz="0" w:space="0" w:color="auto"/>
              </w:divBdr>
            </w:div>
            <w:div w:id="1449810540">
              <w:marLeft w:val="0"/>
              <w:marRight w:val="0"/>
              <w:marTop w:val="0"/>
              <w:marBottom w:val="0"/>
              <w:divBdr>
                <w:top w:val="none" w:sz="0" w:space="0" w:color="auto"/>
                <w:left w:val="none" w:sz="0" w:space="0" w:color="auto"/>
                <w:bottom w:val="none" w:sz="0" w:space="0" w:color="auto"/>
                <w:right w:val="none" w:sz="0" w:space="0" w:color="auto"/>
              </w:divBdr>
            </w:div>
          </w:divsChild>
        </w:div>
        <w:div w:id="1652636018">
          <w:marLeft w:val="0"/>
          <w:marRight w:val="0"/>
          <w:marTop w:val="0"/>
          <w:marBottom w:val="0"/>
          <w:divBdr>
            <w:top w:val="none" w:sz="0" w:space="0" w:color="auto"/>
            <w:left w:val="none" w:sz="0" w:space="0" w:color="auto"/>
            <w:bottom w:val="none" w:sz="0" w:space="0" w:color="auto"/>
            <w:right w:val="none" w:sz="0" w:space="0" w:color="auto"/>
          </w:divBdr>
          <w:divsChild>
            <w:div w:id="696202389">
              <w:marLeft w:val="0"/>
              <w:marRight w:val="0"/>
              <w:marTop w:val="0"/>
              <w:marBottom w:val="0"/>
              <w:divBdr>
                <w:top w:val="none" w:sz="0" w:space="0" w:color="auto"/>
                <w:left w:val="none" w:sz="0" w:space="0" w:color="auto"/>
                <w:bottom w:val="none" w:sz="0" w:space="0" w:color="auto"/>
                <w:right w:val="none" w:sz="0" w:space="0" w:color="auto"/>
              </w:divBdr>
            </w:div>
            <w:div w:id="1492326905">
              <w:marLeft w:val="0"/>
              <w:marRight w:val="0"/>
              <w:marTop w:val="0"/>
              <w:marBottom w:val="0"/>
              <w:divBdr>
                <w:top w:val="none" w:sz="0" w:space="0" w:color="auto"/>
                <w:left w:val="none" w:sz="0" w:space="0" w:color="auto"/>
                <w:bottom w:val="none" w:sz="0" w:space="0" w:color="auto"/>
                <w:right w:val="none" w:sz="0" w:space="0" w:color="auto"/>
              </w:divBdr>
            </w:div>
          </w:divsChild>
        </w:div>
        <w:div w:id="1756702243">
          <w:marLeft w:val="0"/>
          <w:marRight w:val="0"/>
          <w:marTop w:val="0"/>
          <w:marBottom w:val="0"/>
          <w:divBdr>
            <w:top w:val="none" w:sz="0" w:space="0" w:color="auto"/>
            <w:left w:val="none" w:sz="0" w:space="0" w:color="auto"/>
            <w:bottom w:val="none" w:sz="0" w:space="0" w:color="auto"/>
            <w:right w:val="none" w:sz="0" w:space="0" w:color="auto"/>
          </w:divBdr>
          <w:divsChild>
            <w:div w:id="991176466">
              <w:marLeft w:val="-75"/>
              <w:marRight w:val="0"/>
              <w:marTop w:val="30"/>
              <w:marBottom w:val="30"/>
              <w:divBdr>
                <w:top w:val="none" w:sz="0" w:space="0" w:color="auto"/>
                <w:left w:val="none" w:sz="0" w:space="0" w:color="auto"/>
                <w:bottom w:val="none" w:sz="0" w:space="0" w:color="auto"/>
                <w:right w:val="none" w:sz="0" w:space="0" w:color="auto"/>
              </w:divBdr>
              <w:divsChild>
                <w:div w:id="39330343">
                  <w:marLeft w:val="0"/>
                  <w:marRight w:val="0"/>
                  <w:marTop w:val="0"/>
                  <w:marBottom w:val="0"/>
                  <w:divBdr>
                    <w:top w:val="none" w:sz="0" w:space="0" w:color="auto"/>
                    <w:left w:val="none" w:sz="0" w:space="0" w:color="auto"/>
                    <w:bottom w:val="none" w:sz="0" w:space="0" w:color="auto"/>
                    <w:right w:val="none" w:sz="0" w:space="0" w:color="auto"/>
                  </w:divBdr>
                  <w:divsChild>
                    <w:div w:id="2110268762">
                      <w:marLeft w:val="0"/>
                      <w:marRight w:val="0"/>
                      <w:marTop w:val="0"/>
                      <w:marBottom w:val="0"/>
                      <w:divBdr>
                        <w:top w:val="none" w:sz="0" w:space="0" w:color="auto"/>
                        <w:left w:val="none" w:sz="0" w:space="0" w:color="auto"/>
                        <w:bottom w:val="none" w:sz="0" w:space="0" w:color="auto"/>
                        <w:right w:val="none" w:sz="0" w:space="0" w:color="auto"/>
                      </w:divBdr>
                    </w:div>
                  </w:divsChild>
                </w:div>
                <w:div w:id="102506772">
                  <w:marLeft w:val="0"/>
                  <w:marRight w:val="0"/>
                  <w:marTop w:val="0"/>
                  <w:marBottom w:val="0"/>
                  <w:divBdr>
                    <w:top w:val="none" w:sz="0" w:space="0" w:color="auto"/>
                    <w:left w:val="none" w:sz="0" w:space="0" w:color="auto"/>
                    <w:bottom w:val="none" w:sz="0" w:space="0" w:color="auto"/>
                    <w:right w:val="none" w:sz="0" w:space="0" w:color="auto"/>
                  </w:divBdr>
                  <w:divsChild>
                    <w:div w:id="1036587131">
                      <w:marLeft w:val="0"/>
                      <w:marRight w:val="0"/>
                      <w:marTop w:val="0"/>
                      <w:marBottom w:val="0"/>
                      <w:divBdr>
                        <w:top w:val="none" w:sz="0" w:space="0" w:color="auto"/>
                        <w:left w:val="none" w:sz="0" w:space="0" w:color="auto"/>
                        <w:bottom w:val="none" w:sz="0" w:space="0" w:color="auto"/>
                        <w:right w:val="none" w:sz="0" w:space="0" w:color="auto"/>
                      </w:divBdr>
                    </w:div>
                    <w:div w:id="1059669003">
                      <w:marLeft w:val="0"/>
                      <w:marRight w:val="0"/>
                      <w:marTop w:val="0"/>
                      <w:marBottom w:val="0"/>
                      <w:divBdr>
                        <w:top w:val="none" w:sz="0" w:space="0" w:color="auto"/>
                        <w:left w:val="none" w:sz="0" w:space="0" w:color="auto"/>
                        <w:bottom w:val="none" w:sz="0" w:space="0" w:color="auto"/>
                        <w:right w:val="none" w:sz="0" w:space="0" w:color="auto"/>
                      </w:divBdr>
                    </w:div>
                  </w:divsChild>
                </w:div>
                <w:div w:id="469054099">
                  <w:marLeft w:val="0"/>
                  <w:marRight w:val="0"/>
                  <w:marTop w:val="0"/>
                  <w:marBottom w:val="0"/>
                  <w:divBdr>
                    <w:top w:val="none" w:sz="0" w:space="0" w:color="auto"/>
                    <w:left w:val="none" w:sz="0" w:space="0" w:color="auto"/>
                    <w:bottom w:val="none" w:sz="0" w:space="0" w:color="auto"/>
                    <w:right w:val="none" w:sz="0" w:space="0" w:color="auto"/>
                  </w:divBdr>
                  <w:divsChild>
                    <w:div w:id="1306592163">
                      <w:marLeft w:val="0"/>
                      <w:marRight w:val="0"/>
                      <w:marTop w:val="0"/>
                      <w:marBottom w:val="0"/>
                      <w:divBdr>
                        <w:top w:val="none" w:sz="0" w:space="0" w:color="auto"/>
                        <w:left w:val="none" w:sz="0" w:space="0" w:color="auto"/>
                        <w:bottom w:val="none" w:sz="0" w:space="0" w:color="auto"/>
                        <w:right w:val="none" w:sz="0" w:space="0" w:color="auto"/>
                      </w:divBdr>
                    </w:div>
                  </w:divsChild>
                </w:div>
                <w:div w:id="529075377">
                  <w:marLeft w:val="0"/>
                  <w:marRight w:val="0"/>
                  <w:marTop w:val="0"/>
                  <w:marBottom w:val="0"/>
                  <w:divBdr>
                    <w:top w:val="none" w:sz="0" w:space="0" w:color="auto"/>
                    <w:left w:val="none" w:sz="0" w:space="0" w:color="auto"/>
                    <w:bottom w:val="none" w:sz="0" w:space="0" w:color="auto"/>
                    <w:right w:val="none" w:sz="0" w:space="0" w:color="auto"/>
                  </w:divBdr>
                  <w:divsChild>
                    <w:div w:id="409155812">
                      <w:marLeft w:val="0"/>
                      <w:marRight w:val="0"/>
                      <w:marTop w:val="0"/>
                      <w:marBottom w:val="0"/>
                      <w:divBdr>
                        <w:top w:val="none" w:sz="0" w:space="0" w:color="auto"/>
                        <w:left w:val="none" w:sz="0" w:space="0" w:color="auto"/>
                        <w:bottom w:val="none" w:sz="0" w:space="0" w:color="auto"/>
                        <w:right w:val="none" w:sz="0" w:space="0" w:color="auto"/>
                      </w:divBdr>
                    </w:div>
                  </w:divsChild>
                </w:div>
                <w:div w:id="606887431">
                  <w:marLeft w:val="0"/>
                  <w:marRight w:val="0"/>
                  <w:marTop w:val="0"/>
                  <w:marBottom w:val="0"/>
                  <w:divBdr>
                    <w:top w:val="none" w:sz="0" w:space="0" w:color="auto"/>
                    <w:left w:val="none" w:sz="0" w:space="0" w:color="auto"/>
                    <w:bottom w:val="none" w:sz="0" w:space="0" w:color="auto"/>
                    <w:right w:val="none" w:sz="0" w:space="0" w:color="auto"/>
                  </w:divBdr>
                  <w:divsChild>
                    <w:div w:id="1687711422">
                      <w:marLeft w:val="0"/>
                      <w:marRight w:val="0"/>
                      <w:marTop w:val="0"/>
                      <w:marBottom w:val="0"/>
                      <w:divBdr>
                        <w:top w:val="none" w:sz="0" w:space="0" w:color="auto"/>
                        <w:left w:val="none" w:sz="0" w:space="0" w:color="auto"/>
                        <w:bottom w:val="none" w:sz="0" w:space="0" w:color="auto"/>
                        <w:right w:val="none" w:sz="0" w:space="0" w:color="auto"/>
                      </w:divBdr>
                    </w:div>
                  </w:divsChild>
                </w:div>
                <w:div w:id="1182277222">
                  <w:marLeft w:val="0"/>
                  <w:marRight w:val="0"/>
                  <w:marTop w:val="0"/>
                  <w:marBottom w:val="0"/>
                  <w:divBdr>
                    <w:top w:val="none" w:sz="0" w:space="0" w:color="auto"/>
                    <w:left w:val="none" w:sz="0" w:space="0" w:color="auto"/>
                    <w:bottom w:val="none" w:sz="0" w:space="0" w:color="auto"/>
                    <w:right w:val="none" w:sz="0" w:space="0" w:color="auto"/>
                  </w:divBdr>
                  <w:divsChild>
                    <w:div w:id="1241480503">
                      <w:marLeft w:val="0"/>
                      <w:marRight w:val="0"/>
                      <w:marTop w:val="0"/>
                      <w:marBottom w:val="0"/>
                      <w:divBdr>
                        <w:top w:val="none" w:sz="0" w:space="0" w:color="auto"/>
                        <w:left w:val="none" w:sz="0" w:space="0" w:color="auto"/>
                        <w:bottom w:val="none" w:sz="0" w:space="0" w:color="auto"/>
                        <w:right w:val="none" w:sz="0" w:space="0" w:color="auto"/>
                      </w:divBdr>
                    </w:div>
                  </w:divsChild>
                </w:div>
                <w:div w:id="1457062987">
                  <w:marLeft w:val="0"/>
                  <w:marRight w:val="0"/>
                  <w:marTop w:val="0"/>
                  <w:marBottom w:val="0"/>
                  <w:divBdr>
                    <w:top w:val="none" w:sz="0" w:space="0" w:color="auto"/>
                    <w:left w:val="none" w:sz="0" w:space="0" w:color="auto"/>
                    <w:bottom w:val="none" w:sz="0" w:space="0" w:color="auto"/>
                    <w:right w:val="none" w:sz="0" w:space="0" w:color="auto"/>
                  </w:divBdr>
                  <w:divsChild>
                    <w:div w:id="1433016861">
                      <w:marLeft w:val="0"/>
                      <w:marRight w:val="0"/>
                      <w:marTop w:val="0"/>
                      <w:marBottom w:val="0"/>
                      <w:divBdr>
                        <w:top w:val="none" w:sz="0" w:space="0" w:color="auto"/>
                        <w:left w:val="none" w:sz="0" w:space="0" w:color="auto"/>
                        <w:bottom w:val="none" w:sz="0" w:space="0" w:color="auto"/>
                        <w:right w:val="none" w:sz="0" w:space="0" w:color="auto"/>
                      </w:divBdr>
                    </w:div>
                  </w:divsChild>
                </w:div>
                <w:div w:id="1934819612">
                  <w:marLeft w:val="0"/>
                  <w:marRight w:val="0"/>
                  <w:marTop w:val="0"/>
                  <w:marBottom w:val="0"/>
                  <w:divBdr>
                    <w:top w:val="none" w:sz="0" w:space="0" w:color="auto"/>
                    <w:left w:val="none" w:sz="0" w:space="0" w:color="auto"/>
                    <w:bottom w:val="none" w:sz="0" w:space="0" w:color="auto"/>
                    <w:right w:val="none" w:sz="0" w:space="0" w:color="auto"/>
                  </w:divBdr>
                  <w:divsChild>
                    <w:div w:id="142962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935260">
          <w:marLeft w:val="0"/>
          <w:marRight w:val="0"/>
          <w:marTop w:val="0"/>
          <w:marBottom w:val="0"/>
          <w:divBdr>
            <w:top w:val="none" w:sz="0" w:space="0" w:color="auto"/>
            <w:left w:val="none" w:sz="0" w:space="0" w:color="auto"/>
            <w:bottom w:val="none" w:sz="0" w:space="0" w:color="auto"/>
            <w:right w:val="none" w:sz="0" w:space="0" w:color="auto"/>
          </w:divBdr>
          <w:divsChild>
            <w:div w:id="1793133528">
              <w:marLeft w:val="-75"/>
              <w:marRight w:val="0"/>
              <w:marTop w:val="30"/>
              <w:marBottom w:val="30"/>
              <w:divBdr>
                <w:top w:val="none" w:sz="0" w:space="0" w:color="auto"/>
                <w:left w:val="none" w:sz="0" w:space="0" w:color="auto"/>
                <w:bottom w:val="none" w:sz="0" w:space="0" w:color="auto"/>
                <w:right w:val="none" w:sz="0" w:space="0" w:color="auto"/>
              </w:divBdr>
              <w:divsChild>
                <w:div w:id="171382890">
                  <w:marLeft w:val="0"/>
                  <w:marRight w:val="0"/>
                  <w:marTop w:val="0"/>
                  <w:marBottom w:val="0"/>
                  <w:divBdr>
                    <w:top w:val="none" w:sz="0" w:space="0" w:color="auto"/>
                    <w:left w:val="none" w:sz="0" w:space="0" w:color="auto"/>
                    <w:bottom w:val="none" w:sz="0" w:space="0" w:color="auto"/>
                    <w:right w:val="none" w:sz="0" w:space="0" w:color="auto"/>
                  </w:divBdr>
                  <w:divsChild>
                    <w:div w:id="1544170492">
                      <w:marLeft w:val="0"/>
                      <w:marRight w:val="0"/>
                      <w:marTop w:val="0"/>
                      <w:marBottom w:val="0"/>
                      <w:divBdr>
                        <w:top w:val="none" w:sz="0" w:space="0" w:color="auto"/>
                        <w:left w:val="none" w:sz="0" w:space="0" w:color="auto"/>
                        <w:bottom w:val="none" w:sz="0" w:space="0" w:color="auto"/>
                        <w:right w:val="none" w:sz="0" w:space="0" w:color="auto"/>
                      </w:divBdr>
                    </w:div>
                  </w:divsChild>
                </w:div>
                <w:div w:id="351154562">
                  <w:marLeft w:val="0"/>
                  <w:marRight w:val="0"/>
                  <w:marTop w:val="0"/>
                  <w:marBottom w:val="0"/>
                  <w:divBdr>
                    <w:top w:val="none" w:sz="0" w:space="0" w:color="auto"/>
                    <w:left w:val="none" w:sz="0" w:space="0" w:color="auto"/>
                    <w:bottom w:val="none" w:sz="0" w:space="0" w:color="auto"/>
                    <w:right w:val="none" w:sz="0" w:space="0" w:color="auto"/>
                  </w:divBdr>
                  <w:divsChild>
                    <w:div w:id="561675233">
                      <w:marLeft w:val="0"/>
                      <w:marRight w:val="0"/>
                      <w:marTop w:val="0"/>
                      <w:marBottom w:val="0"/>
                      <w:divBdr>
                        <w:top w:val="none" w:sz="0" w:space="0" w:color="auto"/>
                        <w:left w:val="none" w:sz="0" w:space="0" w:color="auto"/>
                        <w:bottom w:val="none" w:sz="0" w:space="0" w:color="auto"/>
                        <w:right w:val="none" w:sz="0" w:space="0" w:color="auto"/>
                      </w:divBdr>
                    </w:div>
                  </w:divsChild>
                </w:div>
                <w:div w:id="738289378">
                  <w:marLeft w:val="0"/>
                  <w:marRight w:val="0"/>
                  <w:marTop w:val="0"/>
                  <w:marBottom w:val="0"/>
                  <w:divBdr>
                    <w:top w:val="none" w:sz="0" w:space="0" w:color="auto"/>
                    <w:left w:val="none" w:sz="0" w:space="0" w:color="auto"/>
                    <w:bottom w:val="none" w:sz="0" w:space="0" w:color="auto"/>
                    <w:right w:val="none" w:sz="0" w:space="0" w:color="auto"/>
                  </w:divBdr>
                  <w:divsChild>
                    <w:div w:id="115763282">
                      <w:marLeft w:val="0"/>
                      <w:marRight w:val="0"/>
                      <w:marTop w:val="0"/>
                      <w:marBottom w:val="0"/>
                      <w:divBdr>
                        <w:top w:val="none" w:sz="0" w:space="0" w:color="auto"/>
                        <w:left w:val="none" w:sz="0" w:space="0" w:color="auto"/>
                        <w:bottom w:val="none" w:sz="0" w:space="0" w:color="auto"/>
                        <w:right w:val="none" w:sz="0" w:space="0" w:color="auto"/>
                      </w:divBdr>
                    </w:div>
                  </w:divsChild>
                </w:div>
                <w:div w:id="1116295418">
                  <w:marLeft w:val="0"/>
                  <w:marRight w:val="0"/>
                  <w:marTop w:val="0"/>
                  <w:marBottom w:val="0"/>
                  <w:divBdr>
                    <w:top w:val="none" w:sz="0" w:space="0" w:color="auto"/>
                    <w:left w:val="none" w:sz="0" w:space="0" w:color="auto"/>
                    <w:bottom w:val="none" w:sz="0" w:space="0" w:color="auto"/>
                    <w:right w:val="none" w:sz="0" w:space="0" w:color="auto"/>
                  </w:divBdr>
                  <w:divsChild>
                    <w:div w:id="1360817838">
                      <w:marLeft w:val="0"/>
                      <w:marRight w:val="0"/>
                      <w:marTop w:val="0"/>
                      <w:marBottom w:val="0"/>
                      <w:divBdr>
                        <w:top w:val="none" w:sz="0" w:space="0" w:color="auto"/>
                        <w:left w:val="none" w:sz="0" w:space="0" w:color="auto"/>
                        <w:bottom w:val="none" w:sz="0" w:space="0" w:color="auto"/>
                        <w:right w:val="none" w:sz="0" w:space="0" w:color="auto"/>
                      </w:divBdr>
                    </w:div>
                  </w:divsChild>
                </w:div>
                <w:div w:id="1376731780">
                  <w:marLeft w:val="0"/>
                  <w:marRight w:val="0"/>
                  <w:marTop w:val="0"/>
                  <w:marBottom w:val="0"/>
                  <w:divBdr>
                    <w:top w:val="none" w:sz="0" w:space="0" w:color="auto"/>
                    <w:left w:val="none" w:sz="0" w:space="0" w:color="auto"/>
                    <w:bottom w:val="none" w:sz="0" w:space="0" w:color="auto"/>
                    <w:right w:val="none" w:sz="0" w:space="0" w:color="auto"/>
                  </w:divBdr>
                  <w:divsChild>
                    <w:div w:id="384379946">
                      <w:marLeft w:val="0"/>
                      <w:marRight w:val="0"/>
                      <w:marTop w:val="0"/>
                      <w:marBottom w:val="0"/>
                      <w:divBdr>
                        <w:top w:val="none" w:sz="0" w:space="0" w:color="auto"/>
                        <w:left w:val="none" w:sz="0" w:space="0" w:color="auto"/>
                        <w:bottom w:val="none" w:sz="0" w:space="0" w:color="auto"/>
                        <w:right w:val="none" w:sz="0" w:space="0" w:color="auto"/>
                      </w:divBdr>
                    </w:div>
                  </w:divsChild>
                </w:div>
                <w:div w:id="1487891024">
                  <w:marLeft w:val="0"/>
                  <w:marRight w:val="0"/>
                  <w:marTop w:val="0"/>
                  <w:marBottom w:val="0"/>
                  <w:divBdr>
                    <w:top w:val="none" w:sz="0" w:space="0" w:color="auto"/>
                    <w:left w:val="none" w:sz="0" w:space="0" w:color="auto"/>
                    <w:bottom w:val="none" w:sz="0" w:space="0" w:color="auto"/>
                    <w:right w:val="none" w:sz="0" w:space="0" w:color="auto"/>
                  </w:divBdr>
                  <w:divsChild>
                    <w:div w:id="1224096761">
                      <w:marLeft w:val="0"/>
                      <w:marRight w:val="0"/>
                      <w:marTop w:val="0"/>
                      <w:marBottom w:val="0"/>
                      <w:divBdr>
                        <w:top w:val="none" w:sz="0" w:space="0" w:color="auto"/>
                        <w:left w:val="none" w:sz="0" w:space="0" w:color="auto"/>
                        <w:bottom w:val="none" w:sz="0" w:space="0" w:color="auto"/>
                        <w:right w:val="none" w:sz="0" w:space="0" w:color="auto"/>
                      </w:divBdr>
                    </w:div>
                  </w:divsChild>
                </w:div>
                <w:div w:id="1674993429">
                  <w:marLeft w:val="0"/>
                  <w:marRight w:val="0"/>
                  <w:marTop w:val="0"/>
                  <w:marBottom w:val="0"/>
                  <w:divBdr>
                    <w:top w:val="none" w:sz="0" w:space="0" w:color="auto"/>
                    <w:left w:val="none" w:sz="0" w:space="0" w:color="auto"/>
                    <w:bottom w:val="none" w:sz="0" w:space="0" w:color="auto"/>
                    <w:right w:val="none" w:sz="0" w:space="0" w:color="auto"/>
                  </w:divBdr>
                  <w:divsChild>
                    <w:div w:id="522085999">
                      <w:marLeft w:val="0"/>
                      <w:marRight w:val="0"/>
                      <w:marTop w:val="0"/>
                      <w:marBottom w:val="0"/>
                      <w:divBdr>
                        <w:top w:val="none" w:sz="0" w:space="0" w:color="auto"/>
                        <w:left w:val="none" w:sz="0" w:space="0" w:color="auto"/>
                        <w:bottom w:val="none" w:sz="0" w:space="0" w:color="auto"/>
                        <w:right w:val="none" w:sz="0" w:space="0" w:color="auto"/>
                      </w:divBdr>
                    </w:div>
                  </w:divsChild>
                </w:div>
                <w:div w:id="1898472091">
                  <w:marLeft w:val="0"/>
                  <w:marRight w:val="0"/>
                  <w:marTop w:val="0"/>
                  <w:marBottom w:val="0"/>
                  <w:divBdr>
                    <w:top w:val="none" w:sz="0" w:space="0" w:color="auto"/>
                    <w:left w:val="none" w:sz="0" w:space="0" w:color="auto"/>
                    <w:bottom w:val="none" w:sz="0" w:space="0" w:color="auto"/>
                    <w:right w:val="none" w:sz="0" w:space="0" w:color="auto"/>
                  </w:divBdr>
                  <w:divsChild>
                    <w:div w:id="1961372781">
                      <w:marLeft w:val="0"/>
                      <w:marRight w:val="0"/>
                      <w:marTop w:val="0"/>
                      <w:marBottom w:val="0"/>
                      <w:divBdr>
                        <w:top w:val="none" w:sz="0" w:space="0" w:color="auto"/>
                        <w:left w:val="none" w:sz="0" w:space="0" w:color="auto"/>
                        <w:bottom w:val="none" w:sz="0" w:space="0" w:color="auto"/>
                        <w:right w:val="none" w:sz="0" w:space="0" w:color="auto"/>
                      </w:divBdr>
                    </w:div>
                  </w:divsChild>
                </w:div>
                <w:div w:id="1974870645">
                  <w:marLeft w:val="0"/>
                  <w:marRight w:val="0"/>
                  <w:marTop w:val="0"/>
                  <w:marBottom w:val="0"/>
                  <w:divBdr>
                    <w:top w:val="none" w:sz="0" w:space="0" w:color="auto"/>
                    <w:left w:val="none" w:sz="0" w:space="0" w:color="auto"/>
                    <w:bottom w:val="none" w:sz="0" w:space="0" w:color="auto"/>
                    <w:right w:val="none" w:sz="0" w:space="0" w:color="auto"/>
                  </w:divBdr>
                  <w:divsChild>
                    <w:div w:id="546918212">
                      <w:marLeft w:val="0"/>
                      <w:marRight w:val="0"/>
                      <w:marTop w:val="0"/>
                      <w:marBottom w:val="0"/>
                      <w:divBdr>
                        <w:top w:val="none" w:sz="0" w:space="0" w:color="auto"/>
                        <w:left w:val="none" w:sz="0" w:space="0" w:color="auto"/>
                        <w:bottom w:val="none" w:sz="0" w:space="0" w:color="auto"/>
                        <w:right w:val="none" w:sz="0" w:space="0" w:color="auto"/>
                      </w:divBdr>
                    </w:div>
                    <w:div w:id="868184356">
                      <w:marLeft w:val="0"/>
                      <w:marRight w:val="0"/>
                      <w:marTop w:val="0"/>
                      <w:marBottom w:val="0"/>
                      <w:divBdr>
                        <w:top w:val="none" w:sz="0" w:space="0" w:color="auto"/>
                        <w:left w:val="none" w:sz="0" w:space="0" w:color="auto"/>
                        <w:bottom w:val="none" w:sz="0" w:space="0" w:color="auto"/>
                        <w:right w:val="none" w:sz="0" w:space="0" w:color="auto"/>
                      </w:divBdr>
                    </w:div>
                  </w:divsChild>
                </w:div>
                <w:div w:id="2069641568">
                  <w:marLeft w:val="0"/>
                  <w:marRight w:val="0"/>
                  <w:marTop w:val="0"/>
                  <w:marBottom w:val="0"/>
                  <w:divBdr>
                    <w:top w:val="none" w:sz="0" w:space="0" w:color="auto"/>
                    <w:left w:val="none" w:sz="0" w:space="0" w:color="auto"/>
                    <w:bottom w:val="none" w:sz="0" w:space="0" w:color="auto"/>
                    <w:right w:val="none" w:sz="0" w:space="0" w:color="auto"/>
                  </w:divBdr>
                  <w:divsChild>
                    <w:div w:id="141743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679007">
      <w:bodyDiv w:val="1"/>
      <w:marLeft w:val="0"/>
      <w:marRight w:val="0"/>
      <w:marTop w:val="0"/>
      <w:marBottom w:val="0"/>
      <w:divBdr>
        <w:top w:val="none" w:sz="0" w:space="0" w:color="auto"/>
        <w:left w:val="none" w:sz="0" w:space="0" w:color="auto"/>
        <w:bottom w:val="none" w:sz="0" w:space="0" w:color="auto"/>
        <w:right w:val="none" w:sz="0" w:space="0" w:color="auto"/>
      </w:divBdr>
    </w:div>
    <w:div w:id="896286420">
      <w:bodyDiv w:val="1"/>
      <w:marLeft w:val="0"/>
      <w:marRight w:val="0"/>
      <w:marTop w:val="0"/>
      <w:marBottom w:val="0"/>
      <w:divBdr>
        <w:top w:val="none" w:sz="0" w:space="0" w:color="auto"/>
        <w:left w:val="none" w:sz="0" w:space="0" w:color="auto"/>
        <w:bottom w:val="none" w:sz="0" w:space="0" w:color="auto"/>
        <w:right w:val="none" w:sz="0" w:space="0" w:color="auto"/>
      </w:divBdr>
      <w:divsChild>
        <w:div w:id="174226510">
          <w:marLeft w:val="0"/>
          <w:marRight w:val="0"/>
          <w:marTop w:val="0"/>
          <w:marBottom w:val="0"/>
          <w:divBdr>
            <w:top w:val="none" w:sz="0" w:space="0" w:color="auto"/>
            <w:left w:val="none" w:sz="0" w:space="0" w:color="auto"/>
            <w:bottom w:val="none" w:sz="0" w:space="0" w:color="auto"/>
            <w:right w:val="none" w:sz="0" w:space="0" w:color="auto"/>
          </w:divBdr>
          <w:divsChild>
            <w:div w:id="1581481932">
              <w:marLeft w:val="0"/>
              <w:marRight w:val="0"/>
              <w:marTop w:val="0"/>
              <w:marBottom w:val="0"/>
              <w:divBdr>
                <w:top w:val="none" w:sz="0" w:space="0" w:color="auto"/>
                <w:left w:val="none" w:sz="0" w:space="0" w:color="auto"/>
                <w:bottom w:val="none" w:sz="0" w:space="0" w:color="auto"/>
                <w:right w:val="none" w:sz="0" w:space="0" w:color="auto"/>
              </w:divBdr>
            </w:div>
            <w:div w:id="1636519478">
              <w:marLeft w:val="0"/>
              <w:marRight w:val="0"/>
              <w:marTop w:val="0"/>
              <w:marBottom w:val="0"/>
              <w:divBdr>
                <w:top w:val="none" w:sz="0" w:space="0" w:color="auto"/>
                <w:left w:val="none" w:sz="0" w:space="0" w:color="auto"/>
                <w:bottom w:val="none" w:sz="0" w:space="0" w:color="auto"/>
                <w:right w:val="none" w:sz="0" w:space="0" w:color="auto"/>
              </w:divBdr>
            </w:div>
          </w:divsChild>
        </w:div>
        <w:div w:id="582952805">
          <w:marLeft w:val="0"/>
          <w:marRight w:val="0"/>
          <w:marTop w:val="0"/>
          <w:marBottom w:val="0"/>
          <w:divBdr>
            <w:top w:val="none" w:sz="0" w:space="0" w:color="auto"/>
            <w:left w:val="none" w:sz="0" w:space="0" w:color="auto"/>
            <w:bottom w:val="none" w:sz="0" w:space="0" w:color="auto"/>
            <w:right w:val="none" w:sz="0" w:space="0" w:color="auto"/>
          </w:divBdr>
          <w:divsChild>
            <w:div w:id="146171504">
              <w:marLeft w:val="0"/>
              <w:marRight w:val="0"/>
              <w:marTop w:val="0"/>
              <w:marBottom w:val="0"/>
              <w:divBdr>
                <w:top w:val="none" w:sz="0" w:space="0" w:color="auto"/>
                <w:left w:val="none" w:sz="0" w:space="0" w:color="auto"/>
                <w:bottom w:val="none" w:sz="0" w:space="0" w:color="auto"/>
                <w:right w:val="none" w:sz="0" w:space="0" w:color="auto"/>
              </w:divBdr>
            </w:div>
            <w:div w:id="1667634350">
              <w:marLeft w:val="0"/>
              <w:marRight w:val="0"/>
              <w:marTop w:val="0"/>
              <w:marBottom w:val="0"/>
              <w:divBdr>
                <w:top w:val="none" w:sz="0" w:space="0" w:color="auto"/>
                <w:left w:val="none" w:sz="0" w:space="0" w:color="auto"/>
                <w:bottom w:val="none" w:sz="0" w:space="0" w:color="auto"/>
                <w:right w:val="none" w:sz="0" w:space="0" w:color="auto"/>
              </w:divBdr>
            </w:div>
            <w:div w:id="1816753074">
              <w:marLeft w:val="0"/>
              <w:marRight w:val="0"/>
              <w:marTop w:val="0"/>
              <w:marBottom w:val="0"/>
              <w:divBdr>
                <w:top w:val="none" w:sz="0" w:space="0" w:color="auto"/>
                <w:left w:val="none" w:sz="0" w:space="0" w:color="auto"/>
                <w:bottom w:val="none" w:sz="0" w:space="0" w:color="auto"/>
                <w:right w:val="none" w:sz="0" w:space="0" w:color="auto"/>
              </w:divBdr>
            </w:div>
            <w:div w:id="1901818453">
              <w:marLeft w:val="0"/>
              <w:marRight w:val="0"/>
              <w:marTop w:val="0"/>
              <w:marBottom w:val="0"/>
              <w:divBdr>
                <w:top w:val="none" w:sz="0" w:space="0" w:color="auto"/>
                <w:left w:val="none" w:sz="0" w:space="0" w:color="auto"/>
                <w:bottom w:val="none" w:sz="0" w:space="0" w:color="auto"/>
                <w:right w:val="none" w:sz="0" w:space="0" w:color="auto"/>
              </w:divBdr>
            </w:div>
          </w:divsChild>
        </w:div>
        <w:div w:id="878510636">
          <w:marLeft w:val="0"/>
          <w:marRight w:val="0"/>
          <w:marTop w:val="0"/>
          <w:marBottom w:val="0"/>
          <w:divBdr>
            <w:top w:val="none" w:sz="0" w:space="0" w:color="auto"/>
            <w:left w:val="none" w:sz="0" w:space="0" w:color="auto"/>
            <w:bottom w:val="none" w:sz="0" w:space="0" w:color="auto"/>
            <w:right w:val="none" w:sz="0" w:space="0" w:color="auto"/>
          </w:divBdr>
          <w:divsChild>
            <w:div w:id="1086608821">
              <w:marLeft w:val="0"/>
              <w:marRight w:val="0"/>
              <w:marTop w:val="0"/>
              <w:marBottom w:val="0"/>
              <w:divBdr>
                <w:top w:val="none" w:sz="0" w:space="0" w:color="auto"/>
                <w:left w:val="none" w:sz="0" w:space="0" w:color="auto"/>
                <w:bottom w:val="none" w:sz="0" w:space="0" w:color="auto"/>
                <w:right w:val="none" w:sz="0" w:space="0" w:color="auto"/>
              </w:divBdr>
            </w:div>
            <w:div w:id="1673100031">
              <w:marLeft w:val="0"/>
              <w:marRight w:val="0"/>
              <w:marTop w:val="0"/>
              <w:marBottom w:val="0"/>
              <w:divBdr>
                <w:top w:val="none" w:sz="0" w:space="0" w:color="auto"/>
                <w:left w:val="none" w:sz="0" w:space="0" w:color="auto"/>
                <w:bottom w:val="none" w:sz="0" w:space="0" w:color="auto"/>
                <w:right w:val="none" w:sz="0" w:space="0" w:color="auto"/>
              </w:divBdr>
            </w:div>
            <w:div w:id="2108382689">
              <w:marLeft w:val="0"/>
              <w:marRight w:val="0"/>
              <w:marTop w:val="0"/>
              <w:marBottom w:val="0"/>
              <w:divBdr>
                <w:top w:val="none" w:sz="0" w:space="0" w:color="auto"/>
                <w:left w:val="none" w:sz="0" w:space="0" w:color="auto"/>
                <w:bottom w:val="none" w:sz="0" w:space="0" w:color="auto"/>
                <w:right w:val="none" w:sz="0" w:space="0" w:color="auto"/>
              </w:divBdr>
            </w:div>
          </w:divsChild>
        </w:div>
        <w:div w:id="924999142">
          <w:marLeft w:val="0"/>
          <w:marRight w:val="0"/>
          <w:marTop w:val="0"/>
          <w:marBottom w:val="0"/>
          <w:divBdr>
            <w:top w:val="none" w:sz="0" w:space="0" w:color="auto"/>
            <w:left w:val="none" w:sz="0" w:space="0" w:color="auto"/>
            <w:bottom w:val="none" w:sz="0" w:space="0" w:color="auto"/>
            <w:right w:val="none" w:sz="0" w:space="0" w:color="auto"/>
          </w:divBdr>
          <w:divsChild>
            <w:div w:id="205873934">
              <w:marLeft w:val="0"/>
              <w:marRight w:val="0"/>
              <w:marTop w:val="0"/>
              <w:marBottom w:val="0"/>
              <w:divBdr>
                <w:top w:val="none" w:sz="0" w:space="0" w:color="auto"/>
                <w:left w:val="none" w:sz="0" w:space="0" w:color="auto"/>
                <w:bottom w:val="none" w:sz="0" w:space="0" w:color="auto"/>
                <w:right w:val="none" w:sz="0" w:space="0" w:color="auto"/>
              </w:divBdr>
            </w:div>
            <w:div w:id="494225057">
              <w:marLeft w:val="0"/>
              <w:marRight w:val="0"/>
              <w:marTop w:val="0"/>
              <w:marBottom w:val="0"/>
              <w:divBdr>
                <w:top w:val="none" w:sz="0" w:space="0" w:color="auto"/>
                <w:left w:val="none" w:sz="0" w:space="0" w:color="auto"/>
                <w:bottom w:val="none" w:sz="0" w:space="0" w:color="auto"/>
                <w:right w:val="none" w:sz="0" w:space="0" w:color="auto"/>
              </w:divBdr>
            </w:div>
            <w:div w:id="566766199">
              <w:marLeft w:val="0"/>
              <w:marRight w:val="0"/>
              <w:marTop w:val="0"/>
              <w:marBottom w:val="0"/>
              <w:divBdr>
                <w:top w:val="none" w:sz="0" w:space="0" w:color="auto"/>
                <w:left w:val="none" w:sz="0" w:space="0" w:color="auto"/>
                <w:bottom w:val="none" w:sz="0" w:space="0" w:color="auto"/>
                <w:right w:val="none" w:sz="0" w:space="0" w:color="auto"/>
              </w:divBdr>
            </w:div>
            <w:div w:id="1006786607">
              <w:marLeft w:val="0"/>
              <w:marRight w:val="0"/>
              <w:marTop w:val="0"/>
              <w:marBottom w:val="0"/>
              <w:divBdr>
                <w:top w:val="none" w:sz="0" w:space="0" w:color="auto"/>
                <w:left w:val="none" w:sz="0" w:space="0" w:color="auto"/>
                <w:bottom w:val="none" w:sz="0" w:space="0" w:color="auto"/>
                <w:right w:val="none" w:sz="0" w:space="0" w:color="auto"/>
              </w:divBdr>
            </w:div>
            <w:div w:id="1700815891">
              <w:marLeft w:val="0"/>
              <w:marRight w:val="0"/>
              <w:marTop w:val="0"/>
              <w:marBottom w:val="0"/>
              <w:divBdr>
                <w:top w:val="none" w:sz="0" w:space="0" w:color="auto"/>
                <w:left w:val="none" w:sz="0" w:space="0" w:color="auto"/>
                <w:bottom w:val="none" w:sz="0" w:space="0" w:color="auto"/>
                <w:right w:val="none" w:sz="0" w:space="0" w:color="auto"/>
              </w:divBdr>
            </w:div>
          </w:divsChild>
        </w:div>
        <w:div w:id="942420474">
          <w:marLeft w:val="0"/>
          <w:marRight w:val="0"/>
          <w:marTop w:val="0"/>
          <w:marBottom w:val="0"/>
          <w:divBdr>
            <w:top w:val="none" w:sz="0" w:space="0" w:color="auto"/>
            <w:left w:val="none" w:sz="0" w:space="0" w:color="auto"/>
            <w:bottom w:val="none" w:sz="0" w:space="0" w:color="auto"/>
            <w:right w:val="none" w:sz="0" w:space="0" w:color="auto"/>
          </w:divBdr>
          <w:divsChild>
            <w:div w:id="1342975935">
              <w:marLeft w:val="0"/>
              <w:marRight w:val="0"/>
              <w:marTop w:val="0"/>
              <w:marBottom w:val="0"/>
              <w:divBdr>
                <w:top w:val="none" w:sz="0" w:space="0" w:color="auto"/>
                <w:left w:val="none" w:sz="0" w:space="0" w:color="auto"/>
                <w:bottom w:val="none" w:sz="0" w:space="0" w:color="auto"/>
                <w:right w:val="none" w:sz="0" w:space="0" w:color="auto"/>
              </w:divBdr>
            </w:div>
          </w:divsChild>
        </w:div>
        <w:div w:id="973103072">
          <w:marLeft w:val="0"/>
          <w:marRight w:val="0"/>
          <w:marTop w:val="0"/>
          <w:marBottom w:val="0"/>
          <w:divBdr>
            <w:top w:val="none" w:sz="0" w:space="0" w:color="auto"/>
            <w:left w:val="none" w:sz="0" w:space="0" w:color="auto"/>
            <w:bottom w:val="none" w:sz="0" w:space="0" w:color="auto"/>
            <w:right w:val="none" w:sz="0" w:space="0" w:color="auto"/>
          </w:divBdr>
          <w:divsChild>
            <w:div w:id="1511604822">
              <w:marLeft w:val="0"/>
              <w:marRight w:val="0"/>
              <w:marTop w:val="0"/>
              <w:marBottom w:val="0"/>
              <w:divBdr>
                <w:top w:val="none" w:sz="0" w:space="0" w:color="auto"/>
                <w:left w:val="none" w:sz="0" w:space="0" w:color="auto"/>
                <w:bottom w:val="none" w:sz="0" w:space="0" w:color="auto"/>
                <w:right w:val="none" w:sz="0" w:space="0" w:color="auto"/>
              </w:divBdr>
            </w:div>
            <w:div w:id="1728257372">
              <w:marLeft w:val="0"/>
              <w:marRight w:val="0"/>
              <w:marTop w:val="0"/>
              <w:marBottom w:val="0"/>
              <w:divBdr>
                <w:top w:val="none" w:sz="0" w:space="0" w:color="auto"/>
                <w:left w:val="none" w:sz="0" w:space="0" w:color="auto"/>
                <w:bottom w:val="none" w:sz="0" w:space="0" w:color="auto"/>
                <w:right w:val="none" w:sz="0" w:space="0" w:color="auto"/>
              </w:divBdr>
            </w:div>
            <w:div w:id="1779718448">
              <w:marLeft w:val="0"/>
              <w:marRight w:val="0"/>
              <w:marTop w:val="0"/>
              <w:marBottom w:val="0"/>
              <w:divBdr>
                <w:top w:val="none" w:sz="0" w:space="0" w:color="auto"/>
                <w:left w:val="none" w:sz="0" w:space="0" w:color="auto"/>
                <w:bottom w:val="none" w:sz="0" w:space="0" w:color="auto"/>
                <w:right w:val="none" w:sz="0" w:space="0" w:color="auto"/>
              </w:divBdr>
            </w:div>
          </w:divsChild>
        </w:div>
        <w:div w:id="1629359424">
          <w:marLeft w:val="0"/>
          <w:marRight w:val="0"/>
          <w:marTop w:val="0"/>
          <w:marBottom w:val="0"/>
          <w:divBdr>
            <w:top w:val="none" w:sz="0" w:space="0" w:color="auto"/>
            <w:left w:val="none" w:sz="0" w:space="0" w:color="auto"/>
            <w:bottom w:val="none" w:sz="0" w:space="0" w:color="auto"/>
            <w:right w:val="none" w:sz="0" w:space="0" w:color="auto"/>
          </w:divBdr>
          <w:divsChild>
            <w:div w:id="1008407585">
              <w:marLeft w:val="0"/>
              <w:marRight w:val="0"/>
              <w:marTop w:val="0"/>
              <w:marBottom w:val="0"/>
              <w:divBdr>
                <w:top w:val="none" w:sz="0" w:space="0" w:color="auto"/>
                <w:left w:val="none" w:sz="0" w:space="0" w:color="auto"/>
                <w:bottom w:val="none" w:sz="0" w:space="0" w:color="auto"/>
                <w:right w:val="none" w:sz="0" w:space="0" w:color="auto"/>
              </w:divBdr>
            </w:div>
            <w:div w:id="1096094672">
              <w:marLeft w:val="0"/>
              <w:marRight w:val="0"/>
              <w:marTop w:val="0"/>
              <w:marBottom w:val="0"/>
              <w:divBdr>
                <w:top w:val="none" w:sz="0" w:space="0" w:color="auto"/>
                <w:left w:val="none" w:sz="0" w:space="0" w:color="auto"/>
                <w:bottom w:val="none" w:sz="0" w:space="0" w:color="auto"/>
                <w:right w:val="none" w:sz="0" w:space="0" w:color="auto"/>
              </w:divBdr>
            </w:div>
            <w:div w:id="1384140980">
              <w:marLeft w:val="0"/>
              <w:marRight w:val="0"/>
              <w:marTop w:val="0"/>
              <w:marBottom w:val="0"/>
              <w:divBdr>
                <w:top w:val="none" w:sz="0" w:space="0" w:color="auto"/>
                <w:left w:val="none" w:sz="0" w:space="0" w:color="auto"/>
                <w:bottom w:val="none" w:sz="0" w:space="0" w:color="auto"/>
                <w:right w:val="none" w:sz="0" w:space="0" w:color="auto"/>
              </w:divBdr>
            </w:div>
            <w:div w:id="1385253780">
              <w:marLeft w:val="0"/>
              <w:marRight w:val="0"/>
              <w:marTop w:val="0"/>
              <w:marBottom w:val="0"/>
              <w:divBdr>
                <w:top w:val="none" w:sz="0" w:space="0" w:color="auto"/>
                <w:left w:val="none" w:sz="0" w:space="0" w:color="auto"/>
                <w:bottom w:val="none" w:sz="0" w:space="0" w:color="auto"/>
                <w:right w:val="none" w:sz="0" w:space="0" w:color="auto"/>
              </w:divBdr>
            </w:div>
            <w:div w:id="1828210459">
              <w:marLeft w:val="0"/>
              <w:marRight w:val="0"/>
              <w:marTop w:val="0"/>
              <w:marBottom w:val="0"/>
              <w:divBdr>
                <w:top w:val="none" w:sz="0" w:space="0" w:color="auto"/>
                <w:left w:val="none" w:sz="0" w:space="0" w:color="auto"/>
                <w:bottom w:val="none" w:sz="0" w:space="0" w:color="auto"/>
                <w:right w:val="none" w:sz="0" w:space="0" w:color="auto"/>
              </w:divBdr>
            </w:div>
          </w:divsChild>
        </w:div>
        <w:div w:id="1987003420">
          <w:marLeft w:val="0"/>
          <w:marRight w:val="0"/>
          <w:marTop w:val="0"/>
          <w:marBottom w:val="0"/>
          <w:divBdr>
            <w:top w:val="none" w:sz="0" w:space="0" w:color="auto"/>
            <w:left w:val="none" w:sz="0" w:space="0" w:color="auto"/>
            <w:bottom w:val="none" w:sz="0" w:space="0" w:color="auto"/>
            <w:right w:val="none" w:sz="0" w:space="0" w:color="auto"/>
          </w:divBdr>
          <w:divsChild>
            <w:div w:id="960382794">
              <w:marLeft w:val="0"/>
              <w:marRight w:val="0"/>
              <w:marTop w:val="0"/>
              <w:marBottom w:val="0"/>
              <w:divBdr>
                <w:top w:val="none" w:sz="0" w:space="0" w:color="auto"/>
                <w:left w:val="none" w:sz="0" w:space="0" w:color="auto"/>
                <w:bottom w:val="none" w:sz="0" w:space="0" w:color="auto"/>
                <w:right w:val="none" w:sz="0" w:space="0" w:color="auto"/>
              </w:divBdr>
            </w:div>
            <w:div w:id="13405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78304">
      <w:bodyDiv w:val="1"/>
      <w:marLeft w:val="0"/>
      <w:marRight w:val="0"/>
      <w:marTop w:val="0"/>
      <w:marBottom w:val="0"/>
      <w:divBdr>
        <w:top w:val="none" w:sz="0" w:space="0" w:color="auto"/>
        <w:left w:val="none" w:sz="0" w:space="0" w:color="auto"/>
        <w:bottom w:val="none" w:sz="0" w:space="0" w:color="auto"/>
        <w:right w:val="none" w:sz="0" w:space="0" w:color="auto"/>
      </w:divBdr>
    </w:div>
    <w:div w:id="912860862">
      <w:bodyDiv w:val="1"/>
      <w:marLeft w:val="0"/>
      <w:marRight w:val="0"/>
      <w:marTop w:val="0"/>
      <w:marBottom w:val="0"/>
      <w:divBdr>
        <w:top w:val="none" w:sz="0" w:space="0" w:color="auto"/>
        <w:left w:val="none" w:sz="0" w:space="0" w:color="auto"/>
        <w:bottom w:val="none" w:sz="0" w:space="0" w:color="auto"/>
        <w:right w:val="none" w:sz="0" w:space="0" w:color="auto"/>
      </w:divBdr>
      <w:divsChild>
        <w:div w:id="336078058">
          <w:marLeft w:val="0"/>
          <w:marRight w:val="0"/>
          <w:marTop w:val="0"/>
          <w:marBottom w:val="0"/>
          <w:divBdr>
            <w:top w:val="none" w:sz="0" w:space="0" w:color="auto"/>
            <w:left w:val="none" w:sz="0" w:space="0" w:color="auto"/>
            <w:bottom w:val="none" w:sz="0" w:space="0" w:color="auto"/>
            <w:right w:val="none" w:sz="0" w:space="0" w:color="auto"/>
          </w:divBdr>
        </w:div>
        <w:div w:id="1268389443">
          <w:marLeft w:val="0"/>
          <w:marRight w:val="0"/>
          <w:marTop w:val="0"/>
          <w:marBottom w:val="0"/>
          <w:divBdr>
            <w:top w:val="none" w:sz="0" w:space="0" w:color="auto"/>
            <w:left w:val="none" w:sz="0" w:space="0" w:color="auto"/>
            <w:bottom w:val="none" w:sz="0" w:space="0" w:color="auto"/>
            <w:right w:val="none" w:sz="0" w:space="0" w:color="auto"/>
          </w:divBdr>
        </w:div>
      </w:divsChild>
    </w:div>
    <w:div w:id="963579515">
      <w:bodyDiv w:val="1"/>
      <w:marLeft w:val="0"/>
      <w:marRight w:val="0"/>
      <w:marTop w:val="0"/>
      <w:marBottom w:val="0"/>
      <w:divBdr>
        <w:top w:val="none" w:sz="0" w:space="0" w:color="auto"/>
        <w:left w:val="none" w:sz="0" w:space="0" w:color="auto"/>
        <w:bottom w:val="none" w:sz="0" w:space="0" w:color="auto"/>
        <w:right w:val="none" w:sz="0" w:space="0" w:color="auto"/>
      </w:divBdr>
    </w:div>
    <w:div w:id="984578795">
      <w:bodyDiv w:val="1"/>
      <w:marLeft w:val="0"/>
      <w:marRight w:val="0"/>
      <w:marTop w:val="0"/>
      <w:marBottom w:val="0"/>
      <w:divBdr>
        <w:top w:val="none" w:sz="0" w:space="0" w:color="auto"/>
        <w:left w:val="none" w:sz="0" w:space="0" w:color="auto"/>
        <w:bottom w:val="none" w:sz="0" w:space="0" w:color="auto"/>
        <w:right w:val="none" w:sz="0" w:space="0" w:color="auto"/>
      </w:divBdr>
      <w:divsChild>
        <w:div w:id="168060786">
          <w:marLeft w:val="0"/>
          <w:marRight w:val="0"/>
          <w:marTop w:val="0"/>
          <w:marBottom w:val="0"/>
          <w:divBdr>
            <w:top w:val="none" w:sz="0" w:space="0" w:color="auto"/>
            <w:left w:val="none" w:sz="0" w:space="0" w:color="auto"/>
            <w:bottom w:val="none" w:sz="0" w:space="0" w:color="auto"/>
            <w:right w:val="none" w:sz="0" w:space="0" w:color="auto"/>
          </w:divBdr>
          <w:divsChild>
            <w:div w:id="593125670">
              <w:marLeft w:val="0"/>
              <w:marRight w:val="0"/>
              <w:marTop w:val="0"/>
              <w:marBottom w:val="0"/>
              <w:divBdr>
                <w:top w:val="none" w:sz="0" w:space="0" w:color="auto"/>
                <w:left w:val="none" w:sz="0" w:space="0" w:color="auto"/>
                <w:bottom w:val="none" w:sz="0" w:space="0" w:color="auto"/>
                <w:right w:val="none" w:sz="0" w:space="0" w:color="auto"/>
              </w:divBdr>
            </w:div>
          </w:divsChild>
        </w:div>
        <w:div w:id="435949028">
          <w:marLeft w:val="0"/>
          <w:marRight w:val="0"/>
          <w:marTop w:val="0"/>
          <w:marBottom w:val="0"/>
          <w:divBdr>
            <w:top w:val="none" w:sz="0" w:space="0" w:color="auto"/>
            <w:left w:val="none" w:sz="0" w:space="0" w:color="auto"/>
            <w:bottom w:val="none" w:sz="0" w:space="0" w:color="auto"/>
            <w:right w:val="none" w:sz="0" w:space="0" w:color="auto"/>
          </w:divBdr>
          <w:divsChild>
            <w:div w:id="494684009">
              <w:marLeft w:val="0"/>
              <w:marRight w:val="0"/>
              <w:marTop w:val="0"/>
              <w:marBottom w:val="0"/>
              <w:divBdr>
                <w:top w:val="none" w:sz="0" w:space="0" w:color="auto"/>
                <w:left w:val="none" w:sz="0" w:space="0" w:color="auto"/>
                <w:bottom w:val="none" w:sz="0" w:space="0" w:color="auto"/>
                <w:right w:val="none" w:sz="0" w:space="0" w:color="auto"/>
              </w:divBdr>
            </w:div>
          </w:divsChild>
        </w:div>
        <w:div w:id="550534401">
          <w:marLeft w:val="0"/>
          <w:marRight w:val="0"/>
          <w:marTop w:val="0"/>
          <w:marBottom w:val="0"/>
          <w:divBdr>
            <w:top w:val="none" w:sz="0" w:space="0" w:color="auto"/>
            <w:left w:val="none" w:sz="0" w:space="0" w:color="auto"/>
            <w:bottom w:val="none" w:sz="0" w:space="0" w:color="auto"/>
            <w:right w:val="none" w:sz="0" w:space="0" w:color="auto"/>
          </w:divBdr>
          <w:divsChild>
            <w:div w:id="1111970961">
              <w:marLeft w:val="0"/>
              <w:marRight w:val="0"/>
              <w:marTop w:val="0"/>
              <w:marBottom w:val="0"/>
              <w:divBdr>
                <w:top w:val="none" w:sz="0" w:space="0" w:color="auto"/>
                <w:left w:val="none" w:sz="0" w:space="0" w:color="auto"/>
                <w:bottom w:val="none" w:sz="0" w:space="0" w:color="auto"/>
                <w:right w:val="none" w:sz="0" w:space="0" w:color="auto"/>
              </w:divBdr>
            </w:div>
            <w:div w:id="1149054026">
              <w:marLeft w:val="0"/>
              <w:marRight w:val="0"/>
              <w:marTop w:val="0"/>
              <w:marBottom w:val="0"/>
              <w:divBdr>
                <w:top w:val="none" w:sz="0" w:space="0" w:color="auto"/>
                <w:left w:val="none" w:sz="0" w:space="0" w:color="auto"/>
                <w:bottom w:val="none" w:sz="0" w:space="0" w:color="auto"/>
                <w:right w:val="none" w:sz="0" w:space="0" w:color="auto"/>
              </w:divBdr>
            </w:div>
            <w:div w:id="1470319600">
              <w:marLeft w:val="0"/>
              <w:marRight w:val="0"/>
              <w:marTop w:val="0"/>
              <w:marBottom w:val="0"/>
              <w:divBdr>
                <w:top w:val="none" w:sz="0" w:space="0" w:color="auto"/>
                <w:left w:val="none" w:sz="0" w:space="0" w:color="auto"/>
                <w:bottom w:val="none" w:sz="0" w:space="0" w:color="auto"/>
                <w:right w:val="none" w:sz="0" w:space="0" w:color="auto"/>
              </w:divBdr>
            </w:div>
            <w:div w:id="1539201059">
              <w:marLeft w:val="0"/>
              <w:marRight w:val="0"/>
              <w:marTop w:val="0"/>
              <w:marBottom w:val="0"/>
              <w:divBdr>
                <w:top w:val="none" w:sz="0" w:space="0" w:color="auto"/>
                <w:left w:val="none" w:sz="0" w:space="0" w:color="auto"/>
                <w:bottom w:val="none" w:sz="0" w:space="0" w:color="auto"/>
                <w:right w:val="none" w:sz="0" w:space="0" w:color="auto"/>
              </w:divBdr>
            </w:div>
            <w:div w:id="1685159626">
              <w:marLeft w:val="0"/>
              <w:marRight w:val="0"/>
              <w:marTop w:val="0"/>
              <w:marBottom w:val="0"/>
              <w:divBdr>
                <w:top w:val="none" w:sz="0" w:space="0" w:color="auto"/>
                <w:left w:val="none" w:sz="0" w:space="0" w:color="auto"/>
                <w:bottom w:val="none" w:sz="0" w:space="0" w:color="auto"/>
                <w:right w:val="none" w:sz="0" w:space="0" w:color="auto"/>
              </w:divBdr>
            </w:div>
          </w:divsChild>
        </w:div>
        <w:div w:id="630091625">
          <w:marLeft w:val="0"/>
          <w:marRight w:val="0"/>
          <w:marTop w:val="0"/>
          <w:marBottom w:val="0"/>
          <w:divBdr>
            <w:top w:val="none" w:sz="0" w:space="0" w:color="auto"/>
            <w:left w:val="none" w:sz="0" w:space="0" w:color="auto"/>
            <w:bottom w:val="none" w:sz="0" w:space="0" w:color="auto"/>
            <w:right w:val="none" w:sz="0" w:space="0" w:color="auto"/>
          </w:divBdr>
          <w:divsChild>
            <w:div w:id="2030181909">
              <w:marLeft w:val="0"/>
              <w:marRight w:val="0"/>
              <w:marTop w:val="0"/>
              <w:marBottom w:val="0"/>
              <w:divBdr>
                <w:top w:val="none" w:sz="0" w:space="0" w:color="auto"/>
                <w:left w:val="none" w:sz="0" w:space="0" w:color="auto"/>
                <w:bottom w:val="none" w:sz="0" w:space="0" w:color="auto"/>
                <w:right w:val="none" w:sz="0" w:space="0" w:color="auto"/>
              </w:divBdr>
            </w:div>
          </w:divsChild>
        </w:div>
        <w:div w:id="896624120">
          <w:marLeft w:val="0"/>
          <w:marRight w:val="0"/>
          <w:marTop w:val="0"/>
          <w:marBottom w:val="0"/>
          <w:divBdr>
            <w:top w:val="none" w:sz="0" w:space="0" w:color="auto"/>
            <w:left w:val="none" w:sz="0" w:space="0" w:color="auto"/>
            <w:bottom w:val="none" w:sz="0" w:space="0" w:color="auto"/>
            <w:right w:val="none" w:sz="0" w:space="0" w:color="auto"/>
          </w:divBdr>
          <w:divsChild>
            <w:div w:id="1738169508">
              <w:marLeft w:val="0"/>
              <w:marRight w:val="0"/>
              <w:marTop w:val="0"/>
              <w:marBottom w:val="0"/>
              <w:divBdr>
                <w:top w:val="none" w:sz="0" w:space="0" w:color="auto"/>
                <w:left w:val="none" w:sz="0" w:space="0" w:color="auto"/>
                <w:bottom w:val="none" w:sz="0" w:space="0" w:color="auto"/>
                <w:right w:val="none" w:sz="0" w:space="0" w:color="auto"/>
              </w:divBdr>
            </w:div>
          </w:divsChild>
        </w:div>
        <w:div w:id="901251530">
          <w:marLeft w:val="0"/>
          <w:marRight w:val="0"/>
          <w:marTop w:val="0"/>
          <w:marBottom w:val="0"/>
          <w:divBdr>
            <w:top w:val="none" w:sz="0" w:space="0" w:color="auto"/>
            <w:left w:val="none" w:sz="0" w:space="0" w:color="auto"/>
            <w:bottom w:val="none" w:sz="0" w:space="0" w:color="auto"/>
            <w:right w:val="none" w:sz="0" w:space="0" w:color="auto"/>
          </w:divBdr>
          <w:divsChild>
            <w:div w:id="836576677">
              <w:marLeft w:val="0"/>
              <w:marRight w:val="0"/>
              <w:marTop w:val="0"/>
              <w:marBottom w:val="0"/>
              <w:divBdr>
                <w:top w:val="none" w:sz="0" w:space="0" w:color="auto"/>
                <w:left w:val="none" w:sz="0" w:space="0" w:color="auto"/>
                <w:bottom w:val="none" w:sz="0" w:space="0" w:color="auto"/>
                <w:right w:val="none" w:sz="0" w:space="0" w:color="auto"/>
              </w:divBdr>
            </w:div>
          </w:divsChild>
        </w:div>
        <w:div w:id="954101431">
          <w:marLeft w:val="0"/>
          <w:marRight w:val="0"/>
          <w:marTop w:val="0"/>
          <w:marBottom w:val="0"/>
          <w:divBdr>
            <w:top w:val="none" w:sz="0" w:space="0" w:color="auto"/>
            <w:left w:val="none" w:sz="0" w:space="0" w:color="auto"/>
            <w:bottom w:val="none" w:sz="0" w:space="0" w:color="auto"/>
            <w:right w:val="none" w:sz="0" w:space="0" w:color="auto"/>
          </w:divBdr>
          <w:divsChild>
            <w:div w:id="917590627">
              <w:marLeft w:val="0"/>
              <w:marRight w:val="0"/>
              <w:marTop w:val="0"/>
              <w:marBottom w:val="0"/>
              <w:divBdr>
                <w:top w:val="none" w:sz="0" w:space="0" w:color="auto"/>
                <w:left w:val="none" w:sz="0" w:space="0" w:color="auto"/>
                <w:bottom w:val="none" w:sz="0" w:space="0" w:color="auto"/>
                <w:right w:val="none" w:sz="0" w:space="0" w:color="auto"/>
              </w:divBdr>
            </w:div>
          </w:divsChild>
        </w:div>
        <w:div w:id="1112553835">
          <w:marLeft w:val="0"/>
          <w:marRight w:val="0"/>
          <w:marTop w:val="0"/>
          <w:marBottom w:val="0"/>
          <w:divBdr>
            <w:top w:val="none" w:sz="0" w:space="0" w:color="auto"/>
            <w:left w:val="none" w:sz="0" w:space="0" w:color="auto"/>
            <w:bottom w:val="none" w:sz="0" w:space="0" w:color="auto"/>
            <w:right w:val="none" w:sz="0" w:space="0" w:color="auto"/>
          </w:divBdr>
          <w:divsChild>
            <w:div w:id="318970540">
              <w:marLeft w:val="0"/>
              <w:marRight w:val="0"/>
              <w:marTop w:val="0"/>
              <w:marBottom w:val="0"/>
              <w:divBdr>
                <w:top w:val="none" w:sz="0" w:space="0" w:color="auto"/>
                <w:left w:val="none" w:sz="0" w:space="0" w:color="auto"/>
                <w:bottom w:val="none" w:sz="0" w:space="0" w:color="auto"/>
                <w:right w:val="none" w:sz="0" w:space="0" w:color="auto"/>
              </w:divBdr>
            </w:div>
          </w:divsChild>
        </w:div>
        <w:div w:id="1312443862">
          <w:marLeft w:val="0"/>
          <w:marRight w:val="0"/>
          <w:marTop w:val="0"/>
          <w:marBottom w:val="0"/>
          <w:divBdr>
            <w:top w:val="none" w:sz="0" w:space="0" w:color="auto"/>
            <w:left w:val="none" w:sz="0" w:space="0" w:color="auto"/>
            <w:bottom w:val="none" w:sz="0" w:space="0" w:color="auto"/>
            <w:right w:val="none" w:sz="0" w:space="0" w:color="auto"/>
          </w:divBdr>
          <w:divsChild>
            <w:div w:id="551699576">
              <w:marLeft w:val="0"/>
              <w:marRight w:val="0"/>
              <w:marTop w:val="0"/>
              <w:marBottom w:val="0"/>
              <w:divBdr>
                <w:top w:val="none" w:sz="0" w:space="0" w:color="auto"/>
                <w:left w:val="none" w:sz="0" w:space="0" w:color="auto"/>
                <w:bottom w:val="none" w:sz="0" w:space="0" w:color="auto"/>
                <w:right w:val="none" w:sz="0" w:space="0" w:color="auto"/>
              </w:divBdr>
            </w:div>
          </w:divsChild>
        </w:div>
        <w:div w:id="1475639360">
          <w:marLeft w:val="0"/>
          <w:marRight w:val="0"/>
          <w:marTop w:val="0"/>
          <w:marBottom w:val="0"/>
          <w:divBdr>
            <w:top w:val="none" w:sz="0" w:space="0" w:color="auto"/>
            <w:left w:val="none" w:sz="0" w:space="0" w:color="auto"/>
            <w:bottom w:val="none" w:sz="0" w:space="0" w:color="auto"/>
            <w:right w:val="none" w:sz="0" w:space="0" w:color="auto"/>
          </w:divBdr>
          <w:divsChild>
            <w:div w:id="1247611423">
              <w:marLeft w:val="0"/>
              <w:marRight w:val="0"/>
              <w:marTop w:val="0"/>
              <w:marBottom w:val="0"/>
              <w:divBdr>
                <w:top w:val="none" w:sz="0" w:space="0" w:color="auto"/>
                <w:left w:val="none" w:sz="0" w:space="0" w:color="auto"/>
                <w:bottom w:val="none" w:sz="0" w:space="0" w:color="auto"/>
                <w:right w:val="none" w:sz="0" w:space="0" w:color="auto"/>
              </w:divBdr>
            </w:div>
          </w:divsChild>
        </w:div>
        <w:div w:id="1515219002">
          <w:marLeft w:val="0"/>
          <w:marRight w:val="0"/>
          <w:marTop w:val="0"/>
          <w:marBottom w:val="0"/>
          <w:divBdr>
            <w:top w:val="none" w:sz="0" w:space="0" w:color="auto"/>
            <w:left w:val="none" w:sz="0" w:space="0" w:color="auto"/>
            <w:bottom w:val="none" w:sz="0" w:space="0" w:color="auto"/>
            <w:right w:val="none" w:sz="0" w:space="0" w:color="auto"/>
          </w:divBdr>
          <w:divsChild>
            <w:div w:id="1343238563">
              <w:marLeft w:val="0"/>
              <w:marRight w:val="0"/>
              <w:marTop w:val="0"/>
              <w:marBottom w:val="0"/>
              <w:divBdr>
                <w:top w:val="none" w:sz="0" w:space="0" w:color="auto"/>
                <w:left w:val="none" w:sz="0" w:space="0" w:color="auto"/>
                <w:bottom w:val="none" w:sz="0" w:space="0" w:color="auto"/>
                <w:right w:val="none" w:sz="0" w:space="0" w:color="auto"/>
              </w:divBdr>
            </w:div>
          </w:divsChild>
        </w:div>
        <w:div w:id="1549562233">
          <w:marLeft w:val="0"/>
          <w:marRight w:val="0"/>
          <w:marTop w:val="0"/>
          <w:marBottom w:val="0"/>
          <w:divBdr>
            <w:top w:val="none" w:sz="0" w:space="0" w:color="auto"/>
            <w:left w:val="none" w:sz="0" w:space="0" w:color="auto"/>
            <w:bottom w:val="none" w:sz="0" w:space="0" w:color="auto"/>
            <w:right w:val="none" w:sz="0" w:space="0" w:color="auto"/>
          </w:divBdr>
          <w:divsChild>
            <w:div w:id="956180158">
              <w:marLeft w:val="0"/>
              <w:marRight w:val="0"/>
              <w:marTop w:val="0"/>
              <w:marBottom w:val="0"/>
              <w:divBdr>
                <w:top w:val="none" w:sz="0" w:space="0" w:color="auto"/>
                <w:left w:val="none" w:sz="0" w:space="0" w:color="auto"/>
                <w:bottom w:val="none" w:sz="0" w:space="0" w:color="auto"/>
                <w:right w:val="none" w:sz="0" w:space="0" w:color="auto"/>
              </w:divBdr>
            </w:div>
          </w:divsChild>
        </w:div>
        <w:div w:id="1561940028">
          <w:marLeft w:val="0"/>
          <w:marRight w:val="0"/>
          <w:marTop w:val="0"/>
          <w:marBottom w:val="0"/>
          <w:divBdr>
            <w:top w:val="none" w:sz="0" w:space="0" w:color="auto"/>
            <w:left w:val="none" w:sz="0" w:space="0" w:color="auto"/>
            <w:bottom w:val="none" w:sz="0" w:space="0" w:color="auto"/>
            <w:right w:val="none" w:sz="0" w:space="0" w:color="auto"/>
          </w:divBdr>
          <w:divsChild>
            <w:div w:id="706374926">
              <w:marLeft w:val="0"/>
              <w:marRight w:val="0"/>
              <w:marTop w:val="0"/>
              <w:marBottom w:val="0"/>
              <w:divBdr>
                <w:top w:val="none" w:sz="0" w:space="0" w:color="auto"/>
                <w:left w:val="none" w:sz="0" w:space="0" w:color="auto"/>
                <w:bottom w:val="none" w:sz="0" w:space="0" w:color="auto"/>
                <w:right w:val="none" w:sz="0" w:space="0" w:color="auto"/>
              </w:divBdr>
            </w:div>
          </w:divsChild>
        </w:div>
        <w:div w:id="1602685416">
          <w:marLeft w:val="0"/>
          <w:marRight w:val="0"/>
          <w:marTop w:val="0"/>
          <w:marBottom w:val="0"/>
          <w:divBdr>
            <w:top w:val="none" w:sz="0" w:space="0" w:color="auto"/>
            <w:left w:val="none" w:sz="0" w:space="0" w:color="auto"/>
            <w:bottom w:val="none" w:sz="0" w:space="0" w:color="auto"/>
            <w:right w:val="none" w:sz="0" w:space="0" w:color="auto"/>
          </w:divBdr>
          <w:divsChild>
            <w:div w:id="936016964">
              <w:marLeft w:val="0"/>
              <w:marRight w:val="0"/>
              <w:marTop w:val="0"/>
              <w:marBottom w:val="0"/>
              <w:divBdr>
                <w:top w:val="none" w:sz="0" w:space="0" w:color="auto"/>
                <w:left w:val="none" w:sz="0" w:space="0" w:color="auto"/>
                <w:bottom w:val="none" w:sz="0" w:space="0" w:color="auto"/>
                <w:right w:val="none" w:sz="0" w:space="0" w:color="auto"/>
              </w:divBdr>
            </w:div>
          </w:divsChild>
        </w:div>
        <w:div w:id="1689139276">
          <w:marLeft w:val="0"/>
          <w:marRight w:val="0"/>
          <w:marTop w:val="0"/>
          <w:marBottom w:val="0"/>
          <w:divBdr>
            <w:top w:val="none" w:sz="0" w:space="0" w:color="auto"/>
            <w:left w:val="none" w:sz="0" w:space="0" w:color="auto"/>
            <w:bottom w:val="none" w:sz="0" w:space="0" w:color="auto"/>
            <w:right w:val="none" w:sz="0" w:space="0" w:color="auto"/>
          </w:divBdr>
          <w:divsChild>
            <w:div w:id="113409018">
              <w:marLeft w:val="0"/>
              <w:marRight w:val="0"/>
              <w:marTop w:val="0"/>
              <w:marBottom w:val="0"/>
              <w:divBdr>
                <w:top w:val="none" w:sz="0" w:space="0" w:color="auto"/>
                <w:left w:val="none" w:sz="0" w:space="0" w:color="auto"/>
                <w:bottom w:val="none" w:sz="0" w:space="0" w:color="auto"/>
                <w:right w:val="none" w:sz="0" w:space="0" w:color="auto"/>
              </w:divBdr>
            </w:div>
            <w:div w:id="166597789">
              <w:marLeft w:val="0"/>
              <w:marRight w:val="0"/>
              <w:marTop w:val="0"/>
              <w:marBottom w:val="0"/>
              <w:divBdr>
                <w:top w:val="none" w:sz="0" w:space="0" w:color="auto"/>
                <w:left w:val="none" w:sz="0" w:space="0" w:color="auto"/>
                <w:bottom w:val="none" w:sz="0" w:space="0" w:color="auto"/>
                <w:right w:val="none" w:sz="0" w:space="0" w:color="auto"/>
              </w:divBdr>
            </w:div>
            <w:div w:id="1253078720">
              <w:marLeft w:val="0"/>
              <w:marRight w:val="0"/>
              <w:marTop w:val="0"/>
              <w:marBottom w:val="0"/>
              <w:divBdr>
                <w:top w:val="none" w:sz="0" w:space="0" w:color="auto"/>
                <w:left w:val="none" w:sz="0" w:space="0" w:color="auto"/>
                <w:bottom w:val="none" w:sz="0" w:space="0" w:color="auto"/>
                <w:right w:val="none" w:sz="0" w:space="0" w:color="auto"/>
              </w:divBdr>
            </w:div>
            <w:div w:id="1349598172">
              <w:marLeft w:val="0"/>
              <w:marRight w:val="0"/>
              <w:marTop w:val="0"/>
              <w:marBottom w:val="0"/>
              <w:divBdr>
                <w:top w:val="none" w:sz="0" w:space="0" w:color="auto"/>
                <w:left w:val="none" w:sz="0" w:space="0" w:color="auto"/>
                <w:bottom w:val="none" w:sz="0" w:space="0" w:color="auto"/>
                <w:right w:val="none" w:sz="0" w:space="0" w:color="auto"/>
              </w:divBdr>
            </w:div>
          </w:divsChild>
        </w:div>
        <w:div w:id="1756395396">
          <w:marLeft w:val="0"/>
          <w:marRight w:val="0"/>
          <w:marTop w:val="0"/>
          <w:marBottom w:val="0"/>
          <w:divBdr>
            <w:top w:val="none" w:sz="0" w:space="0" w:color="auto"/>
            <w:left w:val="none" w:sz="0" w:space="0" w:color="auto"/>
            <w:bottom w:val="none" w:sz="0" w:space="0" w:color="auto"/>
            <w:right w:val="none" w:sz="0" w:space="0" w:color="auto"/>
          </w:divBdr>
          <w:divsChild>
            <w:div w:id="259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303366">
      <w:bodyDiv w:val="1"/>
      <w:marLeft w:val="0"/>
      <w:marRight w:val="0"/>
      <w:marTop w:val="0"/>
      <w:marBottom w:val="0"/>
      <w:divBdr>
        <w:top w:val="none" w:sz="0" w:space="0" w:color="auto"/>
        <w:left w:val="none" w:sz="0" w:space="0" w:color="auto"/>
        <w:bottom w:val="none" w:sz="0" w:space="0" w:color="auto"/>
        <w:right w:val="none" w:sz="0" w:space="0" w:color="auto"/>
      </w:divBdr>
    </w:div>
    <w:div w:id="1097166929">
      <w:bodyDiv w:val="1"/>
      <w:marLeft w:val="0"/>
      <w:marRight w:val="0"/>
      <w:marTop w:val="0"/>
      <w:marBottom w:val="0"/>
      <w:divBdr>
        <w:top w:val="none" w:sz="0" w:space="0" w:color="auto"/>
        <w:left w:val="none" w:sz="0" w:space="0" w:color="auto"/>
        <w:bottom w:val="none" w:sz="0" w:space="0" w:color="auto"/>
        <w:right w:val="none" w:sz="0" w:space="0" w:color="auto"/>
      </w:divBdr>
    </w:div>
    <w:div w:id="1098453866">
      <w:bodyDiv w:val="1"/>
      <w:marLeft w:val="0"/>
      <w:marRight w:val="0"/>
      <w:marTop w:val="0"/>
      <w:marBottom w:val="0"/>
      <w:divBdr>
        <w:top w:val="none" w:sz="0" w:space="0" w:color="auto"/>
        <w:left w:val="none" w:sz="0" w:space="0" w:color="auto"/>
        <w:bottom w:val="none" w:sz="0" w:space="0" w:color="auto"/>
        <w:right w:val="none" w:sz="0" w:space="0" w:color="auto"/>
      </w:divBdr>
    </w:div>
    <w:div w:id="1116488161">
      <w:bodyDiv w:val="1"/>
      <w:marLeft w:val="0"/>
      <w:marRight w:val="0"/>
      <w:marTop w:val="0"/>
      <w:marBottom w:val="0"/>
      <w:divBdr>
        <w:top w:val="none" w:sz="0" w:space="0" w:color="auto"/>
        <w:left w:val="none" w:sz="0" w:space="0" w:color="auto"/>
        <w:bottom w:val="none" w:sz="0" w:space="0" w:color="auto"/>
        <w:right w:val="none" w:sz="0" w:space="0" w:color="auto"/>
      </w:divBdr>
    </w:div>
    <w:div w:id="1116489924">
      <w:bodyDiv w:val="1"/>
      <w:marLeft w:val="0"/>
      <w:marRight w:val="0"/>
      <w:marTop w:val="0"/>
      <w:marBottom w:val="0"/>
      <w:divBdr>
        <w:top w:val="none" w:sz="0" w:space="0" w:color="auto"/>
        <w:left w:val="none" w:sz="0" w:space="0" w:color="auto"/>
        <w:bottom w:val="none" w:sz="0" w:space="0" w:color="auto"/>
        <w:right w:val="none" w:sz="0" w:space="0" w:color="auto"/>
      </w:divBdr>
    </w:div>
    <w:div w:id="1136027921">
      <w:bodyDiv w:val="1"/>
      <w:marLeft w:val="0"/>
      <w:marRight w:val="0"/>
      <w:marTop w:val="0"/>
      <w:marBottom w:val="0"/>
      <w:divBdr>
        <w:top w:val="none" w:sz="0" w:space="0" w:color="auto"/>
        <w:left w:val="none" w:sz="0" w:space="0" w:color="auto"/>
        <w:bottom w:val="none" w:sz="0" w:space="0" w:color="auto"/>
        <w:right w:val="none" w:sz="0" w:space="0" w:color="auto"/>
      </w:divBdr>
      <w:divsChild>
        <w:div w:id="755322624">
          <w:marLeft w:val="0"/>
          <w:marRight w:val="0"/>
          <w:marTop w:val="0"/>
          <w:marBottom w:val="0"/>
          <w:divBdr>
            <w:top w:val="none" w:sz="0" w:space="0" w:color="auto"/>
            <w:left w:val="none" w:sz="0" w:space="0" w:color="auto"/>
            <w:bottom w:val="none" w:sz="0" w:space="0" w:color="auto"/>
            <w:right w:val="none" w:sz="0" w:space="0" w:color="auto"/>
          </w:divBdr>
          <w:divsChild>
            <w:div w:id="894584951">
              <w:marLeft w:val="0"/>
              <w:marRight w:val="0"/>
              <w:marTop w:val="0"/>
              <w:marBottom w:val="0"/>
              <w:divBdr>
                <w:top w:val="none" w:sz="0" w:space="0" w:color="auto"/>
                <w:left w:val="none" w:sz="0" w:space="0" w:color="auto"/>
                <w:bottom w:val="none" w:sz="0" w:space="0" w:color="auto"/>
                <w:right w:val="none" w:sz="0" w:space="0" w:color="auto"/>
              </w:divBdr>
            </w:div>
          </w:divsChild>
        </w:div>
        <w:div w:id="1006322113">
          <w:marLeft w:val="0"/>
          <w:marRight w:val="0"/>
          <w:marTop w:val="0"/>
          <w:marBottom w:val="0"/>
          <w:divBdr>
            <w:top w:val="none" w:sz="0" w:space="0" w:color="auto"/>
            <w:left w:val="none" w:sz="0" w:space="0" w:color="auto"/>
            <w:bottom w:val="none" w:sz="0" w:space="0" w:color="auto"/>
            <w:right w:val="none" w:sz="0" w:space="0" w:color="auto"/>
          </w:divBdr>
          <w:divsChild>
            <w:div w:id="844511154">
              <w:marLeft w:val="0"/>
              <w:marRight w:val="0"/>
              <w:marTop w:val="0"/>
              <w:marBottom w:val="0"/>
              <w:divBdr>
                <w:top w:val="none" w:sz="0" w:space="0" w:color="auto"/>
                <w:left w:val="none" w:sz="0" w:space="0" w:color="auto"/>
                <w:bottom w:val="none" w:sz="0" w:space="0" w:color="auto"/>
                <w:right w:val="none" w:sz="0" w:space="0" w:color="auto"/>
              </w:divBdr>
            </w:div>
            <w:div w:id="2068917609">
              <w:marLeft w:val="0"/>
              <w:marRight w:val="0"/>
              <w:marTop w:val="0"/>
              <w:marBottom w:val="0"/>
              <w:divBdr>
                <w:top w:val="none" w:sz="0" w:space="0" w:color="auto"/>
                <w:left w:val="none" w:sz="0" w:space="0" w:color="auto"/>
                <w:bottom w:val="none" w:sz="0" w:space="0" w:color="auto"/>
                <w:right w:val="none" w:sz="0" w:space="0" w:color="auto"/>
              </w:divBdr>
              <w:divsChild>
                <w:div w:id="106505649">
                  <w:marLeft w:val="0"/>
                  <w:marRight w:val="0"/>
                  <w:marTop w:val="30"/>
                  <w:marBottom w:val="30"/>
                  <w:divBdr>
                    <w:top w:val="none" w:sz="0" w:space="0" w:color="auto"/>
                    <w:left w:val="none" w:sz="0" w:space="0" w:color="auto"/>
                    <w:bottom w:val="none" w:sz="0" w:space="0" w:color="auto"/>
                    <w:right w:val="none" w:sz="0" w:space="0" w:color="auto"/>
                  </w:divBdr>
                  <w:divsChild>
                    <w:div w:id="8483187">
                      <w:marLeft w:val="0"/>
                      <w:marRight w:val="0"/>
                      <w:marTop w:val="0"/>
                      <w:marBottom w:val="0"/>
                      <w:divBdr>
                        <w:top w:val="none" w:sz="0" w:space="0" w:color="auto"/>
                        <w:left w:val="none" w:sz="0" w:space="0" w:color="auto"/>
                        <w:bottom w:val="none" w:sz="0" w:space="0" w:color="auto"/>
                        <w:right w:val="none" w:sz="0" w:space="0" w:color="auto"/>
                      </w:divBdr>
                      <w:divsChild>
                        <w:div w:id="1181970610">
                          <w:marLeft w:val="0"/>
                          <w:marRight w:val="0"/>
                          <w:marTop w:val="0"/>
                          <w:marBottom w:val="0"/>
                          <w:divBdr>
                            <w:top w:val="none" w:sz="0" w:space="0" w:color="auto"/>
                            <w:left w:val="none" w:sz="0" w:space="0" w:color="auto"/>
                            <w:bottom w:val="none" w:sz="0" w:space="0" w:color="auto"/>
                            <w:right w:val="none" w:sz="0" w:space="0" w:color="auto"/>
                          </w:divBdr>
                        </w:div>
                      </w:divsChild>
                    </w:div>
                    <w:div w:id="32003077">
                      <w:marLeft w:val="0"/>
                      <w:marRight w:val="0"/>
                      <w:marTop w:val="0"/>
                      <w:marBottom w:val="0"/>
                      <w:divBdr>
                        <w:top w:val="none" w:sz="0" w:space="0" w:color="auto"/>
                        <w:left w:val="none" w:sz="0" w:space="0" w:color="auto"/>
                        <w:bottom w:val="none" w:sz="0" w:space="0" w:color="auto"/>
                        <w:right w:val="none" w:sz="0" w:space="0" w:color="auto"/>
                      </w:divBdr>
                      <w:divsChild>
                        <w:div w:id="268464296">
                          <w:marLeft w:val="0"/>
                          <w:marRight w:val="0"/>
                          <w:marTop w:val="0"/>
                          <w:marBottom w:val="0"/>
                          <w:divBdr>
                            <w:top w:val="none" w:sz="0" w:space="0" w:color="auto"/>
                            <w:left w:val="none" w:sz="0" w:space="0" w:color="auto"/>
                            <w:bottom w:val="none" w:sz="0" w:space="0" w:color="auto"/>
                            <w:right w:val="none" w:sz="0" w:space="0" w:color="auto"/>
                          </w:divBdr>
                        </w:div>
                      </w:divsChild>
                    </w:div>
                    <w:div w:id="240677930">
                      <w:marLeft w:val="0"/>
                      <w:marRight w:val="0"/>
                      <w:marTop w:val="0"/>
                      <w:marBottom w:val="0"/>
                      <w:divBdr>
                        <w:top w:val="none" w:sz="0" w:space="0" w:color="auto"/>
                        <w:left w:val="none" w:sz="0" w:space="0" w:color="auto"/>
                        <w:bottom w:val="none" w:sz="0" w:space="0" w:color="auto"/>
                        <w:right w:val="none" w:sz="0" w:space="0" w:color="auto"/>
                      </w:divBdr>
                      <w:divsChild>
                        <w:div w:id="730538457">
                          <w:marLeft w:val="0"/>
                          <w:marRight w:val="0"/>
                          <w:marTop w:val="0"/>
                          <w:marBottom w:val="0"/>
                          <w:divBdr>
                            <w:top w:val="none" w:sz="0" w:space="0" w:color="auto"/>
                            <w:left w:val="none" w:sz="0" w:space="0" w:color="auto"/>
                            <w:bottom w:val="none" w:sz="0" w:space="0" w:color="auto"/>
                            <w:right w:val="none" w:sz="0" w:space="0" w:color="auto"/>
                          </w:divBdr>
                        </w:div>
                      </w:divsChild>
                    </w:div>
                    <w:div w:id="543366398">
                      <w:marLeft w:val="0"/>
                      <w:marRight w:val="0"/>
                      <w:marTop w:val="0"/>
                      <w:marBottom w:val="0"/>
                      <w:divBdr>
                        <w:top w:val="none" w:sz="0" w:space="0" w:color="auto"/>
                        <w:left w:val="none" w:sz="0" w:space="0" w:color="auto"/>
                        <w:bottom w:val="none" w:sz="0" w:space="0" w:color="auto"/>
                        <w:right w:val="none" w:sz="0" w:space="0" w:color="auto"/>
                      </w:divBdr>
                      <w:divsChild>
                        <w:div w:id="434254332">
                          <w:marLeft w:val="0"/>
                          <w:marRight w:val="0"/>
                          <w:marTop w:val="0"/>
                          <w:marBottom w:val="0"/>
                          <w:divBdr>
                            <w:top w:val="none" w:sz="0" w:space="0" w:color="auto"/>
                            <w:left w:val="none" w:sz="0" w:space="0" w:color="auto"/>
                            <w:bottom w:val="none" w:sz="0" w:space="0" w:color="auto"/>
                            <w:right w:val="none" w:sz="0" w:space="0" w:color="auto"/>
                          </w:divBdr>
                        </w:div>
                      </w:divsChild>
                    </w:div>
                    <w:div w:id="594750451">
                      <w:marLeft w:val="0"/>
                      <w:marRight w:val="0"/>
                      <w:marTop w:val="0"/>
                      <w:marBottom w:val="0"/>
                      <w:divBdr>
                        <w:top w:val="none" w:sz="0" w:space="0" w:color="auto"/>
                        <w:left w:val="none" w:sz="0" w:space="0" w:color="auto"/>
                        <w:bottom w:val="none" w:sz="0" w:space="0" w:color="auto"/>
                        <w:right w:val="none" w:sz="0" w:space="0" w:color="auto"/>
                      </w:divBdr>
                      <w:divsChild>
                        <w:div w:id="1500806394">
                          <w:marLeft w:val="0"/>
                          <w:marRight w:val="0"/>
                          <w:marTop w:val="0"/>
                          <w:marBottom w:val="0"/>
                          <w:divBdr>
                            <w:top w:val="none" w:sz="0" w:space="0" w:color="auto"/>
                            <w:left w:val="none" w:sz="0" w:space="0" w:color="auto"/>
                            <w:bottom w:val="none" w:sz="0" w:space="0" w:color="auto"/>
                            <w:right w:val="none" w:sz="0" w:space="0" w:color="auto"/>
                          </w:divBdr>
                        </w:div>
                      </w:divsChild>
                    </w:div>
                    <w:div w:id="752045510">
                      <w:marLeft w:val="0"/>
                      <w:marRight w:val="0"/>
                      <w:marTop w:val="0"/>
                      <w:marBottom w:val="0"/>
                      <w:divBdr>
                        <w:top w:val="none" w:sz="0" w:space="0" w:color="auto"/>
                        <w:left w:val="none" w:sz="0" w:space="0" w:color="auto"/>
                        <w:bottom w:val="none" w:sz="0" w:space="0" w:color="auto"/>
                        <w:right w:val="none" w:sz="0" w:space="0" w:color="auto"/>
                      </w:divBdr>
                      <w:divsChild>
                        <w:div w:id="45490533">
                          <w:marLeft w:val="0"/>
                          <w:marRight w:val="0"/>
                          <w:marTop w:val="0"/>
                          <w:marBottom w:val="0"/>
                          <w:divBdr>
                            <w:top w:val="none" w:sz="0" w:space="0" w:color="auto"/>
                            <w:left w:val="none" w:sz="0" w:space="0" w:color="auto"/>
                            <w:bottom w:val="none" w:sz="0" w:space="0" w:color="auto"/>
                            <w:right w:val="none" w:sz="0" w:space="0" w:color="auto"/>
                          </w:divBdr>
                        </w:div>
                      </w:divsChild>
                    </w:div>
                    <w:div w:id="1055661830">
                      <w:marLeft w:val="0"/>
                      <w:marRight w:val="0"/>
                      <w:marTop w:val="0"/>
                      <w:marBottom w:val="0"/>
                      <w:divBdr>
                        <w:top w:val="none" w:sz="0" w:space="0" w:color="auto"/>
                        <w:left w:val="none" w:sz="0" w:space="0" w:color="auto"/>
                        <w:bottom w:val="none" w:sz="0" w:space="0" w:color="auto"/>
                        <w:right w:val="none" w:sz="0" w:space="0" w:color="auto"/>
                      </w:divBdr>
                      <w:divsChild>
                        <w:div w:id="1132017019">
                          <w:marLeft w:val="0"/>
                          <w:marRight w:val="0"/>
                          <w:marTop w:val="0"/>
                          <w:marBottom w:val="0"/>
                          <w:divBdr>
                            <w:top w:val="none" w:sz="0" w:space="0" w:color="auto"/>
                            <w:left w:val="none" w:sz="0" w:space="0" w:color="auto"/>
                            <w:bottom w:val="none" w:sz="0" w:space="0" w:color="auto"/>
                            <w:right w:val="none" w:sz="0" w:space="0" w:color="auto"/>
                          </w:divBdr>
                        </w:div>
                      </w:divsChild>
                    </w:div>
                    <w:div w:id="1088160393">
                      <w:marLeft w:val="0"/>
                      <w:marRight w:val="0"/>
                      <w:marTop w:val="0"/>
                      <w:marBottom w:val="0"/>
                      <w:divBdr>
                        <w:top w:val="none" w:sz="0" w:space="0" w:color="auto"/>
                        <w:left w:val="none" w:sz="0" w:space="0" w:color="auto"/>
                        <w:bottom w:val="none" w:sz="0" w:space="0" w:color="auto"/>
                        <w:right w:val="none" w:sz="0" w:space="0" w:color="auto"/>
                      </w:divBdr>
                      <w:divsChild>
                        <w:div w:id="1110776822">
                          <w:marLeft w:val="0"/>
                          <w:marRight w:val="0"/>
                          <w:marTop w:val="0"/>
                          <w:marBottom w:val="0"/>
                          <w:divBdr>
                            <w:top w:val="none" w:sz="0" w:space="0" w:color="auto"/>
                            <w:left w:val="none" w:sz="0" w:space="0" w:color="auto"/>
                            <w:bottom w:val="none" w:sz="0" w:space="0" w:color="auto"/>
                            <w:right w:val="none" w:sz="0" w:space="0" w:color="auto"/>
                          </w:divBdr>
                        </w:div>
                      </w:divsChild>
                    </w:div>
                    <w:div w:id="1158418235">
                      <w:marLeft w:val="0"/>
                      <w:marRight w:val="0"/>
                      <w:marTop w:val="0"/>
                      <w:marBottom w:val="0"/>
                      <w:divBdr>
                        <w:top w:val="none" w:sz="0" w:space="0" w:color="auto"/>
                        <w:left w:val="none" w:sz="0" w:space="0" w:color="auto"/>
                        <w:bottom w:val="none" w:sz="0" w:space="0" w:color="auto"/>
                        <w:right w:val="none" w:sz="0" w:space="0" w:color="auto"/>
                      </w:divBdr>
                      <w:divsChild>
                        <w:div w:id="711803373">
                          <w:marLeft w:val="0"/>
                          <w:marRight w:val="0"/>
                          <w:marTop w:val="0"/>
                          <w:marBottom w:val="0"/>
                          <w:divBdr>
                            <w:top w:val="none" w:sz="0" w:space="0" w:color="auto"/>
                            <w:left w:val="none" w:sz="0" w:space="0" w:color="auto"/>
                            <w:bottom w:val="none" w:sz="0" w:space="0" w:color="auto"/>
                            <w:right w:val="none" w:sz="0" w:space="0" w:color="auto"/>
                          </w:divBdr>
                        </w:div>
                      </w:divsChild>
                    </w:div>
                    <w:div w:id="1395929926">
                      <w:marLeft w:val="0"/>
                      <w:marRight w:val="0"/>
                      <w:marTop w:val="0"/>
                      <w:marBottom w:val="0"/>
                      <w:divBdr>
                        <w:top w:val="none" w:sz="0" w:space="0" w:color="auto"/>
                        <w:left w:val="none" w:sz="0" w:space="0" w:color="auto"/>
                        <w:bottom w:val="none" w:sz="0" w:space="0" w:color="auto"/>
                        <w:right w:val="none" w:sz="0" w:space="0" w:color="auto"/>
                      </w:divBdr>
                      <w:divsChild>
                        <w:div w:id="1102994364">
                          <w:marLeft w:val="0"/>
                          <w:marRight w:val="0"/>
                          <w:marTop w:val="0"/>
                          <w:marBottom w:val="0"/>
                          <w:divBdr>
                            <w:top w:val="none" w:sz="0" w:space="0" w:color="auto"/>
                            <w:left w:val="none" w:sz="0" w:space="0" w:color="auto"/>
                            <w:bottom w:val="none" w:sz="0" w:space="0" w:color="auto"/>
                            <w:right w:val="none" w:sz="0" w:space="0" w:color="auto"/>
                          </w:divBdr>
                        </w:div>
                      </w:divsChild>
                    </w:div>
                    <w:div w:id="1478456886">
                      <w:marLeft w:val="0"/>
                      <w:marRight w:val="0"/>
                      <w:marTop w:val="0"/>
                      <w:marBottom w:val="0"/>
                      <w:divBdr>
                        <w:top w:val="none" w:sz="0" w:space="0" w:color="auto"/>
                        <w:left w:val="none" w:sz="0" w:space="0" w:color="auto"/>
                        <w:bottom w:val="none" w:sz="0" w:space="0" w:color="auto"/>
                        <w:right w:val="none" w:sz="0" w:space="0" w:color="auto"/>
                      </w:divBdr>
                      <w:divsChild>
                        <w:div w:id="1709061329">
                          <w:marLeft w:val="0"/>
                          <w:marRight w:val="0"/>
                          <w:marTop w:val="0"/>
                          <w:marBottom w:val="0"/>
                          <w:divBdr>
                            <w:top w:val="none" w:sz="0" w:space="0" w:color="auto"/>
                            <w:left w:val="none" w:sz="0" w:space="0" w:color="auto"/>
                            <w:bottom w:val="none" w:sz="0" w:space="0" w:color="auto"/>
                            <w:right w:val="none" w:sz="0" w:space="0" w:color="auto"/>
                          </w:divBdr>
                        </w:div>
                      </w:divsChild>
                    </w:div>
                    <w:div w:id="1666275887">
                      <w:marLeft w:val="0"/>
                      <w:marRight w:val="0"/>
                      <w:marTop w:val="0"/>
                      <w:marBottom w:val="0"/>
                      <w:divBdr>
                        <w:top w:val="none" w:sz="0" w:space="0" w:color="auto"/>
                        <w:left w:val="none" w:sz="0" w:space="0" w:color="auto"/>
                        <w:bottom w:val="none" w:sz="0" w:space="0" w:color="auto"/>
                        <w:right w:val="none" w:sz="0" w:space="0" w:color="auto"/>
                      </w:divBdr>
                      <w:divsChild>
                        <w:div w:id="1951081677">
                          <w:marLeft w:val="0"/>
                          <w:marRight w:val="0"/>
                          <w:marTop w:val="0"/>
                          <w:marBottom w:val="0"/>
                          <w:divBdr>
                            <w:top w:val="none" w:sz="0" w:space="0" w:color="auto"/>
                            <w:left w:val="none" w:sz="0" w:space="0" w:color="auto"/>
                            <w:bottom w:val="none" w:sz="0" w:space="0" w:color="auto"/>
                            <w:right w:val="none" w:sz="0" w:space="0" w:color="auto"/>
                          </w:divBdr>
                        </w:div>
                      </w:divsChild>
                    </w:div>
                    <w:div w:id="1740782713">
                      <w:marLeft w:val="0"/>
                      <w:marRight w:val="0"/>
                      <w:marTop w:val="0"/>
                      <w:marBottom w:val="0"/>
                      <w:divBdr>
                        <w:top w:val="none" w:sz="0" w:space="0" w:color="auto"/>
                        <w:left w:val="none" w:sz="0" w:space="0" w:color="auto"/>
                        <w:bottom w:val="none" w:sz="0" w:space="0" w:color="auto"/>
                        <w:right w:val="none" w:sz="0" w:space="0" w:color="auto"/>
                      </w:divBdr>
                      <w:divsChild>
                        <w:div w:id="172575785">
                          <w:marLeft w:val="0"/>
                          <w:marRight w:val="0"/>
                          <w:marTop w:val="0"/>
                          <w:marBottom w:val="0"/>
                          <w:divBdr>
                            <w:top w:val="none" w:sz="0" w:space="0" w:color="auto"/>
                            <w:left w:val="none" w:sz="0" w:space="0" w:color="auto"/>
                            <w:bottom w:val="none" w:sz="0" w:space="0" w:color="auto"/>
                            <w:right w:val="none" w:sz="0" w:space="0" w:color="auto"/>
                          </w:divBdr>
                        </w:div>
                      </w:divsChild>
                    </w:div>
                    <w:div w:id="1758551485">
                      <w:marLeft w:val="0"/>
                      <w:marRight w:val="0"/>
                      <w:marTop w:val="0"/>
                      <w:marBottom w:val="0"/>
                      <w:divBdr>
                        <w:top w:val="none" w:sz="0" w:space="0" w:color="auto"/>
                        <w:left w:val="none" w:sz="0" w:space="0" w:color="auto"/>
                        <w:bottom w:val="none" w:sz="0" w:space="0" w:color="auto"/>
                        <w:right w:val="none" w:sz="0" w:space="0" w:color="auto"/>
                      </w:divBdr>
                      <w:divsChild>
                        <w:div w:id="1151604093">
                          <w:marLeft w:val="0"/>
                          <w:marRight w:val="0"/>
                          <w:marTop w:val="0"/>
                          <w:marBottom w:val="0"/>
                          <w:divBdr>
                            <w:top w:val="none" w:sz="0" w:space="0" w:color="auto"/>
                            <w:left w:val="none" w:sz="0" w:space="0" w:color="auto"/>
                            <w:bottom w:val="none" w:sz="0" w:space="0" w:color="auto"/>
                            <w:right w:val="none" w:sz="0" w:space="0" w:color="auto"/>
                          </w:divBdr>
                        </w:div>
                      </w:divsChild>
                    </w:div>
                    <w:div w:id="1965382312">
                      <w:marLeft w:val="0"/>
                      <w:marRight w:val="0"/>
                      <w:marTop w:val="0"/>
                      <w:marBottom w:val="0"/>
                      <w:divBdr>
                        <w:top w:val="none" w:sz="0" w:space="0" w:color="auto"/>
                        <w:left w:val="none" w:sz="0" w:space="0" w:color="auto"/>
                        <w:bottom w:val="none" w:sz="0" w:space="0" w:color="auto"/>
                        <w:right w:val="none" w:sz="0" w:space="0" w:color="auto"/>
                      </w:divBdr>
                      <w:divsChild>
                        <w:div w:id="1941598499">
                          <w:marLeft w:val="0"/>
                          <w:marRight w:val="0"/>
                          <w:marTop w:val="0"/>
                          <w:marBottom w:val="0"/>
                          <w:divBdr>
                            <w:top w:val="none" w:sz="0" w:space="0" w:color="auto"/>
                            <w:left w:val="none" w:sz="0" w:space="0" w:color="auto"/>
                            <w:bottom w:val="none" w:sz="0" w:space="0" w:color="auto"/>
                            <w:right w:val="none" w:sz="0" w:space="0" w:color="auto"/>
                          </w:divBdr>
                        </w:div>
                      </w:divsChild>
                    </w:div>
                    <w:div w:id="2076970622">
                      <w:marLeft w:val="0"/>
                      <w:marRight w:val="0"/>
                      <w:marTop w:val="0"/>
                      <w:marBottom w:val="0"/>
                      <w:divBdr>
                        <w:top w:val="none" w:sz="0" w:space="0" w:color="auto"/>
                        <w:left w:val="none" w:sz="0" w:space="0" w:color="auto"/>
                        <w:bottom w:val="none" w:sz="0" w:space="0" w:color="auto"/>
                        <w:right w:val="none" w:sz="0" w:space="0" w:color="auto"/>
                      </w:divBdr>
                      <w:divsChild>
                        <w:div w:id="23069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792632">
          <w:marLeft w:val="0"/>
          <w:marRight w:val="0"/>
          <w:marTop w:val="0"/>
          <w:marBottom w:val="0"/>
          <w:divBdr>
            <w:top w:val="none" w:sz="0" w:space="0" w:color="auto"/>
            <w:left w:val="none" w:sz="0" w:space="0" w:color="auto"/>
            <w:bottom w:val="none" w:sz="0" w:space="0" w:color="auto"/>
            <w:right w:val="none" w:sz="0" w:space="0" w:color="auto"/>
          </w:divBdr>
          <w:divsChild>
            <w:div w:id="1282417435">
              <w:marLeft w:val="0"/>
              <w:marRight w:val="0"/>
              <w:marTop w:val="0"/>
              <w:marBottom w:val="0"/>
              <w:divBdr>
                <w:top w:val="none" w:sz="0" w:space="0" w:color="auto"/>
                <w:left w:val="none" w:sz="0" w:space="0" w:color="auto"/>
                <w:bottom w:val="none" w:sz="0" w:space="0" w:color="auto"/>
                <w:right w:val="none" w:sz="0" w:space="0" w:color="auto"/>
              </w:divBdr>
            </w:div>
          </w:divsChild>
        </w:div>
        <w:div w:id="1448352127">
          <w:marLeft w:val="0"/>
          <w:marRight w:val="0"/>
          <w:marTop w:val="0"/>
          <w:marBottom w:val="0"/>
          <w:divBdr>
            <w:top w:val="none" w:sz="0" w:space="0" w:color="auto"/>
            <w:left w:val="none" w:sz="0" w:space="0" w:color="auto"/>
            <w:bottom w:val="none" w:sz="0" w:space="0" w:color="auto"/>
            <w:right w:val="none" w:sz="0" w:space="0" w:color="auto"/>
          </w:divBdr>
          <w:divsChild>
            <w:div w:id="155400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851643">
      <w:bodyDiv w:val="1"/>
      <w:marLeft w:val="0"/>
      <w:marRight w:val="0"/>
      <w:marTop w:val="0"/>
      <w:marBottom w:val="0"/>
      <w:divBdr>
        <w:top w:val="none" w:sz="0" w:space="0" w:color="auto"/>
        <w:left w:val="none" w:sz="0" w:space="0" w:color="auto"/>
        <w:bottom w:val="none" w:sz="0" w:space="0" w:color="auto"/>
        <w:right w:val="none" w:sz="0" w:space="0" w:color="auto"/>
      </w:divBdr>
      <w:divsChild>
        <w:div w:id="106892464">
          <w:marLeft w:val="0"/>
          <w:marRight w:val="0"/>
          <w:marTop w:val="0"/>
          <w:marBottom w:val="0"/>
          <w:divBdr>
            <w:top w:val="none" w:sz="0" w:space="0" w:color="auto"/>
            <w:left w:val="none" w:sz="0" w:space="0" w:color="auto"/>
            <w:bottom w:val="none" w:sz="0" w:space="0" w:color="auto"/>
            <w:right w:val="none" w:sz="0" w:space="0" w:color="auto"/>
          </w:divBdr>
        </w:div>
      </w:divsChild>
    </w:div>
    <w:div w:id="1152596197">
      <w:bodyDiv w:val="1"/>
      <w:marLeft w:val="0"/>
      <w:marRight w:val="0"/>
      <w:marTop w:val="0"/>
      <w:marBottom w:val="0"/>
      <w:divBdr>
        <w:top w:val="none" w:sz="0" w:space="0" w:color="auto"/>
        <w:left w:val="none" w:sz="0" w:space="0" w:color="auto"/>
        <w:bottom w:val="none" w:sz="0" w:space="0" w:color="auto"/>
        <w:right w:val="none" w:sz="0" w:space="0" w:color="auto"/>
      </w:divBdr>
    </w:div>
    <w:div w:id="1171794452">
      <w:bodyDiv w:val="1"/>
      <w:marLeft w:val="0"/>
      <w:marRight w:val="0"/>
      <w:marTop w:val="0"/>
      <w:marBottom w:val="0"/>
      <w:divBdr>
        <w:top w:val="none" w:sz="0" w:space="0" w:color="auto"/>
        <w:left w:val="none" w:sz="0" w:space="0" w:color="auto"/>
        <w:bottom w:val="none" w:sz="0" w:space="0" w:color="auto"/>
        <w:right w:val="none" w:sz="0" w:space="0" w:color="auto"/>
      </w:divBdr>
    </w:div>
    <w:div w:id="1181892562">
      <w:bodyDiv w:val="1"/>
      <w:marLeft w:val="0"/>
      <w:marRight w:val="0"/>
      <w:marTop w:val="0"/>
      <w:marBottom w:val="0"/>
      <w:divBdr>
        <w:top w:val="none" w:sz="0" w:space="0" w:color="auto"/>
        <w:left w:val="none" w:sz="0" w:space="0" w:color="auto"/>
        <w:bottom w:val="none" w:sz="0" w:space="0" w:color="auto"/>
        <w:right w:val="none" w:sz="0" w:space="0" w:color="auto"/>
      </w:divBdr>
    </w:div>
    <w:div w:id="1203709577">
      <w:bodyDiv w:val="1"/>
      <w:marLeft w:val="0"/>
      <w:marRight w:val="0"/>
      <w:marTop w:val="0"/>
      <w:marBottom w:val="0"/>
      <w:divBdr>
        <w:top w:val="none" w:sz="0" w:space="0" w:color="auto"/>
        <w:left w:val="none" w:sz="0" w:space="0" w:color="auto"/>
        <w:bottom w:val="none" w:sz="0" w:space="0" w:color="auto"/>
        <w:right w:val="none" w:sz="0" w:space="0" w:color="auto"/>
      </w:divBdr>
      <w:divsChild>
        <w:div w:id="10303247">
          <w:marLeft w:val="0"/>
          <w:marRight w:val="0"/>
          <w:marTop w:val="0"/>
          <w:marBottom w:val="0"/>
          <w:divBdr>
            <w:top w:val="none" w:sz="0" w:space="0" w:color="auto"/>
            <w:left w:val="none" w:sz="0" w:space="0" w:color="auto"/>
            <w:bottom w:val="none" w:sz="0" w:space="0" w:color="auto"/>
            <w:right w:val="none" w:sz="0" w:space="0" w:color="auto"/>
          </w:divBdr>
        </w:div>
        <w:div w:id="41491879">
          <w:marLeft w:val="0"/>
          <w:marRight w:val="0"/>
          <w:marTop w:val="0"/>
          <w:marBottom w:val="0"/>
          <w:divBdr>
            <w:top w:val="none" w:sz="0" w:space="0" w:color="auto"/>
            <w:left w:val="none" w:sz="0" w:space="0" w:color="auto"/>
            <w:bottom w:val="none" w:sz="0" w:space="0" w:color="auto"/>
            <w:right w:val="none" w:sz="0" w:space="0" w:color="auto"/>
          </w:divBdr>
        </w:div>
        <w:div w:id="370764740">
          <w:marLeft w:val="0"/>
          <w:marRight w:val="0"/>
          <w:marTop w:val="0"/>
          <w:marBottom w:val="0"/>
          <w:divBdr>
            <w:top w:val="none" w:sz="0" w:space="0" w:color="auto"/>
            <w:left w:val="none" w:sz="0" w:space="0" w:color="auto"/>
            <w:bottom w:val="none" w:sz="0" w:space="0" w:color="auto"/>
            <w:right w:val="none" w:sz="0" w:space="0" w:color="auto"/>
          </w:divBdr>
        </w:div>
        <w:div w:id="470555917">
          <w:marLeft w:val="0"/>
          <w:marRight w:val="0"/>
          <w:marTop w:val="0"/>
          <w:marBottom w:val="0"/>
          <w:divBdr>
            <w:top w:val="none" w:sz="0" w:space="0" w:color="auto"/>
            <w:left w:val="none" w:sz="0" w:space="0" w:color="auto"/>
            <w:bottom w:val="none" w:sz="0" w:space="0" w:color="auto"/>
            <w:right w:val="none" w:sz="0" w:space="0" w:color="auto"/>
          </w:divBdr>
        </w:div>
        <w:div w:id="891428149">
          <w:marLeft w:val="0"/>
          <w:marRight w:val="0"/>
          <w:marTop w:val="0"/>
          <w:marBottom w:val="0"/>
          <w:divBdr>
            <w:top w:val="none" w:sz="0" w:space="0" w:color="auto"/>
            <w:left w:val="none" w:sz="0" w:space="0" w:color="auto"/>
            <w:bottom w:val="none" w:sz="0" w:space="0" w:color="auto"/>
            <w:right w:val="none" w:sz="0" w:space="0" w:color="auto"/>
          </w:divBdr>
        </w:div>
        <w:div w:id="1036589241">
          <w:marLeft w:val="0"/>
          <w:marRight w:val="0"/>
          <w:marTop w:val="0"/>
          <w:marBottom w:val="0"/>
          <w:divBdr>
            <w:top w:val="none" w:sz="0" w:space="0" w:color="auto"/>
            <w:left w:val="none" w:sz="0" w:space="0" w:color="auto"/>
            <w:bottom w:val="none" w:sz="0" w:space="0" w:color="auto"/>
            <w:right w:val="none" w:sz="0" w:space="0" w:color="auto"/>
          </w:divBdr>
        </w:div>
        <w:div w:id="1546791857">
          <w:marLeft w:val="0"/>
          <w:marRight w:val="0"/>
          <w:marTop w:val="0"/>
          <w:marBottom w:val="0"/>
          <w:divBdr>
            <w:top w:val="none" w:sz="0" w:space="0" w:color="auto"/>
            <w:left w:val="none" w:sz="0" w:space="0" w:color="auto"/>
            <w:bottom w:val="none" w:sz="0" w:space="0" w:color="auto"/>
            <w:right w:val="none" w:sz="0" w:space="0" w:color="auto"/>
          </w:divBdr>
        </w:div>
      </w:divsChild>
    </w:div>
    <w:div w:id="1225409428">
      <w:bodyDiv w:val="1"/>
      <w:marLeft w:val="0"/>
      <w:marRight w:val="0"/>
      <w:marTop w:val="0"/>
      <w:marBottom w:val="0"/>
      <w:divBdr>
        <w:top w:val="none" w:sz="0" w:space="0" w:color="auto"/>
        <w:left w:val="none" w:sz="0" w:space="0" w:color="auto"/>
        <w:bottom w:val="none" w:sz="0" w:space="0" w:color="auto"/>
        <w:right w:val="none" w:sz="0" w:space="0" w:color="auto"/>
      </w:divBdr>
    </w:div>
    <w:div w:id="1239632705">
      <w:bodyDiv w:val="1"/>
      <w:marLeft w:val="0"/>
      <w:marRight w:val="0"/>
      <w:marTop w:val="0"/>
      <w:marBottom w:val="0"/>
      <w:divBdr>
        <w:top w:val="none" w:sz="0" w:space="0" w:color="auto"/>
        <w:left w:val="none" w:sz="0" w:space="0" w:color="auto"/>
        <w:bottom w:val="none" w:sz="0" w:space="0" w:color="auto"/>
        <w:right w:val="none" w:sz="0" w:space="0" w:color="auto"/>
      </w:divBdr>
      <w:divsChild>
        <w:div w:id="352283">
          <w:marLeft w:val="0"/>
          <w:marRight w:val="0"/>
          <w:marTop w:val="0"/>
          <w:marBottom w:val="0"/>
          <w:divBdr>
            <w:top w:val="none" w:sz="0" w:space="0" w:color="auto"/>
            <w:left w:val="none" w:sz="0" w:space="0" w:color="auto"/>
            <w:bottom w:val="none" w:sz="0" w:space="0" w:color="auto"/>
            <w:right w:val="none" w:sz="0" w:space="0" w:color="auto"/>
          </w:divBdr>
          <w:divsChild>
            <w:div w:id="731271220">
              <w:marLeft w:val="0"/>
              <w:marRight w:val="0"/>
              <w:marTop w:val="0"/>
              <w:marBottom w:val="0"/>
              <w:divBdr>
                <w:top w:val="none" w:sz="0" w:space="0" w:color="auto"/>
                <w:left w:val="none" w:sz="0" w:space="0" w:color="auto"/>
                <w:bottom w:val="none" w:sz="0" w:space="0" w:color="auto"/>
                <w:right w:val="none" w:sz="0" w:space="0" w:color="auto"/>
              </w:divBdr>
            </w:div>
          </w:divsChild>
        </w:div>
        <w:div w:id="351541564">
          <w:marLeft w:val="0"/>
          <w:marRight w:val="0"/>
          <w:marTop w:val="0"/>
          <w:marBottom w:val="0"/>
          <w:divBdr>
            <w:top w:val="none" w:sz="0" w:space="0" w:color="auto"/>
            <w:left w:val="none" w:sz="0" w:space="0" w:color="auto"/>
            <w:bottom w:val="none" w:sz="0" w:space="0" w:color="auto"/>
            <w:right w:val="none" w:sz="0" w:space="0" w:color="auto"/>
          </w:divBdr>
          <w:divsChild>
            <w:div w:id="1783038486">
              <w:marLeft w:val="0"/>
              <w:marRight w:val="0"/>
              <w:marTop w:val="0"/>
              <w:marBottom w:val="0"/>
              <w:divBdr>
                <w:top w:val="none" w:sz="0" w:space="0" w:color="auto"/>
                <w:left w:val="none" w:sz="0" w:space="0" w:color="auto"/>
                <w:bottom w:val="none" w:sz="0" w:space="0" w:color="auto"/>
                <w:right w:val="none" w:sz="0" w:space="0" w:color="auto"/>
              </w:divBdr>
            </w:div>
          </w:divsChild>
        </w:div>
        <w:div w:id="506601637">
          <w:marLeft w:val="0"/>
          <w:marRight w:val="0"/>
          <w:marTop w:val="0"/>
          <w:marBottom w:val="0"/>
          <w:divBdr>
            <w:top w:val="none" w:sz="0" w:space="0" w:color="auto"/>
            <w:left w:val="none" w:sz="0" w:space="0" w:color="auto"/>
            <w:bottom w:val="none" w:sz="0" w:space="0" w:color="auto"/>
            <w:right w:val="none" w:sz="0" w:space="0" w:color="auto"/>
          </w:divBdr>
          <w:divsChild>
            <w:div w:id="1959599854">
              <w:marLeft w:val="0"/>
              <w:marRight w:val="0"/>
              <w:marTop w:val="0"/>
              <w:marBottom w:val="0"/>
              <w:divBdr>
                <w:top w:val="none" w:sz="0" w:space="0" w:color="auto"/>
                <w:left w:val="none" w:sz="0" w:space="0" w:color="auto"/>
                <w:bottom w:val="none" w:sz="0" w:space="0" w:color="auto"/>
                <w:right w:val="none" w:sz="0" w:space="0" w:color="auto"/>
              </w:divBdr>
            </w:div>
          </w:divsChild>
        </w:div>
        <w:div w:id="827095241">
          <w:marLeft w:val="0"/>
          <w:marRight w:val="0"/>
          <w:marTop w:val="0"/>
          <w:marBottom w:val="0"/>
          <w:divBdr>
            <w:top w:val="none" w:sz="0" w:space="0" w:color="auto"/>
            <w:left w:val="none" w:sz="0" w:space="0" w:color="auto"/>
            <w:bottom w:val="none" w:sz="0" w:space="0" w:color="auto"/>
            <w:right w:val="none" w:sz="0" w:space="0" w:color="auto"/>
          </w:divBdr>
          <w:divsChild>
            <w:div w:id="555430436">
              <w:marLeft w:val="0"/>
              <w:marRight w:val="0"/>
              <w:marTop w:val="0"/>
              <w:marBottom w:val="0"/>
              <w:divBdr>
                <w:top w:val="none" w:sz="0" w:space="0" w:color="auto"/>
                <w:left w:val="none" w:sz="0" w:space="0" w:color="auto"/>
                <w:bottom w:val="none" w:sz="0" w:space="0" w:color="auto"/>
                <w:right w:val="none" w:sz="0" w:space="0" w:color="auto"/>
              </w:divBdr>
            </w:div>
          </w:divsChild>
        </w:div>
        <w:div w:id="869998414">
          <w:marLeft w:val="0"/>
          <w:marRight w:val="0"/>
          <w:marTop w:val="0"/>
          <w:marBottom w:val="0"/>
          <w:divBdr>
            <w:top w:val="none" w:sz="0" w:space="0" w:color="auto"/>
            <w:left w:val="none" w:sz="0" w:space="0" w:color="auto"/>
            <w:bottom w:val="none" w:sz="0" w:space="0" w:color="auto"/>
            <w:right w:val="none" w:sz="0" w:space="0" w:color="auto"/>
          </w:divBdr>
          <w:divsChild>
            <w:div w:id="420492306">
              <w:marLeft w:val="0"/>
              <w:marRight w:val="0"/>
              <w:marTop w:val="0"/>
              <w:marBottom w:val="0"/>
              <w:divBdr>
                <w:top w:val="none" w:sz="0" w:space="0" w:color="auto"/>
                <w:left w:val="none" w:sz="0" w:space="0" w:color="auto"/>
                <w:bottom w:val="none" w:sz="0" w:space="0" w:color="auto"/>
                <w:right w:val="none" w:sz="0" w:space="0" w:color="auto"/>
              </w:divBdr>
            </w:div>
          </w:divsChild>
        </w:div>
        <w:div w:id="1322351899">
          <w:marLeft w:val="0"/>
          <w:marRight w:val="0"/>
          <w:marTop w:val="0"/>
          <w:marBottom w:val="0"/>
          <w:divBdr>
            <w:top w:val="none" w:sz="0" w:space="0" w:color="auto"/>
            <w:left w:val="none" w:sz="0" w:space="0" w:color="auto"/>
            <w:bottom w:val="none" w:sz="0" w:space="0" w:color="auto"/>
            <w:right w:val="none" w:sz="0" w:space="0" w:color="auto"/>
          </w:divBdr>
          <w:divsChild>
            <w:div w:id="1980064760">
              <w:marLeft w:val="0"/>
              <w:marRight w:val="0"/>
              <w:marTop w:val="0"/>
              <w:marBottom w:val="0"/>
              <w:divBdr>
                <w:top w:val="none" w:sz="0" w:space="0" w:color="auto"/>
                <w:left w:val="none" w:sz="0" w:space="0" w:color="auto"/>
                <w:bottom w:val="none" w:sz="0" w:space="0" w:color="auto"/>
                <w:right w:val="none" w:sz="0" w:space="0" w:color="auto"/>
              </w:divBdr>
            </w:div>
          </w:divsChild>
        </w:div>
        <w:div w:id="1590889754">
          <w:marLeft w:val="0"/>
          <w:marRight w:val="0"/>
          <w:marTop w:val="0"/>
          <w:marBottom w:val="0"/>
          <w:divBdr>
            <w:top w:val="none" w:sz="0" w:space="0" w:color="auto"/>
            <w:left w:val="none" w:sz="0" w:space="0" w:color="auto"/>
            <w:bottom w:val="none" w:sz="0" w:space="0" w:color="auto"/>
            <w:right w:val="none" w:sz="0" w:space="0" w:color="auto"/>
          </w:divBdr>
          <w:divsChild>
            <w:div w:id="1717008041">
              <w:marLeft w:val="0"/>
              <w:marRight w:val="0"/>
              <w:marTop w:val="0"/>
              <w:marBottom w:val="0"/>
              <w:divBdr>
                <w:top w:val="none" w:sz="0" w:space="0" w:color="auto"/>
                <w:left w:val="none" w:sz="0" w:space="0" w:color="auto"/>
                <w:bottom w:val="none" w:sz="0" w:space="0" w:color="auto"/>
                <w:right w:val="none" w:sz="0" w:space="0" w:color="auto"/>
              </w:divBdr>
            </w:div>
          </w:divsChild>
        </w:div>
        <w:div w:id="1788311837">
          <w:marLeft w:val="0"/>
          <w:marRight w:val="0"/>
          <w:marTop w:val="0"/>
          <w:marBottom w:val="0"/>
          <w:divBdr>
            <w:top w:val="none" w:sz="0" w:space="0" w:color="auto"/>
            <w:left w:val="none" w:sz="0" w:space="0" w:color="auto"/>
            <w:bottom w:val="none" w:sz="0" w:space="0" w:color="auto"/>
            <w:right w:val="none" w:sz="0" w:space="0" w:color="auto"/>
          </w:divBdr>
          <w:divsChild>
            <w:div w:id="65608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24504">
      <w:bodyDiv w:val="1"/>
      <w:marLeft w:val="0"/>
      <w:marRight w:val="0"/>
      <w:marTop w:val="0"/>
      <w:marBottom w:val="0"/>
      <w:divBdr>
        <w:top w:val="none" w:sz="0" w:space="0" w:color="auto"/>
        <w:left w:val="none" w:sz="0" w:space="0" w:color="auto"/>
        <w:bottom w:val="none" w:sz="0" w:space="0" w:color="auto"/>
        <w:right w:val="none" w:sz="0" w:space="0" w:color="auto"/>
      </w:divBdr>
      <w:divsChild>
        <w:div w:id="1129624">
          <w:marLeft w:val="0"/>
          <w:marRight w:val="0"/>
          <w:marTop w:val="0"/>
          <w:marBottom w:val="0"/>
          <w:divBdr>
            <w:top w:val="none" w:sz="0" w:space="0" w:color="auto"/>
            <w:left w:val="none" w:sz="0" w:space="0" w:color="auto"/>
            <w:bottom w:val="none" w:sz="0" w:space="0" w:color="auto"/>
            <w:right w:val="none" w:sz="0" w:space="0" w:color="auto"/>
          </w:divBdr>
          <w:divsChild>
            <w:div w:id="439186957">
              <w:marLeft w:val="0"/>
              <w:marRight w:val="0"/>
              <w:marTop w:val="0"/>
              <w:marBottom w:val="0"/>
              <w:divBdr>
                <w:top w:val="none" w:sz="0" w:space="0" w:color="auto"/>
                <w:left w:val="none" w:sz="0" w:space="0" w:color="auto"/>
                <w:bottom w:val="none" w:sz="0" w:space="0" w:color="auto"/>
                <w:right w:val="none" w:sz="0" w:space="0" w:color="auto"/>
              </w:divBdr>
            </w:div>
          </w:divsChild>
        </w:div>
        <w:div w:id="314333330">
          <w:marLeft w:val="0"/>
          <w:marRight w:val="0"/>
          <w:marTop w:val="0"/>
          <w:marBottom w:val="0"/>
          <w:divBdr>
            <w:top w:val="none" w:sz="0" w:space="0" w:color="auto"/>
            <w:left w:val="none" w:sz="0" w:space="0" w:color="auto"/>
            <w:bottom w:val="none" w:sz="0" w:space="0" w:color="auto"/>
            <w:right w:val="none" w:sz="0" w:space="0" w:color="auto"/>
          </w:divBdr>
          <w:divsChild>
            <w:div w:id="84112718">
              <w:marLeft w:val="0"/>
              <w:marRight w:val="0"/>
              <w:marTop w:val="0"/>
              <w:marBottom w:val="0"/>
              <w:divBdr>
                <w:top w:val="none" w:sz="0" w:space="0" w:color="auto"/>
                <w:left w:val="none" w:sz="0" w:space="0" w:color="auto"/>
                <w:bottom w:val="none" w:sz="0" w:space="0" w:color="auto"/>
                <w:right w:val="none" w:sz="0" w:space="0" w:color="auto"/>
              </w:divBdr>
            </w:div>
            <w:div w:id="507528873">
              <w:marLeft w:val="0"/>
              <w:marRight w:val="0"/>
              <w:marTop w:val="0"/>
              <w:marBottom w:val="0"/>
              <w:divBdr>
                <w:top w:val="none" w:sz="0" w:space="0" w:color="auto"/>
                <w:left w:val="none" w:sz="0" w:space="0" w:color="auto"/>
                <w:bottom w:val="none" w:sz="0" w:space="0" w:color="auto"/>
                <w:right w:val="none" w:sz="0" w:space="0" w:color="auto"/>
              </w:divBdr>
            </w:div>
            <w:div w:id="575821496">
              <w:marLeft w:val="0"/>
              <w:marRight w:val="0"/>
              <w:marTop w:val="0"/>
              <w:marBottom w:val="0"/>
              <w:divBdr>
                <w:top w:val="none" w:sz="0" w:space="0" w:color="auto"/>
                <w:left w:val="none" w:sz="0" w:space="0" w:color="auto"/>
                <w:bottom w:val="none" w:sz="0" w:space="0" w:color="auto"/>
                <w:right w:val="none" w:sz="0" w:space="0" w:color="auto"/>
              </w:divBdr>
            </w:div>
            <w:div w:id="1362247878">
              <w:marLeft w:val="0"/>
              <w:marRight w:val="0"/>
              <w:marTop w:val="0"/>
              <w:marBottom w:val="0"/>
              <w:divBdr>
                <w:top w:val="none" w:sz="0" w:space="0" w:color="auto"/>
                <w:left w:val="none" w:sz="0" w:space="0" w:color="auto"/>
                <w:bottom w:val="none" w:sz="0" w:space="0" w:color="auto"/>
                <w:right w:val="none" w:sz="0" w:space="0" w:color="auto"/>
              </w:divBdr>
            </w:div>
          </w:divsChild>
        </w:div>
        <w:div w:id="1058818114">
          <w:marLeft w:val="0"/>
          <w:marRight w:val="0"/>
          <w:marTop w:val="0"/>
          <w:marBottom w:val="0"/>
          <w:divBdr>
            <w:top w:val="none" w:sz="0" w:space="0" w:color="auto"/>
            <w:left w:val="none" w:sz="0" w:space="0" w:color="auto"/>
            <w:bottom w:val="none" w:sz="0" w:space="0" w:color="auto"/>
            <w:right w:val="none" w:sz="0" w:space="0" w:color="auto"/>
          </w:divBdr>
          <w:divsChild>
            <w:div w:id="603458252">
              <w:marLeft w:val="0"/>
              <w:marRight w:val="0"/>
              <w:marTop w:val="0"/>
              <w:marBottom w:val="0"/>
              <w:divBdr>
                <w:top w:val="none" w:sz="0" w:space="0" w:color="auto"/>
                <w:left w:val="none" w:sz="0" w:space="0" w:color="auto"/>
                <w:bottom w:val="none" w:sz="0" w:space="0" w:color="auto"/>
                <w:right w:val="none" w:sz="0" w:space="0" w:color="auto"/>
              </w:divBdr>
            </w:div>
          </w:divsChild>
        </w:div>
        <w:div w:id="1173951350">
          <w:marLeft w:val="0"/>
          <w:marRight w:val="0"/>
          <w:marTop w:val="0"/>
          <w:marBottom w:val="0"/>
          <w:divBdr>
            <w:top w:val="none" w:sz="0" w:space="0" w:color="auto"/>
            <w:left w:val="none" w:sz="0" w:space="0" w:color="auto"/>
            <w:bottom w:val="none" w:sz="0" w:space="0" w:color="auto"/>
            <w:right w:val="none" w:sz="0" w:space="0" w:color="auto"/>
          </w:divBdr>
          <w:divsChild>
            <w:div w:id="18787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83016">
      <w:bodyDiv w:val="1"/>
      <w:marLeft w:val="0"/>
      <w:marRight w:val="0"/>
      <w:marTop w:val="0"/>
      <w:marBottom w:val="0"/>
      <w:divBdr>
        <w:top w:val="none" w:sz="0" w:space="0" w:color="auto"/>
        <w:left w:val="none" w:sz="0" w:space="0" w:color="auto"/>
        <w:bottom w:val="none" w:sz="0" w:space="0" w:color="auto"/>
        <w:right w:val="none" w:sz="0" w:space="0" w:color="auto"/>
      </w:divBdr>
      <w:divsChild>
        <w:div w:id="438184748">
          <w:marLeft w:val="0"/>
          <w:marRight w:val="0"/>
          <w:marTop w:val="0"/>
          <w:marBottom w:val="0"/>
          <w:divBdr>
            <w:top w:val="none" w:sz="0" w:space="0" w:color="auto"/>
            <w:left w:val="none" w:sz="0" w:space="0" w:color="auto"/>
            <w:bottom w:val="none" w:sz="0" w:space="0" w:color="auto"/>
            <w:right w:val="none" w:sz="0" w:space="0" w:color="auto"/>
          </w:divBdr>
          <w:divsChild>
            <w:div w:id="1989552198">
              <w:marLeft w:val="0"/>
              <w:marRight w:val="0"/>
              <w:marTop w:val="30"/>
              <w:marBottom w:val="30"/>
              <w:divBdr>
                <w:top w:val="none" w:sz="0" w:space="0" w:color="auto"/>
                <w:left w:val="none" w:sz="0" w:space="0" w:color="auto"/>
                <w:bottom w:val="none" w:sz="0" w:space="0" w:color="auto"/>
                <w:right w:val="none" w:sz="0" w:space="0" w:color="auto"/>
              </w:divBdr>
              <w:divsChild>
                <w:div w:id="604073373">
                  <w:marLeft w:val="0"/>
                  <w:marRight w:val="0"/>
                  <w:marTop w:val="0"/>
                  <w:marBottom w:val="0"/>
                  <w:divBdr>
                    <w:top w:val="none" w:sz="0" w:space="0" w:color="auto"/>
                    <w:left w:val="none" w:sz="0" w:space="0" w:color="auto"/>
                    <w:bottom w:val="none" w:sz="0" w:space="0" w:color="auto"/>
                    <w:right w:val="none" w:sz="0" w:space="0" w:color="auto"/>
                  </w:divBdr>
                  <w:divsChild>
                    <w:div w:id="1460105458">
                      <w:marLeft w:val="0"/>
                      <w:marRight w:val="0"/>
                      <w:marTop w:val="0"/>
                      <w:marBottom w:val="0"/>
                      <w:divBdr>
                        <w:top w:val="none" w:sz="0" w:space="0" w:color="auto"/>
                        <w:left w:val="none" w:sz="0" w:space="0" w:color="auto"/>
                        <w:bottom w:val="none" w:sz="0" w:space="0" w:color="auto"/>
                        <w:right w:val="none" w:sz="0" w:space="0" w:color="auto"/>
                      </w:divBdr>
                    </w:div>
                  </w:divsChild>
                </w:div>
                <w:div w:id="623579348">
                  <w:marLeft w:val="0"/>
                  <w:marRight w:val="0"/>
                  <w:marTop w:val="0"/>
                  <w:marBottom w:val="0"/>
                  <w:divBdr>
                    <w:top w:val="none" w:sz="0" w:space="0" w:color="auto"/>
                    <w:left w:val="none" w:sz="0" w:space="0" w:color="auto"/>
                    <w:bottom w:val="none" w:sz="0" w:space="0" w:color="auto"/>
                    <w:right w:val="none" w:sz="0" w:space="0" w:color="auto"/>
                  </w:divBdr>
                  <w:divsChild>
                    <w:div w:id="791359736">
                      <w:marLeft w:val="0"/>
                      <w:marRight w:val="0"/>
                      <w:marTop w:val="0"/>
                      <w:marBottom w:val="0"/>
                      <w:divBdr>
                        <w:top w:val="none" w:sz="0" w:space="0" w:color="auto"/>
                        <w:left w:val="none" w:sz="0" w:space="0" w:color="auto"/>
                        <w:bottom w:val="none" w:sz="0" w:space="0" w:color="auto"/>
                        <w:right w:val="none" w:sz="0" w:space="0" w:color="auto"/>
                      </w:divBdr>
                    </w:div>
                  </w:divsChild>
                </w:div>
                <w:div w:id="1884830307">
                  <w:marLeft w:val="0"/>
                  <w:marRight w:val="0"/>
                  <w:marTop w:val="0"/>
                  <w:marBottom w:val="0"/>
                  <w:divBdr>
                    <w:top w:val="none" w:sz="0" w:space="0" w:color="auto"/>
                    <w:left w:val="none" w:sz="0" w:space="0" w:color="auto"/>
                    <w:bottom w:val="none" w:sz="0" w:space="0" w:color="auto"/>
                    <w:right w:val="none" w:sz="0" w:space="0" w:color="auto"/>
                  </w:divBdr>
                  <w:divsChild>
                    <w:div w:id="39791158">
                      <w:marLeft w:val="0"/>
                      <w:marRight w:val="0"/>
                      <w:marTop w:val="0"/>
                      <w:marBottom w:val="0"/>
                      <w:divBdr>
                        <w:top w:val="none" w:sz="0" w:space="0" w:color="auto"/>
                        <w:left w:val="none" w:sz="0" w:space="0" w:color="auto"/>
                        <w:bottom w:val="none" w:sz="0" w:space="0" w:color="auto"/>
                        <w:right w:val="none" w:sz="0" w:space="0" w:color="auto"/>
                      </w:divBdr>
                    </w:div>
                    <w:div w:id="1763791808">
                      <w:marLeft w:val="0"/>
                      <w:marRight w:val="0"/>
                      <w:marTop w:val="0"/>
                      <w:marBottom w:val="0"/>
                      <w:divBdr>
                        <w:top w:val="none" w:sz="0" w:space="0" w:color="auto"/>
                        <w:left w:val="none" w:sz="0" w:space="0" w:color="auto"/>
                        <w:bottom w:val="none" w:sz="0" w:space="0" w:color="auto"/>
                        <w:right w:val="none" w:sz="0" w:space="0" w:color="auto"/>
                      </w:divBdr>
                      <w:divsChild>
                        <w:div w:id="2128428149">
                          <w:marLeft w:val="0"/>
                          <w:marRight w:val="0"/>
                          <w:marTop w:val="30"/>
                          <w:marBottom w:val="30"/>
                          <w:divBdr>
                            <w:top w:val="none" w:sz="0" w:space="0" w:color="auto"/>
                            <w:left w:val="none" w:sz="0" w:space="0" w:color="auto"/>
                            <w:bottom w:val="none" w:sz="0" w:space="0" w:color="auto"/>
                            <w:right w:val="none" w:sz="0" w:space="0" w:color="auto"/>
                          </w:divBdr>
                          <w:divsChild>
                            <w:div w:id="282854413">
                              <w:marLeft w:val="0"/>
                              <w:marRight w:val="0"/>
                              <w:marTop w:val="0"/>
                              <w:marBottom w:val="0"/>
                              <w:divBdr>
                                <w:top w:val="none" w:sz="0" w:space="0" w:color="auto"/>
                                <w:left w:val="none" w:sz="0" w:space="0" w:color="auto"/>
                                <w:bottom w:val="none" w:sz="0" w:space="0" w:color="auto"/>
                                <w:right w:val="none" w:sz="0" w:space="0" w:color="auto"/>
                              </w:divBdr>
                              <w:divsChild>
                                <w:div w:id="2118744610">
                                  <w:marLeft w:val="0"/>
                                  <w:marRight w:val="0"/>
                                  <w:marTop w:val="0"/>
                                  <w:marBottom w:val="0"/>
                                  <w:divBdr>
                                    <w:top w:val="none" w:sz="0" w:space="0" w:color="auto"/>
                                    <w:left w:val="none" w:sz="0" w:space="0" w:color="auto"/>
                                    <w:bottom w:val="none" w:sz="0" w:space="0" w:color="auto"/>
                                    <w:right w:val="none" w:sz="0" w:space="0" w:color="auto"/>
                                  </w:divBdr>
                                </w:div>
                              </w:divsChild>
                            </w:div>
                            <w:div w:id="403451045">
                              <w:marLeft w:val="0"/>
                              <w:marRight w:val="0"/>
                              <w:marTop w:val="0"/>
                              <w:marBottom w:val="0"/>
                              <w:divBdr>
                                <w:top w:val="none" w:sz="0" w:space="0" w:color="auto"/>
                                <w:left w:val="none" w:sz="0" w:space="0" w:color="auto"/>
                                <w:bottom w:val="none" w:sz="0" w:space="0" w:color="auto"/>
                                <w:right w:val="none" w:sz="0" w:space="0" w:color="auto"/>
                              </w:divBdr>
                              <w:divsChild>
                                <w:div w:id="151917346">
                                  <w:marLeft w:val="0"/>
                                  <w:marRight w:val="0"/>
                                  <w:marTop w:val="0"/>
                                  <w:marBottom w:val="0"/>
                                  <w:divBdr>
                                    <w:top w:val="none" w:sz="0" w:space="0" w:color="auto"/>
                                    <w:left w:val="none" w:sz="0" w:space="0" w:color="auto"/>
                                    <w:bottom w:val="none" w:sz="0" w:space="0" w:color="auto"/>
                                    <w:right w:val="none" w:sz="0" w:space="0" w:color="auto"/>
                                  </w:divBdr>
                                </w:div>
                              </w:divsChild>
                            </w:div>
                            <w:div w:id="493571196">
                              <w:marLeft w:val="0"/>
                              <w:marRight w:val="0"/>
                              <w:marTop w:val="0"/>
                              <w:marBottom w:val="0"/>
                              <w:divBdr>
                                <w:top w:val="none" w:sz="0" w:space="0" w:color="auto"/>
                                <w:left w:val="none" w:sz="0" w:space="0" w:color="auto"/>
                                <w:bottom w:val="none" w:sz="0" w:space="0" w:color="auto"/>
                                <w:right w:val="none" w:sz="0" w:space="0" w:color="auto"/>
                              </w:divBdr>
                              <w:divsChild>
                                <w:div w:id="1486966850">
                                  <w:marLeft w:val="0"/>
                                  <w:marRight w:val="0"/>
                                  <w:marTop w:val="0"/>
                                  <w:marBottom w:val="0"/>
                                  <w:divBdr>
                                    <w:top w:val="none" w:sz="0" w:space="0" w:color="auto"/>
                                    <w:left w:val="none" w:sz="0" w:space="0" w:color="auto"/>
                                    <w:bottom w:val="none" w:sz="0" w:space="0" w:color="auto"/>
                                    <w:right w:val="none" w:sz="0" w:space="0" w:color="auto"/>
                                  </w:divBdr>
                                </w:div>
                              </w:divsChild>
                            </w:div>
                            <w:div w:id="624236482">
                              <w:marLeft w:val="0"/>
                              <w:marRight w:val="0"/>
                              <w:marTop w:val="0"/>
                              <w:marBottom w:val="0"/>
                              <w:divBdr>
                                <w:top w:val="none" w:sz="0" w:space="0" w:color="auto"/>
                                <w:left w:val="none" w:sz="0" w:space="0" w:color="auto"/>
                                <w:bottom w:val="none" w:sz="0" w:space="0" w:color="auto"/>
                                <w:right w:val="none" w:sz="0" w:space="0" w:color="auto"/>
                              </w:divBdr>
                              <w:divsChild>
                                <w:div w:id="1386249125">
                                  <w:marLeft w:val="0"/>
                                  <w:marRight w:val="0"/>
                                  <w:marTop w:val="0"/>
                                  <w:marBottom w:val="0"/>
                                  <w:divBdr>
                                    <w:top w:val="none" w:sz="0" w:space="0" w:color="auto"/>
                                    <w:left w:val="none" w:sz="0" w:space="0" w:color="auto"/>
                                    <w:bottom w:val="none" w:sz="0" w:space="0" w:color="auto"/>
                                    <w:right w:val="none" w:sz="0" w:space="0" w:color="auto"/>
                                  </w:divBdr>
                                </w:div>
                              </w:divsChild>
                            </w:div>
                            <w:div w:id="867181433">
                              <w:marLeft w:val="0"/>
                              <w:marRight w:val="0"/>
                              <w:marTop w:val="0"/>
                              <w:marBottom w:val="0"/>
                              <w:divBdr>
                                <w:top w:val="none" w:sz="0" w:space="0" w:color="auto"/>
                                <w:left w:val="none" w:sz="0" w:space="0" w:color="auto"/>
                                <w:bottom w:val="none" w:sz="0" w:space="0" w:color="auto"/>
                                <w:right w:val="none" w:sz="0" w:space="0" w:color="auto"/>
                              </w:divBdr>
                              <w:divsChild>
                                <w:div w:id="1917127025">
                                  <w:marLeft w:val="0"/>
                                  <w:marRight w:val="0"/>
                                  <w:marTop w:val="0"/>
                                  <w:marBottom w:val="0"/>
                                  <w:divBdr>
                                    <w:top w:val="none" w:sz="0" w:space="0" w:color="auto"/>
                                    <w:left w:val="none" w:sz="0" w:space="0" w:color="auto"/>
                                    <w:bottom w:val="none" w:sz="0" w:space="0" w:color="auto"/>
                                    <w:right w:val="none" w:sz="0" w:space="0" w:color="auto"/>
                                  </w:divBdr>
                                </w:div>
                              </w:divsChild>
                            </w:div>
                            <w:div w:id="1175340240">
                              <w:marLeft w:val="0"/>
                              <w:marRight w:val="0"/>
                              <w:marTop w:val="0"/>
                              <w:marBottom w:val="0"/>
                              <w:divBdr>
                                <w:top w:val="none" w:sz="0" w:space="0" w:color="auto"/>
                                <w:left w:val="none" w:sz="0" w:space="0" w:color="auto"/>
                                <w:bottom w:val="none" w:sz="0" w:space="0" w:color="auto"/>
                                <w:right w:val="none" w:sz="0" w:space="0" w:color="auto"/>
                              </w:divBdr>
                              <w:divsChild>
                                <w:div w:id="1527868055">
                                  <w:marLeft w:val="0"/>
                                  <w:marRight w:val="0"/>
                                  <w:marTop w:val="0"/>
                                  <w:marBottom w:val="0"/>
                                  <w:divBdr>
                                    <w:top w:val="none" w:sz="0" w:space="0" w:color="auto"/>
                                    <w:left w:val="none" w:sz="0" w:space="0" w:color="auto"/>
                                    <w:bottom w:val="none" w:sz="0" w:space="0" w:color="auto"/>
                                    <w:right w:val="none" w:sz="0" w:space="0" w:color="auto"/>
                                  </w:divBdr>
                                </w:div>
                              </w:divsChild>
                            </w:div>
                            <w:div w:id="1303077390">
                              <w:marLeft w:val="0"/>
                              <w:marRight w:val="0"/>
                              <w:marTop w:val="0"/>
                              <w:marBottom w:val="0"/>
                              <w:divBdr>
                                <w:top w:val="none" w:sz="0" w:space="0" w:color="auto"/>
                                <w:left w:val="none" w:sz="0" w:space="0" w:color="auto"/>
                                <w:bottom w:val="none" w:sz="0" w:space="0" w:color="auto"/>
                                <w:right w:val="none" w:sz="0" w:space="0" w:color="auto"/>
                              </w:divBdr>
                              <w:divsChild>
                                <w:div w:id="859246361">
                                  <w:marLeft w:val="0"/>
                                  <w:marRight w:val="0"/>
                                  <w:marTop w:val="0"/>
                                  <w:marBottom w:val="0"/>
                                  <w:divBdr>
                                    <w:top w:val="none" w:sz="0" w:space="0" w:color="auto"/>
                                    <w:left w:val="none" w:sz="0" w:space="0" w:color="auto"/>
                                    <w:bottom w:val="none" w:sz="0" w:space="0" w:color="auto"/>
                                    <w:right w:val="none" w:sz="0" w:space="0" w:color="auto"/>
                                  </w:divBdr>
                                </w:div>
                              </w:divsChild>
                            </w:div>
                            <w:div w:id="1383673744">
                              <w:marLeft w:val="0"/>
                              <w:marRight w:val="0"/>
                              <w:marTop w:val="0"/>
                              <w:marBottom w:val="0"/>
                              <w:divBdr>
                                <w:top w:val="none" w:sz="0" w:space="0" w:color="auto"/>
                                <w:left w:val="none" w:sz="0" w:space="0" w:color="auto"/>
                                <w:bottom w:val="none" w:sz="0" w:space="0" w:color="auto"/>
                                <w:right w:val="none" w:sz="0" w:space="0" w:color="auto"/>
                              </w:divBdr>
                              <w:divsChild>
                                <w:div w:id="1554658026">
                                  <w:marLeft w:val="0"/>
                                  <w:marRight w:val="0"/>
                                  <w:marTop w:val="0"/>
                                  <w:marBottom w:val="0"/>
                                  <w:divBdr>
                                    <w:top w:val="none" w:sz="0" w:space="0" w:color="auto"/>
                                    <w:left w:val="none" w:sz="0" w:space="0" w:color="auto"/>
                                    <w:bottom w:val="none" w:sz="0" w:space="0" w:color="auto"/>
                                    <w:right w:val="none" w:sz="0" w:space="0" w:color="auto"/>
                                  </w:divBdr>
                                </w:div>
                              </w:divsChild>
                            </w:div>
                            <w:div w:id="1702824850">
                              <w:marLeft w:val="0"/>
                              <w:marRight w:val="0"/>
                              <w:marTop w:val="0"/>
                              <w:marBottom w:val="0"/>
                              <w:divBdr>
                                <w:top w:val="none" w:sz="0" w:space="0" w:color="auto"/>
                                <w:left w:val="none" w:sz="0" w:space="0" w:color="auto"/>
                                <w:bottom w:val="none" w:sz="0" w:space="0" w:color="auto"/>
                                <w:right w:val="none" w:sz="0" w:space="0" w:color="auto"/>
                              </w:divBdr>
                              <w:divsChild>
                                <w:div w:id="1032193851">
                                  <w:marLeft w:val="0"/>
                                  <w:marRight w:val="0"/>
                                  <w:marTop w:val="0"/>
                                  <w:marBottom w:val="0"/>
                                  <w:divBdr>
                                    <w:top w:val="none" w:sz="0" w:space="0" w:color="auto"/>
                                    <w:left w:val="none" w:sz="0" w:space="0" w:color="auto"/>
                                    <w:bottom w:val="none" w:sz="0" w:space="0" w:color="auto"/>
                                    <w:right w:val="none" w:sz="0" w:space="0" w:color="auto"/>
                                  </w:divBdr>
                                </w:div>
                              </w:divsChild>
                            </w:div>
                            <w:div w:id="1735472124">
                              <w:marLeft w:val="0"/>
                              <w:marRight w:val="0"/>
                              <w:marTop w:val="0"/>
                              <w:marBottom w:val="0"/>
                              <w:divBdr>
                                <w:top w:val="none" w:sz="0" w:space="0" w:color="auto"/>
                                <w:left w:val="none" w:sz="0" w:space="0" w:color="auto"/>
                                <w:bottom w:val="none" w:sz="0" w:space="0" w:color="auto"/>
                                <w:right w:val="none" w:sz="0" w:space="0" w:color="auto"/>
                              </w:divBdr>
                              <w:divsChild>
                                <w:div w:id="1921598972">
                                  <w:marLeft w:val="0"/>
                                  <w:marRight w:val="0"/>
                                  <w:marTop w:val="0"/>
                                  <w:marBottom w:val="0"/>
                                  <w:divBdr>
                                    <w:top w:val="none" w:sz="0" w:space="0" w:color="auto"/>
                                    <w:left w:val="none" w:sz="0" w:space="0" w:color="auto"/>
                                    <w:bottom w:val="none" w:sz="0" w:space="0" w:color="auto"/>
                                    <w:right w:val="none" w:sz="0" w:space="0" w:color="auto"/>
                                  </w:divBdr>
                                </w:div>
                              </w:divsChild>
                            </w:div>
                            <w:div w:id="1800343322">
                              <w:marLeft w:val="0"/>
                              <w:marRight w:val="0"/>
                              <w:marTop w:val="0"/>
                              <w:marBottom w:val="0"/>
                              <w:divBdr>
                                <w:top w:val="none" w:sz="0" w:space="0" w:color="auto"/>
                                <w:left w:val="none" w:sz="0" w:space="0" w:color="auto"/>
                                <w:bottom w:val="none" w:sz="0" w:space="0" w:color="auto"/>
                                <w:right w:val="none" w:sz="0" w:space="0" w:color="auto"/>
                              </w:divBdr>
                              <w:divsChild>
                                <w:div w:id="730351911">
                                  <w:marLeft w:val="0"/>
                                  <w:marRight w:val="0"/>
                                  <w:marTop w:val="0"/>
                                  <w:marBottom w:val="0"/>
                                  <w:divBdr>
                                    <w:top w:val="none" w:sz="0" w:space="0" w:color="auto"/>
                                    <w:left w:val="none" w:sz="0" w:space="0" w:color="auto"/>
                                    <w:bottom w:val="none" w:sz="0" w:space="0" w:color="auto"/>
                                    <w:right w:val="none" w:sz="0" w:space="0" w:color="auto"/>
                                  </w:divBdr>
                                </w:div>
                              </w:divsChild>
                            </w:div>
                            <w:div w:id="1944221520">
                              <w:marLeft w:val="0"/>
                              <w:marRight w:val="0"/>
                              <w:marTop w:val="0"/>
                              <w:marBottom w:val="0"/>
                              <w:divBdr>
                                <w:top w:val="none" w:sz="0" w:space="0" w:color="auto"/>
                                <w:left w:val="none" w:sz="0" w:space="0" w:color="auto"/>
                                <w:bottom w:val="none" w:sz="0" w:space="0" w:color="auto"/>
                                <w:right w:val="none" w:sz="0" w:space="0" w:color="auto"/>
                              </w:divBdr>
                              <w:divsChild>
                                <w:div w:id="49352161">
                                  <w:marLeft w:val="0"/>
                                  <w:marRight w:val="0"/>
                                  <w:marTop w:val="0"/>
                                  <w:marBottom w:val="0"/>
                                  <w:divBdr>
                                    <w:top w:val="none" w:sz="0" w:space="0" w:color="auto"/>
                                    <w:left w:val="none" w:sz="0" w:space="0" w:color="auto"/>
                                    <w:bottom w:val="none" w:sz="0" w:space="0" w:color="auto"/>
                                    <w:right w:val="none" w:sz="0" w:space="0" w:color="auto"/>
                                  </w:divBdr>
                                </w:div>
                              </w:divsChild>
                            </w:div>
                            <w:div w:id="1988121507">
                              <w:marLeft w:val="0"/>
                              <w:marRight w:val="0"/>
                              <w:marTop w:val="0"/>
                              <w:marBottom w:val="0"/>
                              <w:divBdr>
                                <w:top w:val="none" w:sz="0" w:space="0" w:color="auto"/>
                                <w:left w:val="none" w:sz="0" w:space="0" w:color="auto"/>
                                <w:bottom w:val="none" w:sz="0" w:space="0" w:color="auto"/>
                                <w:right w:val="none" w:sz="0" w:space="0" w:color="auto"/>
                              </w:divBdr>
                              <w:divsChild>
                                <w:div w:id="1597978537">
                                  <w:marLeft w:val="0"/>
                                  <w:marRight w:val="0"/>
                                  <w:marTop w:val="0"/>
                                  <w:marBottom w:val="0"/>
                                  <w:divBdr>
                                    <w:top w:val="none" w:sz="0" w:space="0" w:color="auto"/>
                                    <w:left w:val="none" w:sz="0" w:space="0" w:color="auto"/>
                                    <w:bottom w:val="none" w:sz="0" w:space="0" w:color="auto"/>
                                    <w:right w:val="none" w:sz="0" w:space="0" w:color="auto"/>
                                  </w:divBdr>
                                </w:div>
                              </w:divsChild>
                            </w:div>
                            <w:div w:id="2027172241">
                              <w:marLeft w:val="0"/>
                              <w:marRight w:val="0"/>
                              <w:marTop w:val="0"/>
                              <w:marBottom w:val="0"/>
                              <w:divBdr>
                                <w:top w:val="none" w:sz="0" w:space="0" w:color="auto"/>
                                <w:left w:val="none" w:sz="0" w:space="0" w:color="auto"/>
                                <w:bottom w:val="none" w:sz="0" w:space="0" w:color="auto"/>
                                <w:right w:val="none" w:sz="0" w:space="0" w:color="auto"/>
                              </w:divBdr>
                              <w:divsChild>
                                <w:div w:id="1357778488">
                                  <w:marLeft w:val="0"/>
                                  <w:marRight w:val="0"/>
                                  <w:marTop w:val="0"/>
                                  <w:marBottom w:val="0"/>
                                  <w:divBdr>
                                    <w:top w:val="none" w:sz="0" w:space="0" w:color="auto"/>
                                    <w:left w:val="none" w:sz="0" w:space="0" w:color="auto"/>
                                    <w:bottom w:val="none" w:sz="0" w:space="0" w:color="auto"/>
                                    <w:right w:val="none" w:sz="0" w:space="0" w:color="auto"/>
                                  </w:divBdr>
                                </w:div>
                              </w:divsChild>
                            </w:div>
                            <w:div w:id="2052073435">
                              <w:marLeft w:val="0"/>
                              <w:marRight w:val="0"/>
                              <w:marTop w:val="0"/>
                              <w:marBottom w:val="0"/>
                              <w:divBdr>
                                <w:top w:val="none" w:sz="0" w:space="0" w:color="auto"/>
                                <w:left w:val="none" w:sz="0" w:space="0" w:color="auto"/>
                                <w:bottom w:val="none" w:sz="0" w:space="0" w:color="auto"/>
                                <w:right w:val="none" w:sz="0" w:space="0" w:color="auto"/>
                              </w:divBdr>
                              <w:divsChild>
                                <w:div w:id="2036037310">
                                  <w:marLeft w:val="0"/>
                                  <w:marRight w:val="0"/>
                                  <w:marTop w:val="0"/>
                                  <w:marBottom w:val="0"/>
                                  <w:divBdr>
                                    <w:top w:val="none" w:sz="0" w:space="0" w:color="auto"/>
                                    <w:left w:val="none" w:sz="0" w:space="0" w:color="auto"/>
                                    <w:bottom w:val="none" w:sz="0" w:space="0" w:color="auto"/>
                                    <w:right w:val="none" w:sz="0" w:space="0" w:color="auto"/>
                                  </w:divBdr>
                                </w:div>
                              </w:divsChild>
                            </w:div>
                            <w:div w:id="2115242354">
                              <w:marLeft w:val="0"/>
                              <w:marRight w:val="0"/>
                              <w:marTop w:val="0"/>
                              <w:marBottom w:val="0"/>
                              <w:divBdr>
                                <w:top w:val="none" w:sz="0" w:space="0" w:color="auto"/>
                                <w:left w:val="none" w:sz="0" w:space="0" w:color="auto"/>
                                <w:bottom w:val="none" w:sz="0" w:space="0" w:color="auto"/>
                                <w:right w:val="none" w:sz="0" w:space="0" w:color="auto"/>
                              </w:divBdr>
                              <w:divsChild>
                                <w:div w:id="111466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928061">
                  <w:marLeft w:val="0"/>
                  <w:marRight w:val="0"/>
                  <w:marTop w:val="0"/>
                  <w:marBottom w:val="0"/>
                  <w:divBdr>
                    <w:top w:val="none" w:sz="0" w:space="0" w:color="auto"/>
                    <w:left w:val="none" w:sz="0" w:space="0" w:color="auto"/>
                    <w:bottom w:val="none" w:sz="0" w:space="0" w:color="auto"/>
                    <w:right w:val="none" w:sz="0" w:space="0" w:color="auto"/>
                  </w:divBdr>
                  <w:divsChild>
                    <w:div w:id="85264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118183">
          <w:marLeft w:val="0"/>
          <w:marRight w:val="0"/>
          <w:marTop w:val="0"/>
          <w:marBottom w:val="0"/>
          <w:divBdr>
            <w:top w:val="none" w:sz="0" w:space="0" w:color="auto"/>
            <w:left w:val="none" w:sz="0" w:space="0" w:color="auto"/>
            <w:bottom w:val="none" w:sz="0" w:space="0" w:color="auto"/>
            <w:right w:val="none" w:sz="0" w:space="0" w:color="auto"/>
          </w:divBdr>
        </w:div>
      </w:divsChild>
    </w:div>
    <w:div w:id="1287008007">
      <w:bodyDiv w:val="1"/>
      <w:marLeft w:val="0"/>
      <w:marRight w:val="0"/>
      <w:marTop w:val="0"/>
      <w:marBottom w:val="0"/>
      <w:divBdr>
        <w:top w:val="none" w:sz="0" w:space="0" w:color="auto"/>
        <w:left w:val="none" w:sz="0" w:space="0" w:color="auto"/>
        <w:bottom w:val="none" w:sz="0" w:space="0" w:color="auto"/>
        <w:right w:val="none" w:sz="0" w:space="0" w:color="auto"/>
      </w:divBdr>
      <w:divsChild>
        <w:div w:id="128255516">
          <w:marLeft w:val="0"/>
          <w:marRight w:val="0"/>
          <w:marTop w:val="0"/>
          <w:marBottom w:val="0"/>
          <w:divBdr>
            <w:top w:val="none" w:sz="0" w:space="0" w:color="auto"/>
            <w:left w:val="none" w:sz="0" w:space="0" w:color="auto"/>
            <w:bottom w:val="none" w:sz="0" w:space="0" w:color="auto"/>
            <w:right w:val="none" w:sz="0" w:space="0" w:color="auto"/>
          </w:divBdr>
        </w:div>
        <w:div w:id="772437137">
          <w:marLeft w:val="0"/>
          <w:marRight w:val="0"/>
          <w:marTop w:val="0"/>
          <w:marBottom w:val="0"/>
          <w:divBdr>
            <w:top w:val="none" w:sz="0" w:space="0" w:color="auto"/>
            <w:left w:val="none" w:sz="0" w:space="0" w:color="auto"/>
            <w:bottom w:val="none" w:sz="0" w:space="0" w:color="auto"/>
            <w:right w:val="none" w:sz="0" w:space="0" w:color="auto"/>
          </w:divBdr>
        </w:div>
        <w:div w:id="1581795362">
          <w:marLeft w:val="0"/>
          <w:marRight w:val="0"/>
          <w:marTop w:val="0"/>
          <w:marBottom w:val="0"/>
          <w:divBdr>
            <w:top w:val="none" w:sz="0" w:space="0" w:color="auto"/>
            <w:left w:val="none" w:sz="0" w:space="0" w:color="auto"/>
            <w:bottom w:val="none" w:sz="0" w:space="0" w:color="auto"/>
            <w:right w:val="none" w:sz="0" w:space="0" w:color="auto"/>
          </w:divBdr>
        </w:div>
        <w:div w:id="1940018848">
          <w:marLeft w:val="0"/>
          <w:marRight w:val="0"/>
          <w:marTop w:val="0"/>
          <w:marBottom w:val="0"/>
          <w:divBdr>
            <w:top w:val="none" w:sz="0" w:space="0" w:color="auto"/>
            <w:left w:val="none" w:sz="0" w:space="0" w:color="auto"/>
            <w:bottom w:val="none" w:sz="0" w:space="0" w:color="auto"/>
            <w:right w:val="none" w:sz="0" w:space="0" w:color="auto"/>
          </w:divBdr>
        </w:div>
      </w:divsChild>
    </w:div>
    <w:div w:id="1296521183">
      <w:bodyDiv w:val="1"/>
      <w:marLeft w:val="0"/>
      <w:marRight w:val="0"/>
      <w:marTop w:val="0"/>
      <w:marBottom w:val="0"/>
      <w:divBdr>
        <w:top w:val="none" w:sz="0" w:space="0" w:color="auto"/>
        <w:left w:val="none" w:sz="0" w:space="0" w:color="auto"/>
        <w:bottom w:val="none" w:sz="0" w:space="0" w:color="auto"/>
        <w:right w:val="none" w:sz="0" w:space="0" w:color="auto"/>
      </w:divBdr>
    </w:div>
    <w:div w:id="1310943790">
      <w:bodyDiv w:val="1"/>
      <w:marLeft w:val="0"/>
      <w:marRight w:val="0"/>
      <w:marTop w:val="0"/>
      <w:marBottom w:val="0"/>
      <w:divBdr>
        <w:top w:val="none" w:sz="0" w:space="0" w:color="auto"/>
        <w:left w:val="none" w:sz="0" w:space="0" w:color="auto"/>
        <w:bottom w:val="none" w:sz="0" w:space="0" w:color="auto"/>
        <w:right w:val="none" w:sz="0" w:space="0" w:color="auto"/>
      </w:divBdr>
    </w:div>
    <w:div w:id="1313145297">
      <w:bodyDiv w:val="1"/>
      <w:marLeft w:val="0"/>
      <w:marRight w:val="0"/>
      <w:marTop w:val="0"/>
      <w:marBottom w:val="0"/>
      <w:divBdr>
        <w:top w:val="none" w:sz="0" w:space="0" w:color="auto"/>
        <w:left w:val="none" w:sz="0" w:space="0" w:color="auto"/>
        <w:bottom w:val="none" w:sz="0" w:space="0" w:color="auto"/>
        <w:right w:val="none" w:sz="0" w:space="0" w:color="auto"/>
      </w:divBdr>
      <w:divsChild>
        <w:div w:id="76026350">
          <w:marLeft w:val="0"/>
          <w:marRight w:val="0"/>
          <w:marTop w:val="0"/>
          <w:marBottom w:val="0"/>
          <w:divBdr>
            <w:top w:val="none" w:sz="0" w:space="0" w:color="auto"/>
            <w:left w:val="none" w:sz="0" w:space="0" w:color="auto"/>
            <w:bottom w:val="none" w:sz="0" w:space="0" w:color="auto"/>
            <w:right w:val="none" w:sz="0" w:space="0" w:color="auto"/>
          </w:divBdr>
          <w:divsChild>
            <w:div w:id="774177318">
              <w:marLeft w:val="-75"/>
              <w:marRight w:val="0"/>
              <w:marTop w:val="30"/>
              <w:marBottom w:val="30"/>
              <w:divBdr>
                <w:top w:val="none" w:sz="0" w:space="0" w:color="auto"/>
                <w:left w:val="none" w:sz="0" w:space="0" w:color="auto"/>
                <w:bottom w:val="none" w:sz="0" w:space="0" w:color="auto"/>
                <w:right w:val="none" w:sz="0" w:space="0" w:color="auto"/>
              </w:divBdr>
              <w:divsChild>
                <w:div w:id="695926816">
                  <w:marLeft w:val="0"/>
                  <w:marRight w:val="0"/>
                  <w:marTop w:val="0"/>
                  <w:marBottom w:val="0"/>
                  <w:divBdr>
                    <w:top w:val="none" w:sz="0" w:space="0" w:color="auto"/>
                    <w:left w:val="none" w:sz="0" w:space="0" w:color="auto"/>
                    <w:bottom w:val="none" w:sz="0" w:space="0" w:color="auto"/>
                    <w:right w:val="none" w:sz="0" w:space="0" w:color="auto"/>
                  </w:divBdr>
                  <w:divsChild>
                    <w:div w:id="1520004645">
                      <w:marLeft w:val="0"/>
                      <w:marRight w:val="0"/>
                      <w:marTop w:val="0"/>
                      <w:marBottom w:val="0"/>
                      <w:divBdr>
                        <w:top w:val="none" w:sz="0" w:space="0" w:color="auto"/>
                        <w:left w:val="none" w:sz="0" w:space="0" w:color="auto"/>
                        <w:bottom w:val="none" w:sz="0" w:space="0" w:color="auto"/>
                        <w:right w:val="none" w:sz="0" w:space="0" w:color="auto"/>
                      </w:divBdr>
                    </w:div>
                  </w:divsChild>
                </w:div>
                <w:div w:id="711077346">
                  <w:marLeft w:val="0"/>
                  <w:marRight w:val="0"/>
                  <w:marTop w:val="0"/>
                  <w:marBottom w:val="0"/>
                  <w:divBdr>
                    <w:top w:val="none" w:sz="0" w:space="0" w:color="auto"/>
                    <w:left w:val="none" w:sz="0" w:space="0" w:color="auto"/>
                    <w:bottom w:val="none" w:sz="0" w:space="0" w:color="auto"/>
                    <w:right w:val="none" w:sz="0" w:space="0" w:color="auto"/>
                  </w:divBdr>
                  <w:divsChild>
                    <w:div w:id="1086926705">
                      <w:marLeft w:val="0"/>
                      <w:marRight w:val="0"/>
                      <w:marTop w:val="0"/>
                      <w:marBottom w:val="0"/>
                      <w:divBdr>
                        <w:top w:val="none" w:sz="0" w:space="0" w:color="auto"/>
                        <w:left w:val="none" w:sz="0" w:space="0" w:color="auto"/>
                        <w:bottom w:val="none" w:sz="0" w:space="0" w:color="auto"/>
                        <w:right w:val="none" w:sz="0" w:space="0" w:color="auto"/>
                      </w:divBdr>
                    </w:div>
                  </w:divsChild>
                </w:div>
                <w:div w:id="1084108003">
                  <w:marLeft w:val="0"/>
                  <w:marRight w:val="0"/>
                  <w:marTop w:val="0"/>
                  <w:marBottom w:val="0"/>
                  <w:divBdr>
                    <w:top w:val="none" w:sz="0" w:space="0" w:color="auto"/>
                    <w:left w:val="none" w:sz="0" w:space="0" w:color="auto"/>
                    <w:bottom w:val="none" w:sz="0" w:space="0" w:color="auto"/>
                    <w:right w:val="none" w:sz="0" w:space="0" w:color="auto"/>
                  </w:divBdr>
                  <w:divsChild>
                    <w:div w:id="1313949939">
                      <w:marLeft w:val="0"/>
                      <w:marRight w:val="0"/>
                      <w:marTop w:val="0"/>
                      <w:marBottom w:val="0"/>
                      <w:divBdr>
                        <w:top w:val="none" w:sz="0" w:space="0" w:color="auto"/>
                        <w:left w:val="none" w:sz="0" w:space="0" w:color="auto"/>
                        <w:bottom w:val="none" w:sz="0" w:space="0" w:color="auto"/>
                        <w:right w:val="none" w:sz="0" w:space="0" w:color="auto"/>
                      </w:divBdr>
                    </w:div>
                  </w:divsChild>
                </w:div>
                <w:div w:id="1365059632">
                  <w:marLeft w:val="0"/>
                  <w:marRight w:val="0"/>
                  <w:marTop w:val="0"/>
                  <w:marBottom w:val="0"/>
                  <w:divBdr>
                    <w:top w:val="none" w:sz="0" w:space="0" w:color="auto"/>
                    <w:left w:val="none" w:sz="0" w:space="0" w:color="auto"/>
                    <w:bottom w:val="none" w:sz="0" w:space="0" w:color="auto"/>
                    <w:right w:val="none" w:sz="0" w:space="0" w:color="auto"/>
                  </w:divBdr>
                  <w:divsChild>
                    <w:div w:id="1367758149">
                      <w:marLeft w:val="0"/>
                      <w:marRight w:val="0"/>
                      <w:marTop w:val="0"/>
                      <w:marBottom w:val="0"/>
                      <w:divBdr>
                        <w:top w:val="none" w:sz="0" w:space="0" w:color="auto"/>
                        <w:left w:val="none" w:sz="0" w:space="0" w:color="auto"/>
                        <w:bottom w:val="none" w:sz="0" w:space="0" w:color="auto"/>
                        <w:right w:val="none" w:sz="0" w:space="0" w:color="auto"/>
                      </w:divBdr>
                    </w:div>
                  </w:divsChild>
                </w:div>
                <w:div w:id="1413119999">
                  <w:marLeft w:val="0"/>
                  <w:marRight w:val="0"/>
                  <w:marTop w:val="0"/>
                  <w:marBottom w:val="0"/>
                  <w:divBdr>
                    <w:top w:val="none" w:sz="0" w:space="0" w:color="auto"/>
                    <w:left w:val="none" w:sz="0" w:space="0" w:color="auto"/>
                    <w:bottom w:val="none" w:sz="0" w:space="0" w:color="auto"/>
                    <w:right w:val="none" w:sz="0" w:space="0" w:color="auto"/>
                  </w:divBdr>
                  <w:divsChild>
                    <w:div w:id="408507767">
                      <w:marLeft w:val="0"/>
                      <w:marRight w:val="0"/>
                      <w:marTop w:val="0"/>
                      <w:marBottom w:val="0"/>
                      <w:divBdr>
                        <w:top w:val="none" w:sz="0" w:space="0" w:color="auto"/>
                        <w:left w:val="none" w:sz="0" w:space="0" w:color="auto"/>
                        <w:bottom w:val="none" w:sz="0" w:space="0" w:color="auto"/>
                        <w:right w:val="none" w:sz="0" w:space="0" w:color="auto"/>
                      </w:divBdr>
                    </w:div>
                    <w:div w:id="1734892784">
                      <w:marLeft w:val="0"/>
                      <w:marRight w:val="0"/>
                      <w:marTop w:val="0"/>
                      <w:marBottom w:val="0"/>
                      <w:divBdr>
                        <w:top w:val="none" w:sz="0" w:space="0" w:color="auto"/>
                        <w:left w:val="none" w:sz="0" w:space="0" w:color="auto"/>
                        <w:bottom w:val="none" w:sz="0" w:space="0" w:color="auto"/>
                        <w:right w:val="none" w:sz="0" w:space="0" w:color="auto"/>
                      </w:divBdr>
                    </w:div>
                  </w:divsChild>
                </w:div>
                <w:div w:id="1737704882">
                  <w:marLeft w:val="0"/>
                  <w:marRight w:val="0"/>
                  <w:marTop w:val="0"/>
                  <w:marBottom w:val="0"/>
                  <w:divBdr>
                    <w:top w:val="none" w:sz="0" w:space="0" w:color="auto"/>
                    <w:left w:val="none" w:sz="0" w:space="0" w:color="auto"/>
                    <w:bottom w:val="none" w:sz="0" w:space="0" w:color="auto"/>
                    <w:right w:val="none" w:sz="0" w:space="0" w:color="auto"/>
                  </w:divBdr>
                  <w:divsChild>
                    <w:div w:id="1173254541">
                      <w:marLeft w:val="0"/>
                      <w:marRight w:val="0"/>
                      <w:marTop w:val="0"/>
                      <w:marBottom w:val="0"/>
                      <w:divBdr>
                        <w:top w:val="none" w:sz="0" w:space="0" w:color="auto"/>
                        <w:left w:val="none" w:sz="0" w:space="0" w:color="auto"/>
                        <w:bottom w:val="none" w:sz="0" w:space="0" w:color="auto"/>
                        <w:right w:val="none" w:sz="0" w:space="0" w:color="auto"/>
                      </w:divBdr>
                    </w:div>
                  </w:divsChild>
                </w:div>
                <w:div w:id="1941907104">
                  <w:marLeft w:val="0"/>
                  <w:marRight w:val="0"/>
                  <w:marTop w:val="0"/>
                  <w:marBottom w:val="0"/>
                  <w:divBdr>
                    <w:top w:val="none" w:sz="0" w:space="0" w:color="auto"/>
                    <w:left w:val="none" w:sz="0" w:space="0" w:color="auto"/>
                    <w:bottom w:val="none" w:sz="0" w:space="0" w:color="auto"/>
                    <w:right w:val="none" w:sz="0" w:space="0" w:color="auto"/>
                  </w:divBdr>
                  <w:divsChild>
                    <w:div w:id="547644326">
                      <w:marLeft w:val="0"/>
                      <w:marRight w:val="0"/>
                      <w:marTop w:val="0"/>
                      <w:marBottom w:val="0"/>
                      <w:divBdr>
                        <w:top w:val="none" w:sz="0" w:space="0" w:color="auto"/>
                        <w:left w:val="none" w:sz="0" w:space="0" w:color="auto"/>
                        <w:bottom w:val="none" w:sz="0" w:space="0" w:color="auto"/>
                        <w:right w:val="none" w:sz="0" w:space="0" w:color="auto"/>
                      </w:divBdr>
                    </w:div>
                  </w:divsChild>
                </w:div>
                <w:div w:id="1997830581">
                  <w:marLeft w:val="0"/>
                  <w:marRight w:val="0"/>
                  <w:marTop w:val="0"/>
                  <w:marBottom w:val="0"/>
                  <w:divBdr>
                    <w:top w:val="none" w:sz="0" w:space="0" w:color="auto"/>
                    <w:left w:val="none" w:sz="0" w:space="0" w:color="auto"/>
                    <w:bottom w:val="none" w:sz="0" w:space="0" w:color="auto"/>
                    <w:right w:val="none" w:sz="0" w:space="0" w:color="auto"/>
                  </w:divBdr>
                  <w:divsChild>
                    <w:div w:id="12710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474530">
          <w:marLeft w:val="0"/>
          <w:marRight w:val="0"/>
          <w:marTop w:val="0"/>
          <w:marBottom w:val="0"/>
          <w:divBdr>
            <w:top w:val="none" w:sz="0" w:space="0" w:color="auto"/>
            <w:left w:val="none" w:sz="0" w:space="0" w:color="auto"/>
            <w:bottom w:val="none" w:sz="0" w:space="0" w:color="auto"/>
            <w:right w:val="none" w:sz="0" w:space="0" w:color="auto"/>
          </w:divBdr>
          <w:divsChild>
            <w:div w:id="1086027581">
              <w:marLeft w:val="-75"/>
              <w:marRight w:val="0"/>
              <w:marTop w:val="30"/>
              <w:marBottom w:val="30"/>
              <w:divBdr>
                <w:top w:val="none" w:sz="0" w:space="0" w:color="auto"/>
                <w:left w:val="none" w:sz="0" w:space="0" w:color="auto"/>
                <w:bottom w:val="none" w:sz="0" w:space="0" w:color="auto"/>
                <w:right w:val="none" w:sz="0" w:space="0" w:color="auto"/>
              </w:divBdr>
              <w:divsChild>
                <w:div w:id="717238499">
                  <w:marLeft w:val="0"/>
                  <w:marRight w:val="0"/>
                  <w:marTop w:val="0"/>
                  <w:marBottom w:val="0"/>
                  <w:divBdr>
                    <w:top w:val="none" w:sz="0" w:space="0" w:color="auto"/>
                    <w:left w:val="none" w:sz="0" w:space="0" w:color="auto"/>
                    <w:bottom w:val="none" w:sz="0" w:space="0" w:color="auto"/>
                    <w:right w:val="none" w:sz="0" w:space="0" w:color="auto"/>
                  </w:divBdr>
                  <w:divsChild>
                    <w:div w:id="727194967">
                      <w:marLeft w:val="0"/>
                      <w:marRight w:val="0"/>
                      <w:marTop w:val="0"/>
                      <w:marBottom w:val="0"/>
                      <w:divBdr>
                        <w:top w:val="none" w:sz="0" w:space="0" w:color="auto"/>
                        <w:left w:val="none" w:sz="0" w:space="0" w:color="auto"/>
                        <w:bottom w:val="none" w:sz="0" w:space="0" w:color="auto"/>
                        <w:right w:val="none" w:sz="0" w:space="0" w:color="auto"/>
                      </w:divBdr>
                    </w:div>
                  </w:divsChild>
                </w:div>
                <w:div w:id="772019048">
                  <w:marLeft w:val="0"/>
                  <w:marRight w:val="0"/>
                  <w:marTop w:val="0"/>
                  <w:marBottom w:val="0"/>
                  <w:divBdr>
                    <w:top w:val="none" w:sz="0" w:space="0" w:color="auto"/>
                    <w:left w:val="none" w:sz="0" w:space="0" w:color="auto"/>
                    <w:bottom w:val="none" w:sz="0" w:space="0" w:color="auto"/>
                    <w:right w:val="none" w:sz="0" w:space="0" w:color="auto"/>
                  </w:divBdr>
                  <w:divsChild>
                    <w:div w:id="2069257621">
                      <w:marLeft w:val="0"/>
                      <w:marRight w:val="0"/>
                      <w:marTop w:val="0"/>
                      <w:marBottom w:val="0"/>
                      <w:divBdr>
                        <w:top w:val="none" w:sz="0" w:space="0" w:color="auto"/>
                        <w:left w:val="none" w:sz="0" w:space="0" w:color="auto"/>
                        <w:bottom w:val="none" w:sz="0" w:space="0" w:color="auto"/>
                        <w:right w:val="none" w:sz="0" w:space="0" w:color="auto"/>
                      </w:divBdr>
                    </w:div>
                  </w:divsChild>
                </w:div>
                <w:div w:id="1157569547">
                  <w:marLeft w:val="0"/>
                  <w:marRight w:val="0"/>
                  <w:marTop w:val="0"/>
                  <w:marBottom w:val="0"/>
                  <w:divBdr>
                    <w:top w:val="none" w:sz="0" w:space="0" w:color="auto"/>
                    <w:left w:val="none" w:sz="0" w:space="0" w:color="auto"/>
                    <w:bottom w:val="none" w:sz="0" w:space="0" w:color="auto"/>
                    <w:right w:val="none" w:sz="0" w:space="0" w:color="auto"/>
                  </w:divBdr>
                  <w:divsChild>
                    <w:div w:id="272979736">
                      <w:marLeft w:val="0"/>
                      <w:marRight w:val="0"/>
                      <w:marTop w:val="0"/>
                      <w:marBottom w:val="0"/>
                      <w:divBdr>
                        <w:top w:val="none" w:sz="0" w:space="0" w:color="auto"/>
                        <w:left w:val="none" w:sz="0" w:space="0" w:color="auto"/>
                        <w:bottom w:val="none" w:sz="0" w:space="0" w:color="auto"/>
                        <w:right w:val="none" w:sz="0" w:space="0" w:color="auto"/>
                      </w:divBdr>
                    </w:div>
                    <w:div w:id="1040128973">
                      <w:marLeft w:val="0"/>
                      <w:marRight w:val="0"/>
                      <w:marTop w:val="0"/>
                      <w:marBottom w:val="0"/>
                      <w:divBdr>
                        <w:top w:val="none" w:sz="0" w:space="0" w:color="auto"/>
                        <w:left w:val="none" w:sz="0" w:space="0" w:color="auto"/>
                        <w:bottom w:val="none" w:sz="0" w:space="0" w:color="auto"/>
                        <w:right w:val="none" w:sz="0" w:space="0" w:color="auto"/>
                      </w:divBdr>
                    </w:div>
                  </w:divsChild>
                </w:div>
                <w:div w:id="1280333815">
                  <w:marLeft w:val="0"/>
                  <w:marRight w:val="0"/>
                  <w:marTop w:val="0"/>
                  <w:marBottom w:val="0"/>
                  <w:divBdr>
                    <w:top w:val="none" w:sz="0" w:space="0" w:color="auto"/>
                    <w:left w:val="none" w:sz="0" w:space="0" w:color="auto"/>
                    <w:bottom w:val="none" w:sz="0" w:space="0" w:color="auto"/>
                    <w:right w:val="none" w:sz="0" w:space="0" w:color="auto"/>
                  </w:divBdr>
                  <w:divsChild>
                    <w:div w:id="2145848182">
                      <w:marLeft w:val="0"/>
                      <w:marRight w:val="0"/>
                      <w:marTop w:val="0"/>
                      <w:marBottom w:val="0"/>
                      <w:divBdr>
                        <w:top w:val="none" w:sz="0" w:space="0" w:color="auto"/>
                        <w:left w:val="none" w:sz="0" w:space="0" w:color="auto"/>
                        <w:bottom w:val="none" w:sz="0" w:space="0" w:color="auto"/>
                        <w:right w:val="none" w:sz="0" w:space="0" w:color="auto"/>
                      </w:divBdr>
                    </w:div>
                  </w:divsChild>
                </w:div>
                <w:div w:id="1293051444">
                  <w:marLeft w:val="0"/>
                  <w:marRight w:val="0"/>
                  <w:marTop w:val="0"/>
                  <w:marBottom w:val="0"/>
                  <w:divBdr>
                    <w:top w:val="none" w:sz="0" w:space="0" w:color="auto"/>
                    <w:left w:val="none" w:sz="0" w:space="0" w:color="auto"/>
                    <w:bottom w:val="none" w:sz="0" w:space="0" w:color="auto"/>
                    <w:right w:val="none" w:sz="0" w:space="0" w:color="auto"/>
                  </w:divBdr>
                  <w:divsChild>
                    <w:div w:id="740443166">
                      <w:marLeft w:val="0"/>
                      <w:marRight w:val="0"/>
                      <w:marTop w:val="0"/>
                      <w:marBottom w:val="0"/>
                      <w:divBdr>
                        <w:top w:val="none" w:sz="0" w:space="0" w:color="auto"/>
                        <w:left w:val="none" w:sz="0" w:space="0" w:color="auto"/>
                        <w:bottom w:val="none" w:sz="0" w:space="0" w:color="auto"/>
                        <w:right w:val="none" w:sz="0" w:space="0" w:color="auto"/>
                      </w:divBdr>
                    </w:div>
                  </w:divsChild>
                </w:div>
                <w:div w:id="1312902806">
                  <w:marLeft w:val="0"/>
                  <w:marRight w:val="0"/>
                  <w:marTop w:val="0"/>
                  <w:marBottom w:val="0"/>
                  <w:divBdr>
                    <w:top w:val="none" w:sz="0" w:space="0" w:color="auto"/>
                    <w:left w:val="none" w:sz="0" w:space="0" w:color="auto"/>
                    <w:bottom w:val="none" w:sz="0" w:space="0" w:color="auto"/>
                    <w:right w:val="none" w:sz="0" w:space="0" w:color="auto"/>
                  </w:divBdr>
                  <w:divsChild>
                    <w:div w:id="440029352">
                      <w:marLeft w:val="0"/>
                      <w:marRight w:val="0"/>
                      <w:marTop w:val="0"/>
                      <w:marBottom w:val="0"/>
                      <w:divBdr>
                        <w:top w:val="none" w:sz="0" w:space="0" w:color="auto"/>
                        <w:left w:val="none" w:sz="0" w:space="0" w:color="auto"/>
                        <w:bottom w:val="none" w:sz="0" w:space="0" w:color="auto"/>
                        <w:right w:val="none" w:sz="0" w:space="0" w:color="auto"/>
                      </w:divBdr>
                    </w:div>
                  </w:divsChild>
                </w:div>
                <w:div w:id="1589922255">
                  <w:marLeft w:val="0"/>
                  <w:marRight w:val="0"/>
                  <w:marTop w:val="0"/>
                  <w:marBottom w:val="0"/>
                  <w:divBdr>
                    <w:top w:val="none" w:sz="0" w:space="0" w:color="auto"/>
                    <w:left w:val="none" w:sz="0" w:space="0" w:color="auto"/>
                    <w:bottom w:val="none" w:sz="0" w:space="0" w:color="auto"/>
                    <w:right w:val="none" w:sz="0" w:space="0" w:color="auto"/>
                  </w:divBdr>
                  <w:divsChild>
                    <w:div w:id="2082554153">
                      <w:marLeft w:val="0"/>
                      <w:marRight w:val="0"/>
                      <w:marTop w:val="0"/>
                      <w:marBottom w:val="0"/>
                      <w:divBdr>
                        <w:top w:val="none" w:sz="0" w:space="0" w:color="auto"/>
                        <w:left w:val="none" w:sz="0" w:space="0" w:color="auto"/>
                        <w:bottom w:val="none" w:sz="0" w:space="0" w:color="auto"/>
                        <w:right w:val="none" w:sz="0" w:space="0" w:color="auto"/>
                      </w:divBdr>
                    </w:div>
                  </w:divsChild>
                </w:div>
                <w:div w:id="1642147657">
                  <w:marLeft w:val="0"/>
                  <w:marRight w:val="0"/>
                  <w:marTop w:val="0"/>
                  <w:marBottom w:val="0"/>
                  <w:divBdr>
                    <w:top w:val="none" w:sz="0" w:space="0" w:color="auto"/>
                    <w:left w:val="none" w:sz="0" w:space="0" w:color="auto"/>
                    <w:bottom w:val="none" w:sz="0" w:space="0" w:color="auto"/>
                    <w:right w:val="none" w:sz="0" w:space="0" w:color="auto"/>
                  </w:divBdr>
                  <w:divsChild>
                    <w:div w:id="1095056971">
                      <w:marLeft w:val="0"/>
                      <w:marRight w:val="0"/>
                      <w:marTop w:val="0"/>
                      <w:marBottom w:val="0"/>
                      <w:divBdr>
                        <w:top w:val="none" w:sz="0" w:space="0" w:color="auto"/>
                        <w:left w:val="none" w:sz="0" w:space="0" w:color="auto"/>
                        <w:bottom w:val="none" w:sz="0" w:space="0" w:color="auto"/>
                        <w:right w:val="none" w:sz="0" w:space="0" w:color="auto"/>
                      </w:divBdr>
                    </w:div>
                  </w:divsChild>
                </w:div>
                <w:div w:id="1726179183">
                  <w:marLeft w:val="0"/>
                  <w:marRight w:val="0"/>
                  <w:marTop w:val="0"/>
                  <w:marBottom w:val="0"/>
                  <w:divBdr>
                    <w:top w:val="none" w:sz="0" w:space="0" w:color="auto"/>
                    <w:left w:val="none" w:sz="0" w:space="0" w:color="auto"/>
                    <w:bottom w:val="none" w:sz="0" w:space="0" w:color="auto"/>
                    <w:right w:val="none" w:sz="0" w:space="0" w:color="auto"/>
                  </w:divBdr>
                  <w:divsChild>
                    <w:div w:id="1377312149">
                      <w:marLeft w:val="0"/>
                      <w:marRight w:val="0"/>
                      <w:marTop w:val="0"/>
                      <w:marBottom w:val="0"/>
                      <w:divBdr>
                        <w:top w:val="none" w:sz="0" w:space="0" w:color="auto"/>
                        <w:left w:val="none" w:sz="0" w:space="0" w:color="auto"/>
                        <w:bottom w:val="none" w:sz="0" w:space="0" w:color="auto"/>
                        <w:right w:val="none" w:sz="0" w:space="0" w:color="auto"/>
                      </w:divBdr>
                    </w:div>
                  </w:divsChild>
                </w:div>
                <w:div w:id="2015298171">
                  <w:marLeft w:val="0"/>
                  <w:marRight w:val="0"/>
                  <w:marTop w:val="0"/>
                  <w:marBottom w:val="0"/>
                  <w:divBdr>
                    <w:top w:val="none" w:sz="0" w:space="0" w:color="auto"/>
                    <w:left w:val="none" w:sz="0" w:space="0" w:color="auto"/>
                    <w:bottom w:val="none" w:sz="0" w:space="0" w:color="auto"/>
                    <w:right w:val="none" w:sz="0" w:space="0" w:color="auto"/>
                  </w:divBdr>
                  <w:divsChild>
                    <w:div w:id="534730427">
                      <w:marLeft w:val="0"/>
                      <w:marRight w:val="0"/>
                      <w:marTop w:val="0"/>
                      <w:marBottom w:val="0"/>
                      <w:divBdr>
                        <w:top w:val="none" w:sz="0" w:space="0" w:color="auto"/>
                        <w:left w:val="none" w:sz="0" w:space="0" w:color="auto"/>
                        <w:bottom w:val="none" w:sz="0" w:space="0" w:color="auto"/>
                        <w:right w:val="none" w:sz="0" w:space="0" w:color="auto"/>
                      </w:divBdr>
                    </w:div>
                    <w:div w:id="115245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913133">
          <w:marLeft w:val="0"/>
          <w:marRight w:val="0"/>
          <w:marTop w:val="0"/>
          <w:marBottom w:val="0"/>
          <w:divBdr>
            <w:top w:val="none" w:sz="0" w:space="0" w:color="auto"/>
            <w:left w:val="none" w:sz="0" w:space="0" w:color="auto"/>
            <w:bottom w:val="none" w:sz="0" w:space="0" w:color="auto"/>
            <w:right w:val="none" w:sz="0" w:space="0" w:color="auto"/>
          </w:divBdr>
          <w:divsChild>
            <w:div w:id="649091382">
              <w:marLeft w:val="0"/>
              <w:marRight w:val="0"/>
              <w:marTop w:val="0"/>
              <w:marBottom w:val="0"/>
              <w:divBdr>
                <w:top w:val="none" w:sz="0" w:space="0" w:color="auto"/>
                <w:left w:val="none" w:sz="0" w:space="0" w:color="auto"/>
                <w:bottom w:val="none" w:sz="0" w:space="0" w:color="auto"/>
                <w:right w:val="none" w:sz="0" w:space="0" w:color="auto"/>
              </w:divBdr>
            </w:div>
            <w:div w:id="776682130">
              <w:marLeft w:val="0"/>
              <w:marRight w:val="0"/>
              <w:marTop w:val="0"/>
              <w:marBottom w:val="0"/>
              <w:divBdr>
                <w:top w:val="none" w:sz="0" w:space="0" w:color="auto"/>
                <w:left w:val="none" w:sz="0" w:space="0" w:color="auto"/>
                <w:bottom w:val="none" w:sz="0" w:space="0" w:color="auto"/>
                <w:right w:val="none" w:sz="0" w:space="0" w:color="auto"/>
              </w:divBdr>
            </w:div>
          </w:divsChild>
        </w:div>
        <w:div w:id="546531047">
          <w:marLeft w:val="0"/>
          <w:marRight w:val="0"/>
          <w:marTop w:val="0"/>
          <w:marBottom w:val="0"/>
          <w:divBdr>
            <w:top w:val="none" w:sz="0" w:space="0" w:color="auto"/>
            <w:left w:val="none" w:sz="0" w:space="0" w:color="auto"/>
            <w:bottom w:val="none" w:sz="0" w:space="0" w:color="auto"/>
            <w:right w:val="none" w:sz="0" w:space="0" w:color="auto"/>
          </w:divBdr>
          <w:divsChild>
            <w:div w:id="1019308954">
              <w:marLeft w:val="-75"/>
              <w:marRight w:val="0"/>
              <w:marTop w:val="30"/>
              <w:marBottom w:val="30"/>
              <w:divBdr>
                <w:top w:val="none" w:sz="0" w:space="0" w:color="auto"/>
                <w:left w:val="none" w:sz="0" w:space="0" w:color="auto"/>
                <w:bottom w:val="none" w:sz="0" w:space="0" w:color="auto"/>
                <w:right w:val="none" w:sz="0" w:space="0" w:color="auto"/>
              </w:divBdr>
              <w:divsChild>
                <w:div w:id="354187249">
                  <w:marLeft w:val="0"/>
                  <w:marRight w:val="0"/>
                  <w:marTop w:val="0"/>
                  <w:marBottom w:val="0"/>
                  <w:divBdr>
                    <w:top w:val="none" w:sz="0" w:space="0" w:color="auto"/>
                    <w:left w:val="none" w:sz="0" w:space="0" w:color="auto"/>
                    <w:bottom w:val="none" w:sz="0" w:space="0" w:color="auto"/>
                    <w:right w:val="none" w:sz="0" w:space="0" w:color="auto"/>
                  </w:divBdr>
                  <w:divsChild>
                    <w:div w:id="1156996570">
                      <w:marLeft w:val="0"/>
                      <w:marRight w:val="0"/>
                      <w:marTop w:val="0"/>
                      <w:marBottom w:val="0"/>
                      <w:divBdr>
                        <w:top w:val="none" w:sz="0" w:space="0" w:color="auto"/>
                        <w:left w:val="none" w:sz="0" w:space="0" w:color="auto"/>
                        <w:bottom w:val="none" w:sz="0" w:space="0" w:color="auto"/>
                        <w:right w:val="none" w:sz="0" w:space="0" w:color="auto"/>
                      </w:divBdr>
                    </w:div>
                  </w:divsChild>
                </w:div>
                <w:div w:id="505752884">
                  <w:marLeft w:val="0"/>
                  <w:marRight w:val="0"/>
                  <w:marTop w:val="0"/>
                  <w:marBottom w:val="0"/>
                  <w:divBdr>
                    <w:top w:val="none" w:sz="0" w:space="0" w:color="auto"/>
                    <w:left w:val="none" w:sz="0" w:space="0" w:color="auto"/>
                    <w:bottom w:val="none" w:sz="0" w:space="0" w:color="auto"/>
                    <w:right w:val="none" w:sz="0" w:space="0" w:color="auto"/>
                  </w:divBdr>
                  <w:divsChild>
                    <w:div w:id="367414995">
                      <w:marLeft w:val="0"/>
                      <w:marRight w:val="0"/>
                      <w:marTop w:val="0"/>
                      <w:marBottom w:val="0"/>
                      <w:divBdr>
                        <w:top w:val="none" w:sz="0" w:space="0" w:color="auto"/>
                        <w:left w:val="none" w:sz="0" w:space="0" w:color="auto"/>
                        <w:bottom w:val="none" w:sz="0" w:space="0" w:color="auto"/>
                        <w:right w:val="none" w:sz="0" w:space="0" w:color="auto"/>
                      </w:divBdr>
                    </w:div>
                  </w:divsChild>
                </w:div>
                <w:div w:id="508712354">
                  <w:marLeft w:val="0"/>
                  <w:marRight w:val="0"/>
                  <w:marTop w:val="0"/>
                  <w:marBottom w:val="0"/>
                  <w:divBdr>
                    <w:top w:val="none" w:sz="0" w:space="0" w:color="auto"/>
                    <w:left w:val="none" w:sz="0" w:space="0" w:color="auto"/>
                    <w:bottom w:val="none" w:sz="0" w:space="0" w:color="auto"/>
                    <w:right w:val="none" w:sz="0" w:space="0" w:color="auto"/>
                  </w:divBdr>
                  <w:divsChild>
                    <w:div w:id="1726759491">
                      <w:marLeft w:val="0"/>
                      <w:marRight w:val="0"/>
                      <w:marTop w:val="0"/>
                      <w:marBottom w:val="0"/>
                      <w:divBdr>
                        <w:top w:val="none" w:sz="0" w:space="0" w:color="auto"/>
                        <w:left w:val="none" w:sz="0" w:space="0" w:color="auto"/>
                        <w:bottom w:val="none" w:sz="0" w:space="0" w:color="auto"/>
                        <w:right w:val="none" w:sz="0" w:space="0" w:color="auto"/>
                      </w:divBdr>
                    </w:div>
                  </w:divsChild>
                </w:div>
                <w:div w:id="979575878">
                  <w:marLeft w:val="0"/>
                  <w:marRight w:val="0"/>
                  <w:marTop w:val="0"/>
                  <w:marBottom w:val="0"/>
                  <w:divBdr>
                    <w:top w:val="none" w:sz="0" w:space="0" w:color="auto"/>
                    <w:left w:val="none" w:sz="0" w:space="0" w:color="auto"/>
                    <w:bottom w:val="none" w:sz="0" w:space="0" w:color="auto"/>
                    <w:right w:val="none" w:sz="0" w:space="0" w:color="auto"/>
                  </w:divBdr>
                  <w:divsChild>
                    <w:div w:id="1510605722">
                      <w:marLeft w:val="0"/>
                      <w:marRight w:val="0"/>
                      <w:marTop w:val="0"/>
                      <w:marBottom w:val="0"/>
                      <w:divBdr>
                        <w:top w:val="none" w:sz="0" w:space="0" w:color="auto"/>
                        <w:left w:val="none" w:sz="0" w:space="0" w:color="auto"/>
                        <w:bottom w:val="none" w:sz="0" w:space="0" w:color="auto"/>
                        <w:right w:val="none" w:sz="0" w:space="0" w:color="auto"/>
                      </w:divBdr>
                    </w:div>
                  </w:divsChild>
                </w:div>
                <w:div w:id="1098909575">
                  <w:marLeft w:val="0"/>
                  <w:marRight w:val="0"/>
                  <w:marTop w:val="0"/>
                  <w:marBottom w:val="0"/>
                  <w:divBdr>
                    <w:top w:val="none" w:sz="0" w:space="0" w:color="auto"/>
                    <w:left w:val="none" w:sz="0" w:space="0" w:color="auto"/>
                    <w:bottom w:val="none" w:sz="0" w:space="0" w:color="auto"/>
                    <w:right w:val="none" w:sz="0" w:space="0" w:color="auto"/>
                  </w:divBdr>
                  <w:divsChild>
                    <w:div w:id="681666181">
                      <w:marLeft w:val="0"/>
                      <w:marRight w:val="0"/>
                      <w:marTop w:val="0"/>
                      <w:marBottom w:val="0"/>
                      <w:divBdr>
                        <w:top w:val="none" w:sz="0" w:space="0" w:color="auto"/>
                        <w:left w:val="none" w:sz="0" w:space="0" w:color="auto"/>
                        <w:bottom w:val="none" w:sz="0" w:space="0" w:color="auto"/>
                        <w:right w:val="none" w:sz="0" w:space="0" w:color="auto"/>
                      </w:divBdr>
                    </w:div>
                    <w:div w:id="871694564">
                      <w:marLeft w:val="0"/>
                      <w:marRight w:val="0"/>
                      <w:marTop w:val="0"/>
                      <w:marBottom w:val="0"/>
                      <w:divBdr>
                        <w:top w:val="none" w:sz="0" w:space="0" w:color="auto"/>
                        <w:left w:val="none" w:sz="0" w:space="0" w:color="auto"/>
                        <w:bottom w:val="none" w:sz="0" w:space="0" w:color="auto"/>
                        <w:right w:val="none" w:sz="0" w:space="0" w:color="auto"/>
                      </w:divBdr>
                    </w:div>
                  </w:divsChild>
                </w:div>
                <w:div w:id="1193149650">
                  <w:marLeft w:val="0"/>
                  <w:marRight w:val="0"/>
                  <w:marTop w:val="0"/>
                  <w:marBottom w:val="0"/>
                  <w:divBdr>
                    <w:top w:val="none" w:sz="0" w:space="0" w:color="auto"/>
                    <w:left w:val="none" w:sz="0" w:space="0" w:color="auto"/>
                    <w:bottom w:val="none" w:sz="0" w:space="0" w:color="auto"/>
                    <w:right w:val="none" w:sz="0" w:space="0" w:color="auto"/>
                  </w:divBdr>
                  <w:divsChild>
                    <w:div w:id="982925915">
                      <w:marLeft w:val="0"/>
                      <w:marRight w:val="0"/>
                      <w:marTop w:val="0"/>
                      <w:marBottom w:val="0"/>
                      <w:divBdr>
                        <w:top w:val="none" w:sz="0" w:space="0" w:color="auto"/>
                        <w:left w:val="none" w:sz="0" w:space="0" w:color="auto"/>
                        <w:bottom w:val="none" w:sz="0" w:space="0" w:color="auto"/>
                        <w:right w:val="none" w:sz="0" w:space="0" w:color="auto"/>
                      </w:divBdr>
                    </w:div>
                  </w:divsChild>
                </w:div>
                <w:div w:id="1250116331">
                  <w:marLeft w:val="0"/>
                  <w:marRight w:val="0"/>
                  <w:marTop w:val="0"/>
                  <w:marBottom w:val="0"/>
                  <w:divBdr>
                    <w:top w:val="none" w:sz="0" w:space="0" w:color="auto"/>
                    <w:left w:val="none" w:sz="0" w:space="0" w:color="auto"/>
                    <w:bottom w:val="none" w:sz="0" w:space="0" w:color="auto"/>
                    <w:right w:val="none" w:sz="0" w:space="0" w:color="auto"/>
                  </w:divBdr>
                  <w:divsChild>
                    <w:div w:id="993685794">
                      <w:marLeft w:val="0"/>
                      <w:marRight w:val="0"/>
                      <w:marTop w:val="0"/>
                      <w:marBottom w:val="0"/>
                      <w:divBdr>
                        <w:top w:val="none" w:sz="0" w:space="0" w:color="auto"/>
                        <w:left w:val="none" w:sz="0" w:space="0" w:color="auto"/>
                        <w:bottom w:val="none" w:sz="0" w:space="0" w:color="auto"/>
                        <w:right w:val="none" w:sz="0" w:space="0" w:color="auto"/>
                      </w:divBdr>
                    </w:div>
                  </w:divsChild>
                </w:div>
                <w:div w:id="1438212750">
                  <w:marLeft w:val="0"/>
                  <w:marRight w:val="0"/>
                  <w:marTop w:val="0"/>
                  <w:marBottom w:val="0"/>
                  <w:divBdr>
                    <w:top w:val="none" w:sz="0" w:space="0" w:color="auto"/>
                    <w:left w:val="none" w:sz="0" w:space="0" w:color="auto"/>
                    <w:bottom w:val="none" w:sz="0" w:space="0" w:color="auto"/>
                    <w:right w:val="none" w:sz="0" w:space="0" w:color="auto"/>
                  </w:divBdr>
                  <w:divsChild>
                    <w:div w:id="1911501776">
                      <w:marLeft w:val="0"/>
                      <w:marRight w:val="0"/>
                      <w:marTop w:val="0"/>
                      <w:marBottom w:val="0"/>
                      <w:divBdr>
                        <w:top w:val="none" w:sz="0" w:space="0" w:color="auto"/>
                        <w:left w:val="none" w:sz="0" w:space="0" w:color="auto"/>
                        <w:bottom w:val="none" w:sz="0" w:space="0" w:color="auto"/>
                        <w:right w:val="none" w:sz="0" w:space="0" w:color="auto"/>
                      </w:divBdr>
                    </w:div>
                  </w:divsChild>
                </w:div>
                <w:div w:id="2008553980">
                  <w:marLeft w:val="0"/>
                  <w:marRight w:val="0"/>
                  <w:marTop w:val="0"/>
                  <w:marBottom w:val="0"/>
                  <w:divBdr>
                    <w:top w:val="none" w:sz="0" w:space="0" w:color="auto"/>
                    <w:left w:val="none" w:sz="0" w:space="0" w:color="auto"/>
                    <w:bottom w:val="none" w:sz="0" w:space="0" w:color="auto"/>
                    <w:right w:val="none" w:sz="0" w:space="0" w:color="auto"/>
                  </w:divBdr>
                  <w:divsChild>
                    <w:div w:id="465007050">
                      <w:marLeft w:val="0"/>
                      <w:marRight w:val="0"/>
                      <w:marTop w:val="0"/>
                      <w:marBottom w:val="0"/>
                      <w:divBdr>
                        <w:top w:val="none" w:sz="0" w:space="0" w:color="auto"/>
                        <w:left w:val="none" w:sz="0" w:space="0" w:color="auto"/>
                        <w:bottom w:val="none" w:sz="0" w:space="0" w:color="auto"/>
                        <w:right w:val="none" w:sz="0" w:space="0" w:color="auto"/>
                      </w:divBdr>
                    </w:div>
                  </w:divsChild>
                </w:div>
                <w:div w:id="2013334903">
                  <w:marLeft w:val="0"/>
                  <w:marRight w:val="0"/>
                  <w:marTop w:val="0"/>
                  <w:marBottom w:val="0"/>
                  <w:divBdr>
                    <w:top w:val="none" w:sz="0" w:space="0" w:color="auto"/>
                    <w:left w:val="none" w:sz="0" w:space="0" w:color="auto"/>
                    <w:bottom w:val="none" w:sz="0" w:space="0" w:color="auto"/>
                    <w:right w:val="none" w:sz="0" w:space="0" w:color="auto"/>
                  </w:divBdr>
                  <w:divsChild>
                    <w:div w:id="120737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118385">
          <w:marLeft w:val="0"/>
          <w:marRight w:val="0"/>
          <w:marTop w:val="0"/>
          <w:marBottom w:val="0"/>
          <w:divBdr>
            <w:top w:val="none" w:sz="0" w:space="0" w:color="auto"/>
            <w:left w:val="none" w:sz="0" w:space="0" w:color="auto"/>
            <w:bottom w:val="none" w:sz="0" w:space="0" w:color="auto"/>
            <w:right w:val="none" w:sz="0" w:space="0" w:color="auto"/>
          </w:divBdr>
          <w:divsChild>
            <w:div w:id="96296557">
              <w:marLeft w:val="0"/>
              <w:marRight w:val="0"/>
              <w:marTop w:val="0"/>
              <w:marBottom w:val="0"/>
              <w:divBdr>
                <w:top w:val="none" w:sz="0" w:space="0" w:color="auto"/>
                <w:left w:val="none" w:sz="0" w:space="0" w:color="auto"/>
                <w:bottom w:val="none" w:sz="0" w:space="0" w:color="auto"/>
                <w:right w:val="none" w:sz="0" w:space="0" w:color="auto"/>
              </w:divBdr>
            </w:div>
            <w:div w:id="1640265178">
              <w:marLeft w:val="0"/>
              <w:marRight w:val="0"/>
              <w:marTop w:val="0"/>
              <w:marBottom w:val="0"/>
              <w:divBdr>
                <w:top w:val="none" w:sz="0" w:space="0" w:color="auto"/>
                <w:left w:val="none" w:sz="0" w:space="0" w:color="auto"/>
                <w:bottom w:val="none" w:sz="0" w:space="0" w:color="auto"/>
                <w:right w:val="none" w:sz="0" w:space="0" w:color="auto"/>
              </w:divBdr>
            </w:div>
          </w:divsChild>
        </w:div>
        <w:div w:id="591275940">
          <w:marLeft w:val="0"/>
          <w:marRight w:val="0"/>
          <w:marTop w:val="0"/>
          <w:marBottom w:val="0"/>
          <w:divBdr>
            <w:top w:val="none" w:sz="0" w:space="0" w:color="auto"/>
            <w:left w:val="none" w:sz="0" w:space="0" w:color="auto"/>
            <w:bottom w:val="none" w:sz="0" w:space="0" w:color="auto"/>
            <w:right w:val="none" w:sz="0" w:space="0" w:color="auto"/>
          </w:divBdr>
        </w:div>
        <w:div w:id="701322987">
          <w:marLeft w:val="0"/>
          <w:marRight w:val="0"/>
          <w:marTop w:val="0"/>
          <w:marBottom w:val="0"/>
          <w:divBdr>
            <w:top w:val="none" w:sz="0" w:space="0" w:color="auto"/>
            <w:left w:val="none" w:sz="0" w:space="0" w:color="auto"/>
            <w:bottom w:val="none" w:sz="0" w:space="0" w:color="auto"/>
            <w:right w:val="none" w:sz="0" w:space="0" w:color="auto"/>
          </w:divBdr>
          <w:divsChild>
            <w:div w:id="320082739">
              <w:marLeft w:val="-75"/>
              <w:marRight w:val="0"/>
              <w:marTop w:val="30"/>
              <w:marBottom w:val="30"/>
              <w:divBdr>
                <w:top w:val="none" w:sz="0" w:space="0" w:color="auto"/>
                <w:left w:val="none" w:sz="0" w:space="0" w:color="auto"/>
                <w:bottom w:val="none" w:sz="0" w:space="0" w:color="auto"/>
                <w:right w:val="none" w:sz="0" w:space="0" w:color="auto"/>
              </w:divBdr>
              <w:divsChild>
                <w:div w:id="120147345">
                  <w:marLeft w:val="0"/>
                  <w:marRight w:val="0"/>
                  <w:marTop w:val="0"/>
                  <w:marBottom w:val="0"/>
                  <w:divBdr>
                    <w:top w:val="none" w:sz="0" w:space="0" w:color="auto"/>
                    <w:left w:val="none" w:sz="0" w:space="0" w:color="auto"/>
                    <w:bottom w:val="none" w:sz="0" w:space="0" w:color="auto"/>
                    <w:right w:val="none" w:sz="0" w:space="0" w:color="auto"/>
                  </w:divBdr>
                  <w:divsChild>
                    <w:div w:id="376123953">
                      <w:marLeft w:val="0"/>
                      <w:marRight w:val="0"/>
                      <w:marTop w:val="0"/>
                      <w:marBottom w:val="0"/>
                      <w:divBdr>
                        <w:top w:val="none" w:sz="0" w:space="0" w:color="auto"/>
                        <w:left w:val="none" w:sz="0" w:space="0" w:color="auto"/>
                        <w:bottom w:val="none" w:sz="0" w:space="0" w:color="auto"/>
                        <w:right w:val="none" w:sz="0" w:space="0" w:color="auto"/>
                      </w:divBdr>
                    </w:div>
                  </w:divsChild>
                </w:div>
                <w:div w:id="134490075">
                  <w:marLeft w:val="0"/>
                  <w:marRight w:val="0"/>
                  <w:marTop w:val="0"/>
                  <w:marBottom w:val="0"/>
                  <w:divBdr>
                    <w:top w:val="none" w:sz="0" w:space="0" w:color="auto"/>
                    <w:left w:val="none" w:sz="0" w:space="0" w:color="auto"/>
                    <w:bottom w:val="none" w:sz="0" w:space="0" w:color="auto"/>
                    <w:right w:val="none" w:sz="0" w:space="0" w:color="auto"/>
                  </w:divBdr>
                  <w:divsChild>
                    <w:div w:id="1740979071">
                      <w:marLeft w:val="0"/>
                      <w:marRight w:val="0"/>
                      <w:marTop w:val="0"/>
                      <w:marBottom w:val="0"/>
                      <w:divBdr>
                        <w:top w:val="none" w:sz="0" w:space="0" w:color="auto"/>
                        <w:left w:val="none" w:sz="0" w:space="0" w:color="auto"/>
                        <w:bottom w:val="none" w:sz="0" w:space="0" w:color="auto"/>
                        <w:right w:val="none" w:sz="0" w:space="0" w:color="auto"/>
                      </w:divBdr>
                    </w:div>
                  </w:divsChild>
                </w:div>
                <w:div w:id="259067487">
                  <w:marLeft w:val="0"/>
                  <w:marRight w:val="0"/>
                  <w:marTop w:val="0"/>
                  <w:marBottom w:val="0"/>
                  <w:divBdr>
                    <w:top w:val="none" w:sz="0" w:space="0" w:color="auto"/>
                    <w:left w:val="none" w:sz="0" w:space="0" w:color="auto"/>
                    <w:bottom w:val="none" w:sz="0" w:space="0" w:color="auto"/>
                    <w:right w:val="none" w:sz="0" w:space="0" w:color="auto"/>
                  </w:divBdr>
                  <w:divsChild>
                    <w:div w:id="1040545477">
                      <w:marLeft w:val="0"/>
                      <w:marRight w:val="0"/>
                      <w:marTop w:val="0"/>
                      <w:marBottom w:val="0"/>
                      <w:divBdr>
                        <w:top w:val="none" w:sz="0" w:space="0" w:color="auto"/>
                        <w:left w:val="none" w:sz="0" w:space="0" w:color="auto"/>
                        <w:bottom w:val="none" w:sz="0" w:space="0" w:color="auto"/>
                        <w:right w:val="none" w:sz="0" w:space="0" w:color="auto"/>
                      </w:divBdr>
                    </w:div>
                  </w:divsChild>
                </w:div>
                <w:div w:id="274873639">
                  <w:marLeft w:val="0"/>
                  <w:marRight w:val="0"/>
                  <w:marTop w:val="0"/>
                  <w:marBottom w:val="0"/>
                  <w:divBdr>
                    <w:top w:val="none" w:sz="0" w:space="0" w:color="auto"/>
                    <w:left w:val="none" w:sz="0" w:space="0" w:color="auto"/>
                    <w:bottom w:val="none" w:sz="0" w:space="0" w:color="auto"/>
                    <w:right w:val="none" w:sz="0" w:space="0" w:color="auto"/>
                  </w:divBdr>
                  <w:divsChild>
                    <w:div w:id="524751994">
                      <w:marLeft w:val="0"/>
                      <w:marRight w:val="0"/>
                      <w:marTop w:val="0"/>
                      <w:marBottom w:val="0"/>
                      <w:divBdr>
                        <w:top w:val="none" w:sz="0" w:space="0" w:color="auto"/>
                        <w:left w:val="none" w:sz="0" w:space="0" w:color="auto"/>
                        <w:bottom w:val="none" w:sz="0" w:space="0" w:color="auto"/>
                        <w:right w:val="none" w:sz="0" w:space="0" w:color="auto"/>
                      </w:divBdr>
                    </w:div>
                  </w:divsChild>
                </w:div>
                <w:div w:id="402337949">
                  <w:marLeft w:val="0"/>
                  <w:marRight w:val="0"/>
                  <w:marTop w:val="0"/>
                  <w:marBottom w:val="0"/>
                  <w:divBdr>
                    <w:top w:val="none" w:sz="0" w:space="0" w:color="auto"/>
                    <w:left w:val="none" w:sz="0" w:space="0" w:color="auto"/>
                    <w:bottom w:val="none" w:sz="0" w:space="0" w:color="auto"/>
                    <w:right w:val="none" w:sz="0" w:space="0" w:color="auto"/>
                  </w:divBdr>
                  <w:divsChild>
                    <w:div w:id="1489904012">
                      <w:marLeft w:val="0"/>
                      <w:marRight w:val="0"/>
                      <w:marTop w:val="0"/>
                      <w:marBottom w:val="0"/>
                      <w:divBdr>
                        <w:top w:val="none" w:sz="0" w:space="0" w:color="auto"/>
                        <w:left w:val="none" w:sz="0" w:space="0" w:color="auto"/>
                        <w:bottom w:val="none" w:sz="0" w:space="0" w:color="auto"/>
                        <w:right w:val="none" w:sz="0" w:space="0" w:color="auto"/>
                      </w:divBdr>
                    </w:div>
                  </w:divsChild>
                </w:div>
                <w:div w:id="640160384">
                  <w:marLeft w:val="0"/>
                  <w:marRight w:val="0"/>
                  <w:marTop w:val="0"/>
                  <w:marBottom w:val="0"/>
                  <w:divBdr>
                    <w:top w:val="none" w:sz="0" w:space="0" w:color="auto"/>
                    <w:left w:val="none" w:sz="0" w:space="0" w:color="auto"/>
                    <w:bottom w:val="none" w:sz="0" w:space="0" w:color="auto"/>
                    <w:right w:val="none" w:sz="0" w:space="0" w:color="auto"/>
                  </w:divBdr>
                  <w:divsChild>
                    <w:div w:id="742487863">
                      <w:marLeft w:val="0"/>
                      <w:marRight w:val="0"/>
                      <w:marTop w:val="0"/>
                      <w:marBottom w:val="0"/>
                      <w:divBdr>
                        <w:top w:val="none" w:sz="0" w:space="0" w:color="auto"/>
                        <w:left w:val="none" w:sz="0" w:space="0" w:color="auto"/>
                        <w:bottom w:val="none" w:sz="0" w:space="0" w:color="auto"/>
                        <w:right w:val="none" w:sz="0" w:space="0" w:color="auto"/>
                      </w:divBdr>
                    </w:div>
                  </w:divsChild>
                </w:div>
                <w:div w:id="706688293">
                  <w:marLeft w:val="0"/>
                  <w:marRight w:val="0"/>
                  <w:marTop w:val="0"/>
                  <w:marBottom w:val="0"/>
                  <w:divBdr>
                    <w:top w:val="none" w:sz="0" w:space="0" w:color="auto"/>
                    <w:left w:val="none" w:sz="0" w:space="0" w:color="auto"/>
                    <w:bottom w:val="none" w:sz="0" w:space="0" w:color="auto"/>
                    <w:right w:val="none" w:sz="0" w:space="0" w:color="auto"/>
                  </w:divBdr>
                  <w:divsChild>
                    <w:div w:id="190267065">
                      <w:marLeft w:val="0"/>
                      <w:marRight w:val="0"/>
                      <w:marTop w:val="0"/>
                      <w:marBottom w:val="0"/>
                      <w:divBdr>
                        <w:top w:val="none" w:sz="0" w:space="0" w:color="auto"/>
                        <w:left w:val="none" w:sz="0" w:space="0" w:color="auto"/>
                        <w:bottom w:val="none" w:sz="0" w:space="0" w:color="auto"/>
                        <w:right w:val="none" w:sz="0" w:space="0" w:color="auto"/>
                      </w:divBdr>
                    </w:div>
                    <w:div w:id="1394546621">
                      <w:marLeft w:val="0"/>
                      <w:marRight w:val="0"/>
                      <w:marTop w:val="0"/>
                      <w:marBottom w:val="0"/>
                      <w:divBdr>
                        <w:top w:val="none" w:sz="0" w:space="0" w:color="auto"/>
                        <w:left w:val="none" w:sz="0" w:space="0" w:color="auto"/>
                        <w:bottom w:val="none" w:sz="0" w:space="0" w:color="auto"/>
                        <w:right w:val="none" w:sz="0" w:space="0" w:color="auto"/>
                      </w:divBdr>
                    </w:div>
                  </w:divsChild>
                </w:div>
                <w:div w:id="1424372064">
                  <w:marLeft w:val="0"/>
                  <w:marRight w:val="0"/>
                  <w:marTop w:val="0"/>
                  <w:marBottom w:val="0"/>
                  <w:divBdr>
                    <w:top w:val="none" w:sz="0" w:space="0" w:color="auto"/>
                    <w:left w:val="none" w:sz="0" w:space="0" w:color="auto"/>
                    <w:bottom w:val="none" w:sz="0" w:space="0" w:color="auto"/>
                    <w:right w:val="none" w:sz="0" w:space="0" w:color="auto"/>
                  </w:divBdr>
                  <w:divsChild>
                    <w:div w:id="120621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917211">
          <w:marLeft w:val="0"/>
          <w:marRight w:val="0"/>
          <w:marTop w:val="0"/>
          <w:marBottom w:val="0"/>
          <w:divBdr>
            <w:top w:val="none" w:sz="0" w:space="0" w:color="auto"/>
            <w:left w:val="none" w:sz="0" w:space="0" w:color="auto"/>
            <w:bottom w:val="none" w:sz="0" w:space="0" w:color="auto"/>
            <w:right w:val="none" w:sz="0" w:space="0" w:color="auto"/>
          </w:divBdr>
          <w:divsChild>
            <w:div w:id="838541046">
              <w:marLeft w:val="0"/>
              <w:marRight w:val="0"/>
              <w:marTop w:val="0"/>
              <w:marBottom w:val="0"/>
              <w:divBdr>
                <w:top w:val="none" w:sz="0" w:space="0" w:color="auto"/>
                <w:left w:val="none" w:sz="0" w:space="0" w:color="auto"/>
                <w:bottom w:val="none" w:sz="0" w:space="0" w:color="auto"/>
                <w:right w:val="none" w:sz="0" w:space="0" w:color="auto"/>
              </w:divBdr>
            </w:div>
            <w:div w:id="1461878410">
              <w:marLeft w:val="0"/>
              <w:marRight w:val="0"/>
              <w:marTop w:val="0"/>
              <w:marBottom w:val="0"/>
              <w:divBdr>
                <w:top w:val="none" w:sz="0" w:space="0" w:color="auto"/>
                <w:left w:val="none" w:sz="0" w:space="0" w:color="auto"/>
                <w:bottom w:val="none" w:sz="0" w:space="0" w:color="auto"/>
                <w:right w:val="none" w:sz="0" w:space="0" w:color="auto"/>
              </w:divBdr>
            </w:div>
            <w:div w:id="1682781119">
              <w:marLeft w:val="0"/>
              <w:marRight w:val="0"/>
              <w:marTop w:val="0"/>
              <w:marBottom w:val="0"/>
              <w:divBdr>
                <w:top w:val="none" w:sz="0" w:space="0" w:color="auto"/>
                <w:left w:val="none" w:sz="0" w:space="0" w:color="auto"/>
                <w:bottom w:val="none" w:sz="0" w:space="0" w:color="auto"/>
                <w:right w:val="none" w:sz="0" w:space="0" w:color="auto"/>
              </w:divBdr>
            </w:div>
          </w:divsChild>
        </w:div>
        <w:div w:id="788084295">
          <w:marLeft w:val="0"/>
          <w:marRight w:val="0"/>
          <w:marTop w:val="0"/>
          <w:marBottom w:val="0"/>
          <w:divBdr>
            <w:top w:val="none" w:sz="0" w:space="0" w:color="auto"/>
            <w:left w:val="none" w:sz="0" w:space="0" w:color="auto"/>
            <w:bottom w:val="none" w:sz="0" w:space="0" w:color="auto"/>
            <w:right w:val="none" w:sz="0" w:space="0" w:color="auto"/>
          </w:divBdr>
          <w:divsChild>
            <w:div w:id="669649054">
              <w:marLeft w:val="0"/>
              <w:marRight w:val="0"/>
              <w:marTop w:val="0"/>
              <w:marBottom w:val="0"/>
              <w:divBdr>
                <w:top w:val="none" w:sz="0" w:space="0" w:color="auto"/>
                <w:left w:val="none" w:sz="0" w:space="0" w:color="auto"/>
                <w:bottom w:val="none" w:sz="0" w:space="0" w:color="auto"/>
                <w:right w:val="none" w:sz="0" w:space="0" w:color="auto"/>
              </w:divBdr>
            </w:div>
            <w:div w:id="2098818240">
              <w:marLeft w:val="0"/>
              <w:marRight w:val="0"/>
              <w:marTop w:val="0"/>
              <w:marBottom w:val="0"/>
              <w:divBdr>
                <w:top w:val="none" w:sz="0" w:space="0" w:color="auto"/>
                <w:left w:val="none" w:sz="0" w:space="0" w:color="auto"/>
                <w:bottom w:val="none" w:sz="0" w:space="0" w:color="auto"/>
                <w:right w:val="none" w:sz="0" w:space="0" w:color="auto"/>
              </w:divBdr>
            </w:div>
          </w:divsChild>
        </w:div>
        <w:div w:id="921335118">
          <w:marLeft w:val="0"/>
          <w:marRight w:val="0"/>
          <w:marTop w:val="0"/>
          <w:marBottom w:val="0"/>
          <w:divBdr>
            <w:top w:val="none" w:sz="0" w:space="0" w:color="auto"/>
            <w:left w:val="none" w:sz="0" w:space="0" w:color="auto"/>
            <w:bottom w:val="none" w:sz="0" w:space="0" w:color="auto"/>
            <w:right w:val="none" w:sz="0" w:space="0" w:color="auto"/>
          </w:divBdr>
          <w:divsChild>
            <w:div w:id="230893562">
              <w:marLeft w:val="0"/>
              <w:marRight w:val="0"/>
              <w:marTop w:val="0"/>
              <w:marBottom w:val="0"/>
              <w:divBdr>
                <w:top w:val="none" w:sz="0" w:space="0" w:color="auto"/>
                <w:left w:val="none" w:sz="0" w:space="0" w:color="auto"/>
                <w:bottom w:val="none" w:sz="0" w:space="0" w:color="auto"/>
                <w:right w:val="none" w:sz="0" w:space="0" w:color="auto"/>
              </w:divBdr>
            </w:div>
            <w:div w:id="624239540">
              <w:marLeft w:val="0"/>
              <w:marRight w:val="0"/>
              <w:marTop w:val="0"/>
              <w:marBottom w:val="0"/>
              <w:divBdr>
                <w:top w:val="none" w:sz="0" w:space="0" w:color="auto"/>
                <w:left w:val="none" w:sz="0" w:space="0" w:color="auto"/>
                <w:bottom w:val="none" w:sz="0" w:space="0" w:color="auto"/>
                <w:right w:val="none" w:sz="0" w:space="0" w:color="auto"/>
              </w:divBdr>
            </w:div>
            <w:div w:id="2054033289">
              <w:marLeft w:val="0"/>
              <w:marRight w:val="0"/>
              <w:marTop w:val="0"/>
              <w:marBottom w:val="0"/>
              <w:divBdr>
                <w:top w:val="none" w:sz="0" w:space="0" w:color="auto"/>
                <w:left w:val="none" w:sz="0" w:space="0" w:color="auto"/>
                <w:bottom w:val="none" w:sz="0" w:space="0" w:color="auto"/>
                <w:right w:val="none" w:sz="0" w:space="0" w:color="auto"/>
              </w:divBdr>
            </w:div>
          </w:divsChild>
        </w:div>
        <w:div w:id="990524069">
          <w:marLeft w:val="0"/>
          <w:marRight w:val="0"/>
          <w:marTop w:val="0"/>
          <w:marBottom w:val="0"/>
          <w:divBdr>
            <w:top w:val="none" w:sz="0" w:space="0" w:color="auto"/>
            <w:left w:val="none" w:sz="0" w:space="0" w:color="auto"/>
            <w:bottom w:val="none" w:sz="0" w:space="0" w:color="auto"/>
            <w:right w:val="none" w:sz="0" w:space="0" w:color="auto"/>
          </w:divBdr>
          <w:divsChild>
            <w:div w:id="641811255">
              <w:marLeft w:val="0"/>
              <w:marRight w:val="0"/>
              <w:marTop w:val="0"/>
              <w:marBottom w:val="0"/>
              <w:divBdr>
                <w:top w:val="none" w:sz="0" w:space="0" w:color="auto"/>
                <w:left w:val="none" w:sz="0" w:space="0" w:color="auto"/>
                <w:bottom w:val="none" w:sz="0" w:space="0" w:color="auto"/>
                <w:right w:val="none" w:sz="0" w:space="0" w:color="auto"/>
              </w:divBdr>
            </w:div>
            <w:div w:id="1213424195">
              <w:marLeft w:val="0"/>
              <w:marRight w:val="0"/>
              <w:marTop w:val="0"/>
              <w:marBottom w:val="0"/>
              <w:divBdr>
                <w:top w:val="none" w:sz="0" w:space="0" w:color="auto"/>
                <w:left w:val="none" w:sz="0" w:space="0" w:color="auto"/>
                <w:bottom w:val="none" w:sz="0" w:space="0" w:color="auto"/>
                <w:right w:val="none" w:sz="0" w:space="0" w:color="auto"/>
              </w:divBdr>
            </w:div>
            <w:div w:id="1371689715">
              <w:marLeft w:val="0"/>
              <w:marRight w:val="0"/>
              <w:marTop w:val="0"/>
              <w:marBottom w:val="0"/>
              <w:divBdr>
                <w:top w:val="none" w:sz="0" w:space="0" w:color="auto"/>
                <w:left w:val="none" w:sz="0" w:space="0" w:color="auto"/>
                <w:bottom w:val="none" w:sz="0" w:space="0" w:color="auto"/>
                <w:right w:val="none" w:sz="0" w:space="0" w:color="auto"/>
              </w:divBdr>
            </w:div>
          </w:divsChild>
        </w:div>
        <w:div w:id="1201087211">
          <w:marLeft w:val="0"/>
          <w:marRight w:val="0"/>
          <w:marTop w:val="0"/>
          <w:marBottom w:val="0"/>
          <w:divBdr>
            <w:top w:val="none" w:sz="0" w:space="0" w:color="auto"/>
            <w:left w:val="none" w:sz="0" w:space="0" w:color="auto"/>
            <w:bottom w:val="none" w:sz="0" w:space="0" w:color="auto"/>
            <w:right w:val="none" w:sz="0" w:space="0" w:color="auto"/>
          </w:divBdr>
          <w:divsChild>
            <w:div w:id="1305354401">
              <w:marLeft w:val="-75"/>
              <w:marRight w:val="0"/>
              <w:marTop w:val="30"/>
              <w:marBottom w:val="30"/>
              <w:divBdr>
                <w:top w:val="none" w:sz="0" w:space="0" w:color="auto"/>
                <w:left w:val="none" w:sz="0" w:space="0" w:color="auto"/>
                <w:bottom w:val="none" w:sz="0" w:space="0" w:color="auto"/>
                <w:right w:val="none" w:sz="0" w:space="0" w:color="auto"/>
              </w:divBdr>
              <w:divsChild>
                <w:div w:id="16390674">
                  <w:marLeft w:val="0"/>
                  <w:marRight w:val="0"/>
                  <w:marTop w:val="0"/>
                  <w:marBottom w:val="0"/>
                  <w:divBdr>
                    <w:top w:val="none" w:sz="0" w:space="0" w:color="auto"/>
                    <w:left w:val="none" w:sz="0" w:space="0" w:color="auto"/>
                    <w:bottom w:val="none" w:sz="0" w:space="0" w:color="auto"/>
                    <w:right w:val="none" w:sz="0" w:space="0" w:color="auto"/>
                  </w:divBdr>
                  <w:divsChild>
                    <w:div w:id="50858869">
                      <w:marLeft w:val="0"/>
                      <w:marRight w:val="0"/>
                      <w:marTop w:val="0"/>
                      <w:marBottom w:val="0"/>
                      <w:divBdr>
                        <w:top w:val="none" w:sz="0" w:space="0" w:color="auto"/>
                        <w:left w:val="none" w:sz="0" w:space="0" w:color="auto"/>
                        <w:bottom w:val="none" w:sz="0" w:space="0" w:color="auto"/>
                        <w:right w:val="none" w:sz="0" w:space="0" w:color="auto"/>
                      </w:divBdr>
                    </w:div>
                  </w:divsChild>
                </w:div>
                <w:div w:id="31344666">
                  <w:marLeft w:val="0"/>
                  <w:marRight w:val="0"/>
                  <w:marTop w:val="0"/>
                  <w:marBottom w:val="0"/>
                  <w:divBdr>
                    <w:top w:val="none" w:sz="0" w:space="0" w:color="auto"/>
                    <w:left w:val="none" w:sz="0" w:space="0" w:color="auto"/>
                    <w:bottom w:val="none" w:sz="0" w:space="0" w:color="auto"/>
                    <w:right w:val="none" w:sz="0" w:space="0" w:color="auto"/>
                  </w:divBdr>
                  <w:divsChild>
                    <w:div w:id="1344085494">
                      <w:marLeft w:val="0"/>
                      <w:marRight w:val="0"/>
                      <w:marTop w:val="0"/>
                      <w:marBottom w:val="0"/>
                      <w:divBdr>
                        <w:top w:val="none" w:sz="0" w:space="0" w:color="auto"/>
                        <w:left w:val="none" w:sz="0" w:space="0" w:color="auto"/>
                        <w:bottom w:val="none" w:sz="0" w:space="0" w:color="auto"/>
                        <w:right w:val="none" w:sz="0" w:space="0" w:color="auto"/>
                      </w:divBdr>
                    </w:div>
                  </w:divsChild>
                </w:div>
                <w:div w:id="523247076">
                  <w:marLeft w:val="0"/>
                  <w:marRight w:val="0"/>
                  <w:marTop w:val="0"/>
                  <w:marBottom w:val="0"/>
                  <w:divBdr>
                    <w:top w:val="none" w:sz="0" w:space="0" w:color="auto"/>
                    <w:left w:val="none" w:sz="0" w:space="0" w:color="auto"/>
                    <w:bottom w:val="none" w:sz="0" w:space="0" w:color="auto"/>
                    <w:right w:val="none" w:sz="0" w:space="0" w:color="auto"/>
                  </w:divBdr>
                  <w:divsChild>
                    <w:div w:id="1995523117">
                      <w:marLeft w:val="0"/>
                      <w:marRight w:val="0"/>
                      <w:marTop w:val="0"/>
                      <w:marBottom w:val="0"/>
                      <w:divBdr>
                        <w:top w:val="none" w:sz="0" w:space="0" w:color="auto"/>
                        <w:left w:val="none" w:sz="0" w:space="0" w:color="auto"/>
                        <w:bottom w:val="none" w:sz="0" w:space="0" w:color="auto"/>
                        <w:right w:val="none" w:sz="0" w:space="0" w:color="auto"/>
                      </w:divBdr>
                    </w:div>
                  </w:divsChild>
                </w:div>
                <w:div w:id="763302607">
                  <w:marLeft w:val="0"/>
                  <w:marRight w:val="0"/>
                  <w:marTop w:val="0"/>
                  <w:marBottom w:val="0"/>
                  <w:divBdr>
                    <w:top w:val="none" w:sz="0" w:space="0" w:color="auto"/>
                    <w:left w:val="none" w:sz="0" w:space="0" w:color="auto"/>
                    <w:bottom w:val="none" w:sz="0" w:space="0" w:color="auto"/>
                    <w:right w:val="none" w:sz="0" w:space="0" w:color="auto"/>
                  </w:divBdr>
                  <w:divsChild>
                    <w:div w:id="911280630">
                      <w:marLeft w:val="0"/>
                      <w:marRight w:val="0"/>
                      <w:marTop w:val="0"/>
                      <w:marBottom w:val="0"/>
                      <w:divBdr>
                        <w:top w:val="none" w:sz="0" w:space="0" w:color="auto"/>
                        <w:left w:val="none" w:sz="0" w:space="0" w:color="auto"/>
                        <w:bottom w:val="none" w:sz="0" w:space="0" w:color="auto"/>
                        <w:right w:val="none" w:sz="0" w:space="0" w:color="auto"/>
                      </w:divBdr>
                    </w:div>
                  </w:divsChild>
                </w:div>
                <w:div w:id="815024978">
                  <w:marLeft w:val="0"/>
                  <w:marRight w:val="0"/>
                  <w:marTop w:val="0"/>
                  <w:marBottom w:val="0"/>
                  <w:divBdr>
                    <w:top w:val="none" w:sz="0" w:space="0" w:color="auto"/>
                    <w:left w:val="none" w:sz="0" w:space="0" w:color="auto"/>
                    <w:bottom w:val="none" w:sz="0" w:space="0" w:color="auto"/>
                    <w:right w:val="none" w:sz="0" w:space="0" w:color="auto"/>
                  </w:divBdr>
                  <w:divsChild>
                    <w:div w:id="680157052">
                      <w:marLeft w:val="0"/>
                      <w:marRight w:val="0"/>
                      <w:marTop w:val="0"/>
                      <w:marBottom w:val="0"/>
                      <w:divBdr>
                        <w:top w:val="none" w:sz="0" w:space="0" w:color="auto"/>
                        <w:left w:val="none" w:sz="0" w:space="0" w:color="auto"/>
                        <w:bottom w:val="none" w:sz="0" w:space="0" w:color="auto"/>
                        <w:right w:val="none" w:sz="0" w:space="0" w:color="auto"/>
                      </w:divBdr>
                    </w:div>
                  </w:divsChild>
                </w:div>
                <w:div w:id="1504011208">
                  <w:marLeft w:val="0"/>
                  <w:marRight w:val="0"/>
                  <w:marTop w:val="0"/>
                  <w:marBottom w:val="0"/>
                  <w:divBdr>
                    <w:top w:val="none" w:sz="0" w:space="0" w:color="auto"/>
                    <w:left w:val="none" w:sz="0" w:space="0" w:color="auto"/>
                    <w:bottom w:val="none" w:sz="0" w:space="0" w:color="auto"/>
                    <w:right w:val="none" w:sz="0" w:space="0" w:color="auto"/>
                  </w:divBdr>
                  <w:divsChild>
                    <w:div w:id="1140537383">
                      <w:marLeft w:val="0"/>
                      <w:marRight w:val="0"/>
                      <w:marTop w:val="0"/>
                      <w:marBottom w:val="0"/>
                      <w:divBdr>
                        <w:top w:val="none" w:sz="0" w:space="0" w:color="auto"/>
                        <w:left w:val="none" w:sz="0" w:space="0" w:color="auto"/>
                        <w:bottom w:val="none" w:sz="0" w:space="0" w:color="auto"/>
                        <w:right w:val="none" w:sz="0" w:space="0" w:color="auto"/>
                      </w:divBdr>
                    </w:div>
                  </w:divsChild>
                </w:div>
                <w:div w:id="1580363167">
                  <w:marLeft w:val="0"/>
                  <w:marRight w:val="0"/>
                  <w:marTop w:val="0"/>
                  <w:marBottom w:val="0"/>
                  <w:divBdr>
                    <w:top w:val="none" w:sz="0" w:space="0" w:color="auto"/>
                    <w:left w:val="none" w:sz="0" w:space="0" w:color="auto"/>
                    <w:bottom w:val="none" w:sz="0" w:space="0" w:color="auto"/>
                    <w:right w:val="none" w:sz="0" w:space="0" w:color="auto"/>
                  </w:divBdr>
                  <w:divsChild>
                    <w:div w:id="790588526">
                      <w:marLeft w:val="0"/>
                      <w:marRight w:val="0"/>
                      <w:marTop w:val="0"/>
                      <w:marBottom w:val="0"/>
                      <w:divBdr>
                        <w:top w:val="none" w:sz="0" w:space="0" w:color="auto"/>
                        <w:left w:val="none" w:sz="0" w:space="0" w:color="auto"/>
                        <w:bottom w:val="none" w:sz="0" w:space="0" w:color="auto"/>
                        <w:right w:val="none" w:sz="0" w:space="0" w:color="auto"/>
                      </w:divBdr>
                    </w:div>
                  </w:divsChild>
                </w:div>
                <w:div w:id="1957637891">
                  <w:marLeft w:val="0"/>
                  <w:marRight w:val="0"/>
                  <w:marTop w:val="0"/>
                  <w:marBottom w:val="0"/>
                  <w:divBdr>
                    <w:top w:val="none" w:sz="0" w:space="0" w:color="auto"/>
                    <w:left w:val="none" w:sz="0" w:space="0" w:color="auto"/>
                    <w:bottom w:val="none" w:sz="0" w:space="0" w:color="auto"/>
                    <w:right w:val="none" w:sz="0" w:space="0" w:color="auto"/>
                  </w:divBdr>
                  <w:divsChild>
                    <w:div w:id="4268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687705">
          <w:marLeft w:val="0"/>
          <w:marRight w:val="0"/>
          <w:marTop w:val="0"/>
          <w:marBottom w:val="0"/>
          <w:divBdr>
            <w:top w:val="none" w:sz="0" w:space="0" w:color="auto"/>
            <w:left w:val="none" w:sz="0" w:space="0" w:color="auto"/>
            <w:bottom w:val="none" w:sz="0" w:space="0" w:color="auto"/>
            <w:right w:val="none" w:sz="0" w:space="0" w:color="auto"/>
          </w:divBdr>
          <w:divsChild>
            <w:div w:id="762149137">
              <w:marLeft w:val="0"/>
              <w:marRight w:val="0"/>
              <w:marTop w:val="0"/>
              <w:marBottom w:val="0"/>
              <w:divBdr>
                <w:top w:val="none" w:sz="0" w:space="0" w:color="auto"/>
                <w:left w:val="none" w:sz="0" w:space="0" w:color="auto"/>
                <w:bottom w:val="none" w:sz="0" w:space="0" w:color="auto"/>
                <w:right w:val="none" w:sz="0" w:space="0" w:color="auto"/>
              </w:divBdr>
            </w:div>
            <w:div w:id="1075974338">
              <w:marLeft w:val="0"/>
              <w:marRight w:val="0"/>
              <w:marTop w:val="0"/>
              <w:marBottom w:val="0"/>
              <w:divBdr>
                <w:top w:val="none" w:sz="0" w:space="0" w:color="auto"/>
                <w:left w:val="none" w:sz="0" w:space="0" w:color="auto"/>
                <w:bottom w:val="none" w:sz="0" w:space="0" w:color="auto"/>
                <w:right w:val="none" w:sz="0" w:space="0" w:color="auto"/>
              </w:divBdr>
            </w:div>
            <w:div w:id="1730690541">
              <w:marLeft w:val="0"/>
              <w:marRight w:val="0"/>
              <w:marTop w:val="0"/>
              <w:marBottom w:val="0"/>
              <w:divBdr>
                <w:top w:val="none" w:sz="0" w:space="0" w:color="auto"/>
                <w:left w:val="none" w:sz="0" w:space="0" w:color="auto"/>
                <w:bottom w:val="none" w:sz="0" w:space="0" w:color="auto"/>
                <w:right w:val="none" w:sz="0" w:space="0" w:color="auto"/>
              </w:divBdr>
            </w:div>
            <w:div w:id="1908687416">
              <w:marLeft w:val="0"/>
              <w:marRight w:val="0"/>
              <w:marTop w:val="0"/>
              <w:marBottom w:val="0"/>
              <w:divBdr>
                <w:top w:val="none" w:sz="0" w:space="0" w:color="auto"/>
                <w:left w:val="none" w:sz="0" w:space="0" w:color="auto"/>
                <w:bottom w:val="none" w:sz="0" w:space="0" w:color="auto"/>
                <w:right w:val="none" w:sz="0" w:space="0" w:color="auto"/>
              </w:divBdr>
            </w:div>
            <w:div w:id="2115440879">
              <w:marLeft w:val="0"/>
              <w:marRight w:val="0"/>
              <w:marTop w:val="0"/>
              <w:marBottom w:val="0"/>
              <w:divBdr>
                <w:top w:val="none" w:sz="0" w:space="0" w:color="auto"/>
                <w:left w:val="none" w:sz="0" w:space="0" w:color="auto"/>
                <w:bottom w:val="none" w:sz="0" w:space="0" w:color="auto"/>
                <w:right w:val="none" w:sz="0" w:space="0" w:color="auto"/>
              </w:divBdr>
            </w:div>
          </w:divsChild>
        </w:div>
        <w:div w:id="1492716273">
          <w:marLeft w:val="0"/>
          <w:marRight w:val="0"/>
          <w:marTop w:val="0"/>
          <w:marBottom w:val="0"/>
          <w:divBdr>
            <w:top w:val="none" w:sz="0" w:space="0" w:color="auto"/>
            <w:left w:val="none" w:sz="0" w:space="0" w:color="auto"/>
            <w:bottom w:val="none" w:sz="0" w:space="0" w:color="auto"/>
            <w:right w:val="none" w:sz="0" w:space="0" w:color="auto"/>
          </w:divBdr>
          <w:divsChild>
            <w:div w:id="1208107061">
              <w:marLeft w:val="0"/>
              <w:marRight w:val="0"/>
              <w:marTop w:val="0"/>
              <w:marBottom w:val="0"/>
              <w:divBdr>
                <w:top w:val="none" w:sz="0" w:space="0" w:color="auto"/>
                <w:left w:val="none" w:sz="0" w:space="0" w:color="auto"/>
                <w:bottom w:val="none" w:sz="0" w:space="0" w:color="auto"/>
                <w:right w:val="none" w:sz="0" w:space="0" w:color="auto"/>
              </w:divBdr>
            </w:div>
            <w:div w:id="1566644088">
              <w:marLeft w:val="0"/>
              <w:marRight w:val="0"/>
              <w:marTop w:val="0"/>
              <w:marBottom w:val="0"/>
              <w:divBdr>
                <w:top w:val="none" w:sz="0" w:space="0" w:color="auto"/>
                <w:left w:val="none" w:sz="0" w:space="0" w:color="auto"/>
                <w:bottom w:val="none" w:sz="0" w:space="0" w:color="auto"/>
                <w:right w:val="none" w:sz="0" w:space="0" w:color="auto"/>
              </w:divBdr>
            </w:div>
          </w:divsChild>
        </w:div>
        <w:div w:id="1850678744">
          <w:marLeft w:val="0"/>
          <w:marRight w:val="0"/>
          <w:marTop w:val="0"/>
          <w:marBottom w:val="0"/>
          <w:divBdr>
            <w:top w:val="none" w:sz="0" w:space="0" w:color="auto"/>
            <w:left w:val="none" w:sz="0" w:space="0" w:color="auto"/>
            <w:bottom w:val="none" w:sz="0" w:space="0" w:color="auto"/>
            <w:right w:val="none" w:sz="0" w:space="0" w:color="auto"/>
          </w:divBdr>
          <w:divsChild>
            <w:div w:id="892621412">
              <w:marLeft w:val="-75"/>
              <w:marRight w:val="0"/>
              <w:marTop w:val="30"/>
              <w:marBottom w:val="30"/>
              <w:divBdr>
                <w:top w:val="none" w:sz="0" w:space="0" w:color="auto"/>
                <w:left w:val="none" w:sz="0" w:space="0" w:color="auto"/>
                <w:bottom w:val="none" w:sz="0" w:space="0" w:color="auto"/>
                <w:right w:val="none" w:sz="0" w:space="0" w:color="auto"/>
              </w:divBdr>
              <w:divsChild>
                <w:div w:id="162166138">
                  <w:marLeft w:val="0"/>
                  <w:marRight w:val="0"/>
                  <w:marTop w:val="0"/>
                  <w:marBottom w:val="0"/>
                  <w:divBdr>
                    <w:top w:val="none" w:sz="0" w:space="0" w:color="auto"/>
                    <w:left w:val="none" w:sz="0" w:space="0" w:color="auto"/>
                    <w:bottom w:val="none" w:sz="0" w:space="0" w:color="auto"/>
                    <w:right w:val="none" w:sz="0" w:space="0" w:color="auto"/>
                  </w:divBdr>
                  <w:divsChild>
                    <w:div w:id="1680085677">
                      <w:marLeft w:val="0"/>
                      <w:marRight w:val="0"/>
                      <w:marTop w:val="0"/>
                      <w:marBottom w:val="0"/>
                      <w:divBdr>
                        <w:top w:val="none" w:sz="0" w:space="0" w:color="auto"/>
                        <w:left w:val="none" w:sz="0" w:space="0" w:color="auto"/>
                        <w:bottom w:val="none" w:sz="0" w:space="0" w:color="auto"/>
                        <w:right w:val="none" w:sz="0" w:space="0" w:color="auto"/>
                      </w:divBdr>
                    </w:div>
                  </w:divsChild>
                </w:div>
                <w:div w:id="720249744">
                  <w:marLeft w:val="0"/>
                  <w:marRight w:val="0"/>
                  <w:marTop w:val="0"/>
                  <w:marBottom w:val="0"/>
                  <w:divBdr>
                    <w:top w:val="none" w:sz="0" w:space="0" w:color="auto"/>
                    <w:left w:val="none" w:sz="0" w:space="0" w:color="auto"/>
                    <w:bottom w:val="none" w:sz="0" w:space="0" w:color="auto"/>
                    <w:right w:val="none" w:sz="0" w:space="0" w:color="auto"/>
                  </w:divBdr>
                  <w:divsChild>
                    <w:div w:id="1855219517">
                      <w:marLeft w:val="0"/>
                      <w:marRight w:val="0"/>
                      <w:marTop w:val="0"/>
                      <w:marBottom w:val="0"/>
                      <w:divBdr>
                        <w:top w:val="none" w:sz="0" w:space="0" w:color="auto"/>
                        <w:left w:val="none" w:sz="0" w:space="0" w:color="auto"/>
                        <w:bottom w:val="none" w:sz="0" w:space="0" w:color="auto"/>
                        <w:right w:val="none" w:sz="0" w:space="0" w:color="auto"/>
                      </w:divBdr>
                    </w:div>
                  </w:divsChild>
                </w:div>
                <w:div w:id="1625189417">
                  <w:marLeft w:val="0"/>
                  <w:marRight w:val="0"/>
                  <w:marTop w:val="0"/>
                  <w:marBottom w:val="0"/>
                  <w:divBdr>
                    <w:top w:val="none" w:sz="0" w:space="0" w:color="auto"/>
                    <w:left w:val="none" w:sz="0" w:space="0" w:color="auto"/>
                    <w:bottom w:val="none" w:sz="0" w:space="0" w:color="auto"/>
                    <w:right w:val="none" w:sz="0" w:space="0" w:color="auto"/>
                  </w:divBdr>
                  <w:divsChild>
                    <w:div w:id="1735203130">
                      <w:marLeft w:val="0"/>
                      <w:marRight w:val="0"/>
                      <w:marTop w:val="0"/>
                      <w:marBottom w:val="0"/>
                      <w:divBdr>
                        <w:top w:val="none" w:sz="0" w:space="0" w:color="auto"/>
                        <w:left w:val="none" w:sz="0" w:space="0" w:color="auto"/>
                        <w:bottom w:val="none" w:sz="0" w:space="0" w:color="auto"/>
                        <w:right w:val="none" w:sz="0" w:space="0" w:color="auto"/>
                      </w:divBdr>
                    </w:div>
                  </w:divsChild>
                </w:div>
                <w:div w:id="1662928078">
                  <w:marLeft w:val="0"/>
                  <w:marRight w:val="0"/>
                  <w:marTop w:val="0"/>
                  <w:marBottom w:val="0"/>
                  <w:divBdr>
                    <w:top w:val="none" w:sz="0" w:space="0" w:color="auto"/>
                    <w:left w:val="none" w:sz="0" w:space="0" w:color="auto"/>
                    <w:bottom w:val="none" w:sz="0" w:space="0" w:color="auto"/>
                    <w:right w:val="none" w:sz="0" w:space="0" w:color="auto"/>
                  </w:divBdr>
                  <w:divsChild>
                    <w:div w:id="1603025900">
                      <w:marLeft w:val="0"/>
                      <w:marRight w:val="0"/>
                      <w:marTop w:val="0"/>
                      <w:marBottom w:val="0"/>
                      <w:divBdr>
                        <w:top w:val="none" w:sz="0" w:space="0" w:color="auto"/>
                        <w:left w:val="none" w:sz="0" w:space="0" w:color="auto"/>
                        <w:bottom w:val="none" w:sz="0" w:space="0" w:color="auto"/>
                        <w:right w:val="none" w:sz="0" w:space="0" w:color="auto"/>
                      </w:divBdr>
                    </w:div>
                  </w:divsChild>
                </w:div>
                <w:div w:id="1675572998">
                  <w:marLeft w:val="0"/>
                  <w:marRight w:val="0"/>
                  <w:marTop w:val="0"/>
                  <w:marBottom w:val="0"/>
                  <w:divBdr>
                    <w:top w:val="none" w:sz="0" w:space="0" w:color="auto"/>
                    <w:left w:val="none" w:sz="0" w:space="0" w:color="auto"/>
                    <w:bottom w:val="none" w:sz="0" w:space="0" w:color="auto"/>
                    <w:right w:val="none" w:sz="0" w:space="0" w:color="auto"/>
                  </w:divBdr>
                  <w:divsChild>
                    <w:div w:id="1728720718">
                      <w:marLeft w:val="0"/>
                      <w:marRight w:val="0"/>
                      <w:marTop w:val="0"/>
                      <w:marBottom w:val="0"/>
                      <w:divBdr>
                        <w:top w:val="none" w:sz="0" w:space="0" w:color="auto"/>
                        <w:left w:val="none" w:sz="0" w:space="0" w:color="auto"/>
                        <w:bottom w:val="none" w:sz="0" w:space="0" w:color="auto"/>
                        <w:right w:val="none" w:sz="0" w:space="0" w:color="auto"/>
                      </w:divBdr>
                    </w:div>
                  </w:divsChild>
                </w:div>
                <w:div w:id="1681278163">
                  <w:marLeft w:val="0"/>
                  <w:marRight w:val="0"/>
                  <w:marTop w:val="0"/>
                  <w:marBottom w:val="0"/>
                  <w:divBdr>
                    <w:top w:val="none" w:sz="0" w:space="0" w:color="auto"/>
                    <w:left w:val="none" w:sz="0" w:space="0" w:color="auto"/>
                    <w:bottom w:val="none" w:sz="0" w:space="0" w:color="auto"/>
                    <w:right w:val="none" w:sz="0" w:space="0" w:color="auto"/>
                  </w:divBdr>
                  <w:divsChild>
                    <w:div w:id="654651308">
                      <w:marLeft w:val="0"/>
                      <w:marRight w:val="0"/>
                      <w:marTop w:val="0"/>
                      <w:marBottom w:val="0"/>
                      <w:divBdr>
                        <w:top w:val="none" w:sz="0" w:space="0" w:color="auto"/>
                        <w:left w:val="none" w:sz="0" w:space="0" w:color="auto"/>
                        <w:bottom w:val="none" w:sz="0" w:space="0" w:color="auto"/>
                        <w:right w:val="none" w:sz="0" w:space="0" w:color="auto"/>
                      </w:divBdr>
                    </w:div>
                  </w:divsChild>
                </w:div>
                <w:div w:id="1948081626">
                  <w:marLeft w:val="0"/>
                  <w:marRight w:val="0"/>
                  <w:marTop w:val="0"/>
                  <w:marBottom w:val="0"/>
                  <w:divBdr>
                    <w:top w:val="none" w:sz="0" w:space="0" w:color="auto"/>
                    <w:left w:val="none" w:sz="0" w:space="0" w:color="auto"/>
                    <w:bottom w:val="none" w:sz="0" w:space="0" w:color="auto"/>
                    <w:right w:val="none" w:sz="0" w:space="0" w:color="auto"/>
                  </w:divBdr>
                  <w:divsChild>
                    <w:div w:id="508720396">
                      <w:marLeft w:val="0"/>
                      <w:marRight w:val="0"/>
                      <w:marTop w:val="0"/>
                      <w:marBottom w:val="0"/>
                      <w:divBdr>
                        <w:top w:val="none" w:sz="0" w:space="0" w:color="auto"/>
                        <w:left w:val="none" w:sz="0" w:space="0" w:color="auto"/>
                        <w:bottom w:val="none" w:sz="0" w:space="0" w:color="auto"/>
                        <w:right w:val="none" w:sz="0" w:space="0" w:color="auto"/>
                      </w:divBdr>
                    </w:div>
                  </w:divsChild>
                </w:div>
                <w:div w:id="1984507552">
                  <w:marLeft w:val="0"/>
                  <w:marRight w:val="0"/>
                  <w:marTop w:val="0"/>
                  <w:marBottom w:val="0"/>
                  <w:divBdr>
                    <w:top w:val="none" w:sz="0" w:space="0" w:color="auto"/>
                    <w:left w:val="none" w:sz="0" w:space="0" w:color="auto"/>
                    <w:bottom w:val="none" w:sz="0" w:space="0" w:color="auto"/>
                    <w:right w:val="none" w:sz="0" w:space="0" w:color="auto"/>
                  </w:divBdr>
                  <w:divsChild>
                    <w:div w:id="1428891180">
                      <w:marLeft w:val="0"/>
                      <w:marRight w:val="0"/>
                      <w:marTop w:val="0"/>
                      <w:marBottom w:val="0"/>
                      <w:divBdr>
                        <w:top w:val="none" w:sz="0" w:space="0" w:color="auto"/>
                        <w:left w:val="none" w:sz="0" w:space="0" w:color="auto"/>
                        <w:bottom w:val="none" w:sz="0" w:space="0" w:color="auto"/>
                        <w:right w:val="none" w:sz="0" w:space="0" w:color="auto"/>
                      </w:divBdr>
                    </w:div>
                    <w:div w:id="211304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201743">
          <w:marLeft w:val="0"/>
          <w:marRight w:val="0"/>
          <w:marTop w:val="0"/>
          <w:marBottom w:val="0"/>
          <w:divBdr>
            <w:top w:val="none" w:sz="0" w:space="0" w:color="auto"/>
            <w:left w:val="none" w:sz="0" w:space="0" w:color="auto"/>
            <w:bottom w:val="none" w:sz="0" w:space="0" w:color="auto"/>
            <w:right w:val="none" w:sz="0" w:space="0" w:color="auto"/>
          </w:divBdr>
          <w:divsChild>
            <w:div w:id="547571463">
              <w:marLeft w:val="-75"/>
              <w:marRight w:val="0"/>
              <w:marTop w:val="30"/>
              <w:marBottom w:val="30"/>
              <w:divBdr>
                <w:top w:val="none" w:sz="0" w:space="0" w:color="auto"/>
                <w:left w:val="none" w:sz="0" w:space="0" w:color="auto"/>
                <w:bottom w:val="none" w:sz="0" w:space="0" w:color="auto"/>
                <w:right w:val="none" w:sz="0" w:space="0" w:color="auto"/>
              </w:divBdr>
              <w:divsChild>
                <w:div w:id="171140609">
                  <w:marLeft w:val="0"/>
                  <w:marRight w:val="0"/>
                  <w:marTop w:val="0"/>
                  <w:marBottom w:val="0"/>
                  <w:divBdr>
                    <w:top w:val="none" w:sz="0" w:space="0" w:color="auto"/>
                    <w:left w:val="none" w:sz="0" w:space="0" w:color="auto"/>
                    <w:bottom w:val="none" w:sz="0" w:space="0" w:color="auto"/>
                    <w:right w:val="none" w:sz="0" w:space="0" w:color="auto"/>
                  </w:divBdr>
                  <w:divsChild>
                    <w:div w:id="573009881">
                      <w:marLeft w:val="0"/>
                      <w:marRight w:val="0"/>
                      <w:marTop w:val="0"/>
                      <w:marBottom w:val="0"/>
                      <w:divBdr>
                        <w:top w:val="none" w:sz="0" w:space="0" w:color="auto"/>
                        <w:left w:val="none" w:sz="0" w:space="0" w:color="auto"/>
                        <w:bottom w:val="none" w:sz="0" w:space="0" w:color="auto"/>
                        <w:right w:val="none" w:sz="0" w:space="0" w:color="auto"/>
                      </w:divBdr>
                    </w:div>
                    <w:div w:id="1115952377">
                      <w:marLeft w:val="0"/>
                      <w:marRight w:val="0"/>
                      <w:marTop w:val="0"/>
                      <w:marBottom w:val="0"/>
                      <w:divBdr>
                        <w:top w:val="none" w:sz="0" w:space="0" w:color="auto"/>
                        <w:left w:val="none" w:sz="0" w:space="0" w:color="auto"/>
                        <w:bottom w:val="none" w:sz="0" w:space="0" w:color="auto"/>
                        <w:right w:val="none" w:sz="0" w:space="0" w:color="auto"/>
                      </w:divBdr>
                    </w:div>
                  </w:divsChild>
                </w:div>
                <w:div w:id="392896731">
                  <w:marLeft w:val="0"/>
                  <w:marRight w:val="0"/>
                  <w:marTop w:val="0"/>
                  <w:marBottom w:val="0"/>
                  <w:divBdr>
                    <w:top w:val="none" w:sz="0" w:space="0" w:color="auto"/>
                    <w:left w:val="none" w:sz="0" w:space="0" w:color="auto"/>
                    <w:bottom w:val="none" w:sz="0" w:space="0" w:color="auto"/>
                    <w:right w:val="none" w:sz="0" w:space="0" w:color="auto"/>
                  </w:divBdr>
                  <w:divsChild>
                    <w:div w:id="936525942">
                      <w:marLeft w:val="0"/>
                      <w:marRight w:val="0"/>
                      <w:marTop w:val="0"/>
                      <w:marBottom w:val="0"/>
                      <w:divBdr>
                        <w:top w:val="none" w:sz="0" w:space="0" w:color="auto"/>
                        <w:left w:val="none" w:sz="0" w:space="0" w:color="auto"/>
                        <w:bottom w:val="none" w:sz="0" w:space="0" w:color="auto"/>
                        <w:right w:val="none" w:sz="0" w:space="0" w:color="auto"/>
                      </w:divBdr>
                    </w:div>
                  </w:divsChild>
                </w:div>
                <w:div w:id="938870488">
                  <w:marLeft w:val="0"/>
                  <w:marRight w:val="0"/>
                  <w:marTop w:val="0"/>
                  <w:marBottom w:val="0"/>
                  <w:divBdr>
                    <w:top w:val="none" w:sz="0" w:space="0" w:color="auto"/>
                    <w:left w:val="none" w:sz="0" w:space="0" w:color="auto"/>
                    <w:bottom w:val="none" w:sz="0" w:space="0" w:color="auto"/>
                    <w:right w:val="none" w:sz="0" w:space="0" w:color="auto"/>
                  </w:divBdr>
                  <w:divsChild>
                    <w:div w:id="1906211603">
                      <w:marLeft w:val="0"/>
                      <w:marRight w:val="0"/>
                      <w:marTop w:val="0"/>
                      <w:marBottom w:val="0"/>
                      <w:divBdr>
                        <w:top w:val="none" w:sz="0" w:space="0" w:color="auto"/>
                        <w:left w:val="none" w:sz="0" w:space="0" w:color="auto"/>
                        <w:bottom w:val="none" w:sz="0" w:space="0" w:color="auto"/>
                        <w:right w:val="none" w:sz="0" w:space="0" w:color="auto"/>
                      </w:divBdr>
                    </w:div>
                  </w:divsChild>
                </w:div>
                <w:div w:id="1399283480">
                  <w:marLeft w:val="0"/>
                  <w:marRight w:val="0"/>
                  <w:marTop w:val="0"/>
                  <w:marBottom w:val="0"/>
                  <w:divBdr>
                    <w:top w:val="none" w:sz="0" w:space="0" w:color="auto"/>
                    <w:left w:val="none" w:sz="0" w:space="0" w:color="auto"/>
                    <w:bottom w:val="none" w:sz="0" w:space="0" w:color="auto"/>
                    <w:right w:val="none" w:sz="0" w:space="0" w:color="auto"/>
                  </w:divBdr>
                  <w:divsChild>
                    <w:div w:id="1435857166">
                      <w:marLeft w:val="0"/>
                      <w:marRight w:val="0"/>
                      <w:marTop w:val="0"/>
                      <w:marBottom w:val="0"/>
                      <w:divBdr>
                        <w:top w:val="none" w:sz="0" w:space="0" w:color="auto"/>
                        <w:left w:val="none" w:sz="0" w:space="0" w:color="auto"/>
                        <w:bottom w:val="none" w:sz="0" w:space="0" w:color="auto"/>
                        <w:right w:val="none" w:sz="0" w:space="0" w:color="auto"/>
                      </w:divBdr>
                    </w:div>
                  </w:divsChild>
                </w:div>
                <w:div w:id="1411736735">
                  <w:marLeft w:val="0"/>
                  <w:marRight w:val="0"/>
                  <w:marTop w:val="0"/>
                  <w:marBottom w:val="0"/>
                  <w:divBdr>
                    <w:top w:val="none" w:sz="0" w:space="0" w:color="auto"/>
                    <w:left w:val="none" w:sz="0" w:space="0" w:color="auto"/>
                    <w:bottom w:val="none" w:sz="0" w:space="0" w:color="auto"/>
                    <w:right w:val="none" w:sz="0" w:space="0" w:color="auto"/>
                  </w:divBdr>
                  <w:divsChild>
                    <w:div w:id="1426536715">
                      <w:marLeft w:val="0"/>
                      <w:marRight w:val="0"/>
                      <w:marTop w:val="0"/>
                      <w:marBottom w:val="0"/>
                      <w:divBdr>
                        <w:top w:val="none" w:sz="0" w:space="0" w:color="auto"/>
                        <w:left w:val="none" w:sz="0" w:space="0" w:color="auto"/>
                        <w:bottom w:val="none" w:sz="0" w:space="0" w:color="auto"/>
                        <w:right w:val="none" w:sz="0" w:space="0" w:color="auto"/>
                      </w:divBdr>
                    </w:div>
                    <w:div w:id="1927416051">
                      <w:marLeft w:val="0"/>
                      <w:marRight w:val="0"/>
                      <w:marTop w:val="0"/>
                      <w:marBottom w:val="0"/>
                      <w:divBdr>
                        <w:top w:val="none" w:sz="0" w:space="0" w:color="auto"/>
                        <w:left w:val="none" w:sz="0" w:space="0" w:color="auto"/>
                        <w:bottom w:val="none" w:sz="0" w:space="0" w:color="auto"/>
                        <w:right w:val="none" w:sz="0" w:space="0" w:color="auto"/>
                      </w:divBdr>
                    </w:div>
                  </w:divsChild>
                </w:div>
                <w:div w:id="1577276211">
                  <w:marLeft w:val="0"/>
                  <w:marRight w:val="0"/>
                  <w:marTop w:val="0"/>
                  <w:marBottom w:val="0"/>
                  <w:divBdr>
                    <w:top w:val="none" w:sz="0" w:space="0" w:color="auto"/>
                    <w:left w:val="none" w:sz="0" w:space="0" w:color="auto"/>
                    <w:bottom w:val="none" w:sz="0" w:space="0" w:color="auto"/>
                    <w:right w:val="none" w:sz="0" w:space="0" w:color="auto"/>
                  </w:divBdr>
                  <w:divsChild>
                    <w:div w:id="557741707">
                      <w:marLeft w:val="0"/>
                      <w:marRight w:val="0"/>
                      <w:marTop w:val="0"/>
                      <w:marBottom w:val="0"/>
                      <w:divBdr>
                        <w:top w:val="none" w:sz="0" w:space="0" w:color="auto"/>
                        <w:left w:val="none" w:sz="0" w:space="0" w:color="auto"/>
                        <w:bottom w:val="none" w:sz="0" w:space="0" w:color="auto"/>
                        <w:right w:val="none" w:sz="0" w:space="0" w:color="auto"/>
                      </w:divBdr>
                    </w:div>
                    <w:div w:id="1309939873">
                      <w:marLeft w:val="0"/>
                      <w:marRight w:val="0"/>
                      <w:marTop w:val="0"/>
                      <w:marBottom w:val="0"/>
                      <w:divBdr>
                        <w:top w:val="none" w:sz="0" w:space="0" w:color="auto"/>
                        <w:left w:val="none" w:sz="0" w:space="0" w:color="auto"/>
                        <w:bottom w:val="none" w:sz="0" w:space="0" w:color="auto"/>
                        <w:right w:val="none" w:sz="0" w:space="0" w:color="auto"/>
                      </w:divBdr>
                    </w:div>
                  </w:divsChild>
                </w:div>
                <w:div w:id="1664778044">
                  <w:marLeft w:val="0"/>
                  <w:marRight w:val="0"/>
                  <w:marTop w:val="0"/>
                  <w:marBottom w:val="0"/>
                  <w:divBdr>
                    <w:top w:val="none" w:sz="0" w:space="0" w:color="auto"/>
                    <w:left w:val="none" w:sz="0" w:space="0" w:color="auto"/>
                    <w:bottom w:val="none" w:sz="0" w:space="0" w:color="auto"/>
                    <w:right w:val="none" w:sz="0" w:space="0" w:color="auto"/>
                  </w:divBdr>
                  <w:divsChild>
                    <w:div w:id="1914461149">
                      <w:marLeft w:val="0"/>
                      <w:marRight w:val="0"/>
                      <w:marTop w:val="0"/>
                      <w:marBottom w:val="0"/>
                      <w:divBdr>
                        <w:top w:val="none" w:sz="0" w:space="0" w:color="auto"/>
                        <w:left w:val="none" w:sz="0" w:space="0" w:color="auto"/>
                        <w:bottom w:val="none" w:sz="0" w:space="0" w:color="auto"/>
                        <w:right w:val="none" w:sz="0" w:space="0" w:color="auto"/>
                      </w:divBdr>
                    </w:div>
                  </w:divsChild>
                </w:div>
                <w:div w:id="2024938763">
                  <w:marLeft w:val="0"/>
                  <w:marRight w:val="0"/>
                  <w:marTop w:val="0"/>
                  <w:marBottom w:val="0"/>
                  <w:divBdr>
                    <w:top w:val="none" w:sz="0" w:space="0" w:color="auto"/>
                    <w:left w:val="none" w:sz="0" w:space="0" w:color="auto"/>
                    <w:bottom w:val="none" w:sz="0" w:space="0" w:color="auto"/>
                    <w:right w:val="none" w:sz="0" w:space="0" w:color="auto"/>
                  </w:divBdr>
                  <w:divsChild>
                    <w:div w:id="178187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119489">
          <w:marLeft w:val="0"/>
          <w:marRight w:val="0"/>
          <w:marTop w:val="0"/>
          <w:marBottom w:val="0"/>
          <w:divBdr>
            <w:top w:val="none" w:sz="0" w:space="0" w:color="auto"/>
            <w:left w:val="none" w:sz="0" w:space="0" w:color="auto"/>
            <w:bottom w:val="none" w:sz="0" w:space="0" w:color="auto"/>
            <w:right w:val="none" w:sz="0" w:space="0" w:color="auto"/>
          </w:divBdr>
          <w:divsChild>
            <w:div w:id="1911036503">
              <w:marLeft w:val="-75"/>
              <w:marRight w:val="0"/>
              <w:marTop w:val="30"/>
              <w:marBottom w:val="30"/>
              <w:divBdr>
                <w:top w:val="none" w:sz="0" w:space="0" w:color="auto"/>
                <w:left w:val="none" w:sz="0" w:space="0" w:color="auto"/>
                <w:bottom w:val="none" w:sz="0" w:space="0" w:color="auto"/>
                <w:right w:val="none" w:sz="0" w:space="0" w:color="auto"/>
              </w:divBdr>
              <w:divsChild>
                <w:div w:id="359205559">
                  <w:marLeft w:val="0"/>
                  <w:marRight w:val="0"/>
                  <w:marTop w:val="0"/>
                  <w:marBottom w:val="0"/>
                  <w:divBdr>
                    <w:top w:val="none" w:sz="0" w:space="0" w:color="auto"/>
                    <w:left w:val="none" w:sz="0" w:space="0" w:color="auto"/>
                    <w:bottom w:val="none" w:sz="0" w:space="0" w:color="auto"/>
                    <w:right w:val="none" w:sz="0" w:space="0" w:color="auto"/>
                  </w:divBdr>
                  <w:divsChild>
                    <w:div w:id="372925511">
                      <w:marLeft w:val="0"/>
                      <w:marRight w:val="0"/>
                      <w:marTop w:val="0"/>
                      <w:marBottom w:val="0"/>
                      <w:divBdr>
                        <w:top w:val="none" w:sz="0" w:space="0" w:color="auto"/>
                        <w:left w:val="none" w:sz="0" w:space="0" w:color="auto"/>
                        <w:bottom w:val="none" w:sz="0" w:space="0" w:color="auto"/>
                        <w:right w:val="none" w:sz="0" w:space="0" w:color="auto"/>
                      </w:divBdr>
                    </w:div>
                  </w:divsChild>
                </w:div>
                <w:div w:id="746610308">
                  <w:marLeft w:val="0"/>
                  <w:marRight w:val="0"/>
                  <w:marTop w:val="0"/>
                  <w:marBottom w:val="0"/>
                  <w:divBdr>
                    <w:top w:val="none" w:sz="0" w:space="0" w:color="auto"/>
                    <w:left w:val="none" w:sz="0" w:space="0" w:color="auto"/>
                    <w:bottom w:val="none" w:sz="0" w:space="0" w:color="auto"/>
                    <w:right w:val="none" w:sz="0" w:space="0" w:color="auto"/>
                  </w:divBdr>
                  <w:divsChild>
                    <w:div w:id="1117721106">
                      <w:marLeft w:val="0"/>
                      <w:marRight w:val="0"/>
                      <w:marTop w:val="0"/>
                      <w:marBottom w:val="0"/>
                      <w:divBdr>
                        <w:top w:val="none" w:sz="0" w:space="0" w:color="auto"/>
                        <w:left w:val="none" w:sz="0" w:space="0" w:color="auto"/>
                        <w:bottom w:val="none" w:sz="0" w:space="0" w:color="auto"/>
                        <w:right w:val="none" w:sz="0" w:space="0" w:color="auto"/>
                      </w:divBdr>
                    </w:div>
                    <w:div w:id="1241450264">
                      <w:marLeft w:val="0"/>
                      <w:marRight w:val="0"/>
                      <w:marTop w:val="0"/>
                      <w:marBottom w:val="0"/>
                      <w:divBdr>
                        <w:top w:val="none" w:sz="0" w:space="0" w:color="auto"/>
                        <w:left w:val="none" w:sz="0" w:space="0" w:color="auto"/>
                        <w:bottom w:val="none" w:sz="0" w:space="0" w:color="auto"/>
                        <w:right w:val="none" w:sz="0" w:space="0" w:color="auto"/>
                      </w:divBdr>
                    </w:div>
                  </w:divsChild>
                </w:div>
                <w:div w:id="904947574">
                  <w:marLeft w:val="0"/>
                  <w:marRight w:val="0"/>
                  <w:marTop w:val="0"/>
                  <w:marBottom w:val="0"/>
                  <w:divBdr>
                    <w:top w:val="none" w:sz="0" w:space="0" w:color="auto"/>
                    <w:left w:val="none" w:sz="0" w:space="0" w:color="auto"/>
                    <w:bottom w:val="none" w:sz="0" w:space="0" w:color="auto"/>
                    <w:right w:val="none" w:sz="0" w:space="0" w:color="auto"/>
                  </w:divBdr>
                  <w:divsChild>
                    <w:div w:id="488129930">
                      <w:marLeft w:val="0"/>
                      <w:marRight w:val="0"/>
                      <w:marTop w:val="0"/>
                      <w:marBottom w:val="0"/>
                      <w:divBdr>
                        <w:top w:val="none" w:sz="0" w:space="0" w:color="auto"/>
                        <w:left w:val="none" w:sz="0" w:space="0" w:color="auto"/>
                        <w:bottom w:val="none" w:sz="0" w:space="0" w:color="auto"/>
                        <w:right w:val="none" w:sz="0" w:space="0" w:color="auto"/>
                      </w:divBdr>
                    </w:div>
                    <w:div w:id="1003750448">
                      <w:marLeft w:val="0"/>
                      <w:marRight w:val="0"/>
                      <w:marTop w:val="0"/>
                      <w:marBottom w:val="0"/>
                      <w:divBdr>
                        <w:top w:val="none" w:sz="0" w:space="0" w:color="auto"/>
                        <w:left w:val="none" w:sz="0" w:space="0" w:color="auto"/>
                        <w:bottom w:val="none" w:sz="0" w:space="0" w:color="auto"/>
                        <w:right w:val="none" w:sz="0" w:space="0" w:color="auto"/>
                      </w:divBdr>
                    </w:div>
                    <w:div w:id="1778334572">
                      <w:marLeft w:val="0"/>
                      <w:marRight w:val="0"/>
                      <w:marTop w:val="0"/>
                      <w:marBottom w:val="0"/>
                      <w:divBdr>
                        <w:top w:val="none" w:sz="0" w:space="0" w:color="auto"/>
                        <w:left w:val="none" w:sz="0" w:space="0" w:color="auto"/>
                        <w:bottom w:val="none" w:sz="0" w:space="0" w:color="auto"/>
                        <w:right w:val="none" w:sz="0" w:space="0" w:color="auto"/>
                      </w:divBdr>
                    </w:div>
                  </w:divsChild>
                </w:div>
                <w:div w:id="1211769340">
                  <w:marLeft w:val="0"/>
                  <w:marRight w:val="0"/>
                  <w:marTop w:val="0"/>
                  <w:marBottom w:val="0"/>
                  <w:divBdr>
                    <w:top w:val="none" w:sz="0" w:space="0" w:color="auto"/>
                    <w:left w:val="none" w:sz="0" w:space="0" w:color="auto"/>
                    <w:bottom w:val="none" w:sz="0" w:space="0" w:color="auto"/>
                    <w:right w:val="none" w:sz="0" w:space="0" w:color="auto"/>
                  </w:divBdr>
                  <w:divsChild>
                    <w:div w:id="1489245210">
                      <w:marLeft w:val="0"/>
                      <w:marRight w:val="0"/>
                      <w:marTop w:val="0"/>
                      <w:marBottom w:val="0"/>
                      <w:divBdr>
                        <w:top w:val="none" w:sz="0" w:space="0" w:color="auto"/>
                        <w:left w:val="none" w:sz="0" w:space="0" w:color="auto"/>
                        <w:bottom w:val="none" w:sz="0" w:space="0" w:color="auto"/>
                        <w:right w:val="none" w:sz="0" w:space="0" w:color="auto"/>
                      </w:divBdr>
                    </w:div>
                  </w:divsChild>
                </w:div>
                <w:div w:id="1713071633">
                  <w:marLeft w:val="0"/>
                  <w:marRight w:val="0"/>
                  <w:marTop w:val="0"/>
                  <w:marBottom w:val="0"/>
                  <w:divBdr>
                    <w:top w:val="none" w:sz="0" w:space="0" w:color="auto"/>
                    <w:left w:val="none" w:sz="0" w:space="0" w:color="auto"/>
                    <w:bottom w:val="none" w:sz="0" w:space="0" w:color="auto"/>
                    <w:right w:val="none" w:sz="0" w:space="0" w:color="auto"/>
                  </w:divBdr>
                  <w:divsChild>
                    <w:div w:id="1296060397">
                      <w:marLeft w:val="0"/>
                      <w:marRight w:val="0"/>
                      <w:marTop w:val="0"/>
                      <w:marBottom w:val="0"/>
                      <w:divBdr>
                        <w:top w:val="none" w:sz="0" w:space="0" w:color="auto"/>
                        <w:left w:val="none" w:sz="0" w:space="0" w:color="auto"/>
                        <w:bottom w:val="none" w:sz="0" w:space="0" w:color="auto"/>
                        <w:right w:val="none" w:sz="0" w:space="0" w:color="auto"/>
                      </w:divBdr>
                    </w:div>
                  </w:divsChild>
                </w:div>
                <w:div w:id="1759862376">
                  <w:marLeft w:val="0"/>
                  <w:marRight w:val="0"/>
                  <w:marTop w:val="0"/>
                  <w:marBottom w:val="0"/>
                  <w:divBdr>
                    <w:top w:val="none" w:sz="0" w:space="0" w:color="auto"/>
                    <w:left w:val="none" w:sz="0" w:space="0" w:color="auto"/>
                    <w:bottom w:val="none" w:sz="0" w:space="0" w:color="auto"/>
                    <w:right w:val="none" w:sz="0" w:space="0" w:color="auto"/>
                  </w:divBdr>
                  <w:divsChild>
                    <w:div w:id="115934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358203">
      <w:bodyDiv w:val="1"/>
      <w:marLeft w:val="0"/>
      <w:marRight w:val="0"/>
      <w:marTop w:val="0"/>
      <w:marBottom w:val="0"/>
      <w:divBdr>
        <w:top w:val="none" w:sz="0" w:space="0" w:color="auto"/>
        <w:left w:val="none" w:sz="0" w:space="0" w:color="auto"/>
        <w:bottom w:val="none" w:sz="0" w:space="0" w:color="auto"/>
        <w:right w:val="none" w:sz="0" w:space="0" w:color="auto"/>
      </w:divBdr>
    </w:div>
    <w:div w:id="1385527015">
      <w:bodyDiv w:val="1"/>
      <w:marLeft w:val="0"/>
      <w:marRight w:val="0"/>
      <w:marTop w:val="0"/>
      <w:marBottom w:val="0"/>
      <w:divBdr>
        <w:top w:val="none" w:sz="0" w:space="0" w:color="auto"/>
        <w:left w:val="none" w:sz="0" w:space="0" w:color="auto"/>
        <w:bottom w:val="none" w:sz="0" w:space="0" w:color="auto"/>
        <w:right w:val="none" w:sz="0" w:space="0" w:color="auto"/>
      </w:divBdr>
    </w:div>
    <w:div w:id="1387686236">
      <w:bodyDiv w:val="1"/>
      <w:marLeft w:val="0"/>
      <w:marRight w:val="0"/>
      <w:marTop w:val="0"/>
      <w:marBottom w:val="0"/>
      <w:divBdr>
        <w:top w:val="none" w:sz="0" w:space="0" w:color="auto"/>
        <w:left w:val="none" w:sz="0" w:space="0" w:color="auto"/>
        <w:bottom w:val="none" w:sz="0" w:space="0" w:color="auto"/>
        <w:right w:val="none" w:sz="0" w:space="0" w:color="auto"/>
      </w:divBdr>
      <w:divsChild>
        <w:div w:id="773406457">
          <w:marLeft w:val="0"/>
          <w:marRight w:val="0"/>
          <w:marTop w:val="0"/>
          <w:marBottom w:val="0"/>
          <w:divBdr>
            <w:top w:val="none" w:sz="0" w:space="0" w:color="auto"/>
            <w:left w:val="none" w:sz="0" w:space="0" w:color="auto"/>
            <w:bottom w:val="none" w:sz="0" w:space="0" w:color="auto"/>
            <w:right w:val="none" w:sz="0" w:space="0" w:color="auto"/>
          </w:divBdr>
          <w:divsChild>
            <w:div w:id="1680422223">
              <w:marLeft w:val="0"/>
              <w:marRight w:val="0"/>
              <w:marTop w:val="0"/>
              <w:marBottom w:val="0"/>
              <w:divBdr>
                <w:top w:val="none" w:sz="0" w:space="0" w:color="auto"/>
                <w:left w:val="none" w:sz="0" w:space="0" w:color="auto"/>
                <w:bottom w:val="none" w:sz="0" w:space="0" w:color="auto"/>
                <w:right w:val="none" w:sz="0" w:space="0" w:color="auto"/>
              </w:divBdr>
            </w:div>
          </w:divsChild>
        </w:div>
        <w:div w:id="1591543387">
          <w:marLeft w:val="0"/>
          <w:marRight w:val="0"/>
          <w:marTop w:val="0"/>
          <w:marBottom w:val="0"/>
          <w:divBdr>
            <w:top w:val="none" w:sz="0" w:space="0" w:color="auto"/>
            <w:left w:val="none" w:sz="0" w:space="0" w:color="auto"/>
            <w:bottom w:val="none" w:sz="0" w:space="0" w:color="auto"/>
            <w:right w:val="none" w:sz="0" w:space="0" w:color="auto"/>
          </w:divBdr>
          <w:divsChild>
            <w:div w:id="1831018954">
              <w:marLeft w:val="0"/>
              <w:marRight w:val="0"/>
              <w:marTop w:val="0"/>
              <w:marBottom w:val="0"/>
              <w:divBdr>
                <w:top w:val="none" w:sz="0" w:space="0" w:color="auto"/>
                <w:left w:val="none" w:sz="0" w:space="0" w:color="auto"/>
                <w:bottom w:val="none" w:sz="0" w:space="0" w:color="auto"/>
                <w:right w:val="none" w:sz="0" w:space="0" w:color="auto"/>
              </w:divBdr>
            </w:div>
          </w:divsChild>
        </w:div>
        <w:div w:id="1855487518">
          <w:marLeft w:val="0"/>
          <w:marRight w:val="0"/>
          <w:marTop w:val="0"/>
          <w:marBottom w:val="0"/>
          <w:divBdr>
            <w:top w:val="none" w:sz="0" w:space="0" w:color="auto"/>
            <w:left w:val="none" w:sz="0" w:space="0" w:color="auto"/>
            <w:bottom w:val="none" w:sz="0" w:space="0" w:color="auto"/>
            <w:right w:val="none" w:sz="0" w:space="0" w:color="auto"/>
          </w:divBdr>
          <w:divsChild>
            <w:div w:id="1947075540">
              <w:marLeft w:val="0"/>
              <w:marRight w:val="0"/>
              <w:marTop w:val="0"/>
              <w:marBottom w:val="0"/>
              <w:divBdr>
                <w:top w:val="none" w:sz="0" w:space="0" w:color="auto"/>
                <w:left w:val="none" w:sz="0" w:space="0" w:color="auto"/>
                <w:bottom w:val="none" w:sz="0" w:space="0" w:color="auto"/>
                <w:right w:val="none" w:sz="0" w:space="0" w:color="auto"/>
              </w:divBdr>
            </w:div>
          </w:divsChild>
        </w:div>
        <w:div w:id="2010594481">
          <w:marLeft w:val="0"/>
          <w:marRight w:val="0"/>
          <w:marTop w:val="0"/>
          <w:marBottom w:val="0"/>
          <w:divBdr>
            <w:top w:val="none" w:sz="0" w:space="0" w:color="auto"/>
            <w:left w:val="none" w:sz="0" w:space="0" w:color="auto"/>
            <w:bottom w:val="none" w:sz="0" w:space="0" w:color="auto"/>
            <w:right w:val="none" w:sz="0" w:space="0" w:color="auto"/>
          </w:divBdr>
          <w:divsChild>
            <w:div w:id="158402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2999">
      <w:bodyDiv w:val="1"/>
      <w:marLeft w:val="0"/>
      <w:marRight w:val="0"/>
      <w:marTop w:val="0"/>
      <w:marBottom w:val="0"/>
      <w:divBdr>
        <w:top w:val="none" w:sz="0" w:space="0" w:color="auto"/>
        <w:left w:val="none" w:sz="0" w:space="0" w:color="auto"/>
        <w:bottom w:val="none" w:sz="0" w:space="0" w:color="auto"/>
        <w:right w:val="none" w:sz="0" w:space="0" w:color="auto"/>
      </w:divBdr>
    </w:div>
    <w:div w:id="1460222443">
      <w:bodyDiv w:val="1"/>
      <w:marLeft w:val="0"/>
      <w:marRight w:val="0"/>
      <w:marTop w:val="0"/>
      <w:marBottom w:val="0"/>
      <w:divBdr>
        <w:top w:val="none" w:sz="0" w:space="0" w:color="auto"/>
        <w:left w:val="none" w:sz="0" w:space="0" w:color="auto"/>
        <w:bottom w:val="none" w:sz="0" w:space="0" w:color="auto"/>
        <w:right w:val="none" w:sz="0" w:space="0" w:color="auto"/>
      </w:divBdr>
      <w:divsChild>
        <w:div w:id="174030450">
          <w:marLeft w:val="0"/>
          <w:marRight w:val="0"/>
          <w:marTop w:val="0"/>
          <w:marBottom w:val="0"/>
          <w:divBdr>
            <w:top w:val="none" w:sz="0" w:space="0" w:color="auto"/>
            <w:left w:val="none" w:sz="0" w:space="0" w:color="auto"/>
            <w:bottom w:val="none" w:sz="0" w:space="0" w:color="auto"/>
            <w:right w:val="none" w:sz="0" w:space="0" w:color="auto"/>
          </w:divBdr>
          <w:divsChild>
            <w:div w:id="33236014">
              <w:marLeft w:val="0"/>
              <w:marRight w:val="0"/>
              <w:marTop w:val="0"/>
              <w:marBottom w:val="0"/>
              <w:divBdr>
                <w:top w:val="none" w:sz="0" w:space="0" w:color="auto"/>
                <w:left w:val="none" w:sz="0" w:space="0" w:color="auto"/>
                <w:bottom w:val="none" w:sz="0" w:space="0" w:color="auto"/>
                <w:right w:val="none" w:sz="0" w:space="0" w:color="auto"/>
              </w:divBdr>
            </w:div>
            <w:div w:id="899556717">
              <w:marLeft w:val="0"/>
              <w:marRight w:val="0"/>
              <w:marTop w:val="0"/>
              <w:marBottom w:val="0"/>
              <w:divBdr>
                <w:top w:val="none" w:sz="0" w:space="0" w:color="auto"/>
                <w:left w:val="none" w:sz="0" w:space="0" w:color="auto"/>
                <w:bottom w:val="none" w:sz="0" w:space="0" w:color="auto"/>
                <w:right w:val="none" w:sz="0" w:space="0" w:color="auto"/>
              </w:divBdr>
            </w:div>
            <w:div w:id="1085881528">
              <w:marLeft w:val="0"/>
              <w:marRight w:val="0"/>
              <w:marTop w:val="0"/>
              <w:marBottom w:val="0"/>
              <w:divBdr>
                <w:top w:val="none" w:sz="0" w:space="0" w:color="auto"/>
                <w:left w:val="none" w:sz="0" w:space="0" w:color="auto"/>
                <w:bottom w:val="none" w:sz="0" w:space="0" w:color="auto"/>
                <w:right w:val="none" w:sz="0" w:space="0" w:color="auto"/>
              </w:divBdr>
            </w:div>
            <w:div w:id="1447001011">
              <w:marLeft w:val="0"/>
              <w:marRight w:val="0"/>
              <w:marTop w:val="0"/>
              <w:marBottom w:val="0"/>
              <w:divBdr>
                <w:top w:val="none" w:sz="0" w:space="0" w:color="auto"/>
                <w:left w:val="none" w:sz="0" w:space="0" w:color="auto"/>
                <w:bottom w:val="none" w:sz="0" w:space="0" w:color="auto"/>
                <w:right w:val="none" w:sz="0" w:space="0" w:color="auto"/>
              </w:divBdr>
            </w:div>
            <w:div w:id="1613004296">
              <w:marLeft w:val="0"/>
              <w:marRight w:val="0"/>
              <w:marTop w:val="0"/>
              <w:marBottom w:val="0"/>
              <w:divBdr>
                <w:top w:val="none" w:sz="0" w:space="0" w:color="auto"/>
                <w:left w:val="none" w:sz="0" w:space="0" w:color="auto"/>
                <w:bottom w:val="none" w:sz="0" w:space="0" w:color="auto"/>
                <w:right w:val="none" w:sz="0" w:space="0" w:color="auto"/>
              </w:divBdr>
            </w:div>
          </w:divsChild>
        </w:div>
        <w:div w:id="354160363">
          <w:marLeft w:val="0"/>
          <w:marRight w:val="0"/>
          <w:marTop w:val="0"/>
          <w:marBottom w:val="0"/>
          <w:divBdr>
            <w:top w:val="none" w:sz="0" w:space="0" w:color="auto"/>
            <w:left w:val="none" w:sz="0" w:space="0" w:color="auto"/>
            <w:bottom w:val="none" w:sz="0" w:space="0" w:color="auto"/>
            <w:right w:val="none" w:sz="0" w:space="0" w:color="auto"/>
          </w:divBdr>
          <w:divsChild>
            <w:div w:id="975449071">
              <w:marLeft w:val="0"/>
              <w:marRight w:val="0"/>
              <w:marTop w:val="0"/>
              <w:marBottom w:val="0"/>
              <w:divBdr>
                <w:top w:val="none" w:sz="0" w:space="0" w:color="auto"/>
                <w:left w:val="none" w:sz="0" w:space="0" w:color="auto"/>
                <w:bottom w:val="none" w:sz="0" w:space="0" w:color="auto"/>
                <w:right w:val="none" w:sz="0" w:space="0" w:color="auto"/>
              </w:divBdr>
            </w:div>
          </w:divsChild>
        </w:div>
        <w:div w:id="372926221">
          <w:marLeft w:val="0"/>
          <w:marRight w:val="0"/>
          <w:marTop w:val="0"/>
          <w:marBottom w:val="0"/>
          <w:divBdr>
            <w:top w:val="none" w:sz="0" w:space="0" w:color="auto"/>
            <w:left w:val="none" w:sz="0" w:space="0" w:color="auto"/>
            <w:bottom w:val="none" w:sz="0" w:space="0" w:color="auto"/>
            <w:right w:val="none" w:sz="0" w:space="0" w:color="auto"/>
          </w:divBdr>
          <w:divsChild>
            <w:div w:id="1837528997">
              <w:marLeft w:val="0"/>
              <w:marRight w:val="0"/>
              <w:marTop w:val="0"/>
              <w:marBottom w:val="0"/>
              <w:divBdr>
                <w:top w:val="none" w:sz="0" w:space="0" w:color="auto"/>
                <w:left w:val="none" w:sz="0" w:space="0" w:color="auto"/>
                <w:bottom w:val="none" w:sz="0" w:space="0" w:color="auto"/>
                <w:right w:val="none" w:sz="0" w:space="0" w:color="auto"/>
              </w:divBdr>
            </w:div>
          </w:divsChild>
        </w:div>
        <w:div w:id="682317084">
          <w:marLeft w:val="0"/>
          <w:marRight w:val="0"/>
          <w:marTop w:val="0"/>
          <w:marBottom w:val="0"/>
          <w:divBdr>
            <w:top w:val="none" w:sz="0" w:space="0" w:color="auto"/>
            <w:left w:val="none" w:sz="0" w:space="0" w:color="auto"/>
            <w:bottom w:val="none" w:sz="0" w:space="0" w:color="auto"/>
            <w:right w:val="none" w:sz="0" w:space="0" w:color="auto"/>
          </w:divBdr>
          <w:divsChild>
            <w:div w:id="257830896">
              <w:marLeft w:val="0"/>
              <w:marRight w:val="0"/>
              <w:marTop w:val="0"/>
              <w:marBottom w:val="0"/>
              <w:divBdr>
                <w:top w:val="none" w:sz="0" w:space="0" w:color="auto"/>
                <w:left w:val="none" w:sz="0" w:space="0" w:color="auto"/>
                <w:bottom w:val="none" w:sz="0" w:space="0" w:color="auto"/>
                <w:right w:val="none" w:sz="0" w:space="0" w:color="auto"/>
              </w:divBdr>
            </w:div>
          </w:divsChild>
        </w:div>
        <w:div w:id="814493276">
          <w:marLeft w:val="0"/>
          <w:marRight w:val="0"/>
          <w:marTop w:val="0"/>
          <w:marBottom w:val="0"/>
          <w:divBdr>
            <w:top w:val="none" w:sz="0" w:space="0" w:color="auto"/>
            <w:left w:val="none" w:sz="0" w:space="0" w:color="auto"/>
            <w:bottom w:val="none" w:sz="0" w:space="0" w:color="auto"/>
            <w:right w:val="none" w:sz="0" w:space="0" w:color="auto"/>
          </w:divBdr>
          <w:divsChild>
            <w:div w:id="321667505">
              <w:marLeft w:val="0"/>
              <w:marRight w:val="0"/>
              <w:marTop w:val="0"/>
              <w:marBottom w:val="0"/>
              <w:divBdr>
                <w:top w:val="none" w:sz="0" w:space="0" w:color="auto"/>
                <w:left w:val="none" w:sz="0" w:space="0" w:color="auto"/>
                <w:bottom w:val="none" w:sz="0" w:space="0" w:color="auto"/>
                <w:right w:val="none" w:sz="0" w:space="0" w:color="auto"/>
              </w:divBdr>
            </w:div>
          </w:divsChild>
        </w:div>
        <w:div w:id="901211683">
          <w:marLeft w:val="0"/>
          <w:marRight w:val="0"/>
          <w:marTop w:val="0"/>
          <w:marBottom w:val="0"/>
          <w:divBdr>
            <w:top w:val="none" w:sz="0" w:space="0" w:color="auto"/>
            <w:left w:val="none" w:sz="0" w:space="0" w:color="auto"/>
            <w:bottom w:val="none" w:sz="0" w:space="0" w:color="auto"/>
            <w:right w:val="none" w:sz="0" w:space="0" w:color="auto"/>
          </w:divBdr>
          <w:divsChild>
            <w:div w:id="1847749384">
              <w:marLeft w:val="0"/>
              <w:marRight w:val="0"/>
              <w:marTop w:val="0"/>
              <w:marBottom w:val="0"/>
              <w:divBdr>
                <w:top w:val="none" w:sz="0" w:space="0" w:color="auto"/>
                <w:left w:val="none" w:sz="0" w:space="0" w:color="auto"/>
                <w:bottom w:val="none" w:sz="0" w:space="0" w:color="auto"/>
                <w:right w:val="none" w:sz="0" w:space="0" w:color="auto"/>
              </w:divBdr>
            </w:div>
          </w:divsChild>
        </w:div>
        <w:div w:id="912006373">
          <w:marLeft w:val="0"/>
          <w:marRight w:val="0"/>
          <w:marTop w:val="0"/>
          <w:marBottom w:val="0"/>
          <w:divBdr>
            <w:top w:val="none" w:sz="0" w:space="0" w:color="auto"/>
            <w:left w:val="none" w:sz="0" w:space="0" w:color="auto"/>
            <w:bottom w:val="none" w:sz="0" w:space="0" w:color="auto"/>
            <w:right w:val="none" w:sz="0" w:space="0" w:color="auto"/>
          </w:divBdr>
          <w:divsChild>
            <w:div w:id="496725405">
              <w:marLeft w:val="0"/>
              <w:marRight w:val="0"/>
              <w:marTop w:val="0"/>
              <w:marBottom w:val="0"/>
              <w:divBdr>
                <w:top w:val="none" w:sz="0" w:space="0" w:color="auto"/>
                <w:left w:val="none" w:sz="0" w:space="0" w:color="auto"/>
                <w:bottom w:val="none" w:sz="0" w:space="0" w:color="auto"/>
                <w:right w:val="none" w:sz="0" w:space="0" w:color="auto"/>
              </w:divBdr>
            </w:div>
          </w:divsChild>
        </w:div>
        <w:div w:id="1178932434">
          <w:marLeft w:val="0"/>
          <w:marRight w:val="0"/>
          <w:marTop w:val="0"/>
          <w:marBottom w:val="0"/>
          <w:divBdr>
            <w:top w:val="none" w:sz="0" w:space="0" w:color="auto"/>
            <w:left w:val="none" w:sz="0" w:space="0" w:color="auto"/>
            <w:bottom w:val="none" w:sz="0" w:space="0" w:color="auto"/>
            <w:right w:val="none" w:sz="0" w:space="0" w:color="auto"/>
          </w:divBdr>
          <w:divsChild>
            <w:div w:id="860361261">
              <w:marLeft w:val="0"/>
              <w:marRight w:val="0"/>
              <w:marTop w:val="0"/>
              <w:marBottom w:val="0"/>
              <w:divBdr>
                <w:top w:val="none" w:sz="0" w:space="0" w:color="auto"/>
                <w:left w:val="none" w:sz="0" w:space="0" w:color="auto"/>
                <w:bottom w:val="none" w:sz="0" w:space="0" w:color="auto"/>
                <w:right w:val="none" w:sz="0" w:space="0" w:color="auto"/>
              </w:divBdr>
            </w:div>
          </w:divsChild>
        </w:div>
        <w:div w:id="1306812246">
          <w:marLeft w:val="0"/>
          <w:marRight w:val="0"/>
          <w:marTop w:val="0"/>
          <w:marBottom w:val="0"/>
          <w:divBdr>
            <w:top w:val="none" w:sz="0" w:space="0" w:color="auto"/>
            <w:left w:val="none" w:sz="0" w:space="0" w:color="auto"/>
            <w:bottom w:val="none" w:sz="0" w:space="0" w:color="auto"/>
            <w:right w:val="none" w:sz="0" w:space="0" w:color="auto"/>
          </w:divBdr>
          <w:divsChild>
            <w:div w:id="1648171519">
              <w:marLeft w:val="0"/>
              <w:marRight w:val="0"/>
              <w:marTop w:val="0"/>
              <w:marBottom w:val="0"/>
              <w:divBdr>
                <w:top w:val="none" w:sz="0" w:space="0" w:color="auto"/>
                <w:left w:val="none" w:sz="0" w:space="0" w:color="auto"/>
                <w:bottom w:val="none" w:sz="0" w:space="0" w:color="auto"/>
                <w:right w:val="none" w:sz="0" w:space="0" w:color="auto"/>
              </w:divBdr>
            </w:div>
          </w:divsChild>
        </w:div>
        <w:div w:id="1422526062">
          <w:marLeft w:val="0"/>
          <w:marRight w:val="0"/>
          <w:marTop w:val="0"/>
          <w:marBottom w:val="0"/>
          <w:divBdr>
            <w:top w:val="none" w:sz="0" w:space="0" w:color="auto"/>
            <w:left w:val="none" w:sz="0" w:space="0" w:color="auto"/>
            <w:bottom w:val="none" w:sz="0" w:space="0" w:color="auto"/>
            <w:right w:val="none" w:sz="0" w:space="0" w:color="auto"/>
          </w:divBdr>
          <w:divsChild>
            <w:div w:id="309749202">
              <w:marLeft w:val="0"/>
              <w:marRight w:val="0"/>
              <w:marTop w:val="0"/>
              <w:marBottom w:val="0"/>
              <w:divBdr>
                <w:top w:val="none" w:sz="0" w:space="0" w:color="auto"/>
                <w:left w:val="none" w:sz="0" w:space="0" w:color="auto"/>
                <w:bottom w:val="none" w:sz="0" w:space="0" w:color="auto"/>
                <w:right w:val="none" w:sz="0" w:space="0" w:color="auto"/>
              </w:divBdr>
            </w:div>
            <w:div w:id="944534889">
              <w:marLeft w:val="0"/>
              <w:marRight w:val="0"/>
              <w:marTop w:val="0"/>
              <w:marBottom w:val="0"/>
              <w:divBdr>
                <w:top w:val="none" w:sz="0" w:space="0" w:color="auto"/>
                <w:left w:val="none" w:sz="0" w:space="0" w:color="auto"/>
                <w:bottom w:val="none" w:sz="0" w:space="0" w:color="auto"/>
                <w:right w:val="none" w:sz="0" w:space="0" w:color="auto"/>
              </w:divBdr>
            </w:div>
            <w:div w:id="1628197287">
              <w:marLeft w:val="0"/>
              <w:marRight w:val="0"/>
              <w:marTop w:val="0"/>
              <w:marBottom w:val="0"/>
              <w:divBdr>
                <w:top w:val="none" w:sz="0" w:space="0" w:color="auto"/>
                <w:left w:val="none" w:sz="0" w:space="0" w:color="auto"/>
                <w:bottom w:val="none" w:sz="0" w:space="0" w:color="auto"/>
                <w:right w:val="none" w:sz="0" w:space="0" w:color="auto"/>
              </w:divBdr>
            </w:div>
            <w:div w:id="2024434930">
              <w:marLeft w:val="0"/>
              <w:marRight w:val="0"/>
              <w:marTop w:val="0"/>
              <w:marBottom w:val="0"/>
              <w:divBdr>
                <w:top w:val="none" w:sz="0" w:space="0" w:color="auto"/>
                <w:left w:val="none" w:sz="0" w:space="0" w:color="auto"/>
                <w:bottom w:val="none" w:sz="0" w:space="0" w:color="auto"/>
                <w:right w:val="none" w:sz="0" w:space="0" w:color="auto"/>
              </w:divBdr>
            </w:div>
          </w:divsChild>
        </w:div>
        <w:div w:id="1447384346">
          <w:marLeft w:val="0"/>
          <w:marRight w:val="0"/>
          <w:marTop w:val="0"/>
          <w:marBottom w:val="0"/>
          <w:divBdr>
            <w:top w:val="none" w:sz="0" w:space="0" w:color="auto"/>
            <w:left w:val="none" w:sz="0" w:space="0" w:color="auto"/>
            <w:bottom w:val="none" w:sz="0" w:space="0" w:color="auto"/>
            <w:right w:val="none" w:sz="0" w:space="0" w:color="auto"/>
          </w:divBdr>
          <w:divsChild>
            <w:div w:id="1805000602">
              <w:marLeft w:val="0"/>
              <w:marRight w:val="0"/>
              <w:marTop w:val="0"/>
              <w:marBottom w:val="0"/>
              <w:divBdr>
                <w:top w:val="none" w:sz="0" w:space="0" w:color="auto"/>
                <w:left w:val="none" w:sz="0" w:space="0" w:color="auto"/>
                <w:bottom w:val="none" w:sz="0" w:space="0" w:color="auto"/>
                <w:right w:val="none" w:sz="0" w:space="0" w:color="auto"/>
              </w:divBdr>
            </w:div>
          </w:divsChild>
        </w:div>
        <w:div w:id="1482698665">
          <w:marLeft w:val="0"/>
          <w:marRight w:val="0"/>
          <w:marTop w:val="0"/>
          <w:marBottom w:val="0"/>
          <w:divBdr>
            <w:top w:val="none" w:sz="0" w:space="0" w:color="auto"/>
            <w:left w:val="none" w:sz="0" w:space="0" w:color="auto"/>
            <w:bottom w:val="none" w:sz="0" w:space="0" w:color="auto"/>
            <w:right w:val="none" w:sz="0" w:space="0" w:color="auto"/>
          </w:divBdr>
          <w:divsChild>
            <w:div w:id="2084519339">
              <w:marLeft w:val="0"/>
              <w:marRight w:val="0"/>
              <w:marTop w:val="0"/>
              <w:marBottom w:val="0"/>
              <w:divBdr>
                <w:top w:val="none" w:sz="0" w:space="0" w:color="auto"/>
                <w:left w:val="none" w:sz="0" w:space="0" w:color="auto"/>
                <w:bottom w:val="none" w:sz="0" w:space="0" w:color="auto"/>
                <w:right w:val="none" w:sz="0" w:space="0" w:color="auto"/>
              </w:divBdr>
            </w:div>
          </w:divsChild>
        </w:div>
        <w:div w:id="1646935590">
          <w:marLeft w:val="0"/>
          <w:marRight w:val="0"/>
          <w:marTop w:val="0"/>
          <w:marBottom w:val="0"/>
          <w:divBdr>
            <w:top w:val="none" w:sz="0" w:space="0" w:color="auto"/>
            <w:left w:val="none" w:sz="0" w:space="0" w:color="auto"/>
            <w:bottom w:val="none" w:sz="0" w:space="0" w:color="auto"/>
            <w:right w:val="none" w:sz="0" w:space="0" w:color="auto"/>
          </w:divBdr>
          <w:divsChild>
            <w:div w:id="328678750">
              <w:marLeft w:val="0"/>
              <w:marRight w:val="0"/>
              <w:marTop w:val="0"/>
              <w:marBottom w:val="0"/>
              <w:divBdr>
                <w:top w:val="none" w:sz="0" w:space="0" w:color="auto"/>
                <w:left w:val="none" w:sz="0" w:space="0" w:color="auto"/>
                <w:bottom w:val="none" w:sz="0" w:space="0" w:color="auto"/>
                <w:right w:val="none" w:sz="0" w:space="0" w:color="auto"/>
              </w:divBdr>
            </w:div>
          </w:divsChild>
        </w:div>
        <w:div w:id="1761176536">
          <w:marLeft w:val="0"/>
          <w:marRight w:val="0"/>
          <w:marTop w:val="0"/>
          <w:marBottom w:val="0"/>
          <w:divBdr>
            <w:top w:val="none" w:sz="0" w:space="0" w:color="auto"/>
            <w:left w:val="none" w:sz="0" w:space="0" w:color="auto"/>
            <w:bottom w:val="none" w:sz="0" w:space="0" w:color="auto"/>
            <w:right w:val="none" w:sz="0" w:space="0" w:color="auto"/>
          </w:divBdr>
          <w:divsChild>
            <w:div w:id="1004744163">
              <w:marLeft w:val="0"/>
              <w:marRight w:val="0"/>
              <w:marTop w:val="0"/>
              <w:marBottom w:val="0"/>
              <w:divBdr>
                <w:top w:val="none" w:sz="0" w:space="0" w:color="auto"/>
                <w:left w:val="none" w:sz="0" w:space="0" w:color="auto"/>
                <w:bottom w:val="none" w:sz="0" w:space="0" w:color="auto"/>
                <w:right w:val="none" w:sz="0" w:space="0" w:color="auto"/>
              </w:divBdr>
            </w:div>
          </w:divsChild>
        </w:div>
        <w:div w:id="1856924189">
          <w:marLeft w:val="0"/>
          <w:marRight w:val="0"/>
          <w:marTop w:val="0"/>
          <w:marBottom w:val="0"/>
          <w:divBdr>
            <w:top w:val="none" w:sz="0" w:space="0" w:color="auto"/>
            <w:left w:val="none" w:sz="0" w:space="0" w:color="auto"/>
            <w:bottom w:val="none" w:sz="0" w:space="0" w:color="auto"/>
            <w:right w:val="none" w:sz="0" w:space="0" w:color="auto"/>
          </w:divBdr>
          <w:divsChild>
            <w:div w:id="115565371">
              <w:marLeft w:val="0"/>
              <w:marRight w:val="0"/>
              <w:marTop w:val="0"/>
              <w:marBottom w:val="0"/>
              <w:divBdr>
                <w:top w:val="none" w:sz="0" w:space="0" w:color="auto"/>
                <w:left w:val="none" w:sz="0" w:space="0" w:color="auto"/>
                <w:bottom w:val="none" w:sz="0" w:space="0" w:color="auto"/>
                <w:right w:val="none" w:sz="0" w:space="0" w:color="auto"/>
              </w:divBdr>
            </w:div>
          </w:divsChild>
        </w:div>
        <w:div w:id="2016809529">
          <w:marLeft w:val="0"/>
          <w:marRight w:val="0"/>
          <w:marTop w:val="0"/>
          <w:marBottom w:val="0"/>
          <w:divBdr>
            <w:top w:val="none" w:sz="0" w:space="0" w:color="auto"/>
            <w:left w:val="none" w:sz="0" w:space="0" w:color="auto"/>
            <w:bottom w:val="none" w:sz="0" w:space="0" w:color="auto"/>
            <w:right w:val="none" w:sz="0" w:space="0" w:color="auto"/>
          </w:divBdr>
          <w:divsChild>
            <w:div w:id="210537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965410">
      <w:bodyDiv w:val="1"/>
      <w:marLeft w:val="0"/>
      <w:marRight w:val="0"/>
      <w:marTop w:val="0"/>
      <w:marBottom w:val="0"/>
      <w:divBdr>
        <w:top w:val="none" w:sz="0" w:space="0" w:color="auto"/>
        <w:left w:val="none" w:sz="0" w:space="0" w:color="auto"/>
        <w:bottom w:val="none" w:sz="0" w:space="0" w:color="auto"/>
        <w:right w:val="none" w:sz="0" w:space="0" w:color="auto"/>
      </w:divBdr>
    </w:div>
    <w:div w:id="1488009519">
      <w:bodyDiv w:val="1"/>
      <w:marLeft w:val="0"/>
      <w:marRight w:val="0"/>
      <w:marTop w:val="0"/>
      <w:marBottom w:val="0"/>
      <w:divBdr>
        <w:top w:val="none" w:sz="0" w:space="0" w:color="auto"/>
        <w:left w:val="none" w:sz="0" w:space="0" w:color="auto"/>
        <w:bottom w:val="none" w:sz="0" w:space="0" w:color="auto"/>
        <w:right w:val="none" w:sz="0" w:space="0" w:color="auto"/>
      </w:divBdr>
    </w:div>
    <w:div w:id="1489515870">
      <w:bodyDiv w:val="1"/>
      <w:marLeft w:val="0"/>
      <w:marRight w:val="0"/>
      <w:marTop w:val="0"/>
      <w:marBottom w:val="0"/>
      <w:divBdr>
        <w:top w:val="none" w:sz="0" w:space="0" w:color="auto"/>
        <w:left w:val="none" w:sz="0" w:space="0" w:color="auto"/>
        <w:bottom w:val="none" w:sz="0" w:space="0" w:color="auto"/>
        <w:right w:val="none" w:sz="0" w:space="0" w:color="auto"/>
      </w:divBdr>
    </w:div>
    <w:div w:id="1517966287">
      <w:bodyDiv w:val="1"/>
      <w:marLeft w:val="0"/>
      <w:marRight w:val="0"/>
      <w:marTop w:val="0"/>
      <w:marBottom w:val="0"/>
      <w:divBdr>
        <w:top w:val="none" w:sz="0" w:space="0" w:color="auto"/>
        <w:left w:val="none" w:sz="0" w:space="0" w:color="auto"/>
        <w:bottom w:val="none" w:sz="0" w:space="0" w:color="auto"/>
        <w:right w:val="none" w:sz="0" w:space="0" w:color="auto"/>
      </w:divBdr>
    </w:div>
    <w:div w:id="1518806837">
      <w:bodyDiv w:val="1"/>
      <w:marLeft w:val="0"/>
      <w:marRight w:val="0"/>
      <w:marTop w:val="0"/>
      <w:marBottom w:val="0"/>
      <w:divBdr>
        <w:top w:val="none" w:sz="0" w:space="0" w:color="auto"/>
        <w:left w:val="none" w:sz="0" w:space="0" w:color="auto"/>
        <w:bottom w:val="none" w:sz="0" w:space="0" w:color="auto"/>
        <w:right w:val="none" w:sz="0" w:space="0" w:color="auto"/>
      </w:divBdr>
    </w:div>
    <w:div w:id="1545404780">
      <w:bodyDiv w:val="1"/>
      <w:marLeft w:val="0"/>
      <w:marRight w:val="0"/>
      <w:marTop w:val="0"/>
      <w:marBottom w:val="0"/>
      <w:divBdr>
        <w:top w:val="none" w:sz="0" w:space="0" w:color="auto"/>
        <w:left w:val="none" w:sz="0" w:space="0" w:color="auto"/>
        <w:bottom w:val="none" w:sz="0" w:space="0" w:color="auto"/>
        <w:right w:val="none" w:sz="0" w:space="0" w:color="auto"/>
      </w:divBdr>
      <w:divsChild>
        <w:div w:id="10189616">
          <w:marLeft w:val="0"/>
          <w:marRight w:val="0"/>
          <w:marTop w:val="0"/>
          <w:marBottom w:val="0"/>
          <w:divBdr>
            <w:top w:val="none" w:sz="0" w:space="0" w:color="auto"/>
            <w:left w:val="none" w:sz="0" w:space="0" w:color="auto"/>
            <w:bottom w:val="none" w:sz="0" w:space="0" w:color="auto"/>
            <w:right w:val="none" w:sz="0" w:space="0" w:color="auto"/>
          </w:divBdr>
          <w:divsChild>
            <w:div w:id="584924209">
              <w:marLeft w:val="0"/>
              <w:marRight w:val="0"/>
              <w:marTop w:val="0"/>
              <w:marBottom w:val="0"/>
              <w:divBdr>
                <w:top w:val="none" w:sz="0" w:space="0" w:color="auto"/>
                <w:left w:val="none" w:sz="0" w:space="0" w:color="auto"/>
                <w:bottom w:val="none" w:sz="0" w:space="0" w:color="auto"/>
                <w:right w:val="none" w:sz="0" w:space="0" w:color="auto"/>
              </w:divBdr>
            </w:div>
            <w:div w:id="783111948">
              <w:marLeft w:val="0"/>
              <w:marRight w:val="0"/>
              <w:marTop w:val="0"/>
              <w:marBottom w:val="0"/>
              <w:divBdr>
                <w:top w:val="none" w:sz="0" w:space="0" w:color="auto"/>
                <w:left w:val="none" w:sz="0" w:space="0" w:color="auto"/>
                <w:bottom w:val="none" w:sz="0" w:space="0" w:color="auto"/>
                <w:right w:val="none" w:sz="0" w:space="0" w:color="auto"/>
              </w:divBdr>
            </w:div>
            <w:div w:id="830635258">
              <w:marLeft w:val="0"/>
              <w:marRight w:val="0"/>
              <w:marTop w:val="0"/>
              <w:marBottom w:val="0"/>
              <w:divBdr>
                <w:top w:val="none" w:sz="0" w:space="0" w:color="auto"/>
                <w:left w:val="none" w:sz="0" w:space="0" w:color="auto"/>
                <w:bottom w:val="none" w:sz="0" w:space="0" w:color="auto"/>
                <w:right w:val="none" w:sz="0" w:space="0" w:color="auto"/>
              </w:divBdr>
            </w:div>
            <w:div w:id="1014919154">
              <w:marLeft w:val="0"/>
              <w:marRight w:val="0"/>
              <w:marTop w:val="0"/>
              <w:marBottom w:val="0"/>
              <w:divBdr>
                <w:top w:val="none" w:sz="0" w:space="0" w:color="auto"/>
                <w:left w:val="none" w:sz="0" w:space="0" w:color="auto"/>
                <w:bottom w:val="none" w:sz="0" w:space="0" w:color="auto"/>
                <w:right w:val="none" w:sz="0" w:space="0" w:color="auto"/>
              </w:divBdr>
            </w:div>
            <w:div w:id="1244297909">
              <w:marLeft w:val="0"/>
              <w:marRight w:val="0"/>
              <w:marTop w:val="0"/>
              <w:marBottom w:val="0"/>
              <w:divBdr>
                <w:top w:val="none" w:sz="0" w:space="0" w:color="auto"/>
                <w:left w:val="none" w:sz="0" w:space="0" w:color="auto"/>
                <w:bottom w:val="none" w:sz="0" w:space="0" w:color="auto"/>
                <w:right w:val="none" w:sz="0" w:space="0" w:color="auto"/>
              </w:divBdr>
            </w:div>
            <w:div w:id="1334869186">
              <w:marLeft w:val="0"/>
              <w:marRight w:val="0"/>
              <w:marTop w:val="0"/>
              <w:marBottom w:val="0"/>
              <w:divBdr>
                <w:top w:val="none" w:sz="0" w:space="0" w:color="auto"/>
                <w:left w:val="none" w:sz="0" w:space="0" w:color="auto"/>
                <w:bottom w:val="none" w:sz="0" w:space="0" w:color="auto"/>
                <w:right w:val="none" w:sz="0" w:space="0" w:color="auto"/>
              </w:divBdr>
            </w:div>
          </w:divsChild>
        </w:div>
        <w:div w:id="50732717">
          <w:marLeft w:val="0"/>
          <w:marRight w:val="0"/>
          <w:marTop w:val="0"/>
          <w:marBottom w:val="0"/>
          <w:divBdr>
            <w:top w:val="none" w:sz="0" w:space="0" w:color="auto"/>
            <w:left w:val="none" w:sz="0" w:space="0" w:color="auto"/>
            <w:bottom w:val="none" w:sz="0" w:space="0" w:color="auto"/>
            <w:right w:val="none" w:sz="0" w:space="0" w:color="auto"/>
          </w:divBdr>
          <w:divsChild>
            <w:div w:id="1033044558">
              <w:marLeft w:val="0"/>
              <w:marRight w:val="0"/>
              <w:marTop w:val="0"/>
              <w:marBottom w:val="0"/>
              <w:divBdr>
                <w:top w:val="none" w:sz="0" w:space="0" w:color="auto"/>
                <w:left w:val="none" w:sz="0" w:space="0" w:color="auto"/>
                <w:bottom w:val="none" w:sz="0" w:space="0" w:color="auto"/>
                <w:right w:val="none" w:sz="0" w:space="0" w:color="auto"/>
              </w:divBdr>
            </w:div>
          </w:divsChild>
        </w:div>
        <w:div w:id="55320453">
          <w:marLeft w:val="0"/>
          <w:marRight w:val="0"/>
          <w:marTop w:val="0"/>
          <w:marBottom w:val="0"/>
          <w:divBdr>
            <w:top w:val="none" w:sz="0" w:space="0" w:color="auto"/>
            <w:left w:val="none" w:sz="0" w:space="0" w:color="auto"/>
            <w:bottom w:val="none" w:sz="0" w:space="0" w:color="auto"/>
            <w:right w:val="none" w:sz="0" w:space="0" w:color="auto"/>
          </w:divBdr>
          <w:divsChild>
            <w:div w:id="1554195138">
              <w:marLeft w:val="0"/>
              <w:marRight w:val="0"/>
              <w:marTop w:val="0"/>
              <w:marBottom w:val="0"/>
              <w:divBdr>
                <w:top w:val="none" w:sz="0" w:space="0" w:color="auto"/>
                <w:left w:val="none" w:sz="0" w:space="0" w:color="auto"/>
                <w:bottom w:val="none" w:sz="0" w:space="0" w:color="auto"/>
                <w:right w:val="none" w:sz="0" w:space="0" w:color="auto"/>
              </w:divBdr>
            </w:div>
          </w:divsChild>
        </w:div>
        <w:div w:id="629434222">
          <w:marLeft w:val="0"/>
          <w:marRight w:val="0"/>
          <w:marTop w:val="0"/>
          <w:marBottom w:val="0"/>
          <w:divBdr>
            <w:top w:val="none" w:sz="0" w:space="0" w:color="auto"/>
            <w:left w:val="none" w:sz="0" w:space="0" w:color="auto"/>
            <w:bottom w:val="none" w:sz="0" w:space="0" w:color="auto"/>
            <w:right w:val="none" w:sz="0" w:space="0" w:color="auto"/>
          </w:divBdr>
          <w:divsChild>
            <w:div w:id="1754858264">
              <w:marLeft w:val="0"/>
              <w:marRight w:val="0"/>
              <w:marTop w:val="0"/>
              <w:marBottom w:val="0"/>
              <w:divBdr>
                <w:top w:val="none" w:sz="0" w:space="0" w:color="auto"/>
                <w:left w:val="none" w:sz="0" w:space="0" w:color="auto"/>
                <w:bottom w:val="none" w:sz="0" w:space="0" w:color="auto"/>
                <w:right w:val="none" w:sz="0" w:space="0" w:color="auto"/>
              </w:divBdr>
            </w:div>
          </w:divsChild>
        </w:div>
        <w:div w:id="665012282">
          <w:marLeft w:val="0"/>
          <w:marRight w:val="0"/>
          <w:marTop w:val="0"/>
          <w:marBottom w:val="0"/>
          <w:divBdr>
            <w:top w:val="none" w:sz="0" w:space="0" w:color="auto"/>
            <w:left w:val="none" w:sz="0" w:space="0" w:color="auto"/>
            <w:bottom w:val="none" w:sz="0" w:space="0" w:color="auto"/>
            <w:right w:val="none" w:sz="0" w:space="0" w:color="auto"/>
          </w:divBdr>
          <w:divsChild>
            <w:div w:id="2134051908">
              <w:marLeft w:val="0"/>
              <w:marRight w:val="0"/>
              <w:marTop w:val="0"/>
              <w:marBottom w:val="0"/>
              <w:divBdr>
                <w:top w:val="none" w:sz="0" w:space="0" w:color="auto"/>
                <w:left w:val="none" w:sz="0" w:space="0" w:color="auto"/>
                <w:bottom w:val="none" w:sz="0" w:space="0" w:color="auto"/>
                <w:right w:val="none" w:sz="0" w:space="0" w:color="auto"/>
              </w:divBdr>
            </w:div>
          </w:divsChild>
        </w:div>
        <w:div w:id="1122069112">
          <w:marLeft w:val="0"/>
          <w:marRight w:val="0"/>
          <w:marTop w:val="0"/>
          <w:marBottom w:val="0"/>
          <w:divBdr>
            <w:top w:val="none" w:sz="0" w:space="0" w:color="auto"/>
            <w:left w:val="none" w:sz="0" w:space="0" w:color="auto"/>
            <w:bottom w:val="none" w:sz="0" w:space="0" w:color="auto"/>
            <w:right w:val="none" w:sz="0" w:space="0" w:color="auto"/>
          </w:divBdr>
          <w:divsChild>
            <w:div w:id="1181745297">
              <w:marLeft w:val="0"/>
              <w:marRight w:val="0"/>
              <w:marTop w:val="0"/>
              <w:marBottom w:val="0"/>
              <w:divBdr>
                <w:top w:val="none" w:sz="0" w:space="0" w:color="auto"/>
                <w:left w:val="none" w:sz="0" w:space="0" w:color="auto"/>
                <w:bottom w:val="none" w:sz="0" w:space="0" w:color="auto"/>
                <w:right w:val="none" w:sz="0" w:space="0" w:color="auto"/>
              </w:divBdr>
            </w:div>
          </w:divsChild>
        </w:div>
        <w:div w:id="1124544198">
          <w:marLeft w:val="0"/>
          <w:marRight w:val="0"/>
          <w:marTop w:val="0"/>
          <w:marBottom w:val="0"/>
          <w:divBdr>
            <w:top w:val="none" w:sz="0" w:space="0" w:color="auto"/>
            <w:left w:val="none" w:sz="0" w:space="0" w:color="auto"/>
            <w:bottom w:val="none" w:sz="0" w:space="0" w:color="auto"/>
            <w:right w:val="none" w:sz="0" w:space="0" w:color="auto"/>
          </w:divBdr>
          <w:divsChild>
            <w:div w:id="1745031721">
              <w:marLeft w:val="0"/>
              <w:marRight w:val="0"/>
              <w:marTop w:val="0"/>
              <w:marBottom w:val="0"/>
              <w:divBdr>
                <w:top w:val="none" w:sz="0" w:space="0" w:color="auto"/>
                <w:left w:val="none" w:sz="0" w:space="0" w:color="auto"/>
                <w:bottom w:val="none" w:sz="0" w:space="0" w:color="auto"/>
                <w:right w:val="none" w:sz="0" w:space="0" w:color="auto"/>
              </w:divBdr>
            </w:div>
          </w:divsChild>
        </w:div>
        <w:div w:id="1290162177">
          <w:marLeft w:val="0"/>
          <w:marRight w:val="0"/>
          <w:marTop w:val="0"/>
          <w:marBottom w:val="0"/>
          <w:divBdr>
            <w:top w:val="none" w:sz="0" w:space="0" w:color="auto"/>
            <w:left w:val="none" w:sz="0" w:space="0" w:color="auto"/>
            <w:bottom w:val="none" w:sz="0" w:space="0" w:color="auto"/>
            <w:right w:val="none" w:sz="0" w:space="0" w:color="auto"/>
          </w:divBdr>
          <w:divsChild>
            <w:div w:id="230845753">
              <w:marLeft w:val="0"/>
              <w:marRight w:val="0"/>
              <w:marTop w:val="0"/>
              <w:marBottom w:val="0"/>
              <w:divBdr>
                <w:top w:val="none" w:sz="0" w:space="0" w:color="auto"/>
                <w:left w:val="none" w:sz="0" w:space="0" w:color="auto"/>
                <w:bottom w:val="none" w:sz="0" w:space="0" w:color="auto"/>
                <w:right w:val="none" w:sz="0" w:space="0" w:color="auto"/>
              </w:divBdr>
            </w:div>
          </w:divsChild>
        </w:div>
        <w:div w:id="1460300536">
          <w:marLeft w:val="0"/>
          <w:marRight w:val="0"/>
          <w:marTop w:val="0"/>
          <w:marBottom w:val="0"/>
          <w:divBdr>
            <w:top w:val="none" w:sz="0" w:space="0" w:color="auto"/>
            <w:left w:val="none" w:sz="0" w:space="0" w:color="auto"/>
            <w:bottom w:val="none" w:sz="0" w:space="0" w:color="auto"/>
            <w:right w:val="none" w:sz="0" w:space="0" w:color="auto"/>
          </w:divBdr>
          <w:divsChild>
            <w:div w:id="545337149">
              <w:marLeft w:val="0"/>
              <w:marRight w:val="0"/>
              <w:marTop w:val="0"/>
              <w:marBottom w:val="0"/>
              <w:divBdr>
                <w:top w:val="none" w:sz="0" w:space="0" w:color="auto"/>
                <w:left w:val="none" w:sz="0" w:space="0" w:color="auto"/>
                <w:bottom w:val="none" w:sz="0" w:space="0" w:color="auto"/>
                <w:right w:val="none" w:sz="0" w:space="0" w:color="auto"/>
              </w:divBdr>
            </w:div>
          </w:divsChild>
        </w:div>
        <w:div w:id="1476530896">
          <w:marLeft w:val="0"/>
          <w:marRight w:val="0"/>
          <w:marTop w:val="0"/>
          <w:marBottom w:val="0"/>
          <w:divBdr>
            <w:top w:val="none" w:sz="0" w:space="0" w:color="auto"/>
            <w:left w:val="none" w:sz="0" w:space="0" w:color="auto"/>
            <w:bottom w:val="none" w:sz="0" w:space="0" w:color="auto"/>
            <w:right w:val="none" w:sz="0" w:space="0" w:color="auto"/>
          </w:divBdr>
          <w:divsChild>
            <w:div w:id="1618560187">
              <w:marLeft w:val="0"/>
              <w:marRight w:val="0"/>
              <w:marTop w:val="0"/>
              <w:marBottom w:val="0"/>
              <w:divBdr>
                <w:top w:val="none" w:sz="0" w:space="0" w:color="auto"/>
                <w:left w:val="none" w:sz="0" w:space="0" w:color="auto"/>
                <w:bottom w:val="none" w:sz="0" w:space="0" w:color="auto"/>
                <w:right w:val="none" w:sz="0" w:space="0" w:color="auto"/>
              </w:divBdr>
            </w:div>
          </w:divsChild>
        </w:div>
        <w:div w:id="1491170524">
          <w:marLeft w:val="0"/>
          <w:marRight w:val="0"/>
          <w:marTop w:val="0"/>
          <w:marBottom w:val="0"/>
          <w:divBdr>
            <w:top w:val="none" w:sz="0" w:space="0" w:color="auto"/>
            <w:left w:val="none" w:sz="0" w:space="0" w:color="auto"/>
            <w:bottom w:val="none" w:sz="0" w:space="0" w:color="auto"/>
            <w:right w:val="none" w:sz="0" w:space="0" w:color="auto"/>
          </w:divBdr>
          <w:divsChild>
            <w:div w:id="135992607">
              <w:marLeft w:val="0"/>
              <w:marRight w:val="0"/>
              <w:marTop w:val="0"/>
              <w:marBottom w:val="0"/>
              <w:divBdr>
                <w:top w:val="none" w:sz="0" w:space="0" w:color="auto"/>
                <w:left w:val="none" w:sz="0" w:space="0" w:color="auto"/>
                <w:bottom w:val="none" w:sz="0" w:space="0" w:color="auto"/>
                <w:right w:val="none" w:sz="0" w:space="0" w:color="auto"/>
              </w:divBdr>
            </w:div>
          </w:divsChild>
        </w:div>
        <w:div w:id="1512571282">
          <w:marLeft w:val="0"/>
          <w:marRight w:val="0"/>
          <w:marTop w:val="0"/>
          <w:marBottom w:val="0"/>
          <w:divBdr>
            <w:top w:val="none" w:sz="0" w:space="0" w:color="auto"/>
            <w:left w:val="none" w:sz="0" w:space="0" w:color="auto"/>
            <w:bottom w:val="none" w:sz="0" w:space="0" w:color="auto"/>
            <w:right w:val="none" w:sz="0" w:space="0" w:color="auto"/>
          </w:divBdr>
          <w:divsChild>
            <w:div w:id="619267139">
              <w:marLeft w:val="0"/>
              <w:marRight w:val="0"/>
              <w:marTop w:val="0"/>
              <w:marBottom w:val="0"/>
              <w:divBdr>
                <w:top w:val="none" w:sz="0" w:space="0" w:color="auto"/>
                <w:left w:val="none" w:sz="0" w:space="0" w:color="auto"/>
                <w:bottom w:val="none" w:sz="0" w:space="0" w:color="auto"/>
                <w:right w:val="none" w:sz="0" w:space="0" w:color="auto"/>
              </w:divBdr>
            </w:div>
          </w:divsChild>
        </w:div>
        <w:div w:id="1536388204">
          <w:marLeft w:val="0"/>
          <w:marRight w:val="0"/>
          <w:marTop w:val="0"/>
          <w:marBottom w:val="0"/>
          <w:divBdr>
            <w:top w:val="none" w:sz="0" w:space="0" w:color="auto"/>
            <w:left w:val="none" w:sz="0" w:space="0" w:color="auto"/>
            <w:bottom w:val="none" w:sz="0" w:space="0" w:color="auto"/>
            <w:right w:val="none" w:sz="0" w:space="0" w:color="auto"/>
          </w:divBdr>
          <w:divsChild>
            <w:div w:id="1290018197">
              <w:marLeft w:val="0"/>
              <w:marRight w:val="0"/>
              <w:marTop w:val="0"/>
              <w:marBottom w:val="0"/>
              <w:divBdr>
                <w:top w:val="none" w:sz="0" w:space="0" w:color="auto"/>
                <w:left w:val="none" w:sz="0" w:space="0" w:color="auto"/>
                <w:bottom w:val="none" w:sz="0" w:space="0" w:color="auto"/>
                <w:right w:val="none" w:sz="0" w:space="0" w:color="auto"/>
              </w:divBdr>
            </w:div>
          </w:divsChild>
        </w:div>
        <w:div w:id="1699814371">
          <w:marLeft w:val="0"/>
          <w:marRight w:val="0"/>
          <w:marTop w:val="0"/>
          <w:marBottom w:val="0"/>
          <w:divBdr>
            <w:top w:val="none" w:sz="0" w:space="0" w:color="auto"/>
            <w:left w:val="none" w:sz="0" w:space="0" w:color="auto"/>
            <w:bottom w:val="none" w:sz="0" w:space="0" w:color="auto"/>
            <w:right w:val="none" w:sz="0" w:space="0" w:color="auto"/>
          </w:divBdr>
          <w:divsChild>
            <w:div w:id="1044476965">
              <w:marLeft w:val="0"/>
              <w:marRight w:val="0"/>
              <w:marTop w:val="0"/>
              <w:marBottom w:val="0"/>
              <w:divBdr>
                <w:top w:val="none" w:sz="0" w:space="0" w:color="auto"/>
                <w:left w:val="none" w:sz="0" w:space="0" w:color="auto"/>
                <w:bottom w:val="none" w:sz="0" w:space="0" w:color="auto"/>
                <w:right w:val="none" w:sz="0" w:space="0" w:color="auto"/>
              </w:divBdr>
            </w:div>
          </w:divsChild>
        </w:div>
        <w:div w:id="1897162479">
          <w:marLeft w:val="0"/>
          <w:marRight w:val="0"/>
          <w:marTop w:val="0"/>
          <w:marBottom w:val="0"/>
          <w:divBdr>
            <w:top w:val="none" w:sz="0" w:space="0" w:color="auto"/>
            <w:left w:val="none" w:sz="0" w:space="0" w:color="auto"/>
            <w:bottom w:val="none" w:sz="0" w:space="0" w:color="auto"/>
            <w:right w:val="none" w:sz="0" w:space="0" w:color="auto"/>
          </w:divBdr>
          <w:divsChild>
            <w:div w:id="110714345">
              <w:marLeft w:val="0"/>
              <w:marRight w:val="0"/>
              <w:marTop w:val="0"/>
              <w:marBottom w:val="0"/>
              <w:divBdr>
                <w:top w:val="none" w:sz="0" w:space="0" w:color="auto"/>
                <w:left w:val="none" w:sz="0" w:space="0" w:color="auto"/>
                <w:bottom w:val="none" w:sz="0" w:space="0" w:color="auto"/>
                <w:right w:val="none" w:sz="0" w:space="0" w:color="auto"/>
              </w:divBdr>
            </w:div>
            <w:div w:id="549536230">
              <w:marLeft w:val="0"/>
              <w:marRight w:val="0"/>
              <w:marTop w:val="0"/>
              <w:marBottom w:val="0"/>
              <w:divBdr>
                <w:top w:val="none" w:sz="0" w:space="0" w:color="auto"/>
                <w:left w:val="none" w:sz="0" w:space="0" w:color="auto"/>
                <w:bottom w:val="none" w:sz="0" w:space="0" w:color="auto"/>
                <w:right w:val="none" w:sz="0" w:space="0" w:color="auto"/>
              </w:divBdr>
            </w:div>
            <w:div w:id="828978191">
              <w:marLeft w:val="0"/>
              <w:marRight w:val="0"/>
              <w:marTop w:val="0"/>
              <w:marBottom w:val="0"/>
              <w:divBdr>
                <w:top w:val="none" w:sz="0" w:space="0" w:color="auto"/>
                <w:left w:val="none" w:sz="0" w:space="0" w:color="auto"/>
                <w:bottom w:val="none" w:sz="0" w:space="0" w:color="auto"/>
                <w:right w:val="none" w:sz="0" w:space="0" w:color="auto"/>
              </w:divBdr>
            </w:div>
            <w:div w:id="860438931">
              <w:marLeft w:val="0"/>
              <w:marRight w:val="0"/>
              <w:marTop w:val="0"/>
              <w:marBottom w:val="0"/>
              <w:divBdr>
                <w:top w:val="none" w:sz="0" w:space="0" w:color="auto"/>
                <w:left w:val="none" w:sz="0" w:space="0" w:color="auto"/>
                <w:bottom w:val="none" w:sz="0" w:space="0" w:color="auto"/>
                <w:right w:val="none" w:sz="0" w:space="0" w:color="auto"/>
              </w:divBdr>
            </w:div>
            <w:div w:id="1065757951">
              <w:marLeft w:val="0"/>
              <w:marRight w:val="0"/>
              <w:marTop w:val="0"/>
              <w:marBottom w:val="0"/>
              <w:divBdr>
                <w:top w:val="none" w:sz="0" w:space="0" w:color="auto"/>
                <w:left w:val="none" w:sz="0" w:space="0" w:color="auto"/>
                <w:bottom w:val="none" w:sz="0" w:space="0" w:color="auto"/>
                <w:right w:val="none" w:sz="0" w:space="0" w:color="auto"/>
              </w:divBdr>
            </w:div>
            <w:div w:id="1262377780">
              <w:marLeft w:val="0"/>
              <w:marRight w:val="0"/>
              <w:marTop w:val="0"/>
              <w:marBottom w:val="0"/>
              <w:divBdr>
                <w:top w:val="none" w:sz="0" w:space="0" w:color="auto"/>
                <w:left w:val="none" w:sz="0" w:space="0" w:color="auto"/>
                <w:bottom w:val="none" w:sz="0" w:space="0" w:color="auto"/>
                <w:right w:val="none" w:sz="0" w:space="0" w:color="auto"/>
              </w:divBdr>
            </w:div>
            <w:div w:id="1277329396">
              <w:marLeft w:val="0"/>
              <w:marRight w:val="0"/>
              <w:marTop w:val="0"/>
              <w:marBottom w:val="0"/>
              <w:divBdr>
                <w:top w:val="none" w:sz="0" w:space="0" w:color="auto"/>
                <w:left w:val="none" w:sz="0" w:space="0" w:color="auto"/>
                <w:bottom w:val="none" w:sz="0" w:space="0" w:color="auto"/>
                <w:right w:val="none" w:sz="0" w:space="0" w:color="auto"/>
              </w:divBdr>
            </w:div>
            <w:div w:id="1383092522">
              <w:marLeft w:val="0"/>
              <w:marRight w:val="0"/>
              <w:marTop w:val="0"/>
              <w:marBottom w:val="0"/>
              <w:divBdr>
                <w:top w:val="none" w:sz="0" w:space="0" w:color="auto"/>
                <w:left w:val="none" w:sz="0" w:space="0" w:color="auto"/>
                <w:bottom w:val="none" w:sz="0" w:space="0" w:color="auto"/>
                <w:right w:val="none" w:sz="0" w:space="0" w:color="auto"/>
              </w:divBdr>
            </w:div>
            <w:div w:id="1383942375">
              <w:marLeft w:val="0"/>
              <w:marRight w:val="0"/>
              <w:marTop w:val="0"/>
              <w:marBottom w:val="0"/>
              <w:divBdr>
                <w:top w:val="none" w:sz="0" w:space="0" w:color="auto"/>
                <w:left w:val="none" w:sz="0" w:space="0" w:color="auto"/>
                <w:bottom w:val="none" w:sz="0" w:space="0" w:color="auto"/>
                <w:right w:val="none" w:sz="0" w:space="0" w:color="auto"/>
              </w:divBdr>
            </w:div>
            <w:div w:id="1463039134">
              <w:marLeft w:val="0"/>
              <w:marRight w:val="0"/>
              <w:marTop w:val="0"/>
              <w:marBottom w:val="0"/>
              <w:divBdr>
                <w:top w:val="none" w:sz="0" w:space="0" w:color="auto"/>
                <w:left w:val="none" w:sz="0" w:space="0" w:color="auto"/>
                <w:bottom w:val="none" w:sz="0" w:space="0" w:color="auto"/>
                <w:right w:val="none" w:sz="0" w:space="0" w:color="auto"/>
              </w:divBdr>
            </w:div>
          </w:divsChild>
        </w:div>
        <w:div w:id="2086683684">
          <w:marLeft w:val="0"/>
          <w:marRight w:val="0"/>
          <w:marTop w:val="0"/>
          <w:marBottom w:val="0"/>
          <w:divBdr>
            <w:top w:val="none" w:sz="0" w:space="0" w:color="auto"/>
            <w:left w:val="none" w:sz="0" w:space="0" w:color="auto"/>
            <w:bottom w:val="none" w:sz="0" w:space="0" w:color="auto"/>
            <w:right w:val="none" w:sz="0" w:space="0" w:color="auto"/>
          </w:divBdr>
          <w:divsChild>
            <w:div w:id="136105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54677">
      <w:bodyDiv w:val="1"/>
      <w:marLeft w:val="0"/>
      <w:marRight w:val="0"/>
      <w:marTop w:val="0"/>
      <w:marBottom w:val="0"/>
      <w:divBdr>
        <w:top w:val="none" w:sz="0" w:space="0" w:color="auto"/>
        <w:left w:val="none" w:sz="0" w:space="0" w:color="auto"/>
        <w:bottom w:val="none" w:sz="0" w:space="0" w:color="auto"/>
        <w:right w:val="none" w:sz="0" w:space="0" w:color="auto"/>
      </w:divBdr>
      <w:divsChild>
        <w:div w:id="129060549">
          <w:marLeft w:val="0"/>
          <w:marRight w:val="0"/>
          <w:marTop w:val="0"/>
          <w:marBottom w:val="0"/>
          <w:divBdr>
            <w:top w:val="none" w:sz="0" w:space="0" w:color="auto"/>
            <w:left w:val="none" w:sz="0" w:space="0" w:color="auto"/>
            <w:bottom w:val="none" w:sz="0" w:space="0" w:color="auto"/>
            <w:right w:val="none" w:sz="0" w:space="0" w:color="auto"/>
          </w:divBdr>
        </w:div>
        <w:div w:id="380715413">
          <w:marLeft w:val="0"/>
          <w:marRight w:val="0"/>
          <w:marTop w:val="0"/>
          <w:marBottom w:val="0"/>
          <w:divBdr>
            <w:top w:val="none" w:sz="0" w:space="0" w:color="auto"/>
            <w:left w:val="none" w:sz="0" w:space="0" w:color="auto"/>
            <w:bottom w:val="none" w:sz="0" w:space="0" w:color="auto"/>
            <w:right w:val="none" w:sz="0" w:space="0" w:color="auto"/>
          </w:divBdr>
        </w:div>
        <w:div w:id="803161292">
          <w:marLeft w:val="0"/>
          <w:marRight w:val="0"/>
          <w:marTop w:val="0"/>
          <w:marBottom w:val="0"/>
          <w:divBdr>
            <w:top w:val="none" w:sz="0" w:space="0" w:color="auto"/>
            <w:left w:val="none" w:sz="0" w:space="0" w:color="auto"/>
            <w:bottom w:val="none" w:sz="0" w:space="0" w:color="auto"/>
            <w:right w:val="none" w:sz="0" w:space="0" w:color="auto"/>
          </w:divBdr>
        </w:div>
        <w:div w:id="1142119803">
          <w:marLeft w:val="0"/>
          <w:marRight w:val="0"/>
          <w:marTop w:val="0"/>
          <w:marBottom w:val="0"/>
          <w:divBdr>
            <w:top w:val="none" w:sz="0" w:space="0" w:color="auto"/>
            <w:left w:val="none" w:sz="0" w:space="0" w:color="auto"/>
            <w:bottom w:val="none" w:sz="0" w:space="0" w:color="auto"/>
            <w:right w:val="none" w:sz="0" w:space="0" w:color="auto"/>
          </w:divBdr>
        </w:div>
        <w:div w:id="1283918671">
          <w:marLeft w:val="0"/>
          <w:marRight w:val="0"/>
          <w:marTop w:val="0"/>
          <w:marBottom w:val="0"/>
          <w:divBdr>
            <w:top w:val="none" w:sz="0" w:space="0" w:color="auto"/>
            <w:left w:val="none" w:sz="0" w:space="0" w:color="auto"/>
            <w:bottom w:val="none" w:sz="0" w:space="0" w:color="auto"/>
            <w:right w:val="none" w:sz="0" w:space="0" w:color="auto"/>
          </w:divBdr>
        </w:div>
      </w:divsChild>
    </w:div>
    <w:div w:id="1574195889">
      <w:bodyDiv w:val="1"/>
      <w:marLeft w:val="0"/>
      <w:marRight w:val="0"/>
      <w:marTop w:val="0"/>
      <w:marBottom w:val="0"/>
      <w:divBdr>
        <w:top w:val="none" w:sz="0" w:space="0" w:color="auto"/>
        <w:left w:val="none" w:sz="0" w:space="0" w:color="auto"/>
        <w:bottom w:val="none" w:sz="0" w:space="0" w:color="auto"/>
        <w:right w:val="none" w:sz="0" w:space="0" w:color="auto"/>
      </w:divBdr>
    </w:div>
    <w:div w:id="1599824809">
      <w:bodyDiv w:val="1"/>
      <w:marLeft w:val="0"/>
      <w:marRight w:val="0"/>
      <w:marTop w:val="0"/>
      <w:marBottom w:val="0"/>
      <w:divBdr>
        <w:top w:val="none" w:sz="0" w:space="0" w:color="auto"/>
        <w:left w:val="none" w:sz="0" w:space="0" w:color="auto"/>
        <w:bottom w:val="none" w:sz="0" w:space="0" w:color="auto"/>
        <w:right w:val="none" w:sz="0" w:space="0" w:color="auto"/>
      </w:divBdr>
    </w:div>
    <w:div w:id="1626279703">
      <w:bodyDiv w:val="1"/>
      <w:marLeft w:val="0"/>
      <w:marRight w:val="0"/>
      <w:marTop w:val="0"/>
      <w:marBottom w:val="0"/>
      <w:divBdr>
        <w:top w:val="none" w:sz="0" w:space="0" w:color="auto"/>
        <w:left w:val="none" w:sz="0" w:space="0" w:color="auto"/>
        <w:bottom w:val="none" w:sz="0" w:space="0" w:color="auto"/>
        <w:right w:val="none" w:sz="0" w:space="0" w:color="auto"/>
      </w:divBdr>
    </w:div>
    <w:div w:id="1639410265">
      <w:bodyDiv w:val="1"/>
      <w:marLeft w:val="0"/>
      <w:marRight w:val="0"/>
      <w:marTop w:val="0"/>
      <w:marBottom w:val="0"/>
      <w:divBdr>
        <w:top w:val="none" w:sz="0" w:space="0" w:color="auto"/>
        <w:left w:val="none" w:sz="0" w:space="0" w:color="auto"/>
        <w:bottom w:val="none" w:sz="0" w:space="0" w:color="auto"/>
        <w:right w:val="none" w:sz="0" w:space="0" w:color="auto"/>
      </w:divBdr>
      <w:divsChild>
        <w:div w:id="56055724">
          <w:marLeft w:val="0"/>
          <w:marRight w:val="0"/>
          <w:marTop w:val="0"/>
          <w:marBottom w:val="0"/>
          <w:divBdr>
            <w:top w:val="none" w:sz="0" w:space="0" w:color="auto"/>
            <w:left w:val="none" w:sz="0" w:space="0" w:color="auto"/>
            <w:bottom w:val="none" w:sz="0" w:space="0" w:color="auto"/>
            <w:right w:val="none" w:sz="0" w:space="0" w:color="auto"/>
          </w:divBdr>
          <w:divsChild>
            <w:div w:id="521240245">
              <w:marLeft w:val="-75"/>
              <w:marRight w:val="0"/>
              <w:marTop w:val="30"/>
              <w:marBottom w:val="30"/>
              <w:divBdr>
                <w:top w:val="none" w:sz="0" w:space="0" w:color="auto"/>
                <w:left w:val="none" w:sz="0" w:space="0" w:color="auto"/>
                <w:bottom w:val="none" w:sz="0" w:space="0" w:color="auto"/>
                <w:right w:val="none" w:sz="0" w:space="0" w:color="auto"/>
              </w:divBdr>
              <w:divsChild>
                <w:div w:id="376049460">
                  <w:marLeft w:val="0"/>
                  <w:marRight w:val="0"/>
                  <w:marTop w:val="0"/>
                  <w:marBottom w:val="0"/>
                  <w:divBdr>
                    <w:top w:val="none" w:sz="0" w:space="0" w:color="auto"/>
                    <w:left w:val="none" w:sz="0" w:space="0" w:color="auto"/>
                    <w:bottom w:val="none" w:sz="0" w:space="0" w:color="auto"/>
                    <w:right w:val="none" w:sz="0" w:space="0" w:color="auto"/>
                  </w:divBdr>
                  <w:divsChild>
                    <w:div w:id="1057121641">
                      <w:marLeft w:val="0"/>
                      <w:marRight w:val="0"/>
                      <w:marTop w:val="0"/>
                      <w:marBottom w:val="0"/>
                      <w:divBdr>
                        <w:top w:val="none" w:sz="0" w:space="0" w:color="auto"/>
                        <w:left w:val="none" w:sz="0" w:space="0" w:color="auto"/>
                        <w:bottom w:val="none" w:sz="0" w:space="0" w:color="auto"/>
                        <w:right w:val="none" w:sz="0" w:space="0" w:color="auto"/>
                      </w:divBdr>
                    </w:div>
                  </w:divsChild>
                </w:div>
                <w:div w:id="1684748177">
                  <w:marLeft w:val="0"/>
                  <w:marRight w:val="0"/>
                  <w:marTop w:val="0"/>
                  <w:marBottom w:val="0"/>
                  <w:divBdr>
                    <w:top w:val="none" w:sz="0" w:space="0" w:color="auto"/>
                    <w:left w:val="none" w:sz="0" w:space="0" w:color="auto"/>
                    <w:bottom w:val="none" w:sz="0" w:space="0" w:color="auto"/>
                    <w:right w:val="none" w:sz="0" w:space="0" w:color="auto"/>
                  </w:divBdr>
                  <w:divsChild>
                    <w:div w:id="1238637129">
                      <w:marLeft w:val="0"/>
                      <w:marRight w:val="0"/>
                      <w:marTop w:val="0"/>
                      <w:marBottom w:val="0"/>
                      <w:divBdr>
                        <w:top w:val="none" w:sz="0" w:space="0" w:color="auto"/>
                        <w:left w:val="none" w:sz="0" w:space="0" w:color="auto"/>
                        <w:bottom w:val="none" w:sz="0" w:space="0" w:color="auto"/>
                        <w:right w:val="none" w:sz="0" w:space="0" w:color="auto"/>
                      </w:divBdr>
                    </w:div>
                  </w:divsChild>
                </w:div>
                <w:div w:id="1903516422">
                  <w:marLeft w:val="0"/>
                  <w:marRight w:val="0"/>
                  <w:marTop w:val="0"/>
                  <w:marBottom w:val="0"/>
                  <w:divBdr>
                    <w:top w:val="none" w:sz="0" w:space="0" w:color="auto"/>
                    <w:left w:val="none" w:sz="0" w:space="0" w:color="auto"/>
                    <w:bottom w:val="none" w:sz="0" w:space="0" w:color="auto"/>
                    <w:right w:val="none" w:sz="0" w:space="0" w:color="auto"/>
                  </w:divBdr>
                  <w:divsChild>
                    <w:div w:id="1633167506">
                      <w:marLeft w:val="0"/>
                      <w:marRight w:val="0"/>
                      <w:marTop w:val="0"/>
                      <w:marBottom w:val="0"/>
                      <w:divBdr>
                        <w:top w:val="none" w:sz="0" w:space="0" w:color="auto"/>
                        <w:left w:val="none" w:sz="0" w:space="0" w:color="auto"/>
                        <w:bottom w:val="none" w:sz="0" w:space="0" w:color="auto"/>
                        <w:right w:val="none" w:sz="0" w:space="0" w:color="auto"/>
                      </w:divBdr>
                    </w:div>
                  </w:divsChild>
                </w:div>
                <w:div w:id="1932857208">
                  <w:marLeft w:val="0"/>
                  <w:marRight w:val="0"/>
                  <w:marTop w:val="0"/>
                  <w:marBottom w:val="0"/>
                  <w:divBdr>
                    <w:top w:val="none" w:sz="0" w:space="0" w:color="auto"/>
                    <w:left w:val="none" w:sz="0" w:space="0" w:color="auto"/>
                    <w:bottom w:val="none" w:sz="0" w:space="0" w:color="auto"/>
                    <w:right w:val="none" w:sz="0" w:space="0" w:color="auto"/>
                  </w:divBdr>
                  <w:divsChild>
                    <w:div w:id="40090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378114">
          <w:marLeft w:val="0"/>
          <w:marRight w:val="0"/>
          <w:marTop w:val="0"/>
          <w:marBottom w:val="0"/>
          <w:divBdr>
            <w:top w:val="none" w:sz="0" w:space="0" w:color="auto"/>
            <w:left w:val="none" w:sz="0" w:space="0" w:color="auto"/>
            <w:bottom w:val="none" w:sz="0" w:space="0" w:color="auto"/>
            <w:right w:val="none" w:sz="0" w:space="0" w:color="auto"/>
          </w:divBdr>
          <w:divsChild>
            <w:div w:id="154030846">
              <w:marLeft w:val="0"/>
              <w:marRight w:val="0"/>
              <w:marTop w:val="0"/>
              <w:marBottom w:val="0"/>
              <w:divBdr>
                <w:top w:val="none" w:sz="0" w:space="0" w:color="auto"/>
                <w:left w:val="none" w:sz="0" w:space="0" w:color="auto"/>
                <w:bottom w:val="none" w:sz="0" w:space="0" w:color="auto"/>
                <w:right w:val="none" w:sz="0" w:space="0" w:color="auto"/>
              </w:divBdr>
            </w:div>
            <w:div w:id="847138286">
              <w:marLeft w:val="0"/>
              <w:marRight w:val="0"/>
              <w:marTop w:val="0"/>
              <w:marBottom w:val="0"/>
              <w:divBdr>
                <w:top w:val="none" w:sz="0" w:space="0" w:color="auto"/>
                <w:left w:val="none" w:sz="0" w:space="0" w:color="auto"/>
                <w:bottom w:val="none" w:sz="0" w:space="0" w:color="auto"/>
                <w:right w:val="none" w:sz="0" w:space="0" w:color="auto"/>
              </w:divBdr>
            </w:div>
            <w:div w:id="882911806">
              <w:marLeft w:val="0"/>
              <w:marRight w:val="0"/>
              <w:marTop w:val="0"/>
              <w:marBottom w:val="0"/>
              <w:divBdr>
                <w:top w:val="none" w:sz="0" w:space="0" w:color="auto"/>
                <w:left w:val="none" w:sz="0" w:space="0" w:color="auto"/>
                <w:bottom w:val="none" w:sz="0" w:space="0" w:color="auto"/>
                <w:right w:val="none" w:sz="0" w:space="0" w:color="auto"/>
              </w:divBdr>
            </w:div>
          </w:divsChild>
        </w:div>
        <w:div w:id="1053580123">
          <w:marLeft w:val="0"/>
          <w:marRight w:val="0"/>
          <w:marTop w:val="0"/>
          <w:marBottom w:val="0"/>
          <w:divBdr>
            <w:top w:val="none" w:sz="0" w:space="0" w:color="auto"/>
            <w:left w:val="none" w:sz="0" w:space="0" w:color="auto"/>
            <w:bottom w:val="none" w:sz="0" w:space="0" w:color="auto"/>
            <w:right w:val="none" w:sz="0" w:space="0" w:color="auto"/>
          </w:divBdr>
          <w:divsChild>
            <w:div w:id="1485274250">
              <w:marLeft w:val="0"/>
              <w:marRight w:val="0"/>
              <w:marTop w:val="0"/>
              <w:marBottom w:val="0"/>
              <w:divBdr>
                <w:top w:val="none" w:sz="0" w:space="0" w:color="auto"/>
                <w:left w:val="none" w:sz="0" w:space="0" w:color="auto"/>
                <w:bottom w:val="none" w:sz="0" w:space="0" w:color="auto"/>
                <w:right w:val="none" w:sz="0" w:space="0" w:color="auto"/>
              </w:divBdr>
            </w:div>
            <w:div w:id="1933853856">
              <w:marLeft w:val="0"/>
              <w:marRight w:val="0"/>
              <w:marTop w:val="0"/>
              <w:marBottom w:val="0"/>
              <w:divBdr>
                <w:top w:val="none" w:sz="0" w:space="0" w:color="auto"/>
                <w:left w:val="none" w:sz="0" w:space="0" w:color="auto"/>
                <w:bottom w:val="none" w:sz="0" w:space="0" w:color="auto"/>
                <w:right w:val="none" w:sz="0" w:space="0" w:color="auto"/>
              </w:divBdr>
            </w:div>
          </w:divsChild>
        </w:div>
        <w:div w:id="1251046198">
          <w:marLeft w:val="0"/>
          <w:marRight w:val="0"/>
          <w:marTop w:val="0"/>
          <w:marBottom w:val="0"/>
          <w:divBdr>
            <w:top w:val="none" w:sz="0" w:space="0" w:color="auto"/>
            <w:left w:val="none" w:sz="0" w:space="0" w:color="auto"/>
            <w:bottom w:val="none" w:sz="0" w:space="0" w:color="auto"/>
            <w:right w:val="none" w:sz="0" w:space="0" w:color="auto"/>
          </w:divBdr>
          <w:divsChild>
            <w:div w:id="1440490293">
              <w:marLeft w:val="-75"/>
              <w:marRight w:val="0"/>
              <w:marTop w:val="30"/>
              <w:marBottom w:val="30"/>
              <w:divBdr>
                <w:top w:val="none" w:sz="0" w:space="0" w:color="auto"/>
                <w:left w:val="none" w:sz="0" w:space="0" w:color="auto"/>
                <w:bottom w:val="none" w:sz="0" w:space="0" w:color="auto"/>
                <w:right w:val="none" w:sz="0" w:space="0" w:color="auto"/>
              </w:divBdr>
              <w:divsChild>
                <w:div w:id="381248809">
                  <w:marLeft w:val="0"/>
                  <w:marRight w:val="0"/>
                  <w:marTop w:val="0"/>
                  <w:marBottom w:val="0"/>
                  <w:divBdr>
                    <w:top w:val="none" w:sz="0" w:space="0" w:color="auto"/>
                    <w:left w:val="none" w:sz="0" w:space="0" w:color="auto"/>
                    <w:bottom w:val="none" w:sz="0" w:space="0" w:color="auto"/>
                    <w:right w:val="none" w:sz="0" w:space="0" w:color="auto"/>
                  </w:divBdr>
                  <w:divsChild>
                    <w:div w:id="1651322220">
                      <w:marLeft w:val="0"/>
                      <w:marRight w:val="0"/>
                      <w:marTop w:val="0"/>
                      <w:marBottom w:val="0"/>
                      <w:divBdr>
                        <w:top w:val="none" w:sz="0" w:space="0" w:color="auto"/>
                        <w:left w:val="none" w:sz="0" w:space="0" w:color="auto"/>
                        <w:bottom w:val="none" w:sz="0" w:space="0" w:color="auto"/>
                        <w:right w:val="none" w:sz="0" w:space="0" w:color="auto"/>
                      </w:divBdr>
                    </w:div>
                  </w:divsChild>
                </w:div>
                <w:div w:id="430512556">
                  <w:marLeft w:val="0"/>
                  <w:marRight w:val="0"/>
                  <w:marTop w:val="0"/>
                  <w:marBottom w:val="0"/>
                  <w:divBdr>
                    <w:top w:val="none" w:sz="0" w:space="0" w:color="auto"/>
                    <w:left w:val="none" w:sz="0" w:space="0" w:color="auto"/>
                    <w:bottom w:val="none" w:sz="0" w:space="0" w:color="auto"/>
                    <w:right w:val="none" w:sz="0" w:space="0" w:color="auto"/>
                  </w:divBdr>
                  <w:divsChild>
                    <w:div w:id="1516193020">
                      <w:marLeft w:val="0"/>
                      <w:marRight w:val="0"/>
                      <w:marTop w:val="0"/>
                      <w:marBottom w:val="0"/>
                      <w:divBdr>
                        <w:top w:val="none" w:sz="0" w:space="0" w:color="auto"/>
                        <w:left w:val="none" w:sz="0" w:space="0" w:color="auto"/>
                        <w:bottom w:val="none" w:sz="0" w:space="0" w:color="auto"/>
                        <w:right w:val="none" w:sz="0" w:space="0" w:color="auto"/>
                      </w:divBdr>
                    </w:div>
                  </w:divsChild>
                </w:div>
                <w:div w:id="548223553">
                  <w:marLeft w:val="0"/>
                  <w:marRight w:val="0"/>
                  <w:marTop w:val="0"/>
                  <w:marBottom w:val="0"/>
                  <w:divBdr>
                    <w:top w:val="none" w:sz="0" w:space="0" w:color="auto"/>
                    <w:left w:val="none" w:sz="0" w:space="0" w:color="auto"/>
                    <w:bottom w:val="none" w:sz="0" w:space="0" w:color="auto"/>
                    <w:right w:val="none" w:sz="0" w:space="0" w:color="auto"/>
                  </w:divBdr>
                  <w:divsChild>
                    <w:div w:id="1746218788">
                      <w:marLeft w:val="0"/>
                      <w:marRight w:val="0"/>
                      <w:marTop w:val="0"/>
                      <w:marBottom w:val="0"/>
                      <w:divBdr>
                        <w:top w:val="none" w:sz="0" w:space="0" w:color="auto"/>
                        <w:left w:val="none" w:sz="0" w:space="0" w:color="auto"/>
                        <w:bottom w:val="none" w:sz="0" w:space="0" w:color="auto"/>
                        <w:right w:val="none" w:sz="0" w:space="0" w:color="auto"/>
                      </w:divBdr>
                    </w:div>
                  </w:divsChild>
                </w:div>
                <w:div w:id="802890110">
                  <w:marLeft w:val="0"/>
                  <w:marRight w:val="0"/>
                  <w:marTop w:val="0"/>
                  <w:marBottom w:val="0"/>
                  <w:divBdr>
                    <w:top w:val="none" w:sz="0" w:space="0" w:color="auto"/>
                    <w:left w:val="none" w:sz="0" w:space="0" w:color="auto"/>
                    <w:bottom w:val="none" w:sz="0" w:space="0" w:color="auto"/>
                    <w:right w:val="none" w:sz="0" w:space="0" w:color="auto"/>
                  </w:divBdr>
                  <w:divsChild>
                    <w:div w:id="215094748">
                      <w:marLeft w:val="0"/>
                      <w:marRight w:val="0"/>
                      <w:marTop w:val="0"/>
                      <w:marBottom w:val="0"/>
                      <w:divBdr>
                        <w:top w:val="none" w:sz="0" w:space="0" w:color="auto"/>
                        <w:left w:val="none" w:sz="0" w:space="0" w:color="auto"/>
                        <w:bottom w:val="none" w:sz="0" w:space="0" w:color="auto"/>
                        <w:right w:val="none" w:sz="0" w:space="0" w:color="auto"/>
                      </w:divBdr>
                    </w:div>
                  </w:divsChild>
                </w:div>
                <w:div w:id="1085423121">
                  <w:marLeft w:val="0"/>
                  <w:marRight w:val="0"/>
                  <w:marTop w:val="0"/>
                  <w:marBottom w:val="0"/>
                  <w:divBdr>
                    <w:top w:val="none" w:sz="0" w:space="0" w:color="auto"/>
                    <w:left w:val="none" w:sz="0" w:space="0" w:color="auto"/>
                    <w:bottom w:val="none" w:sz="0" w:space="0" w:color="auto"/>
                    <w:right w:val="none" w:sz="0" w:space="0" w:color="auto"/>
                  </w:divBdr>
                  <w:divsChild>
                    <w:div w:id="1309090360">
                      <w:marLeft w:val="0"/>
                      <w:marRight w:val="0"/>
                      <w:marTop w:val="0"/>
                      <w:marBottom w:val="0"/>
                      <w:divBdr>
                        <w:top w:val="none" w:sz="0" w:space="0" w:color="auto"/>
                        <w:left w:val="none" w:sz="0" w:space="0" w:color="auto"/>
                        <w:bottom w:val="none" w:sz="0" w:space="0" w:color="auto"/>
                        <w:right w:val="none" w:sz="0" w:space="0" w:color="auto"/>
                      </w:divBdr>
                    </w:div>
                  </w:divsChild>
                </w:div>
                <w:div w:id="1594778091">
                  <w:marLeft w:val="0"/>
                  <w:marRight w:val="0"/>
                  <w:marTop w:val="0"/>
                  <w:marBottom w:val="0"/>
                  <w:divBdr>
                    <w:top w:val="none" w:sz="0" w:space="0" w:color="auto"/>
                    <w:left w:val="none" w:sz="0" w:space="0" w:color="auto"/>
                    <w:bottom w:val="none" w:sz="0" w:space="0" w:color="auto"/>
                    <w:right w:val="none" w:sz="0" w:space="0" w:color="auto"/>
                  </w:divBdr>
                  <w:divsChild>
                    <w:div w:id="1514606922">
                      <w:marLeft w:val="0"/>
                      <w:marRight w:val="0"/>
                      <w:marTop w:val="0"/>
                      <w:marBottom w:val="0"/>
                      <w:divBdr>
                        <w:top w:val="none" w:sz="0" w:space="0" w:color="auto"/>
                        <w:left w:val="none" w:sz="0" w:space="0" w:color="auto"/>
                        <w:bottom w:val="none" w:sz="0" w:space="0" w:color="auto"/>
                        <w:right w:val="none" w:sz="0" w:space="0" w:color="auto"/>
                      </w:divBdr>
                    </w:div>
                  </w:divsChild>
                </w:div>
                <w:div w:id="1832720141">
                  <w:marLeft w:val="0"/>
                  <w:marRight w:val="0"/>
                  <w:marTop w:val="0"/>
                  <w:marBottom w:val="0"/>
                  <w:divBdr>
                    <w:top w:val="none" w:sz="0" w:space="0" w:color="auto"/>
                    <w:left w:val="none" w:sz="0" w:space="0" w:color="auto"/>
                    <w:bottom w:val="none" w:sz="0" w:space="0" w:color="auto"/>
                    <w:right w:val="none" w:sz="0" w:space="0" w:color="auto"/>
                  </w:divBdr>
                  <w:divsChild>
                    <w:div w:id="661004823">
                      <w:marLeft w:val="0"/>
                      <w:marRight w:val="0"/>
                      <w:marTop w:val="0"/>
                      <w:marBottom w:val="0"/>
                      <w:divBdr>
                        <w:top w:val="none" w:sz="0" w:space="0" w:color="auto"/>
                        <w:left w:val="none" w:sz="0" w:space="0" w:color="auto"/>
                        <w:bottom w:val="none" w:sz="0" w:space="0" w:color="auto"/>
                        <w:right w:val="none" w:sz="0" w:space="0" w:color="auto"/>
                      </w:divBdr>
                    </w:div>
                  </w:divsChild>
                </w:div>
                <w:div w:id="1873691230">
                  <w:marLeft w:val="0"/>
                  <w:marRight w:val="0"/>
                  <w:marTop w:val="0"/>
                  <w:marBottom w:val="0"/>
                  <w:divBdr>
                    <w:top w:val="none" w:sz="0" w:space="0" w:color="auto"/>
                    <w:left w:val="none" w:sz="0" w:space="0" w:color="auto"/>
                    <w:bottom w:val="none" w:sz="0" w:space="0" w:color="auto"/>
                    <w:right w:val="none" w:sz="0" w:space="0" w:color="auto"/>
                  </w:divBdr>
                  <w:divsChild>
                    <w:div w:id="100709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892908">
          <w:marLeft w:val="0"/>
          <w:marRight w:val="0"/>
          <w:marTop w:val="0"/>
          <w:marBottom w:val="0"/>
          <w:divBdr>
            <w:top w:val="none" w:sz="0" w:space="0" w:color="auto"/>
            <w:left w:val="none" w:sz="0" w:space="0" w:color="auto"/>
            <w:bottom w:val="none" w:sz="0" w:space="0" w:color="auto"/>
            <w:right w:val="none" w:sz="0" w:space="0" w:color="auto"/>
          </w:divBdr>
          <w:divsChild>
            <w:div w:id="1016037094">
              <w:marLeft w:val="-75"/>
              <w:marRight w:val="0"/>
              <w:marTop w:val="30"/>
              <w:marBottom w:val="30"/>
              <w:divBdr>
                <w:top w:val="none" w:sz="0" w:space="0" w:color="auto"/>
                <w:left w:val="none" w:sz="0" w:space="0" w:color="auto"/>
                <w:bottom w:val="none" w:sz="0" w:space="0" w:color="auto"/>
                <w:right w:val="none" w:sz="0" w:space="0" w:color="auto"/>
              </w:divBdr>
              <w:divsChild>
                <w:div w:id="224535960">
                  <w:marLeft w:val="0"/>
                  <w:marRight w:val="0"/>
                  <w:marTop w:val="0"/>
                  <w:marBottom w:val="0"/>
                  <w:divBdr>
                    <w:top w:val="none" w:sz="0" w:space="0" w:color="auto"/>
                    <w:left w:val="none" w:sz="0" w:space="0" w:color="auto"/>
                    <w:bottom w:val="none" w:sz="0" w:space="0" w:color="auto"/>
                    <w:right w:val="none" w:sz="0" w:space="0" w:color="auto"/>
                  </w:divBdr>
                  <w:divsChild>
                    <w:div w:id="1228153148">
                      <w:marLeft w:val="0"/>
                      <w:marRight w:val="0"/>
                      <w:marTop w:val="0"/>
                      <w:marBottom w:val="0"/>
                      <w:divBdr>
                        <w:top w:val="none" w:sz="0" w:space="0" w:color="auto"/>
                        <w:left w:val="none" w:sz="0" w:space="0" w:color="auto"/>
                        <w:bottom w:val="none" w:sz="0" w:space="0" w:color="auto"/>
                        <w:right w:val="none" w:sz="0" w:space="0" w:color="auto"/>
                      </w:divBdr>
                    </w:div>
                  </w:divsChild>
                </w:div>
                <w:div w:id="409735490">
                  <w:marLeft w:val="0"/>
                  <w:marRight w:val="0"/>
                  <w:marTop w:val="0"/>
                  <w:marBottom w:val="0"/>
                  <w:divBdr>
                    <w:top w:val="none" w:sz="0" w:space="0" w:color="auto"/>
                    <w:left w:val="none" w:sz="0" w:space="0" w:color="auto"/>
                    <w:bottom w:val="none" w:sz="0" w:space="0" w:color="auto"/>
                    <w:right w:val="none" w:sz="0" w:space="0" w:color="auto"/>
                  </w:divBdr>
                  <w:divsChild>
                    <w:div w:id="112946049">
                      <w:marLeft w:val="0"/>
                      <w:marRight w:val="0"/>
                      <w:marTop w:val="0"/>
                      <w:marBottom w:val="0"/>
                      <w:divBdr>
                        <w:top w:val="none" w:sz="0" w:space="0" w:color="auto"/>
                        <w:left w:val="none" w:sz="0" w:space="0" w:color="auto"/>
                        <w:bottom w:val="none" w:sz="0" w:space="0" w:color="auto"/>
                        <w:right w:val="none" w:sz="0" w:space="0" w:color="auto"/>
                      </w:divBdr>
                    </w:div>
                    <w:div w:id="444859046">
                      <w:marLeft w:val="0"/>
                      <w:marRight w:val="0"/>
                      <w:marTop w:val="0"/>
                      <w:marBottom w:val="0"/>
                      <w:divBdr>
                        <w:top w:val="none" w:sz="0" w:space="0" w:color="auto"/>
                        <w:left w:val="none" w:sz="0" w:space="0" w:color="auto"/>
                        <w:bottom w:val="none" w:sz="0" w:space="0" w:color="auto"/>
                        <w:right w:val="none" w:sz="0" w:space="0" w:color="auto"/>
                      </w:divBdr>
                    </w:div>
                    <w:div w:id="897126482">
                      <w:marLeft w:val="0"/>
                      <w:marRight w:val="0"/>
                      <w:marTop w:val="0"/>
                      <w:marBottom w:val="0"/>
                      <w:divBdr>
                        <w:top w:val="none" w:sz="0" w:space="0" w:color="auto"/>
                        <w:left w:val="none" w:sz="0" w:space="0" w:color="auto"/>
                        <w:bottom w:val="none" w:sz="0" w:space="0" w:color="auto"/>
                        <w:right w:val="none" w:sz="0" w:space="0" w:color="auto"/>
                      </w:divBdr>
                    </w:div>
                    <w:div w:id="1086533415">
                      <w:marLeft w:val="0"/>
                      <w:marRight w:val="0"/>
                      <w:marTop w:val="0"/>
                      <w:marBottom w:val="0"/>
                      <w:divBdr>
                        <w:top w:val="none" w:sz="0" w:space="0" w:color="auto"/>
                        <w:left w:val="none" w:sz="0" w:space="0" w:color="auto"/>
                        <w:bottom w:val="none" w:sz="0" w:space="0" w:color="auto"/>
                        <w:right w:val="none" w:sz="0" w:space="0" w:color="auto"/>
                      </w:divBdr>
                    </w:div>
                    <w:div w:id="1468281378">
                      <w:marLeft w:val="0"/>
                      <w:marRight w:val="0"/>
                      <w:marTop w:val="0"/>
                      <w:marBottom w:val="0"/>
                      <w:divBdr>
                        <w:top w:val="none" w:sz="0" w:space="0" w:color="auto"/>
                        <w:left w:val="none" w:sz="0" w:space="0" w:color="auto"/>
                        <w:bottom w:val="none" w:sz="0" w:space="0" w:color="auto"/>
                        <w:right w:val="none" w:sz="0" w:space="0" w:color="auto"/>
                      </w:divBdr>
                    </w:div>
                    <w:div w:id="1809014271">
                      <w:marLeft w:val="0"/>
                      <w:marRight w:val="0"/>
                      <w:marTop w:val="0"/>
                      <w:marBottom w:val="0"/>
                      <w:divBdr>
                        <w:top w:val="none" w:sz="0" w:space="0" w:color="auto"/>
                        <w:left w:val="none" w:sz="0" w:space="0" w:color="auto"/>
                        <w:bottom w:val="none" w:sz="0" w:space="0" w:color="auto"/>
                        <w:right w:val="none" w:sz="0" w:space="0" w:color="auto"/>
                      </w:divBdr>
                    </w:div>
                  </w:divsChild>
                </w:div>
                <w:div w:id="415438097">
                  <w:marLeft w:val="0"/>
                  <w:marRight w:val="0"/>
                  <w:marTop w:val="0"/>
                  <w:marBottom w:val="0"/>
                  <w:divBdr>
                    <w:top w:val="none" w:sz="0" w:space="0" w:color="auto"/>
                    <w:left w:val="none" w:sz="0" w:space="0" w:color="auto"/>
                    <w:bottom w:val="none" w:sz="0" w:space="0" w:color="auto"/>
                    <w:right w:val="none" w:sz="0" w:space="0" w:color="auto"/>
                  </w:divBdr>
                  <w:divsChild>
                    <w:div w:id="2063164857">
                      <w:marLeft w:val="0"/>
                      <w:marRight w:val="0"/>
                      <w:marTop w:val="0"/>
                      <w:marBottom w:val="0"/>
                      <w:divBdr>
                        <w:top w:val="none" w:sz="0" w:space="0" w:color="auto"/>
                        <w:left w:val="none" w:sz="0" w:space="0" w:color="auto"/>
                        <w:bottom w:val="none" w:sz="0" w:space="0" w:color="auto"/>
                        <w:right w:val="none" w:sz="0" w:space="0" w:color="auto"/>
                      </w:divBdr>
                    </w:div>
                  </w:divsChild>
                </w:div>
                <w:div w:id="547649797">
                  <w:marLeft w:val="0"/>
                  <w:marRight w:val="0"/>
                  <w:marTop w:val="0"/>
                  <w:marBottom w:val="0"/>
                  <w:divBdr>
                    <w:top w:val="none" w:sz="0" w:space="0" w:color="auto"/>
                    <w:left w:val="none" w:sz="0" w:space="0" w:color="auto"/>
                    <w:bottom w:val="none" w:sz="0" w:space="0" w:color="auto"/>
                    <w:right w:val="none" w:sz="0" w:space="0" w:color="auto"/>
                  </w:divBdr>
                  <w:divsChild>
                    <w:div w:id="1474834229">
                      <w:marLeft w:val="0"/>
                      <w:marRight w:val="0"/>
                      <w:marTop w:val="0"/>
                      <w:marBottom w:val="0"/>
                      <w:divBdr>
                        <w:top w:val="none" w:sz="0" w:space="0" w:color="auto"/>
                        <w:left w:val="none" w:sz="0" w:space="0" w:color="auto"/>
                        <w:bottom w:val="none" w:sz="0" w:space="0" w:color="auto"/>
                        <w:right w:val="none" w:sz="0" w:space="0" w:color="auto"/>
                      </w:divBdr>
                    </w:div>
                  </w:divsChild>
                </w:div>
                <w:div w:id="707682166">
                  <w:marLeft w:val="0"/>
                  <w:marRight w:val="0"/>
                  <w:marTop w:val="0"/>
                  <w:marBottom w:val="0"/>
                  <w:divBdr>
                    <w:top w:val="none" w:sz="0" w:space="0" w:color="auto"/>
                    <w:left w:val="none" w:sz="0" w:space="0" w:color="auto"/>
                    <w:bottom w:val="none" w:sz="0" w:space="0" w:color="auto"/>
                    <w:right w:val="none" w:sz="0" w:space="0" w:color="auto"/>
                  </w:divBdr>
                  <w:divsChild>
                    <w:div w:id="1446269448">
                      <w:marLeft w:val="0"/>
                      <w:marRight w:val="0"/>
                      <w:marTop w:val="0"/>
                      <w:marBottom w:val="0"/>
                      <w:divBdr>
                        <w:top w:val="none" w:sz="0" w:space="0" w:color="auto"/>
                        <w:left w:val="none" w:sz="0" w:space="0" w:color="auto"/>
                        <w:bottom w:val="none" w:sz="0" w:space="0" w:color="auto"/>
                        <w:right w:val="none" w:sz="0" w:space="0" w:color="auto"/>
                      </w:divBdr>
                    </w:div>
                  </w:divsChild>
                </w:div>
                <w:div w:id="712771734">
                  <w:marLeft w:val="0"/>
                  <w:marRight w:val="0"/>
                  <w:marTop w:val="0"/>
                  <w:marBottom w:val="0"/>
                  <w:divBdr>
                    <w:top w:val="none" w:sz="0" w:space="0" w:color="auto"/>
                    <w:left w:val="none" w:sz="0" w:space="0" w:color="auto"/>
                    <w:bottom w:val="none" w:sz="0" w:space="0" w:color="auto"/>
                    <w:right w:val="none" w:sz="0" w:space="0" w:color="auto"/>
                  </w:divBdr>
                  <w:divsChild>
                    <w:div w:id="44573819">
                      <w:marLeft w:val="0"/>
                      <w:marRight w:val="0"/>
                      <w:marTop w:val="0"/>
                      <w:marBottom w:val="0"/>
                      <w:divBdr>
                        <w:top w:val="none" w:sz="0" w:space="0" w:color="auto"/>
                        <w:left w:val="none" w:sz="0" w:space="0" w:color="auto"/>
                        <w:bottom w:val="none" w:sz="0" w:space="0" w:color="auto"/>
                        <w:right w:val="none" w:sz="0" w:space="0" w:color="auto"/>
                      </w:divBdr>
                    </w:div>
                    <w:div w:id="109665284">
                      <w:marLeft w:val="0"/>
                      <w:marRight w:val="0"/>
                      <w:marTop w:val="0"/>
                      <w:marBottom w:val="0"/>
                      <w:divBdr>
                        <w:top w:val="none" w:sz="0" w:space="0" w:color="auto"/>
                        <w:left w:val="none" w:sz="0" w:space="0" w:color="auto"/>
                        <w:bottom w:val="none" w:sz="0" w:space="0" w:color="auto"/>
                        <w:right w:val="none" w:sz="0" w:space="0" w:color="auto"/>
                      </w:divBdr>
                    </w:div>
                    <w:div w:id="805125543">
                      <w:marLeft w:val="0"/>
                      <w:marRight w:val="0"/>
                      <w:marTop w:val="0"/>
                      <w:marBottom w:val="0"/>
                      <w:divBdr>
                        <w:top w:val="none" w:sz="0" w:space="0" w:color="auto"/>
                        <w:left w:val="none" w:sz="0" w:space="0" w:color="auto"/>
                        <w:bottom w:val="none" w:sz="0" w:space="0" w:color="auto"/>
                        <w:right w:val="none" w:sz="0" w:space="0" w:color="auto"/>
                      </w:divBdr>
                    </w:div>
                    <w:div w:id="893926340">
                      <w:marLeft w:val="0"/>
                      <w:marRight w:val="0"/>
                      <w:marTop w:val="0"/>
                      <w:marBottom w:val="0"/>
                      <w:divBdr>
                        <w:top w:val="none" w:sz="0" w:space="0" w:color="auto"/>
                        <w:left w:val="none" w:sz="0" w:space="0" w:color="auto"/>
                        <w:bottom w:val="none" w:sz="0" w:space="0" w:color="auto"/>
                        <w:right w:val="none" w:sz="0" w:space="0" w:color="auto"/>
                      </w:divBdr>
                    </w:div>
                    <w:div w:id="1091975167">
                      <w:marLeft w:val="0"/>
                      <w:marRight w:val="0"/>
                      <w:marTop w:val="0"/>
                      <w:marBottom w:val="0"/>
                      <w:divBdr>
                        <w:top w:val="none" w:sz="0" w:space="0" w:color="auto"/>
                        <w:left w:val="none" w:sz="0" w:space="0" w:color="auto"/>
                        <w:bottom w:val="none" w:sz="0" w:space="0" w:color="auto"/>
                        <w:right w:val="none" w:sz="0" w:space="0" w:color="auto"/>
                      </w:divBdr>
                    </w:div>
                    <w:div w:id="1212039471">
                      <w:marLeft w:val="0"/>
                      <w:marRight w:val="0"/>
                      <w:marTop w:val="0"/>
                      <w:marBottom w:val="0"/>
                      <w:divBdr>
                        <w:top w:val="none" w:sz="0" w:space="0" w:color="auto"/>
                        <w:left w:val="none" w:sz="0" w:space="0" w:color="auto"/>
                        <w:bottom w:val="none" w:sz="0" w:space="0" w:color="auto"/>
                        <w:right w:val="none" w:sz="0" w:space="0" w:color="auto"/>
                      </w:divBdr>
                    </w:div>
                    <w:div w:id="1524635509">
                      <w:marLeft w:val="0"/>
                      <w:marRight w:val="0"/>
                      <w:marTop w:val="0"/>
                      <w:marBottom w:val="0"/>
                      <w:divBdr>
                        <w:top w:val="none" w:sz="0" w:space="0" w:color="auto"/>
                        <w:left w:val="none" w:sz="0" w:space="0" w:color="auto"/>
                        <w:bottom w:val="none" w:sz="0" w:space="0" w:color="auto"/>
                        <w:right w:val="none" w:sz="0" w:space="0" w:color="auto"/>
                      </w:divBdr>
                    </w:div>
                    <w:div w:id="1542598380">
                      <w:marLeft w:val="0"/>
                      <w:marRight w:val="0"/>
                      <w:marTop w:val="0"/>
                      <w:marBottom w:val="0"/>
                      <w:divBdr>
                        <w:top w:val="none" w:sz="0" w:space="0" w:color="auto"/>
                        <w:left w:val="none" w:sz="0" w:space="0" w:color="auto"/>
                        <w:bottom w:val="none" w:sz="0" w:space="0" w:color="auto"/>
                        <w:right w:val="none" w:sz="0" w:space="0" w:color="auto"/>
                      </w:divBdr>
                    </w:div>
                    <w:div w:id="1691908049">
                      <w:marLeft w:val="0"/>
                      <w:marRight w:val="0"/>
                      <w:marTop w:val="0"/>
                      <w:marBottom w:val="0"/>
                      <w:divBdr>
                        <w:top w:val="none" w:sz="0" w:space="0" w:color="auto"/>
                        <w:left w:val="none" w:sz="0" w:space="0" w:color="auto"/>
                        <w:bottom w:val="none" w:sz="0" w:space="0" w:color="auto"/>
                        <w:right w:val="none" w:sz="0" w:space="0" w:color="auto"/>
                      </w:divBdr>
                    </w:div>
                  </w:divsChild>
                </w:div>
                <w:div w:id="813833820">
                  <w:marLeft w:val="0"/>
                  <w:marRight w:val="0"/>
                  <w:marTop w:val="0"/>
                  <w:marBottom w:val="0"/>
                  <w:divBdr>
                    <w:top w:val="none" w:sz="0" w:space="0" w:color="auto"/>
                    <w:left w:val="none" w:sz="0" w:space="0" w:color="auto"/>
                    <w:bottom w:val="none" w:sz="0" w:space="0" w:color="auto"/>
                    <w:right w:val="none" w:sz="0" w:space="0" w:color="auto"/>
                  </w:divBdr>
                  <w:divsChild>
                    <w:div w:id="1376351141">
                      <w:marLeft w:val="0"/>
                      <w:marRight w:val="0"/>
                      <w:marTop w:val="0"/>
                      <w:marBottom w:val="0"/>
                      <w:divBdr>
                        <w:top w:val="none" w:sz="0" w:space="0" w:color="auto"/>
                        <w:left w:val="none" w:sz="0" w:space="0" w:color="auto"/>
                        <w:bottom w:val="none" w:sz="0" w:space="0" w:color="auto"/>
                        <w:right w:val="none" w:sz="0" w:space="0" w:color="auto"/>
                      </w:divBdr>
                    </w:div>
                  </w:divsChild>
                </w:div>
                <w:div w:id="833572216">
                  <w:marLeft w:val="0"/>
                  <w:marRight w:val="0"/>
                  <w:marTop w:val="0"/>
                  <w:marBottom w:val="0"/>
                  <w:divBdr>
                    <w:top w:val="none" w:sz="0" w:space="0" w:color="auto"/>
                    <w:left w:val="none" w:sz="0" w:space="0" w:color="auto"/>
                    <w:bottom w:val="none" w:sz="0" w:space="0" w:color="auto"/>
                    <w:right w:val="none" w:sz="0" w:space="0" w:color="auto"/>
                  </w:divBdr>
                  <w:divsChild>
                    <w:div w:id="499783493">
                      <w:marLeft w:val="0"/>
                      <w:marRight w:val="0"/>
                      <w:marTop w:val="0"/>
                      <w:marBottom w:val="0"/>
                      <w:divBdr>
                        <w:top w:val="none" w:sz="0" w:space="0" w:color="auto"/>
                        <w:left w:val="none" w:sz="0" w:space="0" w:color="auto"/>
                        <w:bottom w:val="none" w:sz="0" w:space="0" w:color="auto"/>
                        <w:right w:val="none" w:sz="0" w:space="0" w:color="auto"/>
                      </w:divBdr>
                    </w:div>
                  </w:divsChild>
                </w:div>
                <w:div w:id="913202842">
                  <w:marLeft w:val="0"/>
                  <w:marRight w:val="0"/>
                  <w:marTop w:val="0"/>
                  <w:marBottom w:val="0"/>
                  <w:divBdr>
                    <w:top w:val="none" w:sz="0" w:space="0" w:color="auto"/>
                    <w:left w:val="none" w:sz="0" w:space="0" w:color="auto"/>
                    <w:bottom w:val="none" w:sz="0" w:space="0" w:color="auto"/>
                    <w:right w:val="none" w:sz="0" w:space="0" w:color="auto"/>
                  </w:divBdr>
                  <w:divsChild>
                    <w:div w:id="1391611250">
                      <w:marLeft w:val="0"/>
                      <w:marRight w:val="0"/>
                      <w:marTop w:val="0"/>
                      <w:marBottom w:val="0"/>
                      <w:divBdr>
                        <w:top w:val="none" w:sz="0" w:space="0" w:color="auto"/>
                        <w:left w:val="none" w:sz="0" w:space="0" w:color="auto"/>
                        <w:bottom w:val="none" w:sz="0" w:space="0" w:color="auto"/>
                        <w:right w:val="none" w:sz="0" w:space="0" w:color="auto"/>
                      </w:divBdr>
                    </w:div>
                  </w:divsChild>
                </w:div>
                <w:div w:id="923879331">
                  <w:marLeft w:val="0"/>
                  <w:marRight w:val="0"/>
                  <w:marTop w:val="0"/>
                  <w:marBottom w:val="0"/>
                  <w:divBdr>
                    <w:top w:val="none" w:sz="0" w:space="0" w:color="auto"/>
                    <w:left w:val="none" w:sz="0" w:space="0" w:color="auto"/>
                    <w:bottom w:val="none" w:sz="0" w:space="0" w:color="auto"/>
                    <w:right w:val="none" w:sz="0" w:space="0" w:color="auto"/>
                  </w:divBdr>
                  <w:divsChild>
                    <w:div w:id="1074089364">
                      <w:marLeft w:val="0"/>
                      <w:marRight w:val="0"/>
                      <w:marTop w:val="0"/>
                      <w:marBottom w:val="0"/>
                      <w:divBdr>
                        <w:top w:val="none" w:sz="0" w:space="0" w:color="auto"/>
                        <w:left w:val="none" w:sz="0" w:space="0" w:color="auto"/>
                        <w:bottom w:val="none" w:sz="0" w:space="0" w:color="auto"/>
                        <w:right w:val="none" w:sz="0" w:space="0" w:color="auto"/>
                      </w:divBdr>
                    </w:div>
                  </w:divsChild>
                </w:div>
                <w:div w:id="1411737065">
                  <w:marLeft w:val="0"/>
                  <w:marRight w:val="0"/>
                  <w:marTop w:val="0"/>
                  <w:marBottom w:val="0"/>
                  <w:divBdr>
                    <w:top w:val="none" w:sz="0" w:space="0" w:color="auto"/>
                    <w:left w:val="none" w:sz="0" w:space="0" w:color="auto"/>
                    <w:bottom w:val="none" w:sz="0" w:space="0" w:color="auto"/>
                    <w:right w:val="none" w:sz="0" w:space="0" w:color="auto"/>
                  </w:divBdr>
                  <w:divsChild>
                    <w:div w:id="665866198">
                      <w:marLeft w:val="0"/>
                      <w:marRight w:val="0"/>
                      <w:marTop w:val="0"/>
                      <w:marBottom w:val="0"/>
                      <w:divBdr>
                        <w:top w:val="none" w:sz="0" w:space="0" w:color="auto"/>
                        <w:left w:val="none" w:sz="0" w:space="0" w:color="auto"/>
                        <w:bottom w:val="none" w:sz="0" w:space="0" w:color="auto"/>
                        <w:right w:val="none" w:sz="0" w:space="0" w:color="auto"/>
                      </w:divBdr>
                    </w:div>
                  </w:divsChild>
                </w:div>
                <w:div w:id="1620213174">
                  <w:marLeft w:val="0"/>
                  <w:marRight w:val="0"/>
                  <w:marTop w:val="0"/>
                  <w:marBottom w:val="0"/>
                  <w:divBdr>
                    <w:top w:val="none" w:sz="0" w:space="0" w:color="auto"/>
                    <w:left w:val="none" w:sz="0" w:space="0" w:color="auto"/>
                    <w:bottom w:val="none" w:sz="0" w:space="0" w:color="auto"/>
                    <w:right w:val="none" w:sz="0" w:space="0" w:color="auto"/>
                  </w:divBdr>
                  <w:divsChild>
                    <w:div w:id="1038354398">
                      <w:marLeft w:val="0"/>
                      <w:marRight w:val="0"/>
                      <w:marTop w:val="0"/>
                      <w:marBottom w:val="0"/>
                      <w:divBdr>
                        <w:top w:val="none" w:sz="0" w:space="0" w:color="auto"/>
                        <w:left w:val="none" w:sz="0" w:space="0" w:color="auto"/>
                        <w:bottom w:val="none" w:sz="0" w:space="0" w:color="auto"/>
                        <w:right w:val="none" w:sz="0" w:space="0" w:color="auto"/>
                      </w:divBdr>
                    </w:div>
                  </w:divsChild>
                </w:div>
                <w:div w:id="1721897477">
                  <w:marLeft w:val="0"/>
                  <w:marRight w:val="0"/>
                  <w:marTop w:val="0"/>
                  <w:marBottom w:val="0"/>
                  <w:divBdr>
                    <w:top w:val="none" w:sz="0" w:space="0" w:color="auto"/>
                    <w:left w:val="none" w:sz="0" w:space="0" w:color="auto"/>
                    <w:bottom w:val="none" w:sz="0" w:space="0" w:color="auto"/>
                    <w:right w:val="none" w:sz="0" w:space="0" w:color="auto"/>
                  </w:divBdr>
                  <w:divsChild>
                    <w:div w:id="619845559">
                      <w:marLeft w:val="0"/>
                      <w:marRight w:val="0"/>
                      <w:marTop w:val="0"/>
                      <w:marBottom w:val="0"/>
                      <w:divBdr>
                        <w:top w:val="none" w:sz="0" w:space="0" w:color="auto"/>
                        <w:left w:val="none" w:sz="0" w:space="0" w:color="auto"/>
                        <w:bottom w:val="none" w:sz="0" w:space="0" w:color="auto"/>
                        <w:right w:val="none" w:sz="0" w:space="0" w:color="auto"/>
                      </w:divBdr>
                    </w:div>
                  </w:divsChild>
                </w:div>
                <w:div w:id="1843470289">
                  <w:marLeft w:val="0"/>
                  <w:marRight w:val="0"/>
                  <w:marTop w:val="0"/>
                  <w:marBottom w:val="0"/>
                  <w:divBdr>
                    <w:top w:val="none" w:sz="0" w:space="0" w:color="auto"/>
                    <w:left w:val="none" w:sz="0" w:space="0" w:color="auto"/>
                    <w:bottom w:val="none" w:sz="0" w:space="0" w:color="auto"/>
                    <w:right w:val="none" w:sz="0" w:space="0" w:color="auto"/>
                  </w:divBdr>
                  <w:divsChild>
                    <w:div w:id="1392968020">
                      <w:marLeft w:val="0"/>
                      <w:marRight w:val="0"/>
                      <w:marTop w:val="0"/>
                      <w:marBottom w:val="0"/>
                      <w:divBdr>
                        <w:top w:val="none" w:sz="0" w:space="0" w:color="auto"/>
                        <w:left w:val="none" w:sz="0" w:space="0" w:color="auto"/>
                        <w:bottom w:val="none" w:sz="0" w:space="0" w:color="auto"/>
                        <w:right w:val="none" w:sz="0" w:space="0" w:color="auto"/>
                      </w:divBdr>
                    </w:div>
                  </w:divsChild>
                </w:div>
                <w:div w:id="1904245713">
                  <w:marLeft w:val="0"/>
                  <w:marRight w:val="0"/>
                  <w:marTop w:val="0"/>
                  <w:marBottom w:val="0"/>
                  <w:divBdr>
                    <w:top w:val="none" w:sz="0" w:space="0" w:color="auto"/>
                    <w:left w:val="none" w:sz="0" w:space="0" w:color="auto"/>
                    <w:bottom w:val="none" w:sz="0" w:space="0" w:color="auto"/>
                    <w:right w:val="none" w:sz="0" w:space="0" w:color="auto"/>
                  </w:divBdr>
                  <w:divsChild>
                    <w:div w:id="1553880186">
                      <w:marLeft w:val="0"/>
                      <w:marRight w:val="0"/>
                      <w:marTop w:val="0"/>
                      <w:marBottom w:val="0"/>
                      <w:divBdr>
                        <w:top w:val="none" w:sz="0" w:space="0" w:color="auto"/>
                        <w:left w:val="none" w:sz="0" w:space="0" w:color="auto"/>
                        <w:bottom w:val="none" w:sz="0" w:space="0" w:color="auto"/>
                        <w:right w:val="none" w:sz="0" w:space="0" w:color="auto"/>
                      </w:divBdr>
                    </w:div>
                  </w:divsChild>
                </w:div>
                <w:div w:id="1957325503">
                  <w:marLeft w:val="0"/>
                  <w:marRight w:val="0"/>
                  <w:marTop w:val="0"/>
                  <w:marBottom w:val="0"/>
                  <w:divBdr>
                    <w:top w:val="none" w:sz="0" w:space="0" w:color="auto"/>
                    <w:left w:val="none" w:sz="0" w:space="0" w:color="auto"/>
                    <w:bottom w:val="none" w:sz="0" w:space="0" w:color="auto"/>
                    <w:right w:val="none" w:sz="0" w:space="0" w:color="auto"/>
                  </w:divBdr>
                  <w:divsChild>
                    <w:div w:id="183671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226237">
          <w:marLeft w:val="0"/>
          <w:marRight w:val="0"/>
          <w:marTop w:val="0"/>
          <w:marBottom w:val="0"/>
          <w:divBdr>
            <w:top w:val="none" w:sz="0" w:space="0" w:color="auto"/>
            <w:left w:val="none" w:sz="0" w:space="0" w:color="auto"/>
            <w:bottom w:val="none" w:sz="0" w:space="0" w:color="auto"/>
            <w:right w:val="none" w:sz="0" w:space="0" w:color="auto"/>
          </w:divBdr>
        </w:div>
        <w:div w:id="2045398241">
          <w:marLeft w:val="0"/>
          <w:marRight w:val="0"/>
          <w:marTop w:val="0"/>
          <w:marBottom w:val="0"/>
          <w:divBdr>
            <w:top w:val="none" w:sz="0" w:space="0" w:color="auto"/>
            <w:left w:val="none" w:sz="0" w:space="0" w:color="auto"/>
            <w:bottom w:val="none" w:sz="0" w:space="0" w:color="auto"/>
            <w:right w:val="none" w:sz="0" w:space="0" w:color="auto"/>
          </w:divBdr>
        </w:div>
      </w:divsChild>
    </w:div>
    <w:div w:id="1639872284">
      <w:bodyDiv w:val="1"/>
      <w:marLeft w:val="0"/>
      <w:marRight w:val="0"/>
      <w:marTop w:val="0"/>
      <w:marBottom w:val="0"/>
      <w:divBdr>
        <w:top w:val="none" w:sz="0" w:space="0" w:color="auto"/>
        <w:left w:val="none" w:sz="0" w:space="0" w:color="auto"/>
        <w:bottom w:val="none" w:sz="0" w:space="0" w:color="auto"/>
        <w:right w:val="none" w:sz="0" w:space="0" w:color="auto"/>
      </w:divBdr>
    </w:div>
    <w:div w:id="1643579946">
      <w:bodyDiv w:val="1"/>
      <w:marLeft w:val="0"/>
      <w:marRight w:val="0"/>
      <w:marTop w:val="0"/>
      <w:marBottom w:val="0"/>
      <w:divBdr>
        <w:top w:val="none" w:sz="0" w:space="0" w:color="auto"/>
        <w:left w:val="none" w:sz="0" w:space="0" w:color="auto"/>
        <w:bottom w:val="none" w:sz="0" w:space="0" w:color="auto"/>
        <w:right w:val="none" w:sz="0" w:space="0" w:color="auto"/>
      </w:divBdr>
    </w:div>
    <w:div w:id="1658024343">
      <w:bodyDiv w:val="1"/>
      <w:marLeft w:val="0"/>
      <w:marRight w:val="0"/>
      <w:marTop w:val="0"/>
      <w:marBottom w:val="0"/>
      <w:divBdr>
        <w:top w:val="none" w:sz="0" w:space="0" w:color="auto"/>
        <w:left w:val="none" w:sz="0" w:space="0" w:color="auto"/>
        <w:bottom w:val="none" w:sz="0" w:space="0" w:color="auto"/>
        <w:right w:val="none" w:sz="0" w:space="0" w:color="auto"/>
      </w:divBdr>
    </w:div>
    <w:div w:id="1666589613">
      <w:bodyDiv w:val="1"/>
      <w:marLeft w:val="0"/>
      <w:marRight w:val="0"/>
      <w:marTop w:val="0"/>
      <w:marBottom w:val="0"/>
      <w:divBdr>
        <w:top w:val="none" w:sz="0" w:space="0" w:color="auto"/>
        <w:left w:val="none" w:sz="0" w:space="0" w:color="auto"/>
        <w:bottom w:val="none" w:sz="0" w:space="0" w:color="auto"/>
        <w:right w:val="none" w:sz="0" w:space="0" w:color="auto"/>
      </w:divBdr>
    </w:div>
    <w:div w:id="1667053635">
      <w:bodyDiv w:val="1"/>
      <w:marLeft w:val="0"/>
      <w:marRight w:val="0"/>
      <w:marTop w:val="0"/>
      <w:marBottom w:val="0"/>
      <w:divBdr>
        <w:top w:val="none" w:sz="0" w:space="0" w:color="auto"/>
        <w:left w:val="none" w:sz="0" w:space="0" w:color="auto"/>
        <w:bottom w:val="none" w:sz="0" w:space="0" w:color="auto"/>
        <w:right w:val="none" w:sz="0" w:space="0" w:color="auto"/>
      </w:divBdr>
      <w:divsChild>
        <w:div w:id="446001306">
          <w:marLeft w:val="0"/>
          <w:marRight w:val="0"/>
          <w:marTop w:val="0"/>
          <w:marBottom w:val="0"/>
          <w:divBdr>
            <w:top w:val="none" w:sz="0" w:space="0" w:color="auto"/>
            <w:left w:val="none" w:sz="0" w:space="0" w:color="auto"/>
            <w:bottom w:val="none" w:sz="0" w:space="0" w:color="auto"/>
            <w:right w:val="none" w:sz="0" w:space="0" w:color="auto"/>
          </w:divBdr>
          <w:divsChild>
            <w:div w:id="467358643">
              <w:marLeft w:val="0"/>
              <w:marRight w:val="0"/>
              <w:marTop w:val="0"/>
              <w:marBottom w:val="0"/>
              <w:divBdr>
                <w:top w:val="none" w:sz="0" w:space="0" w:color="auto"/>
                <w:left w:val="none" w:sz="0" w:space="0" w:color="auto"/>
                <w:bottom w:val="none" w:sz="0" w:space="0" w:color="auto"/>
                <w:right w:val="none" w:sz="0" w:space="0" w:color="auto"/>
              </w:divBdr>
            </w:div>
          </w:divsChild>
        </w:div>
        <w:div w:id="468397265">
          <w:marLeft w:val="0"/>
          <w:marRight w:val="0"/>
          <w:marTop w:val="0"/>
          <w:marBottom w:val="0"/>
          <w:divBdr>
            <w:top w:val="none" w:sz="0" w:space="0" w:color="auto"/>
            <w:left w:val="none" w:sz="0" w:space="0" w:color="auto"/>
            <w:bottom w:val="none" w:sz="0" w:space="0" w:color="auto"/>
            <w:right w:val="none" w:sz="0" w:space="0" w:color="auto"/>
          </w:divBdr>
          <w:divsChild>
            <w:div w:id="1469415">
              <w:marLeft w:val="0"/>
              <w:marRight w:val="0"/>
              <w:marTop w:val="0"/>
              <w:marBottom w:val="0"/>
              <w:divBdr>
                <w:top w:val="none" w:sz="0" w:space="0" w:color="auto"/>
                <w:left w:val="none" w:sz="0" w:space="0" w:color="auto"/>
                <w:bottom w:val="none" w:sz="0" w:space="0" w:color="auto"/>
                <w:right w:val="none" w:sz="0" w:space="0" w:color="auto"/>
              </w:divBdr>
            </w:div>
          </w:divsChild>
        </w:div>
        <w:div w:id="632098157">
          <w:marLeft w:val="0"/>
          <w:marRight w:val="0"/>
          <w:marTop w:val="0"/>
          <w:marBottom w:val="0"/>
          <w:divBdr>
            <w:top w:val="none" w:sz="0" w:space="0" w:color="auto"/>
            <w:left w:val="none" w:sz="0" w:space="0" w:color="auto"/>
            <w:bottom w:val="none" w:sz="0" w:space="0" w:color="auto"/>
            <w:right w:val="none" w:sz="0" w:space="0" w:color="auto"/>
          </w:divBdr>
          <w:divsChild>
            <w:div w:id="1589998347">
              <w:marLeft w:val="0"/>
              <w:marRight w:val="0"/>
              <w:marTop w:val="0"/>
              <w:marBottom w:val="0"/>
              <w:divBdr>
                <w:top w:val="none" w:sz="0" w:space="0" w:color="auto"/>
                <w:left w:val="none" w:sz="0" w:space="0" w:color="auto"/>
                <w:bottom w:val="none" w:sz="0" w:space="0" w:color="auto"/>
                <w:right w:val="none" w:sz="0" w:space="0" w:color="auto"/>
              </w:divBdr>
            </w:div>
          </w:divsChild>
        </w:div>
        <w:div w:id="781995194">
          <w:marLeft w:val="0"/>
          <w:marRight w:val="0"/>
          <w:marTop w:val="0"/>
          <w:marBottom w:val="0"/>
          <w:divBdr>
            <w:top w:val="none" w:sz="0" w:space="0" w:color="auto"/>
            <w:left w:val="none" w:sz="0" w:space="0" w:color="auto"/>
            <w:bottom w:val="none" w:sz="0" w:space="0" w:color="auto"/>
            <w:right w:val="none" w:sz="0" w:space="0" w:color="auto"/>
          </w:divBdr>
          <w:divsChild>
            <w:div w:id="751586919">
              <w:marLeft w:val="0"/>
              <w:marRight w:val="0"/>
              <w:marTop w:val="0"/>
              <w:marBottom w:val="0"/>
              <w:divBdr>
                <w:top w:val="none" w:sz="0" w:space="0" w:color="auto"/>
                <w:left w:val="none" w:sz="0" w:space="0" w:color="auto"/>
                <w:bottom w:val="none" w:sz="0" w:space="0" w:color="auto"/>
                <w:right w:val="none" w:sz="0" w:space="0" w:color="auto"/>
              </w:divBdr>
            </w:div>
            <w:div w:id="901017399">
              <w:marLeft w:val="0"/>
              <w:marRight w:val="0"/>
              <w:marTop w:val="0"/>
              <w:marBottom w:val="0"/>
              <w:divBdr>
                <w:top w:val="none" w:sz="0" w:space="0" w:color="auto"/>
                <w:left w:val="none" w:sz="0" w:space="0" w:color="auto"/>
                <w:bottom w:val="none" w:sz="0" w:space="0" w:color="auto"/>
                <w:right w:val="none" w:sz="0" w:space="0" w:color="auto"/>
              </w:divBdr>
            </w:div>
            <w:div w:id="935987740">
              <w:marLeft w:val="0"/>
              <w:marRight w:val="0"/>
              <w:marTop w:val="0"/>
              <w:marBottom w:val="0"/>
              <w:divBdr>
                <w:top w:val="none" w:sz="0" w:space="0" w:color="auto"/>
                <w:left w:val="none" w:sz="0" w:space="0" w:color="auto"/>
                <w:bottom w:val="none" w:sz="0" w:space="0" w:color="auto"/>
                <w:right w:val="none" w:sz="0" w:space="0" w:color="auto"/>
              </w:divBdr>
            </w:div>
            <w:div w:id="1313830104">
              <w:marLeft w:val="0"/>
              <w:marRight w:val="0"/>
              <w:marTop w:val="0"/>
              <w:marBottom w:val="0"/>
              <w:divBdr>
                <w:top w:val="none" w:sz="0" w:space="0" w:color="auto"/>
                <w:left w:val="none" w:sz="0" w:space="0" w:color="auto"/>
                <w:bottom w:val="none" w:sz="0" w:space="0" w:color="auto"/>
                <w:right w:val="none" w:sz="0" w:space="0" w:color="auto"/>
              </w:divBdr>
            </w:div>
            <w:div w:id="1502161185">
              <w:marLeft w:val="0"/>
              <w:marRight w:val="0"/>
              <w:marTop w:val="0"/>
              <w:marBottom w:val="0"/>
              <w:divBdr>
                <w:top w:val="none" w:sz="0" w:space="0" w:color="auto"/>
                <w:left w:val="none" w:sz="0" w:space="0" w:color="auto"/>
                <w:bottom w:val="none" w:sz="0" w:space="0" w:color="auto"/>
                <w:right w:val="none" w:sz="0" w:space="0" w:color="auto"/>
              </w:divBdr>
            </w:div>
            <w:div w:id="1695114976">
              <w:marLeft w:val="0"/>
              <w:marRight w:val="0"/>
              <w:marTop w:val="0"/>
              <w:marBottom w:val="0"/>
              <w:divBdr>
                <w:top w:val="none" w:sz="0" w:space="0" w:color="auto"/>
                <w:left w:val="none" w:sz="0" w:space="0" w:color="auto"/>
                <w:bottom w:val="none" w:sz="0" w:space="0" w:color="auto"/>
                <w:right w:val="none" w:sz="0" w:space="0" w:color="auto"/>
              </w:divBdr>
            </w:div>
          </w:divsChild>
        </w:div>
        <w:div w:id="941037370">
          <w:marLeft w:val="0"/>
          <w:marRight w:val="0"/>
          <w:marTop w:val="0"/>
          <w:marBottom w:val="0"/>
          <w:divBdr>
            <w:top w:val="none" w:sz="0" w:space="0" w:color="auto"/>
            <w:left w:val="none" w:sz="0" w:space="0" w:color="auto"/>
            <w:bottom w:val="none" w:sz="0" w:space="0" w:color="auto"/>
            <w:right w:val="none" w:sz="0" w:space="0" w:color="auto"/>
          </w:divBdr>
          <w:divsChild>
            <w:div w:id="243608467">
              <w:marLeft w:val="0"/>
              <w:marRight w:val="0"/>
              <w:marTop w:val="0"/>
              <w:marBottom w:val="0"/>
              <w:divBdr>
                <w:top w:val="none" w:sz="0" w:space="0" w:color="auto"/>
                <w:left w:val="none" w:sz="0" w:space="0" w:color="auto"/>
                <w:bottom w:val="none" w:sz="0" w:space="0" w:color="auto"/>
                <w:right w:val="none" w:sz="0" w:space="0" w:color="auto"/>
              </w:divBdr>
            </w:div>
          </w:divsChild>
        </w:div>
        <w:div w:id="988902276">
          <w:marLeft w:val="0"/>
          <w:marRight w:val="0"/>
          <w:marTop w:val="0"/>
          <w:marBottom w:val="0"/>
          <w:divBdr>
            <w:top w:val="none" w:sz="0" w:space="0" w:color="auto"/>
            <w:left w:val="none" w:sz="0" w:space="0" w:color="auto"/>
            <w:bottom w:val="none" w:sz="0" w:space="0" w:color="auto"/>
            <w:right w:val="none" w:sz="0" w:space="0" w:color="auto"/>
          </w:divBdr>
          <w:divsChild>
            <w:div w:id="45640860">
              <w:marLeft w:val="0"/>
              <w:marRight w:val="0"/>
              <w:marTop w:val="0"/>
              <w:marBottom w:val="0"/>
              <w:divBdr>
                <w:top w:val="none" w:sz="0" w:space="0" w:color="auto"/>
                <w:left w:val="none" w:sz="0" w:space="0" w:color="auto"/>
                <w:bottom w:val="none" w:sz="0" w:space="0" w:color="auto"/>
                <w:right w:val="none" w:sz="0" w:space="0" w:color="auto"/>
              </w:divBdr>
            </w:div>
          </w:divsChild>
        </w:div>
        <w:div w:id="1087969135">
          <w:marLeft w:val="0"/>
          <w:marRight w:val="0"/>
          <w:marTop w:val="0"/>
          <w:marBottom w:val="0"/>
          <w:divBdr>
            <w:top w:val="none" w:sz="0" w:space="0" w:color="auto"/>
            <w:left w:val="none" w:sz="0" w:space="0" w:color="auto"/>
            <w:bottom w:val="none" w:sz="0" w:space="0" w:color="auto"/>
            <w:right w:val="none" w:sz="0" w:space="0" w:color="auto"/>
          </w:divBdr>
          <w:divsChild>
            <w:div w:id="146167809">
              <w:marLeft w:val="0"/>
              <w:marRight w:val="0"/>
              <w:marTop w:val="0"/>
              <w:marBottom w:val="0"/>
              <w:divBdr>
                <w:top w:val="none" w:sz="0" w:space="0" w:color="auto"/>
                <w:left w:val="none" w:sz="0" w:space="0" w:color="auto"/>
                <w:bottom w:val="none" w:sz="0" w:space="0" w:color="auto"/>
                <w:right w:val="none" w:sz="0" w:space="0" w:color="auto"/>
              </w:divBdr>
            </w:div>
          </w:divsChild>
        </w:div>
        <w:div w:id="1127314255">
          <w:marLeft w:val="0"/>
          <w:marRight w:val="0"/>
          <w:marTop w:val="0"/>
          <w:marBottom w:val="0"/>
          <w:divBdr>
            <w:top w:val="none" w:sz="0" w:space="0" w:color="auto"/>
            <w:left w:val="none" w:sz="0" w:space="0" w:color="auto"/>
            <w:bottom w:val="none" w:sz="0" w:space="0" w:color="auto"/>
            <w:right w:val="none" w:sz="0" w:space="0" w:color="auto"/>
          </w:divBdr>
          <w:divsChild>
            <w:div w:id="1117717226">
              <w:marLeft w:val="0"/>
              <w:marRight w:val="0"/>
              <w:marTop w:val="0"/>
              <w:marBottom w:val="0"/>
              <w:divBdr>
                <w:top w:val="none" w:sz="0" w:space="0" w:color="auto"/>
                <w:left w:val="none" w:sz="0" w:space="0" w:color="auto"/>
                <w:bottom w:val="none" w:sz="0" w:space="0" w:color="auto"/>
                <w:right w:val="none" w:sz="0" w:space="0" w:color="auto"/>
              </w:divBdr>
            </w:div>
          </w:divsChild>
        </w:div>
        <w:div w:id="1201672227">
          <w:marLeft w:val="0"/>
          <w:marRight w:val="0"/>
          <w:marTop w:val="0"/>
          <w:marBottom w:val="0"/>
          <w:divBdr>
            <w:top w:val="none" w:sz="0" w:space="0" w:color="auto"/>
            <w:left w:val="none" w:sz="0" w:space="0" w:color="auto"/>
            <w:bottom w:val="none" w:sz="0" w:space="0" w:color="auto"/>
            <w:right w:val="none" w:sz="0" w:space="0" w:color="auto"/>
          </w:divBdr>
          <w:divsChild>
            <w:div w:id="1342588825">
              <w:marLeft w:val="0"/>
              <w:marRight w:val="0"/>
              <w:marTop w:val="0"/>
              <w:marBottom w:val="0"/>
              <w:divBdr>
                <w:top w:val="none" w:sz="0" w:space="0" w:color="auto"/>
                <w:left w:val="none" w:sz="0" w:space="0" w:color="auto"/>
                <w:bottom w:val="none" w:sz="0" w:space="0" w:color="auto"/>
                <w:right w:val="none" w:sz="0" w:space="0" w:color="auto"/>
              </w:divBdr>
            </w:div>
          </w:divsChild>
        </w:div>
        <w:div w:id="1241797038">
          <w:marLeft w:val="0"/>
          <w:marRight w:val="0"/>
          <w:marTop w:val="0"/>
          <w:marBottom w:val="0"/>
          <w:divBdr>
            <w:top w:val="none" w:sz="0" w:space="0" w:color="auto"/>
            <w:left w:val="none" w:sz="0" w:space="0" w:color="auto"/>
            <w:bottom w:val="none" w:sz="0" w:space="0" w:color="auto"/>
            <w:right w:val="none" w:sz="0" w:space="0" w:color="auto"/>
          </w:divBdr>
          <w:divsChild>
            <w:div w:id="1757748865">
              <w:marLeft w:val="0"/>
              <w:marRight w:val="0"/>
              <w:marTop w:val="0"/>
              <w:marBottom w:val="0"/>
              <w:divBdr>
                <w:top w:val="none" w:sz="0" w:space="0" w:color="auto"/>
                <w:left w:val="none" w:sz="0" w:space="0" w:color="auto"/>
                <w:bottom w:val="none" w:sz="0" w:space="0" w:color="auto"/>
                <w:right w:val="none" w:sz="0" w:space="0" w:color="auto"/>
              </w:divBdr>
            </w:div>
          </w:divsChild>
        </w:div>
        <w:div w:id="1286161572">
          <w:marLeft w:val="0"/>
          <w:marRight w:val="0"/>
          <w:marTop w:val="0"/>
          <w:marBottom w:val="0"/>
          <w:divBdr>
            <w:top w:val="none" w:sz="0" w:space="0" w:color="auto"/>
            <w:left w:val="none" w:sz="0" w:space="0" w:color="auto"/>
            <w:bottom w:val="none" w:sz="0" w:space="0" w:color="auto"/>
            <w:right w:val="none" w:sz="0" w:space="0" w:color="auto"/>
          </w:divBdr>
          <w:divsChild>
            <w:div w:id="798957025">
              <w:marLeft w:val="0"/>
              <w:marRight w:val="0"/>
              <w:marTop w:val="0"/>
              <w:marBottom w:val="0"/>
              <w:divBdr>
                <w:top w:val="none" w:sz="0" w:space="0" w:color="auto"/>
                <w:left w:val="none" w:sz="0" w:space="0" w:color="auto"/>
                <w:bottom w:val="none" w:sz="0" w:space="0" w:color="auto"/>
                <w:right w:val="none" w:sz="0" w:space="0" w:color="auto"/>
              </w:divBdr>
            </w:div>
          </w:divsChild>
        </w:div>
        <w:div w:id="1554387727">
          <w:marLeft w:val="0"/>
          <w:marRight w:val="0"/>
          <w:marTop w:val="0"/>
          <w:marBottom w:val="0"/>
          <w:divBdr>
            <w:top w:val="none" w:sz="0" w:space="0" w:color="auto"/>
            <w:left w:val="none" w:sz="0" w:space="0" w:color="auto"/>
            <w:bottom w:val="none" w:sz="0" w:space="0" w:color="auto"/>
            <w:right w:val="none" w:sz="0" w:space="0" w:color="auto"/>
          </w:divBdr>
          <w:divsChild>
            <w:div w:id="1419598069">
              <w:marLeft w:val="0"/>
              <w:marRight w:val="0"/>
              <w:marTop w:val="0"/>
              <w:marBottom w:val="0"/>
              <w:divBdr>
                <w:top w:val="none" w:sz="0" w:space="0" w:color="auto"/>
                <w:left w:val="none" w:sz="0" w:space="0" w:color="auto"/>
                <w:bottom w:val="none" w:sz="0" w:space="0" w:color="auto"/>
                <w:right w:val="none" w:sz="0" w:space="0" w:color="auto"/>
              </w:divBdr>
            </w:div>
          </w:divsChild>
        </w:div>
        <w:div w:id="1555459587">
          <w:marLeft w:val="0"/>
          <w:marRight w:val="0"/>
          <w:marTop w:val="0"/>
          <w:marBottom w:val="0"/>
          <w:divBdr>
            <w:top w:val="none" w:sz="0" w:space="0" w:color="auto"/>
            <w:left w:val="none" w:sz="0" w:space="0" w:color="auto"/>
            <w:bottom w:val="none" w:sz="0" w:space="0" w:color="auto"/>
            <w:right w:val="none" w:sz="0" w:space="0" w:color="auto"/>
          </w:divBdr>
          <w:divsChild>
            <w:div w:id="196243236">
              <w:marLeft w:val="0"/>
              <w:marRight w:val="0"/>
              <w:marTop w:val="0"/>
              <w:marBottom w:val="0"/>
              <w:divBdr>
                <w:top w:val="none" w:sz="0" w:space="0" w:color="auto"/>
                <w:left w:val="none" w:sz="0" w:space="0" w:color="auto"/>
                <w:bottom w:val="none" w:sz="0" w:space="0" w:color="auto"/>
                <w:right w:val="none" w:sz="0" w:space="0" w:color="auto"/>
              </w:divBdr>
            </w:div>
          </w:divsChild>
        </w:div>
        <w:div w:id="1590579138">
          <w:marLeft w:val="0"/>
          <w:marRight w:val="0"/>
          <w:marTop w:val="0"/>
          <w:marBottom w:val="0"/>
          <w:divBdr>
            <w:top w:val="none" w:sz="0" w:space="0" w:color="auto"/>
            <w:left w:val="none" w:sz="0" w:space="0" w:color="auto"/>
            <w:bottom w:val="none" w:sz="0" w:space="0" w:color="auto"/>
            <w:right w:val="none" w:sz="0" w:space="0" w:color="auto"/>
          </w:divBdr>
          <w:divsChild>
            <w:div w:id="1631085087">
              <w:marLeft w:val="0"/>
              <w:marRight w:val="0"/>
              <w:marTop w:val="0"/>
              <w:marBottom w:val="0"/>
              <w:divBdr>
                <w:top w:val="none" w:sz="0" w:space="0" w:color="auto"/>
                <w:left w:val="none" w:sz="0" w:space="0" w:color="auto"/>
                <w:bottom w:val="none" w:sz="0" w:space="0" w:color="auto"/>
                <w:right w:val="none" w:sz="0" w:space="0" w:color="auto"/>
              </w:divBdr>
            </w:div>
          </w:divsChild>
        </w:div>
        <w:div w:id="1995210086">
          <w:marLeft w:val="0"/>
          <w:marRight w:val="0"/>
          <w:marTop w:val="0"/>
          <w:marBottom w:val="0"/>
          <w:divBdr>
            <w:top w:val="none" w:sz="0" w:space="0" w:color="auto"/>
            <w:left w:val="none" w:sz="0" w:space="0" w:color="auto"/>
            <w:bottom w:val="none" w:sz="0" w:space="0" w:color="auto"/>
            <w:right w:val="none" w:sz="0" w:space="0" w:color="auto"/>
          </w:divBdr>
          <w:divsChild>
            <w:div w:id="3947240">
              <w:marLeft w:val="0"/>
              <w:marRight w:val="0"/>
              <w:marTop w:val="0"/>
              <w:marBottom w:val="0"/>
              <w:divBdr>
                <w:top w:val="none" w:sz="0" w:space="0" w:color="auto"/>
                <w:left w:val="none" w:sz="0" w:space="0" w:color="auto"/>
                <w:bottom w:val="none" w:sz="0" w:space="0" w:color="auto"/>
                <w:right w:val="none" w:sz="0" w:space="0" w:color="auto"/>
              </w:divBdr>
            </w:div>
            <w:div w:id="261423270">
              <w:marLeft w:val="0"/>
              <w:marRight w:val="0"/>
              <w:marTop w:val="0"/>
              <w:marBottom w:val="0"/>
              <w:divBdr>
                <w:top w:val="none" w:sz="0" w:space="0" w:color="auto"/>
                <w:left w:val="none" w:sz="0" w:space="0" w:color="auto"/>
                <w:bottom w:val="none" w:sz="0" w:space="0" w:color="auto"/>
                <w:right w:val="none" w:sz="0" w:space="0" w:color="auto"/>
              </w:divBdr>
            </w:div>
            <w:div w:id="292249486">
              <w:marLeft w:val="0"/>
              <w:marRight w:val="0"/>
              <w:marTop w:val="0"/>
              <w:marBottom w:val="0"/>
              <w:divBdr>
                <w:top w:val="none" w:sz="0" w:space="0" w:color="auto"/>
                <w:left w:val="none" w:sz="0" w:space="0" w:color="auto"/>
                <w:bottom w:val="none" w:sz="0" w:space="0" w:color="auto"/>
                <w:right w:val="none" w:sz="0" w:space="0" w:color="auto"/>
              </w:divBdr>
            </w:div>
            <w:div w:id="585499482">
              <w:marLeft w:val="0"/>
              <w:marRight w:val="0"/>
              <w:marTop w:val="0"/>
              <w:marBottom w:val="0"/>
              <w:divBdr>
                <w:top w:val="none" w:sz="0" w:space="0" w:color="auto"/>
                <w:left w:val="none" w:sz="0" w:space="0" w:color="auto"/>
                <w:bottom w:val="none" w:sz="0" w:space="0" w:color="auto"/>
                <w:right w:val="none" w:sz="0" w:space="0" w:color="auto"/>
              </w:divBdr>
            </w:div>
            <w:div w:id="862670975">
              <w:marLeft w:val="0"/>
              <w:marRight w:val="0"/>
              <w:marTop w:val="0"/>
              <w:marBottom w:val="0"/>
              <w:divBdr>
                <w:top w:val="none" w:sz="0" w:space="0" w:color="auto"/>
                <w:left w:val="none" w:sz="0" w:space="0" w:color="auto"/>
                <w:bottom w:val="none" w:sz="0" w:space="0" w:color="auto"/>
                <w:right w:val="none" w:sz="0" w:space="0" w:color="auto"/>
              </w:divBdr>
            </w:div>
            <w:div w:id="873231773">
              <w:marLeft w:val="0"/>
              <w:marRight w:val="0"/>
              <w:marTop w:val="0"/>
              <w:marBottom w:val="0"/>
              <w:divBdr>
                <w:top w:val="none" w:sz="0" w:space="0" w:color="auto"/>
                <w:left w:val="none" w:sz="0" w:space="0" w:color="auto"/>
                <w:bottom w:val="none" w:sz="0" w:space="0" w:color="auto"/>
                <w:right w:val="none" w:sz="0" w:space="0" w:color="auto"/>
              </w:divBdr>
            </w:div>
            <w:div w:id="950207380">
              <w:marLeft w:val="0"/>
              <w:marRight w:val="0"/>
              <w:marTop w:val="0"/>
              <w:marBottom w:val="0"/>
              <w:divBdr>
                <w:top w:val="none" w:sz="0" w:space="0" w:color="auto"/>
                <w:left w:val="none" w:sz="0" w:space="0" w:color="auto"/>
                <w:bottom w:val="none" w:sz="0" w:space="0" w:color="auto"/>
                <w:right w:val="none" w:sz="0" w:space="0" w:color="auto"/>
              </w:divBdr>
            </w:div>
            <w:div w:id="1263221335">
              <w:marLeft w:val="0"/>
              <w:marRight w:val="0"/>
              <w:marTop w:val="0"/>
              <w:marBottom w:val="0"/>
              <w:divBdr>
                <w:top w:val="none" w:sz="0" w:space="0" w:color="auto"/>
                <w:left w:val="none" w:sz="0" w:space="0" w:color="auto"/>
                <w:bottom w:val="none" w:sz="0" w:space="0" w:color="auto"/>
                <w:right w:val="none" w:sz="0" w:space="0" w:color="auto"/>
              </w:divBdr>
            </w:div>
            <w:div w:id="1495298296">
              <w:marLeft w:val="0"/>
              <w:marRight w:val="0"/>
              <w:marTop w:val="0"/>
              <w:marBottom w:val="0"/>
              <w:divBdr>
                <w:top w:val="none" w:sz="0" w:space="0" w:color="auto"/>
                <w:left w:val="none" w:sz="0" w:space="0" w:color="auto"/>
                <w:bottom w:val="none" w:sz="0" w:space="0" w:color="auto"/>
                <w:right w:val="none" w:sz="0" w:space="0" w:color="auto"/>
              </w:divBdr>
            </w:div>
            <w:div w:id="2037734751">
              <w:marLeft w:val="0"/>
              <w:marRight w:val="0"/>
              <w:marTop w:val="0"/>
              <w:marBottom w:val="0"/>
              <w:divBdr>
                <w:top w:val="none" w:sz="0" w:space="0" w:color="auto"/>
                <w:left w:val="none" w:sz="0" w:space="0" w:color="auto"/>
                <w:bottom w:val="none" w:sz="0" w:space="0" w:color="auto"/>
                <w:right w:val="none" w:sz="0" w:space="0" w:color="auto"/>
              </w:divBdr>
            </w:div>
          </w:divsChild>
        </w:div>
        <w:div w:id="2014647551">
          <w:marLeft w:val="0"/>
          <w:marRight w:val="0"/>
          <w:marTop w:val="0"/>
          <w:marBottom w:val="0"/>
          <w:divBdr>
            <w:top w:val="none" w:sz="0" w:space="0" w:color="auto"/>
            <w:left w:val="none" w:sz="0" w:space="0" w:color="auto"/>
            <w:bottom w:val="none" w:sz="0" w:space="0" w:color="auto"/>
            <w:right w:val="none" w:sz="0" w:space="0" w:color="auto"/>
          </w:divBdr>
          <w:divsChild>
            <w:div w:id="8102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30215">
      <w:bodyDiv w:val="1"/>
      <w:marLeft w:val="0"/>
      <w:marRight w:val="0"/>
      <w:marTop w:val="0"/>
      <w:marBottom w:val="0"/>
      <w:divBdr>
        <w:top w:val="none" w:sz="0" w:space="0" w:color="auto"/>
        <w:left w:val="none" w:sz="0" w:space="0" w:color="auto"/>
        <w:bottom w:val="none" w:sz="0" w:space="0" w:color="auto"/>
        <w:right w:val="none" w:sz="0" w:space="0" w:color="auto"/>
      </w:divBdr>
      <w:divsChild>
        <w:div w:id="13656684">
          <w:marLeft w:val="0"/>
          <w:marRight w:val="0"/>
          <w:marTop w:val="0"/>
          <w:marBottom w:val="0"/>
          <w:divBdr>
            <w:top w:val="none" w:sz="0" w:space="0" w:color="auto"/>
            <w:left w:val="none" w:sz="0" w:space="0" w:color="auto"/>
            <w:bottom w:val="none" w:sz="0" w:space="0" w:color="auto"/>
            <w:right w:val="none" w:sz="0" w:space="0" w:color="auto"/>
          </w:divBdr>
          <w:divsChild>
            <w:div w:id="578322074">
              <w:marLeft w:val="0"/>
              <w:marRight w:val="0"/>
              <w:marTop w:val="30"/>
              <w:marBottom w:val="30"/>
              <w:divBdr>
                <w:top w:val="none" w:sz="0" w:space="0" w:color="auto"/>
                <w:left w:val="none" w:sz="0" w:space="0" w:color="auto"/>
                <w:bottom w:val="none" w:sz="0" w:space="0" w:color="auto"/>
                <w:right w:val="none" w:sz="0" w:space="0" w:color="auto"/>
              </w:divBdr>
              <w:divsChild>
                <w:div w:id="441414512">
                  <w:marLeft w:val="0"/>
                  <w:marRight w:val="0"/>
                  <w:marTop w:val="0"/>
                  <w:marBottom w:val="0"/>
                  <w:divBdr>
                    <w:top w:val="none" w:sz="0" w:space="0" w:color="auto"/>
                    <w:left w:val="none" w:sz="0" w:space="0" w:color="auto"/>
                    <w:bottom w:val="none" w:sz="0" w:space="0" w:color="auto"/>
                    <w:right w:val="none" w:sz="0" w:space="0" w:color="auto"/>
                  </w:divBdr>
                  <w:divsChild>
                    <w:div w:id="1827283160">
                      <w:marLeft w:val="0"/>
                      <w:marRight w:val="0"/>
                      <w:marTop w:val="0"/>
                      <w:marBottom w:val="0"/>
                      <w:divBdr>
                        <w:top w:val="none" w:sz="0" w:space="0" w:color="auto"/>
                        <w:left w:val="none" w:sz="0" w:space="0" w:color="auto"/>
                        <w:bottom w:val="none" w:sz="0" w:space="0" w:color="auto"/>
                        <w:right w:val="none" w:sz="0" w:space="0" w:color="auto"/>
                      </w:divBdr>
                    </w:div>
                  </w:divsChild>
                </w:div>
                <w:div w:id="975985630">
                  <w:marLeft w:val="0"/>
                  <w:marRight w:val="0"/>
                  <w:marTop w:val="0"/>
                  <w:marBottom w:val="0"/>
                  <w:divBdr>
                    <w:top w:val="none" w:sz="0" w:space="0" w:color="auto"/>
                    <w:left w:val="none" w:sz="0" w:space="0" w:color="auto"/>
                    <w:bottom w:val="none" w:sz="0" w:space="0" w:color="auto"/>
                    <w:right w:val="none" w:sz="0" w:space="0" w:color="auto"/>
                  </w:divBdr>
                  <w:divsChild>
                    <w:div w:id="829558119">
                      <w:marLeft w:val="0"/>
                      <w:marRight w:val="0"/>
                      <w:marTop w:val="0"/>
                      <w:marBottom w:val="0"/>
                      <w:divBdr>
                        <w:top w:val="none" w:sz="0" w:space="0" w:color="auto"/>
                        <w:left w:val="none" w:sz="0" w:space="0" w:color="auto"/>
                        <w:bottom w:val="none" w:sz="0" w:space="0" w:color="auto"/>
                        <w:right w:val="none" w:sz="0" w:space="0" w:color="auto"/>
                      </w:divBdr>
                    </w:div>
                    <w:div w:id="1100298659">
                      <w:marLeft w:val="0"/>
                      <w:marRight w:val="0"/>
                      <w:marTop w:val="0"/>
                      <w:marBottom w:val="0"/>
                      <w:divBdr>
                        <w:top w:val="none" w:sz="0" w:space="0" w:color="auto"/>
                        <w:left w:val="none" w:sz="0" w:space="0" w:color="auto"/>
                        <w:bottom w:val="none" w:sz="0" w:space="0" w:color="auto"/>
                        <w:right w:val="none" w:sz="0" w:space="0" w:color="auto"/>
                      </w:divBdr>
                      <w:divsChild>
                        <w:div w:id="368115727">
                          <w:marLeft w:val="0"/>
                          <w:marRight w:val="0"/>
                          <w:marTop w:val="30"/>
                          <w:marBottom w:val="30"/>
                          <w:divBdr>
                            <w:top w:val="none" w:sz="0" w:space="0" w:color="auto"/>
                            <w:left w:val="none" w:sz="0" w:space="0" w:color="auto"/>
                            <w:bottom w:val="none" w:sz="0" w:space="0" w:color="auto"/>
                            <w:right w:val="none" w:sz="0" w:space="0" w:color="auto"/>
                          </w:divBdr>
                          <w:divsChild>
                            <w:div w:id="10573568">
                              <w:marLeft w:val="0"/>
                              <w:marRight w:val="0"/>
                              <w:marTop w:val="0"/>
                              <w:marBottom w:val="0"/>
                              <w:divBdr>
                                <w:top w:val="none" w:sz="0" w:space="0" w:color="auto"/>
                                <w:left w:val="none" w:sz="0" w:space="0" w:color="auto"/>
                                <w:bottom w:val="none" w:sz="0" w:space="0" w:color="auto"/>
                                <w:right w:val="none" w:sz="0" w:space="0" w:color="auto"/>
                              </w:divBdr>
                              <w:divsChild>
                                <w:div w:id="1604798489">
                                  <w:marLeft w:val="0"/>
                                  <w:marRight w:val="0"/>
                                  <w:marTop w:val="0"/>
                                  <w:marBottom w:val="0"/>
                                  <w:divBdr>
                                    <w:top w:val="none" w:sz="0" w:space="0" w:color="auto"/>
                                    <w:left w:val="none" w:sz="0" w:space="0" w:color="auto"/>
                                    <w:bottom w:val="none" w:sz="0" w:space="0" w:color="auto"/>
                                    <w:right w:val="none" w:sz="0" w:space="0" w:color="auto"/>
                                  </w:divBdr>
                                </w:div>
                              </w:divsChild>
                            </w:div>
                            <w:div w:id="185297269">
                              <w:marLeft w:val="0"/>
                              <w:marRight w:val="0"/>
                              <w:marTop w:val="0"/>
                              <w:marBottom w:val="0"/>
                              <w:divBdr>
                                <w:top w:val="none" w:sz="0" w:space="0" w:color="auto"/>
                                <w:left w:val="none" w:sz="0" w:space="0" w:color="auto"/>
                                <w:bottom w:val="none" w:sz="0" w:space="0" w:color="auto"/>
                                <w:right w:val="none" w:sz="0" w:space="0" w:color="auto"/>
                              </w:divBdr>
                              <w:divsChild>
                                <w:div w:id="1955017715">
                                  <w:marLeft w:val="0"/>
                                  <w:marRight w:val="0"/>
                                  <w:marTop w:val="0"/>
                                  <w:marBottom w:val="0"/>
                                  <w:divBdr>
                                    <w:top w:val="none" w:sz="0" w:space="0" w:color="auto"/>
                                    <w:left w:val="none" w:sz="0" w:space="0" w:color="auto"/>
                                    <w:bottom w:val="none" w:sz="0" w:space="0" w:color="auto"/>
                                    <w:right w:val="none" w:sz="0" w:space="0" w:color="auto"/>
                                  </w:divBdr>
                                </w:div>
                              </w:divsChild>
                            </w:div>
                            <w:div w:id="187644490">
                              <w:marLeft w:val="0"/>
                              <w:marRight w:val="0"/>
                              <w:marTop w:val="0"/>
                              <w:marBottom w:val="0"/>
                              <w:divBdr>
                                <w:top w:val="none" w:sz="0" w:space="0" w:color="auto"/>
                                <w:left w:val="none" w:sz="0" w:space="0" w:color="auto"/>
                                <w:bottom w:val="none" w:sz="0" w:space="0" w:color="auto"/>
                                <w:right w:val="none" w:sz="0" w:space="0" w:color="auto"/>
                              </w:divBdr>
                              <w:divsChild>
                                <w:div w:id="1154880420">
                                  <w:marLeft w:val="0"/>
                                  <w:marRight w:val="0"/>
                                  <w:marTop w:val="0"/>
                                  <w:marBottom w:val="0"/>
                                  <w:divBdr>
                                    <w:top w:val="none" w:sz="0" w:space="0" w:color="auto"/>
                                    <w:left w:val="none" w:sz="0" w:space="0" w:color="auto"/>
                                    <w:bottom w:val="none" w:sz="0" w:space="0" w:color="auto"/>
                                    <w:right w:val="none" w:sz="0" w:space="0" w:color="auto"/>
                                  </w:divBdr>
                                </w:div>
                              </w:divsChild>
                            </w:div>
                            <w:div w:id="346908997">
                              <w:marLeft w:val="0"/>
                              <w:marRight w:val="0"/>
                              <w:marTop w:val="0"/>
                              <w:marBottom w:val="0"/>
                              <w:divBdr>
                                <w:top w:val="none" w:sz="0" w:space="0" w:color="auto"/>
                                <w:left w:val="none" w:sz="0" w:space="0" w:color="auto"/>
                                <w:bottom w:val="none" w:sz="0" w:space="0" w:color="auto"/>
                                <w:right w:val="none" w:sz="0" w:space="0" w:color="auto"/>
                              </w:divBdr>
                              <w:divsChild>
                                <w:div w:id="304820862">
                                  <w:marLeft w:val="0"/>
                                  <w:marRight w:val="0"/>
                                  <w:marTop w:val="0"/>
                                  <w:marBottom w:val="0"/>
                                  <w:divBdr>
                                    <w:top w:val="none" w:sz="0" w:space="0" w:color="auto"/>
                                    <w:left w:val="none" w:sz="0" w:space="0" w:color="auto"/>
                                    <w:bottom w:val="none" w:sz="0" w:space="0" w:color="auto"/>
                                    <w:right w:val="none" w:sz="0" w:space="0" w:color="auto"/>
                                  </w:divBdr>
                                </w:div>
                              </w:divsChild>
                            </w:div>
                            <w:div w:id="605118694">
                              <w:marLeft w:val="0"/>
                              <w:marRight w:val="0"/>
                              <w:marTop w:val="0"/>
                              <w:marBottom w:val="0"/>
                              <w:divBdr>
                                <w:top w:val="none" w:sz="0" w:space="0" w:color="auto"/>
                                <w:left w:val="none" w:sz="0" w:space="0" w:color="auto"/>
                                <w:bottom w:val="none" w:sz="0" w:space="0" w:color="auto"/>
                                <w:right w:val="none" w:sz="0" w:space="0" w:color="auto"/>
                              </w:divBdr>
                              <w:divsChild>
                                <w:div w:id="558788490">
                                  <w:marLeft w:val="0"/>
                                  <w:marRight w:val="0"/>
                                  <w:marTop w:val="0"/>
                                  <w:marBottom w:val="0"/>
                                  <w:divBdr>
                                    <w:top w:val="none" w:sz="0" w:space="0" w:color="auto"/>
                                    <w:left w:val="none" w:sz="0" w:space="0" w:color="auto"/>
                                    <w:bottom w:val="none" w:sz="0" w:space="0" w:color="auto"/>
                                    <w:right w:val="none" w:sz="0" w:space="0" w:color="auto"/>
                                  </w:divBdr>
                                </w:div>
                              </w:divsChild>
                            </w:div>
                            <w:div w:id="653333475">
                              <w:marLeft w:val="0"/>
                              <w:marRight w:val="0"/>
                              <w:marTop w:val="0"/>
                              <w:marBottom w:val="0"/>
                              <w:divBdr>
                                <w:top w:val="none" w:sz="0" w:space="0" w:color="auto"/>
                                <w:left w:val="none" w:sz="0" w:space="0" w:color="auto"/>
                                <w:bottom w:val="none" w:sz="0" w:space="0" w:color="auto"/>
                                <w:right w:val="none" w:sz="0" w:space="0" w:color="auto"/>
                              </w:divBdr>
                              <w:divsChild>
                                <w:div w:id="6757732">
                                  <w:marLeft w:val="0"/>
                                  <w:marRight w:val="0"/>
                                  <w:marTop w:val="0"/>
                                  <w:marBottom w:val="0"/>
                                  <w:divBdr>
                                    <w:top w:val="none" w:sz="0" w:space="0" w:color="auto"/>
                                    <w:left w:val="none" w:sz="0" w:space="0" w:color="auto"/>
                                    <w:bottom w:val="none" w:sz="0" w:space="0" w:color="auto"/>
                                    <w:right w:val="none" w:sz="0" w:space="0" w:color="auto"/>
                                  </w:divBdr>
                                </w:div>
                              </w:divsChild>
                            </w:div>
                            <w:div w:id="1061438431">
                              <w:marLeft w:val="0"/>
                              <w:marRight w:val="0"/>
                              <w:marTop w:val="0"/>
                              <w:marBottom w:val="0"/>
                              <w:divBdr>
                                <w:top w:val="none" w:sz="0" w:space="0" w:color="auto"/>
                                <w:left w:val="none" w:sz="0" w:space="0" w:color="auto"/>
                                <w:bottom w:val="none" w:sz="0" w:space="0" w:color="auto"/>
                                <w:right w:val="none" w:sz="0" w:space="0" w:color="auto"/>
                              </w:divBdr>
                              <w:divsChild>
                                <w:div w:id="1931431589">
                                  <w:marLeft w:val="0"/>
                                  <w:marRight w:val="0"/>
                                  <w:marTop w:val="0"/>
                                  <w:marBottom w:val="0"/>
                                  <w:divBdr>
                                    <w:top w:val="none" w:sz="0" w:space="0" w:color="auto"/>
                                    <w:left w:val="none" w:sz="0" w:space="0" w:color="auto"/>
                                    <w:bottom w:val="none" w:sz="0" w:space="0" w:color="auto"/>
                                    <w:right w:val="none" w:sz="0" w:space="0" w:color="auto"/>
                                  </w:divBdr>
                                </w:div>
                              </w:divsChild>
                            </w:div>
                            <w:div w:id="1170487222">
                              <w:marLeft w:val="0"/>
                              <w:marRight w:val="0"/>
                              <w:marTop w:val="0"/>
                              <w:marBottom w:val="0"/>
                              <w:divBdr>
                                <w:top w:val="none" w:sz="0" w:space="0" w:color="auto"/>
                                <w:left w:val="none" w:sz="0" w:space="0" w:color="auto"/>
                                <w:bottom w:val="none" w:sz="0" w:space="0" w:color="auto"/>
                                <w:right w:val="none" w:sz="0" w:space="0" w:color="auto"/>
                              </w:divBdr>
                              <w:divsChild>
                                <w:div w:id="1679968746">
                                  <w:marLeft w:val="0"/>
                                  <w:marRight w:val="0"/>
                                  <w:marTop w:val="0"/>
                                  <w:marBottom w:val="0"/>
                                  <w:divBdr>
                                    <w:top w:val="none" w:sz="0" w:space="0" w:color="auto"/>
                                    <w:left w:val="none" w:sz="0" w:space="0" w:color="auto"/>
                                    <w:bottom w:val="none" w:sz="0" w:space="0" w:color="auto"/>
                                    <w:right w:val="none" w:sz="0" w:space="0" w:color="auto"/>
                                  </w:divBdr>
                                </w:div>
                              </w:divsChild>
                            </w:div>
                            <w:div w:id="1434546944">
                              <w:marLeft w:val="0"/>
                              <w:marRight w:val="0"/>
                              <w:marTop w:val="0"/>
                              <w:marBottom w:val="0"/>
                              <w:divBdr>
                                <w:top w:val="none" w:sz="0" w:space="0" w:color="auto"/>
                                <w:left w:val="none" w:sz="0" w:space="0" w:color="auto"/>
                                <w:bottom w:val="none" w:sz="0" w:space="0" w:color="auto"/>
                                <w:right w:val="none" w:sz="0" w:space="0" w:color="auto"/>
                              </w:divBdr>
                              <w:divsChild>
                                <w:div w:id="1338076130">
                                  <w:marLeft w:val="0"/>
                                  <w:marRight w:val="0"/>
                                  <w:marTop w:val="0"/>
                                  <w:marBottom w:val="0"/>
                                  <w:divBdr>
                                    <w:top w:val="none" w:sz="0" w:space="0" w:color="auto"/>
                                    <w:left w:val="none" w:sz="0" w:space="0" w:color="auto"/>
                                    <w:bottom w:val="none" w:sz="0" w:space="0" w:color="auto"/>
                                    <w:right w:val="none" w:sz="0" w:space="0" w:color="auto"/>
                                  </w:divBdr>
                                </w:div>
                              </w:divsChild>
                            </w:div>
                            <w:div w:id="1442457259">
                              <w:marLeft w:val="0"/>
                              <w:marRight w:val="0"/>
                              <w:marTop w:val="0"/>
                              <w:marBottom w:val="0"/>
                              <w:divBdr>
                                <w:top w:val="none" w:sz="0" w:space="0" w:color="auto"/>
                                <w:left w:val="none" w:sz="0" w:space="0" w:color="auto"/>
                                <w:bottom w:val="none" w:sz="0" w:space="0" w:color="auto"/>
                                <w:right w:val="none" w:sz="0" w:space="0" w:color="auto"/>
                              </w:divBdr>
                              <w:divsChild>
                                <w:div w:id="1376736518">
                                  <w:marLeft w:val="0"/>
                                  <w:marRight w:val="0"/>
                                  <w:marTop w:val="0"/>
                                  <w:marBottom w:val="0"/>
                                  <w:divBdr>
                                    <w:top w:val="none" w:sz="0" w:space="0" w:color="auto"/>
                                    <w:left w:val="none" w:sz="0" w:space="0" w:color="auto"/>
                                    <w:bottom w:val="none" w:sz="0" w:space="0" w:color="auto"/>
                                    <w:right w:val="none" w:sz="0" w:space="0" w:color="auto"/>
                                  </w:divBdr>
                                </w:div>
                              </w:divsChild>
                            </w:div>
                            <w:div w:id="1469205827">
                              <w:marLeft w:val="0"/>
                              <w:marRight w:val="0"/>
                              <w:marTop w:val="0"/>
                              <w:marBottom w:val="0"/>
                              <w:divBdr>
                                <w:top w:val="none" w:sz="0" w:space="0" w:color="auto"/>
                                <w:left w:val="none" w:sz="0" w:space="0" w:color="auto"/>
                                <w:bottom w:val="none" w:sz="0" w:space="0" w:color="auto"/>
                                <w:right w:val="none" w:sz="0" w:space="0" w:color="auto"/>
                              </w:divBdr>
                              <w:divsChild>
                                <w:div w:id="1757169147">
                                  <w:marLeft w:val="0"/>
                                  <w:marRight w:val="0"/>
                                  <w:marTop w:val="0"/>
                                  <w:marBottom w:val="0"/>
                                  <w:divBdr>
                                    <w:top w:val="none" w:sz="0" w:space="0" w:color="auto"/>
                                    <w:left w:val="none" w:sz="0" w:space="0" w:color="auto"/>
                                    <w:bottom w:val="none" w:sz="0" w:space="0" w:color="auto"/>
                                    <w:right w:val="none" w:sz="0" w:space="0" w:color="auto"/>
                                  </w:divBdr>
                                </w:div>
                              </w:divsChild>
                            </w:div>
                            <w:div w:id="1495880089">
                              <w:marLeft w:val="0"/>
                              <w:marRight w:val="0"/>
                              <w:marTop w:val="0"/>
                              <w:marBottom w:val="0"/>
                              <w:divBdr>
                                <w:top w:val="none" w:sz="0" w:space="0" w:color="auto"/>
                                <w:left w:val="none" w:sz="0" w:space="0" w:color="auto"/>
                                <w:bottom w:val="none" w:sz="0" w:space="0" w:color="auto"/>
                                <w:right w:val="none" w:sz="0" w:space="0" w:color="auto"/>
                              </w:divBdr>
                              <w:divsChild>
                                <w:div w:id="2111464617">
                                  <w:marLeft w:val="0"/>
                                  <w:marRight w:val="0"/>
                                  <w:marTop w:val="0"/>
                                  <w:marBottom w:val="0"/>
                                  <w:divBdr>
                                    <w:top w:val="none" w:sz="0" w:space="0" w:color="auto"/>
                                    <w:left w:val="none" w:sz="0" w:space="0" w:color="auto"/>
                                    <w:bottom w:val="none" w:sz="0" w:space="0" w:color="auto"/>
                                    <w:right w:val="none" w:sz="0" w:space="0" w:color="auto"/>
                                  </w:divBdr>
                                </w:div>
                              </w:divsChild>
                            </w:div>
                            <w:div w:id="1537041388">
                              <w:marLeft w:val="0"/>
                              <w:marRight w:val="0"/>
                              <w:marTop w:val="0"/>
                              <w:marBottom w:val="0"/>
                              <w:divBdr>
                                <w:top w:val="none" w:sz="0" w:space="0" w:color="auto"/>
                                <w:left w:val="none" w:sz="0" w:space="0" w:color="auto"/>
                                <w:bottom w:val="none" w:sz="0" w:space="0" w:color="auto"/>
                                <w:right w:val="none" w:sz="0" w:space="0" w:color="auto"/>
                              </w:divBdr>
                              <w:divsChild>
                                <w:div w:id="1203516011">
                                  <w:marLeft w:val="0"/>
                                  <w:marRight w:val="0"/>
                                  <w:marTop w:val="0"/>
                                  <w:marBottom w:val="0"/>
                                  <w:divBdr>
                                    <w:top w:val="none" w:sz="0" w:space="0" w:color="auto"/>
                                    <w:left w:val="none" w:sz="0" w:space="0" w:color="auto"/>
                                    <w:bottom w:val="none" w:sz="0" w:space="0" w:color="auto"/>
                                    <w:right w:val="none" w:sz="0" w:space="0" w:color="auto"/>
                                  </w:divBdr>
                                </w:div>
                              </w:divsChild>
                            </w:div>
                            <w:div w:id="1959027112">
                              <w:marLeft w:val="0"/>
                              <w:marRight w:val="0"/>
                              <w:marTop w:val="0"/>
                              <w:marBottom w:val="0"/>
                              <w:divBdr>
                                <w:top w:val="none" w:sz="0" w:space="0" w:color="auto"/>
                                <w:left w:val="none" w:sz="0" w:space="0" w:color="auto"/>
                                <w:bottom w:val="none" w:sz="0" w:space="0" w:color="auto"/>
                                <w:right w:val="none" w:sz="0" w:space="0" w:color="auto"/>
                              </w:divBdr>
                              <w:divsChild>
                                <w:div w:id="60446192">
                                  <w:marLeft w:val="0"/>
                                  <w:marRight w:val="0"/>
                                  <w:marTop w:val="0"/>
                                  <w:marBottom w:val="0"/>
                                  <w:divBdr>
                                    <w:top w:val="none" w:sz="0" w:space="0" w:color="auto"/>
                                    <w:left w:val="none" w:sz="0" w:space="0" w:color="auto"/>
                                    <w:bottom w:val="none" w:sz="0" w:space="0" w:color="auto"/>
                                    <w:right w:val="none" w:sz="0" w:space="0" w:color="auto"/>
                                  </w:divBdr>
                                </w:div>
                              </w:divsChild>
                            </w:div>
                            <w:div w:id="2052653843">
                              <w:marLeft w:val="0"/>
                              <w:marRight w:val="0"/>
                              <w:marTop w:val="0"/>
                              <w:marBottom w:val="0"/>
                              <w:divBdr>
                                <w:top w:val="none" w:sz="0" w:space="0" w:color="auto"/>
                                <w:left w:val="none" w:sz="0" w:space="0" w:color="auto"/>
                                <w:bottom w:val="none" w:sz="0" w:space="0" w:color="auto"/>
                                <w:right w:val="none" w:sz="0" w:space="0" w:color="auto"/>
                              </w:divBdr>
                              <w:divsChild>
                                <w:div w:id="1881164892">
                                  <w:marLeft w:val="0"/>
                                  <w:marRight w:val="0"/>
                                  <w:marTop w:val="0"/>
                                  <w:marBottom w:val="0"/>
                                  <w:divBdr>
                                    <w:top w:val="none" w:sz="0" w:space="0" w:color="auto"/>
                                    <w:left w:val="none" w:sz="0" w:space="0" w:color="auto"/>
                                    <w:bottom w:val="none" w:sz="0" w:space="0" w:color="auto"/>
                                    <w:right w:val="none" w:sz="0" w:space="0" w:color="auto"/>
                                  </w:divBdr>
                                </w:div>
                              </w:divsChild>
                            </w:div>
                            <w:div w:id="2074503641">
                              <w:marLeft w:val="0"/>
                              <w:marRight w:val="0"/>
                              <w:marTop w:val="0"/>
                              <w:marBottom w:val="0"/>
                              <w:divBdr>
                                <w:top w:val="none" w:sz="0" w:space="0" w:color="auto"/>
                                <w:left w:val="none" w:sz="0" w:space="0" w:color="auto"/>
                                <w:bottom w:val="none" w:sz="0" w:space="0" w:color="auto"/>
                                <w:right w:val="none" w:sz="0" w:space="0" w:color="auto"/>
                              </w:divBdr>
                              <w:divsChild>
                                <w:div w:id="28320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151123">
                  <w:marLeft w:val="0"/>
                  <w:marRight w:val="0"/>
                  <w:marTop w:val="0"/>
                  <w:marBottom w:val="0"/>
                  <w:divBdr>
                    <w:top w:val="none" w:sz="0" w:space="0" w:color="auto"/>
                    <w:left w:val="none" w:sz="0" w:space="0" w:color="auto"/>
                    <w:bottom w:val="none" w:sz="0" w:space="0" w:color="auto"/>
                    <w:right w:val="none" w:sz="0" w:space="0" w:color="auto"/>
                  </w:divBdr>
                  <w:divsChild>
                    <w:div w:id="285356784">
                      <w:marLeft w:val="0"/>
                      <w:marRight w:val="0"/>
                      <w:marTop w:val="0"/>
                      <w:marBottom w:val="0"/>
                      <w:divBdr>
                        <w:top w:val="none" w:sz="0" w:space="0" w:color="auto"/>
                        <w:left w:val="none" w:sz="0" w:space="0" w:color="auto"/>
                        <w:bottom w:val="none" w:sz="0" w:space="0" w:color="auto"/>
                        <w:right w:val="none" w:sz="0" w:space="0" w:color="auto"/>
                      </w:divBdr>
                    </w:div>
                  </w:divsChild>
                </w:div>
                <w:div w:id="2040933869">
                  <w:marLeft w:val="0"/>
                  <w:marRight w:val="0"/>
                  <w:marTop w:val="0"/>
                  <w:marBottom w:val="0"/>
                  <w:divBdr>
                    <w:top w:val="none" w:sz="0" w:space="0" w:color="auto"/>
                    <w:left w:val="none" w:sz="0" w:space="0" w:color="auto"/>
                    <w:bottom w:val="none" w:sz="0" w:space="0" w:color="auto"/>
                    <w:right w:val="none" w:sz="0" w:space="0" w:color="auto"/>
                  </w:divBdr>
                  <w:divsChild>
                    <w:div w:id="173299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922164">
          <w:marLeft w:val="0"/>
          <w:marRight w:val="0"/>
          <w:marTop w:val="0"/>
          <w:marBottom w:val="0"/>
          <w:divBdr>
            <w:top w:val="none" w:sz="0" w:space="0" w:color="auto"/>
            <w:left w:val="none" w:sz="0" w:space="0" w:color="auto"/>
            <w:bottom w:val="none" w:sz="0" w:space="0" w:color="auto"/>
            <w:right w:val="none" w:sz="0" w:space="0" w:color="auto"/>
          </w:divBdr>
        </w:div>
      </w:divsChild>
    </w:div>
    <w:div w:id="1674987717">
      <w:bodyDiv w:val="1"/>
      <w:marLeft w:val="0"/>
      <w:marRight w:val="0"/>
      <w:marTop w:val="0"/>
      <w:marBottom w:val="0"/>
      <w:divBdr>
        <w:top w:val="none" w:sz="0" w:space="0" w:color="auto"/>
        <w:left w:val="none" w:sz="0" w:space="0" w:color="auto"/>
        <w:bottom w:val="none" w:sz="0" w:space="0" w:color="auto"/>
        <w:right w:val="none" w:sz="0" w:space="0" w:color="auto"/>
      </w:divBdr>
      <w:divsChild>
        <w:div w:id="35814000">
          <w:marLeft w:val="0"/>
          <w:marRight w:val="0"/>
          <w:marTop w:val="0"/>
          <w:marBottom w:val="0"/>
          <w:divBdr>
            <w:top w:val="none" w:sz="0" w:space="0" w:color="auto"/>
            <w:left w:val="none" w:sz="0" w:space="0" w:color="auto"/>
            <w:bottom w:val="none" w:sz="0" w:space="0" w:color="auto"/>
            <w:right w:val="none" w:sz="0" w:space="0" w:color="auto"/>
          </w:divBdr>
          <w:divsChild>
            <w:div w:id="164320485">
              <w:marLeft w:val="0"/>
              <w:marRight w:val="0"/>
              <w:marTop w:val="0"/>
              <w:marBottom w:val="0"/>
              <w:divBdr>
                <w:top w:val="none" w:sz="0" w:space="0" w:color="auto"/>
                <w:left w:val="none" w:sz="0" w:space="0" w:color="auto"/>
                <w:bottom w:val="none" w:sz="0" w:space="0" w:color="auto"/>
                <w:right w:val="none" w:sz="0" w:space="0" w:color="auto"/>
              </w:divBdr>
            </w:div>
          </w:divsChild>
        </w:div>
        <w:div w:id="74522012">
          <w:marLeft w:val="0"/>
          <w:marRight w:val="0"/>
          <w:marTop w:val="0"/>
          <w:marBottom w:val="0"/>
          <w:divBdr>
            <w:top w:val="none" w:sz="0" w:space="0" w:color="auto"/>
            <w:left w:val="none" w:sz="0" w:space="0" w:color="auto"/>
            <w:bottom w:val="none" w:sz="0" w:space="0" w:color="auto"/>
            <w:right w:val="none" w:sz="0" w:space="0" w:color="auto"/>
          </w:divBdr>
          <w:divsChild>
            <w:div w:id="201596218">
              <w:marLeft w:val="0"/>
              <w:marRight w:val="0"/>
              <w:marTop w:val="0"/>
              <w:marBottom w:val="0"/>
              <w:divBdr>
                <w:top w:val="none" w:sz="0" w:space="0" w:color="auto"/>
                <w:left w:val="none" w:sz="0" w:space="0" w:color="auto"/>
                <w:bottom w:val="none" w:sz="0" w:space="0" w:color="auto"/>
                <w:right w:val="none" w:sz="0" w:space="0" w:color="auto"/>
              </w:divBdr>
            </w:div>
            <w:div w:id="349719969">
              <w:marLeft w:val="0"/>
              <w:marRight w:val="0"/>
              <w:marTop w:val="0"/>
              <w:marBottom w:val="0"/>
              <w:divBdr>
                <w:top w:val="none" w:sz="0" w:space="0" w:color="auto"/>
                <w:left w:val="none" w:sz="0" w:space="0" w:color="auto"/>
                <w:bottom w:val="none" w:sz="0" w:space="0" w:color="auto"/>
                <w:right w:val="none" w:sz="0" w:space="0" w:color="auto"/>
              </w:divBdr>
              <w:divsChild>
                <w:div w:id="1228102800">
                  <w:marLeft w:val="0"/>
                  <w:marRight w:val="0"/>
                  <w:marTop w:val="30"/>
                  <w:marBottom w:val="30"/>
                  <w:divBdr>
                    <w:top w:val="none" w:sz="0" w:space="0" w:color="auto"/>
                    <w:left w:val="none" w:sz="0" w:space="0" w:color="auto"/>
                    <w:bottom w:val="none" w:sz="0" w:space="0" w:color="auto"/>
                    <w:right w:val="none" w:sz="0" w:space="0" w:color="auto"/>
                  </w:divBdr>
                  <w:divsChild>
                    <w:div w:id="83263359">
                      <w:marLeft w:val="0"/>
                      <w:marRight w:val="0"/>
                      <w:marTop w:val="0"/>
                      <w:marBottom w:val="0"/>
                      <w:divBdr>
                        <w:top w:val="none" w:sz="0" w:space="0" w:color="auto"/>
                        <w:left w:val="none" w:sz="0" w:space="0" w:color="auto"/>
                        <w:bottom w:val="none" w:sz="0" w:space="0" w:color="auto"/>
                        <w:right w:val="none" w:sz="0" w:space="0" w:color="auto"/>
                      </w:divBdr>
                      <w:divsChild>
                        <w:div w:id="99570270">
                          <w:marLeft w:val="0"/>
                          <w:marRight w:val="0"/>
                          <w:marTop w:val="0"/>
                          <w:marBottom w:val="0"/>
                          <w:divBdr>
                            <w:top w:val="none" w:sz="0" w:space="0" w:color="auto"/>
                            <w:left w:val="none" w:sz="0" w:space="0" w:color="auto"/>
                            <w:bottom w:val="none" w:sz="0" w:space="0" w:color="auto"/>
                            <w:right w:val="none" w:sz="0" w:space="0" w:color="auto"/>
                          </w:divBdr>
                        </w:div>
                      </w:divsChild>
                    </w:div>
                    <w:div w:id="103573681">
                      <w:marLeft w:val="0"/>
                      <w:marRight w:val="0"/>
                      <w:marTop w:val="0"/>
                      <w:marBottom w:val="0"/>
                      <w:divBdr>
                        <w:top w:val="none" w:sz="0" w:space="0" w:color="auto"/>
                        <w:left w:val="none" w:sz="0" w:space="0" w:color="auto"/>
                        <w:bottom w:val="none" w:sz="0" w:space="0" w:color="auto"/>
                        <w:right w:val="none" w:sz="0" w:space="0" w:color="auto"/>
                      </w:divBdr>
                      <w:divsChild>
                        <w:div w:id="1146244899">
                          <w:marLeft w:val="0"/>
                          <w:marRight w:val="0"/>
                          <w:marTop w:val="0"/>
                          <w:marBottom w:val="0"/>
                          <w:divBdr>
                            <w:top w:val="none" w:sz="0" w:space="0" w:color="auto"/>
                            <w:left w:val="none" w:sz="0" w:space="0" w:color="auto"/>
                            <w:bottom w:val="none" w:sz="0" w:space="0" w:color="auto"/>
                            <w:right w:val="none" w:sz="0" w:space="0" w:color="auto"/>
                          </w:divBdr>
                        </w:div>
                      </w:divsChild>
                    </w:div>
                    <w:div w:id="112019363">
                      <w:marLeft w:val="0"/>
                      <w:marRight w:val="0"/>
                      <w:marTop w:val="0"/>
                      <w:marBottom w:val="0"/>
                      <w:divBdr>
                        <w:top w:val="none" w:sz="0" w:space="0" w:color="auto"/>
                        <w:left w:val="none" w:sz="0" w:space="0" w:color="auto"/>
                        <w:bottom w:val="none" w:sz="0" w:space="0" w:color="auto"/>
                        <w:right w:val="none" w:sz="0" w:space="0" w:color="auto"/>
                      </w:divBdr>
                      <w:divsChild>
                        <w:div w:id="1359308474">
                          <w:marLeft w:val="0"/>
                          <w:marRight w:val="0"/>
                          <w:marTop w:val="0"/>
                          <w:marBottom w:val="0"/>
                          <w:divBdr>
                            <w:top w:val="none" w:sz="0" w:space="0" w:color="auto"/>
                            <w:left w:val="none" w:sz="0" w:space="0" w:color="auto"/>
                            <w:bottom w:val="none" w:sz="0" w:space="0" w:color="auto"/>
                            <w:right w:val="none" w:sz="0" w:space="0" w:color="auto"/>
                          </w:divBdr>
                        </w:div>
                      </w:divsChild>
                    </w:div>
                    <w:div w:id="136921302">
                      <w:marLeft w:val="0"/>
                      <w:marRight w:val="0"/>
                      <w:marTop w:val="0"/>
                      <w:marBottom w:val="0"/>
                      <w:divBdr>
                        <w:top w:val="none" w:sz="0" w:space="0" w:color="auto"/>
                        <w:left w:val="none" w:sz="0" w:space="0" w:color="auto"/>
                        <w:bottom w:val="none" w:sz="0" w:space="0" w:color="auto"/>
                        <w:right w:val="none" w:sz="0" w:space="0" w:color="auto"/>
                      </w:divBdr>
                      <w:divsChild>
                        <w:div w:id="234701639">
                          <w:marLeft w:val="0"/>
                          <w:marRight w:val="0"/>
                          <w:marTop w:val="0"/>
                          <w:marBottom w:val="0"/>
                          <w:divBdr>
                            <w:top w:val="none" w:sz="0" w:space="0" w:color="auto"/>
                            <w:left w:val="none" w:sz="0" w:space="0" w:color="auto"/>
                            <w:bottom w:val="none" w:sz="0" w:space="0" w:color="auto"/>
                            <w:right w:val="none" w:sz="0" w:space="0" w:color="auto"/>
                          </w:divBdr>
                        </w:div>
                      </w:divsChild>
                    </w:div>
                    <w:div w:id="182592849">
                      <w:marLeft w:val="0"/>
                      <w:marRight w:val="0"/>
                      <w:marTop w:val="0"/>
                      <w:marBottom w:val="0"/>
                      <w:divBdr>
                        <w:top w:val="none" w:sz="0" w:space="0" w:color="auto"/>
                        <w:left w:val="none" w:sz="0" w:space="0" w:color="auto"/>
                        <w:bottom w:val="none" w:sz="0" w:space="0" w:color="auto"/>
                        <w:right w:val="none" w:sz="0" w:space="0" w:color="auto"/>
                      </w:divBdr>
                      <w:divsChild>
                        <w:div w:id="1337534187">
                          <w:marLeft w:val="0"/>
                          <w:marRight w:val="0"/>
                          <w:marTop w:val="0"/>
                          <w:marBottom w:val="0"/>
                          <w:divBdr>
                            <w:top w:val="none" w:sz="0" w:space="0" w:color="auto"/>
                            <w:left w:val="none" w:sz="0" w:space="0" w:color="auto"/>
                            <w:bottom w:val="none" w:sz="0" w:space="0" w:color="auto"/>
                            <w:right w:val="none" w:sz="0" w:space="0" w:color="auto"/>
                          </w:divBdr>
                        </w:div>
                      </w:divsChild>
                    </w:div>
                    <w:div w:id="196629240">
                      <w:marLeft w:val="0"/>
                      <w:marRight w:val="0"/>
                      <w:marTop w:val="0"/>
                      <w:marBottom w:val="0"/>
                      <w:divBdr>
                        <w:top w:val="none" w:sz="0" w:space="0" w:color="auto"/>
                        <w:left w:val="none" w:sz="0" w:space="0" w:color="auto"/>
                        <w:bottom w:val="none" w:sz="0" w:space="0" w:color="auto"/>
                        <w:right w:val="none" w:sz="0" w:space="0" w:color="auto"/>
                      </w:divBdr>
                      <w:divsChild>
                        <w:div w:id="1735615138">
                          <w:marLeft w:val="0"/>
                          <w:marRight w:val="0"/>
                          <w:marTop w:val="0"/>
                          <w:marBottom w:val="0"/>
                          <w:divBdr>
                            <w:top w:val="none" w:sz="0" w:space="0" w:color="auto"/>
                            <w:left w:val="none" w:sz="0" w:space="0" w:color="auto"/>
                            <w:bottom w:val="none" w:sz="0" w:space="0" w:color="auto"/>
                            <w:right w:val="none" w:sz="0" w:space="0" w:color="auto"/>
                          </w:divBdr>
                        </w:div>
                      </w:divsChild>
                    </w:div>
                    <w:div w:id="211308342">
                      <w:marLeft w:val="0"/>
                      <w:marRight w:val="0"/>
                      <w:marTop w:val="0"/>
                      <w:marBottom w:val="0"/>
                      <w:divBdr>
                        <w:top w:val="none" w:sz="0" w:space="0" w:color="auto"/>
                        <w:left w:val="none" w:sz="0" w:space="0" w:color="auto"/>
                        <w:bottom w:val="none" w:sz="0" w:space="0" w:color="auto"/>
                        <w:right w:val="none" w:sz="0" w:space="0" w:color="auto"/>
                      </w:divBdr>
                      <w:divsChild>
                        <w:div w:id="1044864904">
                          <w:marLeft w:val="0"/>
                          <w:marRight w:val="0"/>
                          <w:marTop w:val="0"/>
                          <w:marBottom w:val="0"/>
                          <w:divBdr>
                            <w:top w:val="none" w:sz="0" w:space="0" w:color="auto"/>
                            <w:left w:val="none" w:sz="0" w:space="0" w:color="auto"/>
                            <w:bottom w:val="none" w:sz="0" w:space="0" w:color="auto"/>
                            <w:right w:val="none" w:sz="0" w:space="0" w:color="auto"/>
                          </w:divBdr>
                        </w:div>
                      </w:divsChild>
                    </w:div>
                    <w:div w:id="349601199">
                      <w:marLeft w:val="0"/>
                      <w:marRight w:val="0"/>
                      <w:marTop w:val="0"/>
                      <w:marBottom w:val="0"/>
                      <w:divBdr>
                        <w:top w:val="none" w:sz="0" w:space="0" w:color="auto"/>
                        <w:left w:val="none" w:sz="0" w:space="0" w:color="auto"/>
                        <w:bottom w:val="none" w:sz="0" w:space="0" w:color="auto"/>
                        <w:right w:val="none" w:sz="0" w:space="0" w:color="auto"/>
                      </w:divBdr>
                      <w:divsChild>
                        <w:div w:id="1514801573">
                          <w:marLeft w:val="0"/>
                          <w:marRight w:val="0"/>
                          <w:marTop w:val="0"/>
                          <w:marBottom w:val="0"/>
                          <w:divBdr>
                            <w:top w:val="none" w:sz="0" w:space="0" w:color="auto"/>
                            <w:left w:val="none" w:sz="0" w:space="0" w:color="auto"/>
                            <w:bottom w:val="none" w:sz="0" w:space="0" w:color="auto"/>
                            <w:right w:val="none" w:sz="0" w:space="0" w:color="auto"/>
                          </w:divBdr>
                        </w:div>
                      </w:divsChild>
                    </w:div>
                    <w:div w:id="351616257">
                      <w:marLeft w:val="0"/>
                      <w:marRight w:val="0"/>
                      <w:marTop w:val="0"/>
                      <w:marBottom w:val="0"/>
                      <w:divBdr>
                        <w:top w:val="none" w:sz="0" w:space="0" w:color="auto"/>
                        <w:left w:val="none" w:sz="0" w:space="0" w:color="auto"/>
                        <w:bottom w:val="none" w:sz="0" w:space="0" w:color="auto"/>
                        <w:right w:val="none" w:sz="0" w:space="0" w:color="auto"/>
                      </w:divBdr>
                      <w:divsChild>
                        <w:div w:id="577134392">
                          <w:marLeft w:val="0"/>
                          <w:marRight w:val="0"/>
                          <w:marTop w:val="0"/>
                          <w:marBottom w:val="0"/>
                          <w:divBdr>
                            <w:top w:val="none" w:sz="0" w:space="0" w:color="auto"/>
                            <w:left w:val="none" w:sz="0" w:space="0" w:color="auto"/>
                            <w:bottom w:val="none" w:sz="0" w:space="0" w:color="auto"/>
                            <w:right w:val="none" w:sz="0" w:space="0" w:color="auto"/>
                          </w:divBdr>
                        </w:div>
                      </w:divsChild>
                    </w:div>
                    <w:div w:id="365101216">
                      <w:marLeft w:val="0"/>
                      <w:marRight w:val="0"/>
                      <w:marTop w:val="0"/>
                      <w:marBottom w:val="0"/>
                      <w:divBdr>
                        <w:top w:val="none" w:sz="0" w:space="0" w:color="auto"/>
                        <w:left w:val="none" w:sz="0" w:space="0" w:color="auto"/>
                        <w:bottom w:val="none" w:sz="0" w:space="0" w:color="auto"/>
                        <w:right w:val="none" w:sz="0" w:space="0" w:color="auto"/>
                      </w:divBdr>
                      <w:divsChild>
                        <w:div w:id="2088259530">
                          <w:marLeft w:val="0"/>
                          <w:marRight w:val="0"/>
                          <w:marTop w:val="0"/>
                          <w:marBottom w:val="0"/>
                          <w:divBdr>
                            <w:top w:val="none" w:sz="0" w:space="0" w:color="auto"/>
                            <w:left w:val="none" w:sz="0" w:space="0" w:color="auto"/>
                            <w:bottom w:val="none" w:sz="0" w:space="0" w:color="auto"/>
                            <w:right w:val="none" w:sz="0" w:space="0" w:color="auto"/>
                          </w:divBdr>
                        </w:div>
                      </w:divsChild>
                    </w:div>
                    <w:div w:id="442968604">
                      <w:marLeft w:val="0"/>
                      <w:marRight w:val="0"/>
                      <w:marTop w:val="0"/>
                      <w:marBottom w:val="0"/>
                      <w:divBdr>
                        <w:top w:val="none" w:sz="0" w:space="0" w:color="auto"/>
                        <w:left w:val="none" w:sz="0" w:space="0" w:color="auto"/>
                        <w:bottom w:val="none" w:sz="0" w:space="0" w:color="auto"/>
                        <w:right w:val="none" w:sz="0" w:space="0" w:color="auto"/>
                      </w:divBdr>
                      <w:divsChild>
                        <w:div w:id="1759522042">
                          <w:marLeft w:val="0"/>
                          <w:marRight w:val="0"/>
                          <w:marTop w:val="0"/>
                          <w:marBottom w:val="0"/>
                          <w:divBdr>
                            <w:top w:val="none" w:sz="0" w:space="0" w:color="auto"/>
                            <w:left w:val="none" w:sz="0" w:space="0" w:color="auto"/>
                            <w:bottom w:val="none" w:sz="0" w:space="0" w:color="auto"/>
                            <w:right w:val="none" w:sz="0" w:space="0" w:color="auto"/>
                          </w:divBdr>
                        </w:div>
                      </w:divsChild>
                    </w:div>
                    <w:div w:id="466898034">
                      <w:marLeft w:val="0"/>
                      <w:marRight w:val="0"/>
                      <w:marTop w:val="0"/>
                      <w:marBottom w:val="0"/>
                      <w:divBdr>
                        <w:top w:val="none" w:sz="0" w:space="0" w:color="auto"/>
                        <w:left w:val="none" w:sz="0" w:space="0" w:color="auto"/>
                        <w:bottom w:val="none" w:sz="0" w:space="0" w:color="auto"/>
                        <w:right w:val="none" w:sz="0" w:space="0" w:color="auto"/>
                      </w:divBdr>
                      <w:divsChild>
                        <w:div w:id="298153876">
                          <w:marLeft w:val="0"/>
                          <w:marRight w:val="0"/>
                          <w:marTop w:val="0"/>
                          <w:marBottom w:val="0"/>
                          <w:divBdr>
                            <w:top w:val="none" w:sz="0" w:space="0" w:color="auto"/>
                            <w:left w:val="none" w:sz="0" w:space="0" w:color="auto"/>
                            <w:bottom w:val="none" w:sz="0" w:space="0" w:color="auto"/>
                            <w:right w:val="none" w:sz="0" w:space="0" w:color="auto"/>
                          </w:divBdr>
                        </w:div>
                      </w:divsChild>
                    </w:div>
                    <w:div w:id="637149652">
                      <w:marLeft w:val="0"/>
                      <w:marRight w:val="0"/>
                      <w:marTop w:val="0"/>
                      <w:marBottom w:val="0"/>
                      <w:divBdr>
                        <w:top w:val="none" w:sz="0" w:space="0" w:color="auto"/>
                        <w:left w:val="none" w:sz="0" w:space="0" w:color="auto"/>
                        <w:bottom w:val="none" w:sz="0" w:space="0" w:color="auto"/>
                        <w:right w:val="none" w:sz="0" w:space="0" w:color="auto"/>
                      </w:divBdr>
                      <w:divsChild>
                        <w:div w:id="1821186444">
                          <w:marLeft w:val="0"/>
                          <w:marRight w:val="0"/>
                          <w:marTop w:val="0"/>
                          <w:marBottom w:val="0"/>
                          <w:divBdr>
                            <w:top w:val="none" w:sz="0" w:space="0" w:color="auto"/>
                            <w:left w:val="none" w:sz="0" w:space="0" w:color="auto"/>
                            <w:bottom w:val="none" w:sz="0" w:space="0" w:color="auto"/>
                            <w:right w:val="none" w:sz="0" w:space="0" w:color="auto"/>
                          </w:divBdr>
                        </w:div>
                      </w:divsChild>
                    </w:div>
                    <w:div w:id="887490727">
                      <w:marLeft w:val="0"/>
                      <w:marRight w:val="0"/>
                      <w:marTop w:val="0"/>
                      <w:marBottom w:val="0"/>
                      <w:divBdr>
                        <w:top w:val="none" w:sz="0" w:space="0" w:color="auto"/>
                        <w:left w:val="none" w:sz="0" w:space="0" w:color="auto"/>
                        <w:bottom w:val="none" w:sz="0" w:space="0" w:color="auto"/>
                        <w:right w:val="none" w:sz="0" w:space="0" w:color="auto"/>
                      </w:divBdr>
                      <w:divsChild>
                        <w:div w:id="1176505379">
                          <w:marLeft w:val="0"/>
                          <w:marRight w:val="0"/>
                          <w:marTop w:val="0"/>
                          <w:marBottom w:val="0"/>
                          <w:divBdr>
                            <w:top w:val="none" w:sz="0" w:space="0" w:color="auto"/>
                            <w:left w:val="none" w:sz="0" w:space="0" w:color="auto"/>
                            <w:bottom w:val="none" w:sz="0" w:space="0" w:color="auto"/>
                            <w:right w:val="none" w:sz="0" w:space="0" w:color="auto"/>
                          </w:divBdr>
                        </w:div>
                      </w:divsChild>
                    </w:div>
                    <w:div w:id="950747071">
                      <w:marLeft w:val="0"/>
                      <w:marRight w:val="0"/>
                      <w:marTop w:val="0"/>
                      <w:marBottom w:val="0"/>
                      <w:divBdr>
                        <w:top w:val="none" w:sz="0" w:space="0" w:color="auto"/>
                        <w:left w:val="none" w:sz="0" w:space="0" w:color="auto"/>
                        <w:bottom w:val="none" w:sz="0" w:space="0" w:color="auto"/>
                        <w:right w:val="none" w:sz="0" w:space="0" w:color="auto"/>
                      </w:divBdr>
                      <w:divsChild>
                        <w:div w:id="1683357791">
                          <w:marLeft w:val="0"/>
                          <w:marRight w:val="0"/>
                          <w:marTop w:val="0"/>
                          <w:marBottom w:val="0"/>
                          <w:divBdr>
                            <w:top w:val="none" w:sz="0" w:space="0" w:color="auto"/>
                            <w:left w:val="none" w:sz="0" w:space="0" w:color="auto"/>
                            <w:bottom w:val="none" w:sz="0" w:space="0" w:color="auto"/>
                            <w:right w:val="none" w:sz="0" w:space="0" w:color="auto"/>
                          </w:divBdr>
                        </w:div>
                      </w:divsChild>
                    </w:div>
                    <w:div w:id="1132790082">
                      <w:marLeft w:val="0"/>
                      <w:marRight w:val="0"/>
                      <w:marTop w:val="0"/>
                      <w:marBottom w:val="0"/>
                      <w:divBdr>
                        <w:top w:val="none" w:sz="0" w:space="0" w:color="auto"/>
                        <w:left w:val="none" w:sz="0" w:space="0" w:color="auto"/>
                        <w:bottom w:val="none" w:sz="0" w:space="0" w:color="auto"/>
                        <w:right w:val="none" w:sz="0" w:space="0" w:color="auto"/>
                      </w:divBdr>
                      <w:divsChild>
                        <w:div w:id="505747379">
                          <w:marLeft w:val="0"/>
                          <w:marRight w:val="0"/>
                          <w:marTop w:val="0"/>
                          <w:marBottom w:val="0"/>
                          <w:divBdr>
                            <w:top w:val="none" w:sz="0" w:space="0" w:color="auto"/>
                            <w:left w:val="none" w:sz="0" w:space="0" w:color="auto"/>
                            <w:bottom w:val="none" w:sz="0" w:space="0" w:color="auto"/>
                            <w:right w:val="none" w:sz="0" w:space="0" w:color="auto"/>
                          </w:divBdr>
                        </w:div>
                      </w:divsChild>
                    </w:div>
                    <w:div w:id="1411778200">
                      <w:marLeft w:val="0"/>
                      <w:marRight w:val="0"/>
                      <w:marTop w:val="0"/>
                      <w:marBottom w:val="0"/>
                      <w:divBdr>
                        <w:top w:val="none" w:sz="0" w:space="0" w:color="auto"/>
                        <w:left w:val="none" w:sz="0" w:space="0" w:color="auto"/>
                        <w:bottom w:val="none" w:sz="0" w:space="0" w:color="auto"/>
                        <w:right w:val="none" w:sz="0" w:space="0" w:color="auto"/>
                      </w:divBdr>
                      <w:divsChild>
                        <w:div w:id="1024282014">
                          <w:marLeft w:val="0"/>
                          <w:marRight w:val="0"/>
                          <w:marTop w:val="0"/>
                          <w:marBottom w:val="0"/>
                          <w:divBdr>
                            <w:top w:val="none" w:sz="0" w:space="0" w:color="auto"/>
                            <w:left w:val="none" w:sz="0" w:space="0" w:color="auto"/>
                            <w:bottom w:val="none" w:sz="0" w:space="0" w:color="auto"/>
                            <w:right w:val="none" w:sz="0" w:space="0" w:color="auto"/>
                          </w:divBdr>
                        </w:div>
                      </w:divsChild>
                    </w:div>
                    <w:div w:id="1438941016">
                      <w:marLeft w:val="0"/>
                      <w:marRight w:val="0"/>
                      <w:marTop w:val="0"/>
                      <w:marBottom w:val="0"/>
                      <w:divBdr>
                        <w:top w:val="none" w:sz="0" w:space="0" w:color="auto"/>
                        <w:left w:val="none" w:sz="0" w:space="0" w:color="auto"/>
                        <w:bottom w:val="none" w:sz="0" w:space="0" w:color="auto"/>
                        <w:right w:val="none" w:sz="0" w:space="0" w:color="auto"/>
                      </w:divBdr>
                      <w:divsChild>
                        <w:div w:id="2111271366">
                          <w:marLeft w:val="0"/>
                          <w:marRight w:val="0"/>
                          <w:marTop w:val="0"/>
                          <w:marBottom w:val="0"/>
                          <w:divBdr>
                            <w:top w:val="none" w:sz="0" w:space="0" w:color="auto"/>
                            <w:left w:val="none" w:sz="0" w:space="0" w:color="auto"/>
                            <w:bottom w:val="none" w:sz="0" w:space="0" w:color="auto"/>
                            <w:right w:val="none" w:sz="0" w:space="0" w:color="auto"/>
                          </w:divBdr>
                        </w:div>
                      </w:divsChild>
                    </w:div>
                    <w:div w:id="1553030834">
                      <w:marLeft w:val="0"/>
                      <w:marRight w:val="0"/>
                      <w:marTop w:val="0"/>
                      <w:marBottom w:val="0"/>
                      <w:divBdr>
                        <w:top w:val="none" w:sz="0" w:space="0" w:color="auto"/>
                        <w:left w:val="none" w:sz="0" w:space="0" w:color="auto"/>
                        <w:bottom w:val="none" w:sz="0" w:space="0" w:color="auto"/>
                        <w:right w:val="none" w:sz="0" w:space="0" w:color="auto"/>
                      </w:divBdr>
                      <w:divsChild>
                        <w:div w:id="2141528616">
                          <w:marLeft w:val="0"/>
                          <w:marRight w:val="0"/>
                          <w:marTop w:val="0"/>
                          <w:marBottom w:val="0"/>
                          <w:divBdr>
                            <w:top w:val="none" w:sz="0" w:space="0" w:color="auto"/>
                            <w:left w:val="none" w:sz="0" w:space="0" w:color="auto"/>
                            <w:bottom w:val="none" w:sz="0" w:space="0" w:color="auto"/>
                            <w:right w:val="none" w:sz="0" w:space="0" w:color="auto"/>
                          </w:divBdr>
                        </w:div>
                      </w:divsChild>
                    </w:div>
                    <w:div w:id="1653565084">
                      <w:marLeft w:val="0"/>
                      <w:marRight w:val="0"/>
                      <w:marTop w:val="0"/>
                      <w:marBottom w:val="0"/>
                      <w:divBdr>
                        <w:top w:val="none" w:sz="0" w:space="0" w:color="auto"/>
                        <w:left w:val="none" w:sz="0" w:space="0" w:color="auto"/>
                        <w:bottom w:val="none" w:sz="0" w:space="0" w:color="auto"/>
                        <w:right w:val="none" w:sz="0" w:space="0" w:color="auto"/>
                      </w:divBdr>
                      <w:divsChild>
                        <w:div w:id="342050049">
                          <w:marLeft w:val="0"/>
                          <w:marRight w:val="0"/>
                          <w:marTop w:val="0"/>
                          <w:marBottom w:val="0"/>
                          <w:divBdr>
                            <w:top w:val="none" w:sz="0" w:space="0" w:color="auto"/>
                            <w:left w:val="none" w:sz="0" w:space="0" w:color="auto"/>
                            <w:bottom w:val="none" w:sz="0" w:space="0" w:color="auto"/>
                            <w:right w:val="none" w:sz="0" w:space="0" w:color="auto"/>
                          </w:divBdr>
                        </w:div>
                      </w:divsChild>
                    </w:div>
                    <w:div w:id="1778064595">
                      <w:marLeft w:val="0"/>
                      <w:marRight w:val="0"/>
                      <w:marTop w:val="0"/>
                      <w:marBottom w:val="0"/>
                      <w:divBdr>
                        <w:top w:val="none" w:sz="0" w:space="0" w:color="auto"/>
                        <w:left w:val="none" w:sz="0" w:space="0" w:color="auto"/>
                        <w:bottom w:val="none" w:sz="0" w:space="0" w:color="auto"/>
                        <w:right w:val="none" w:sz="0" w:space="0" w:color="auto"/>
                      </w:divBdr>
                      <w:divsChild>
                        <w:div w:id="172930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842620">
              <w:marLeft w:val="0"/>
              <w:marRight w:val="0"/>
              <w:marTop w:val="0"/>
              <w:marBottom w:val="0"/>
              <w:divBdr>
                <w:top w:val="none" w:sz="0" w:space="0" w:color="auto"/>
                <w:left w:val="none" w:sz="0" w:space="0" w:color="auto"/>
                <w:bottom w:val="none" w:sz="0" w:space="0" w:color="auto"/>
                <w:right w:val="none" w:sz="0" w:space="0" w:color="auto"/>
              </w:divBdr>
            </w:div>
            <w:div w:id="768353365">
              <w:marLeft w:val="0"/>
              <w:marRight w:val="0"/>
              <w:marTop w:val="0"/>
              <w:marBottom w:val="0"/>
              <w:divBdr>
                <w:top w:val="none" w:sz="0" w:space="0" w:color="auto"/>
                <w:left w:val="none" w:sz="0" w:space="0" w:color="auto"/>
                <w:bottom w:val="none" w:sz="0" w:space="0" w:color="auto"/>
                <w:right w:val="none" w:sz="0" w:space="0" w:color="auto"/>
              </w:divBdr>
            </w:div>
            <w:div w:id="1375303649">
              <w:marLeft w:val="0"/>
              <w:marRight w:val="0"/>
              <w:marTop w:val="0"/>
              <w:marBottom w:val="0"/>
              <w:divBdr>
                <w:top w:val="none" w:sz="0" w:space="0" w:color="auto"/>
                <w:left w:val="none" w:sz="0" w:space="0" w:color="auto"/>
                <w:bottom w:val="none" w:sz="0" w:space="0" w:color="auto"/>
                <w:right w:val="none" w:sz="0" w:space="0" w:color="auto"/>
              </w:divBdr>
            </w:div>
            <w:div w:id="1454061210">
              <w:marLeft w:val="0"/>
              <w:marRight w:val="0"/>
              <w:marTop w:val="0"/>
              <w:marBottom w:val="0"/>
              <w:divBdr>
                <w:top w:val="none" w:sz="0" w:space="0" w:color="auto"/>
                <w:left w:val="none" w:sz="0" w:space="0" w:color="auto"/>
                <w:bottom w:val="none" w:sz="0" w:space="0" w:color="auto"/>
                <w:right w:val="none" w:sz="0" w:space="0" w:color="auto"/>
              </w:divBdr>
            </w:div>
          </w:divsChild>
        </w:div>
        <w:div w:id="415829334">
          <w:marLeft w:val="0"/>
          <w:marRight w:val="0"/>
          <w:marTop w:val="0"/>
          <w:marBottom w:val="0"/>
          <w:divBdr>
            <w:top w:val="none" w:sz="0" w:space="0" w:color="auto"/>
            <w:left w:val="none" w:sz="0" w:space="0" w:color="auto"/>
            <w:bottom w:val="none" w:sz="0" w:space="0" w:color="auto"/>
            <w:right w:val="none" w:sz="0" w:space="0" w:color="auto"/>
          </w:divBdr>
          <w:divsChild>
            <w:div w:id="2107966248">
              <w:marLeft w:val="0"/>
              <w:marRight w:val="0"/>
              <w:marTop w:val="0"/>
              <w:marBottom w:val="0"/>
              <w:divBdr>
                <w:top w:val="none" w:sz="0" w:space="0" w:color="auto"/>
                <w:left w:val="none" w:sz="0" w:space="0" w:color="auto"/>
                <w:bottom w:val="none" w:sz="0" w:space="0" w:color="auto"/>
                <w:right w:val="none" w:sz="0" w:space="0" w:color="auto"/>
              </w:divBdr>
            </w:div>
          </w:divsChild>
        </w:div>
        <w:div w:id="1120689395">
          <w:marLeft w:val="0"/>
          <w:marRight w:val="0"/>
          <w:marTop w:val="0"/>
          <w:marBottom w:val="0"/>
          <w:divBdr>
            <w:top w:val="none" w:sz="0" w:space="0" w:color="auto"/>
            <w:left w:val="none" w:sz="0" w:space="0" w:color="auto"/>
            <w:bottom w:val="none" w:sz="0" w:space="0" w:color="auto"/>
            <w:right w:val="none" w:sz="0" w:space="0" w:color="auto"/>
          </w:divBdr>
          <w:divsChild>
            <w:div w:id="604195950">
              <w:marLeft w:val="0"/>
              <w:marRight w:val="0"/>
              <w:marTop w:val="0"/>
              <w:marBottom w:val="0"/>
              <w:divBdr>
                <w:top w:val="none" w:sz="0" w:space="0" w:color="auto"/>
                <w:left w:val="none" w:sz="0" w:space="0" w:color="auto"/>
                <w:bottom w:val="none" w:sz="0" w:space="0" w:color="auto"/>
                <w:right w:val="none" w:sz="0" w:space="0" w:color="auto"/>
              </w:divBdr>
            </w:div>
            <w:div w:id="1249852031">
              <w:marLeft w:val="0"/>
              <w:marRight w:val="0"/>
              <w:marTop w:val="0"/>
              <w:marBottom w:val="0"/>
              <w:divBdr>
                <w:top w:val="none" w:sz="0" w:space="0" w:color="auto"/>
                <w:left w:val="none" w:sz="0" w:space="0" w:color="auto"/>
                <w:bottom w:val="none" w:sz="0" w:space="0" w:color="auto"/>
                <w:right w:val="none" w:sz="0" w:space="0" w:color="auto"/>
              </w:divBdr>
            </w:div>
          </w:divsChild>
        </w:div>
        <w:div w:id="1573199101">
          <w:marLeft w:val="0"/>
          <w:marRight w:val="0"/>
          <w:marTop w:val="0"/>
          <w:marBottom w:val="0"/>
          <w:divBdr>
            <w:top w:val="none" w:sz="0" w:space="0" w:color="auto"/>
            <w:left w:val="none" w:sz="0" w:space="0" w:color="auto"/>
            <w:bottom w:val="none" w:sz="0" w:space="0" w:color="auto"/>
            <w:right w:val="none" w:sz="0" w:space="0" w:color="auto"/>
          </w:divBdr>
          <w:divsChild>
            <w:div w:id="380441407">
              <w:marLeft w:val="0"/>
              <w:marRight w:val="0"/>
              <w:marTop w:val="0"/>
              <w:marBottom w:val="0"/>
              <w:divBdr>
                <w:top w:val="none" w:sz="0" w:space="0" w:color="auto"/>
                <w:left w:val="none" w:sz="0" w:space="0" w:color="auto"/>
                <w:bottom w:val="none" w:sz="0" w:space="0" w:color="auto"/>
                <w:right w:val="none" w:sz="0" w:space="0" w:color="auto"/>
              </w:divBdr>
            </w:div>
          </w:divsChild>
        </w:div>
        <w:div w:id="2062435448">
          <w:marLeft w:val="0"/>
          <w:marRight w:val="0"/>
          <w:marTop w:val="0"/>
          <w:marBottom w:val="0"/>
          <w:divBdr>
            <w:top w:val="none" w:sz="0" w:space="0" w:color="auto"/>
            <w:left w:val="none" w:sz="0" w:space="0" w:color="auto"/>
            <w:bottom w:val="none" w:sz="0" w:space="0" w:color="auto"/>
            <w:right w:val="none" w:sz="0" w:space="0" w:color="auto"/>
          </w:divBdr>
          <w:divsChild>
            <w:div w:id="120259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396317">
      <w:bodyDiv w:val="1"/>
      <w:marLeft w:val="0"/>
      <w:marRight w:val="0"/>
      <w:marTop w:val="0"/>
      <w:marBottom w:val="0"/>
      <w:divBdr>
        <w:top w:val="none" w:sz="0" w:space="0" w:color="auto"/>
        <w:left w:val="none" w:sz="0" w:space="0" w:color="auto"/>
        <w:bottom w:val="none" w:sz="0" w:space="0" w:color="auto"/>
        <w:right w:val="none" w:sz="0" w:space="0" w:color="auto"/>
      </w:divBdr>
    </w:div>
    <w:div w:id="1760760495">
      <w:bodyDiv w:val="1"/>
      <w:marLeft w:val="0"/>
      <w:marRight w:val="0"/>
      <w:marTop w:val="0"/>
      <w:marBottom w:val="0"/>
      <w:divBdr>
        <w:top w:val="none" w:sz="0" w:space="0" w:color="auto"/>
        <w:left w:val="none" w:sz="0" w:space="0" w:color="auto"/>
        <w:bottom w:val="none" w:sz="0" w:space="0" w:color="auto"/>
        <w:right w:val="none" w:sz="0" w:space="0" w:color="auto"/>
      </w:divBdr>
    </w:div>
    <w:div w:id="1798912072">
      <w:bodyDiv w:val="1"/>
      <w:marLeft w:val="0"/>
      <w:marRight w:val="0"/>
      <w:marTop w:val="0"/>
      <w:marBottom w:val="0"/>
      <w:divBdr>
        <w:top w:val="none" w:sz="0" w:space="0" w:color="auto"/>
        <w:left w:val="none" w:sz="0" w:space="0" w:color="auto"/>
        <w:bottom w:val="none" w:sz="0" w:space="0" w:color="auto"/>
        <w:right w:val="none" w:sz="0" w:space="0" w:color="auto"/>
      </w:divBdr>
      <w:divsChild>
        <w:div w:id="177038682">
          <w:marLeft w:val="0"/>
          <w:marRight w:val="0"/>
          <w:marTop w:val="0"/>
          <w:marBottom w:val="0"/>
          <w:divBdr>
            <w:top w:val="none" w:sz="0" w:space="0" w:color="auto"/>
            <w:left w:val="none" w:sz="0" w:space="0" w:color="auto"/>
            <w:bottom w:val="none" w:sz="0" w:space="0" w:color="auto"/>
            <w:right w:val="none" w:sz="0" w:space="0" w:color="auto"/>
          </w:divBdr>
          <w:divsChild>
            <w:div w:id="699162234">
              <w:marLeft w:val="0"/>
              <w:marRight w:val="0"/>
              <w:marTop w:val="0"/>
              <w:marBottom w:val="0"/>
              <w:divBdr>
                <w:top w:val="none" w:sz="0" w:space="0" w:color="auto"/>
                <w:left w:val="none" w:sz="0" w:space="0" w:color="auto"/>
                <w:bottom w:val="none" w:sz="0" w:space="0" w:color="auto"/>
                <w:right w:val="none" w:sz="0" w:space="0" w:color="auto"/>
              </w:divBdr>
            </w:div>
          </w:divsChild>
        </w:div>
        <w:div w:id="783621155">
          <w:marLeft w:val="0"/>
          <w:marRight w:val="0"/>
          <w:marTop w:val="0"/>
          <w:marBottom w:val="0"/>
          <w:divBdr>
            <w:top w:val="none" w:sz="0" w:space="0" w:color="auto"/>
            <w:left w:val="none" w:sz="0" w:space="0" w:color="auto"/>
            <w:bottom w:val="none" w:sz="0" w:space="0" w:color="auto"/>
            <w:right w:val="none" w:sz="0" w:space="0" w:color="auto"/>
          </w:divBdr>
          <w:divsChild>
            <w:div w:id="1524974484">
              <w:marLeft w:val="0"/>
              <w:marRight w:val="0"/>
              <w:marTop w:val="0"/>
              <w:marBottom w:val="0"/>
              <w:divBdr>
                <w:top w:val="none" w:sz="0" w:space="0" w:color="auto"/>
                <w:left w:val="none" w:sz="0" w:space="0" w:color="auto"/>
                <w:bottom w:val="none" w:sz="0" w:space="0" w:color="auto"/>
                <w:right w:val="none" w:sz="0" w:space="0" w:color="auto"/>
              </w:divBdr>
            </w:div>
          </w:divsChild>
        </w:div>
        <w:div w:id="830145628">
          <w:marLeft w:val="0"/>
          <w:marRight w:val="0"/>
          <w:marTop w:val="0"/>
          <w:marBottom w:val="0"/>
          <w:divBdr>
            <w:top w:val="none" w:sz="0" w:space="0" w:color="auto"/>
            <w:left w:val="none" w:sz="0" w:space="0" w:color="auto"/>
            <w:bottom w:val="none" w:sz="0" w:space="0" w:color="auto"/>
            <w:right w:val="none" w:sz="0" w:space="0" w:color="auto"/>
          </w:divBdr>
          <w:divsChild>
            <w:div w:id="125196192">
              <w:marLeft w:val="0"/>
              <w:marRight w:val="0"/>
              <w:marTop w:val="0"/>
              <w:marBottom w:val="0"/>
              <w:divBdr>
                <w:top w:val="none" w:sz="0" w:space="0" w:color="auto"/>
                <w:left w:val="none" w:sz="0" w:space="0" w:color="auto"/>
                <w:bottom w:val="none" w:sz="0" w:space="0" w:color="auto"/>
                <w:right w:val="none" w:sz="0" w:space="0" w:color="auto"/>
              </w:divBdr>
            </w:div>
          </w:divsChild>
        </w:div>
        <w:div w:id="855191307">
          <w:marLeft w:val="0"/>
          <w:marRight w:val="0"/>
          <w:marTop w:val="0"/>
          <w:marBottom w:val="0"/>
          <w:divBdr>
            <w:top w:val="none" w:sz="0" w:space="0" w:color="auto"/>
            <w:left w:val="none" w:sz="0" w:space="0" w:color="auto"/>
            <w:bottom w:val="none" w:sz="0" w:space="0" w:color="auto"/>
            <w:right w:val="none" w:sz="0" w:space="0" w:color="auto"/>
          </w:divBdr>
          <w:divsChild>
            <w:div w:id="116821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351724">
      <w:bodyDiv w:val="1"/>
      <w:marLeft w:val="0"/>
      <w:marRight w:val="0"/>
      <w:marTop w:val="0"/>
      <w:marBottom w:val="0"/>
      <w:divBdr>
        <w:top w:val="none" w:sz="0" w:space="0" w:color="auto"/>
        <w:left w:val="none" w:sz="0" w:space="0" w:color="auto"/>
        <w:bottom w:val="none" w:sz="0" w:space="0" w:color="auto"/>
        <w:right w:val="none" w:sz="0" w:space="0" w:color="auto"/>
      </w:divBdr>
      <w:divsChild>
        <w:div w:id="162746083">
          <w:marLeft w:val="0"/>
          <w:marRight w:val="0"/>
          <w:marTop w:val="0"/>
          <w:marBottom w:val="0"/>
          <w:divBdr>
            <w:top w:val="none" w:sz="0" w:space="0" w:color="auto"/>
            <w:left w:val="none" w:sz="0" w:space="0" w:color="auto"/>
            <w:bottom w:val="none" w:sz="0" w:space="0" w:color="auto"/>
            <w:right w:val="none" w:sz="0" w:space="0" w:color="auto"/>
          </w:divBdr>
        </w:div>
        <w:div w:id="1759594087">
          <w:marLeft w:val="0"/>
          <w:marRight w:val="0"/>
          <w:marTop w:val="0"/>
          <w:marBottom w:val="0"/>
          <w:divBdr>
            <w:top w:val="none" w:sz="0" w:space="0" w:color="auto"/>
            <w:left w:val="none" w:sz="0" w:space="0" w:color="auto"/>
            <w:bottom w:val="none" w:sz="0" w:space="0" w:color="auto"/>
            <w:right w:val="none" w:sz="0" w:space="0" w:color="auto"/>
          </w:divBdr>
        </w:div>
      </w:divsChild>
    </w:div>
    <w:div w:id="1889761990">
      <w:bodyDiv w:val="1"/>
      <w:marLeft w:val="0"/>
      <w:marRight w:val="0"/>
      <w:marTop w:val="0"/>
      <w:marBottom w:val="0"/>
      <w:divBdr>
        <w:top w:val="none" w:sz="0" w:space="0" w:color="auto"/>
        <w:left w:val="none" w:sz="0" w:space="0" w:color="auto"/>
        <w:bottom w:val="none" w:sz="0" w:space="0" w:color="auto"/>
        <w:right w:val="none" w:sz="0" w:space="0" w:color="auto"/>
      </w:divBdr>
    </w:div>
    <w:div w:id="1924073189">
      <w:bodyDiv w:val="1"/>
      <w:marLeft w:val="0"/>
      <w:marRight w:val="0"/>
      <w:marTop w:val="0"/>
      <w:marBottom w:val="0"/>
      <w:divBdr>
        <w:top w:val="none" w:sz="0" w:space="0" w:color="auto"/>
        <w:left w:val="none" w:sz="0" w:space="0" w:color="auto"/>
        <w:bottom w:val="none" w:sz="0" w:space="0" w:color="auto"/>
        <w:right w:val="none" w:sz="0" w:space="0" w:color="auto"/>
      </w:divBdr>
      <w:divsChild>
        <w:div w:id="465271233">
          <w:marLeft w:val="0"/>
          <w:marRight w:val="0"/>
          <w:marTop w:val="0"/>
          <w:marBottom w:val="0"/>
          <w:divBdr>
            <w:top w:val="none" w:sz="0" w:space="0" w:color="auto"/>
            <w:left w:val="none" w:sz="0" w:space="0" w:color="auto"/>
            <w:bottom w:val="none" w:sz="0" w:space="0" w:color="auto"/>
            <w:right w:val="none" w:sz="0" w:space="0" w:color="auto"/>
          </w:divBdr>
          <w:divsChild>
            <w:div w:id="575357087">
              <w:marLeft w:val="0"/>
              <w:marRight w:val="0"/>
              <w:marTop w:val="0"/>
              <w:marBottom w:val="0"/>
              <w:divBdr>
                <w:top w:val="none" w:sz="0" w:space="0" w:color="auto"/>
                <w:left w:val="none" w:sz="0" w:space="0" w:color="auto"/>
                <w:bottom w:val="none" w:sz="0" w:space="0" w:color="auto"/>
                <w:right w:val="none" w:sz="0" w:space="0" w:color="auto"/>
              </w:divBdr>
            </w:div>
          </w:divsChild>
        </w:div>
        <w:div w:id="1847014551">
          <w:marLeft w:val="0"/>
          <w:marRight w:val="0"/>
          <w:marTop w:val="0"/>
          <w:marBottom w:val="0"/>
          <w:divBdr>
            <w:top w:val="none" w:sz="0" w:space="0" w:color="auto"/>
            <w:left w:val="none" w:sz="0" w:space="0" w:color="auto"/>
            <w:bottom w:val="none" w:sz="0" w:space="0" w:color="auto"/>
            <w:right w:val="none" w:sz="0" w:space="0" w:color="auto"/>
          </w:divBdr>
          <w:divsChild>
            <w:div w:id="687486749">
              <w:marLeft w:val="0"/>
              <w:marRight w:val="0"/>
              <w:marTop w:val="0"/>
              <w:marBottom w:val="0"/>
              <w:divBdr>
                <w:top w:val="none" w:sz="0" w:space="0" w:color="auto"/>
                <w:left w:val="none" w:sz="0" w:space="0" w:color="auto"/>
                <w:bottom w:val="none" w:sz="0" w:space="0" w:color="auto"/>
                <w:right w:val="none" w:sz="0" w:space="0" w:color="auto"/>
              </w:divBdr>
            </w:div>
            <w:div w:id="1128817747">
              <w:marLeft w:val="0"/>
              <w:marRight w:val="0"/>
              <w:marTop w:val="0"/>
              <w:marBottom w:val="0"/>
              <w:divBdr>
                <w:top w:val="none" w:sz="0" w:space="0" w:color="auto"/>
                <w:left w:val="none" w:sz="0" w:space="0" w:color="auto"/>
                <w:bottom w:val="none" w:sz="0" w:space="0" w:color="auto"/>
                <w:right w:val="none" w:sz="0" w:space="0" w:color="auto"/>
              </w:divBdr>
            </w:div>
            <w:div w:id="1664433864">
              <w:marLeft w:val="0"/>
              <w:marRight w:val="0"/>
              <w:marTop w:val="0"/>
              <w:marBottom w:val="0"/>
              <w:divBdr>
                <w:top w:val="none" w:sz="0" w:space="0" w:color="auto"/>
                <w:left w:val="none" w:sz="0" w:space="0" w:color="auto"/>
                <w:bottom w:val="none" w:sz="0" w:space="0" w:color="auto"/>
                <w:right w:val="none" w:sz="0" w:space="0" w:color="auto"/>
              </w:divBdr>
            </w:div>
            <w:div w:id="1786535549">
              <w:marLeft w:val="0"/>
              <w:marRight w:val="0"/>
              <w:marTop w:val="0"/>
              <w:marBottom w:val="0"/>
              <w:divBdr>
                <w:top w:val="none" w:sz="0" w:space="0" w:color="auto"/>
                <w:left w:val="none" w:sz="0" w:space="0" w:color="auto"/>
                <w:bottom w:val="none" w:sz="0" w:space="0" w:color="auto"/>
                <w:right w:val="none" w:sz="0" w:space="0" w:color="auto"/>
              </w:divBdr>
            </w:div>
          </w:divsChild>
        </w:div>
        <w:div w:id="1880707042">
          <w:marLeft w:val="0"/>
          <w:marRight w:val="0"/>
          <w:marTop w:val="0"/>
          <w:marBottom w:val="0"/>
          <w:divBdr>
            <w:top w:val="none" w:sz="0" w:space="0" w:color="auto"/>
            <w:left w:val="none" w:sz="0" w:space="0" w:color="auto"/>
            <w:bottom w:val="none" w:sz="0" w:space="0" w:color="auto"/>
            <w:right w:val="none" w:sz="0" w:space="0" w:color="auto"/>
          </w:divBdr>
          <w:divsChild>
            <w:div w:id="36900918">
              <w:marLeft w:val="0"/>
              <w:marRight w:val="0"/>
              <w:marTop w:val="0"/>
              <w:marBottom w:val="0"/>
              <w:divBdr>
                <w:top w:val="none" w:sz="0" w:space="0" w:color="auto"/>
                <w:left w:val="none" w:sz="0" w:space="0" w:color="auto"/>
                <w:bottom w:val="none" w:sz="0" w:space="0" w:color="auto"/>
                <w:right w:val="none" w:sz="0" w:space="0" w:color="auto"/>
              </w:divBdr>
            </w:div>
            <w:div w:id="48382547">
              <w:marLeft w:val="0"/>
              <w:marRight w:val="0"/>
              <w:marTop w:val="0"/>
              <w:marBottom w:val="0"/>
              <w:divBdr>
                <w:top w:val="none" w:sz="0" w:space="0" w:color="auto"/>
                <w:left w:val="none" w:sz="0" w:space="0" w:color="auto"/>
                <w:bottom w:val="none" w:sz="0" w:space="0" w:color="auto"/>
                <w:right w:val="none" w:sz="0" w:space="0" w:color="auto"/>
              </w:divBdr>
            </w:div>
            <w:div w:id="99375978">
              <w:marLeft w:val="0"/>
              <w:marRight w:val="0"/>
              <w:marTop w:val="0"/>
              <w:marBottom w:val="0"/>
              <w:divBdr>
                <w:top w:val="none" w:sz="0" w:space="0" w:color="auto"/>
                <w:left w:val="none" w:sz="0" w:space="0" w:color="auto"/>
                <w:bottom w:val="none" w:sz="0" w:space="0" w:color="auto"/>
                <w:right w:val="none" w:sz="0" w:space="0" w:color="auto"/>
              </w:divBdr>
            </w:div>
            <w:div w:id="1448810114">
              <w:marLeft w:val="0"/>
              <w:marRight w:val="0"/>
              <w:marTop w:val="0"/>
              <w:marBottom w:val="0"/>
              <w:divBdr>
                <w:top w:val="none" w:sz="0" w:space="0" w:color="auto"/>
                <w:left w:val="none" w:sz="0" w:space="0" w:color="auto"/>
                <w:bottom w:val="none" w:sz="0" w:space="0" w:color="auto"/>
                <w:right w:val="none" w:sz="0" w:space="0" w:color="auto"/>
              </w:divBdr>
            </w:div>
          </w:divsChild>
        </w:div>
        <w:div w:id="1896578188">
          <w:marLeft w:val="0"/>
          <w:marRight w:val="0"/>
          <w:marTop w:val="0"/>
          <w:marBottom w:val="0"/>
          <w:divBdr>
            <w:top w:val="none" w:sz="0" w:space="0" w:color="auto"/>
            <w:left w:val="none" w:sz="0" w:space="0" w:color="auto"/>
            <w:bottom w:val="none" w:sz="0" w:space="0" w:color="auto"/>
            <w:right w:val="none" w:sz="0" w:space="0" w:color="auto"/>
          </w:divBdr>
          <w:divsChild>
            <w:div w:id="75211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07401">
      <w:bodyDiv w:val="1"/>
      <w:marLeft w:val="0"/>
      <w:marRight w:val="0"/>
      <w:marTop w:val="0"/>
      <w:marBottom w:val="0"/>
      <w:divBdr>
        <w:top w:val="none" w:sz="0" w:space="0" w:color="auto"/>
        <w:left w:val="none" w:sz="0" w:space="0" w:color="auto"/>
        <w:bottom w:val="none" w:sz="0" w:space="0" w:color="auto"/>
        <w:right w:val="none" w:sz="0" w:space="0" w:color="auto"/>
      </w:divBdr>
      <w:divsChild>
        <w:div w:id="168952569">
          <w:marLeft w:val="0"/>
          <w:marRight w:val="0"/>
          <w:marTop w:val="0"/>
          <w:marBottom w:val="0"/>
          <w:divBdr>
            <w:top w:val="none" w:sz="0" w:space="0" w:color="auto"/>
            <w:left w:val="none" w:sz="0" w:space="0" w:color="auto"/>
            <w:bottom w:val="none" w:sz="0" w:space="0" w:color="auto"/>
            <w:right w:val="none" w:sz="0" w:space="0" w:color="auto"/>
          </w:divBdr>
          <w:divsChild>
            <w:div w:id="26684709">
              <w:marLeft w:val="0"/>
              <w:marRight w:val="0"/>
              <w:marTop w:val="0"/>
              <w:marBottom w:val="0"/>
              <w:divBdr>
                <w:top w:val="none" w:sz="0" w:space="0" w:color="auto"/>
                <w:left w:val="none" w:sz="0" w:space="0" w:color="auto"/>
                <w:bottom w:val="none" w:sz="0" w:space="0" w:color="auto"/>
                <w:right w:val="none" w:sz="0" w:space="0" w:color="auto"/>
              </w:divBdr>
            </w:div>
            <w:div w:id="249587318">
              <w:marLeft w:val="0"/>
              <w:marRight w:val="0"/>
              <w:marTop w:val="0"/>
              <w:marBottom w:val="0"/>
              <w:divBdr>
                <w:top w:val="none" w:sz="0" w:space="0" w:color="auto"/>
                <w:left w:val="none" w:sz="0" w:space="0" w:color="auto"/>
                <w:bottom w:val="none" w:sz="0" w:space="0" w:color="auto"/>
                <w:right w:val="none" w:sz="0" w:space="0" w:color="auto"/>
              </w:divBdr>
            </w:div>
            <w:div w:id="1173496414">
              <w:marLeft w:val="0"/>
              <w:marRight w:val="0"/>
              <w:marTop w:val="0"/>
              <w:marBottom w:val="0"/>
              <w:divBdr>
                <w:top w:val="none" w:sz="0" w:space="0" w:color="auto"/>
                <w:left w:val="none" w:sz="0" w:space="0" w:color="auto"/>
                <w:bottom w:val="none" w:sz="0" w:space="0" w:color="auto"/>
                <w:right w:val="none" w:sz="0" w:space="0" w:color="auto"/>
              </w:divBdr>
            </w:div>
            <w:div w:id="1445494358">
              <w:marLeft w:val="0"/>
              <w:marRight w:val="0"/>
              <w:marTop w:val="0"/>
              <w:marBottom w:val="0"/>
              <w:divBdr>
                <w:top w:val="none" w:sz="0" w:space="0" w:color="auto"/>
                <w:left w:val="none" w:sz="0" w:space="0" w:color="auto"/>
                <w:bottom w:val="none" w:sz="0" w:space="0" w:color="auto"/>
                <w:right w:val="none" w:sz="0" w:space="0" w:color="auto"/>
              </w:divBdr>
            </w:div>
            <w:div w:id="2015956059">
              <w:marLeft w:val="0"/>
              <w:marRight w:val="0"/>
              <w:marTop w:val="0"/>
              <w:marBottom w:val="0"/>
              <w:divBdr>
                <w:top w:val="none" w:sz="0" w:space="0" w:color="auto"/>
                <w:left w:val="none" w:sz="0" w:space="0" w:color="auto"/>
                <w:bottom w:val="none" w:sz="0" w:space="0" w:color="auto"/>
                <w:right w:val="none" w:sz="0" w:space="0" w:color="auto"/>
              </w:divBdr>
            </w:div>
          </w:divsChild>
        </w:div>
        <w:div w:id="619070565">
          <w:marLeft w:val="0"/>
          <w:marRight w:val="0"/>
          <w:marTop w:val="0"/>
          <w:marBottom w:val="0"/>
          <w:divBdr>
            <w:top w:val="none" w:sz="0" w:space="0" w:color="auto"/>
            <w:left w:val="none" w:sz="0" w:space="0" w:color="auto"/>
            <w:bottom w:val="none" w:sz="0" w:space="0" w:color="auto"/>
            <w:right w:val="none" w:sz="0" w:space="0" w:color="auto"/>
          </w:divBdr>
          <w:divsChild>
            <w:div w:id="92210811">
              <w:marLeft w:val="0"/>
              <w:marRight w:val="0"/>
              <w:marTop w:val="0"/>
              <w:marBottom w:val="0"/>
              <w:divBdr>
                <w:top w:val="none" w:sz="0" w:space="0" w:color="auto"/>
                <w:left w:val="none" w:sz="0" w:space="0" w:color="auto"/>
                <w:bottom w:val="none" w:sz="0" w:space="0" w:color="auto"/>
                <w:right w:val="none" w:sz="0" w:space="0" w:color="auto"/>
              </w:divBdr>
            </w:div>
          </w:divsChild>
        </w:div>
        <w:div w:id="744567096">
          <w:marLeft w:val="0"/>
          <w:marRight w:val="0"/>
          <w:marTop w:val="0"/>
          <w:marBottom w:val="0"/>
          <w:divBdr>
            <w:top w:val="none" w:sz="0" w:space="0" w:color="auto"/>
            <w:left w:val="none" w:sz="0" w:space="0" w:color="auto"/>
            <w:bottom w:val="none" w:sz="0" w:space="0" w:color="auto"/>
            <w:right w:val="none" w:sz="0" w:space="0" w:color="auto"/>
          </w:divBdr>
          <w:divsChild>
            <w:div w:id="1930846993">
              <w:marLeft w:val="0"/>
              <w:marRight w:val="0"/>
              <w:marTop w:val="0"/>
              <w:marBottom w:val="0"/>
              <w:divBdr>
                <w:top w:val="none" w:sz="0" w:space="0" w:color="auto"/>
                <w:left w:val="none" w:sz="0" w:space="0" w:color="auto"/>
                <w:bottom w:val="none" w:sz="0" w:space="0" w:color="auto"/>
                <w:right w:val="none" w:sz="0" w:space="0" w:color="auto"/>
              </w:divBdr>
            </w:div>
          </w:divsChild>
        </w:div>
        <w:div w:id="772433987">
          <w:marLeft w:val="0"/>
          <w:marRight w:val="0"/>
          <w:marTop w:val="0"/>
          <w:marBottom w:val="0"/>
          <w:divBdr>
            <w:top w:val="none" w:sz="0" w:space="0" w:color="auto"/>
            <w:left w:val="none" w:sz="0" w:space="0" w:color="auto"/>
            <w:bottom w:val="none" w:sz="0" w:space="0" w:color="auto"/>
            <w:right w:val="none" w:sz="0" w:space="0" w:color="auto"/>
          </w:divBdr>
          <w:divsChild>
            <w:div w:id="1149636527">
              <w:marLeft w:val="0"/>
              <w:marRight w:val="0"/>
              <w:marTop w:val="0"/>
              <w:marBottom w:val="0"/>
              <w:divBdr>
                <w:top w:val="none" w:sz="0" w:space="0" w:color="auto"/>
                <w:left w:val="none" w:sz="0" w:space="0" w:color="auto"/>
                <w:bottom w:val="none" w:sz="0" w:space="0" w:color="auto"/>
                <w:right w:val="none" w:sz="0" w:space="0" w:color="auto"/>
              </w:divBdr>
            </w:div>
          </w:divsChild>
        </w:div>
        <w:div w:id="778334009">
          <w:marLeft w:val="0"/>
          <w:marRight w:val="0"/>
          <w:marTop w:val="0"/>
          <w:marBottom w:val="0"/>
          <w:divBdr>
            <w:top w:val="none" w:sz="0" w:space="0" w:color="auto"/>
            <w:left w:val="none" w:sz="0" w:space="0" w:color="auto"/>
            <w:bottom w:val="none" w:sz="0" w:space="0" w:color="auto"/>
            <w:right w:val="none" w:sz="0" w:space="0" w:color="auto"/>
          </w:divBdr>
          <w:divsChild>
            <w:div w:id="721564580">
              <w:marLeft w:val="0"/>
              <w:marRight w:val="0"/>
              <w:marTop w:val="0"/>
              <w:marBottom w:val="0"/>
              <w:divBdr>
                <w:top w:val="none" w:sz="0" w:space="0" w:color="auto"/>
                <w:left w:val="none" w:sz="0" w:space="0" w:color="auto"/>
                <w:bottom w:val="none" w:sz="0" w:space="0" w:color="auto"/>
                <w:right w:val="none" w:sz="0" w:space="0" w:color="auto"/>
              </w:divBdr>
            </w:div>
          </w:divsChild>
        </w:div>
        <w:div w:id="1005089873">
          <w:marLeft w:val="0"/>
          <w:marRight w:val="0"/>
          <w:marTop w:val="0"/>
          <w:marBottom w:val="0"/>
          <w:divBdr>
            <w:top w:val="none" w:sz="0" w:space="0" w:color="auto"/>
            <w:left w:val="none" w:sz="0" w:space="0" w:color="auto"/>
            <w:bottom w:val="none" w:sz="0" w:space="0" w:color="auto"/>
            <w:right w:val="none" w:sz="0" w:space="0" w:color="auto"/>
          </w:divBdr>
          <w:divsChild>
            <w:div w:id="1207717408">
              <w:marLeft w:val="0"/>
              <w:marRight w:val="0"/>
              <w:marTop w:val="0"/>
              <w:marBottom w:val="0"/>
              <w:divBdr>
                <w:top w:val="none" w:sz="0" w:space="0" w:color="auto"/>
                <w:left w:val="none" w:sz="0" w:space="0" w:color="auto"/>
                <w:bottom w:val="none" w:sz="0" w:space="0" w:color="auto"/>
                <w:right w:val="none" w:sz="0" w:space="0" w:color="auto"/>
              </w:divBdr>
            </w:div>
          </w:divsChild>
        </w:div>
        <w:div w:id="1265109481">
          <w:marLeft w:val="0"/>
          <w:marRight w:val="0"/>
          <w:marTop w:val="0"/>
          <w:marBottom w:val="0"/>
          <w:divBdr>
            <w:top w:val="none" w:sz="0" w:space="0" w:color="auto"/>
            <w:left w:val="none" w:sz="0" w:space="0" w:color="auto"/>
            <w:bottom w:val="none" w:sz="0" w:space="0" w:color="auto"/>
            <w:right w:val="none" w:sz="0" w:space="0" w:color="auto"/>
          </w:divBdr>
          <w:divsChild>
            <w:div w:id="327907815">
              <w:marLeft w:val="0"/>
              <w:marRight w:val="0"/>
              <w:marTop w:val="0"/>
              <w:marBottom w:val="0"/>
              <w:divBdr>
                <w:top w:val="none" w:sz="0" w:space="0" w:color="auto"/>
                <w:left w:val="none" w:sz="0" w:space="0" w:color="auto"/>
                <w:bottom w:val="none" w:sz="0" w:space="0" w:color="auto"/>
                <w:right w:val="none" w:sz="0" w:space="0" w:color="auto"/>
              </w:divBdr>
            </w:div>
          </w:divsChild>
        </w:div>
        <w:div w:id="1301420958">
          <w:marLeft w:val="0"/>
          <w:marRight w:val="0"/>
          <w:marTop w:val="0"/>
          <w:marBottom w:val="0"/>
          <w:divBdr>
            <w:top w:val="none" w:sz="0" w:space="0" w:color="auto"/>
            <w:left w:val="none" w:sz="0" w:space="0" w:color="auto"/>
            <w:bottom w:val="none" w:sz="0" w:space="0" w:color="auto"/>
            <w:right w:val="none" w:sz="0" w:space="0" w:color="auto"/>
          </w:divBdr>
          <w:divsChild>
            <w:div w:id="1113868352">
              <w:marLeft w:val="0"/>
              <w:marRight w:val="0"/>
              <w:marTop w:val="0"/>
              <w:marBottom w:val="0"/>
              <w:divBdr>
                <w:top w:val="none" w:sz="0" w:space="0" w:color="auto"/>
                <w:left w:val="none" w:sz="0" w:space="0" w:color="auto"/>
                <w:bottom w:val="none" w:sz="0" w:space="0" w:color="auto"/>
                <w:right w:val="none" w:sz="0" w:space="0" w:color="auto"/>
              </w:divBdr>
            </w:div>
          </w:divsChild>
        </w:div>
        <w:div w:id="1411387900">
          <w:marLeft w:val="0"/>
          <w:marRight w:val="0"/>
          <w:marTop w:val="0"/>
          <w:marBottom w:val="0"/>
          <w:divBdr>
            <w:top w:val="none" w:sz="0" w:space="0" w:color="auto"/>
            <w:left w:val="none" w:sz="0" w:space="0" w:color="auto"/>
            <w:bottom w:val="none" w:sz="0" w:space="0" w:color="auto"/>
            <w:right w:val="none" w:sz="0" w:space="0" w:color="auto"/>
          </w:divBdr>
          <w:divsChild>
            <w:div w:id="1764690123">
              <w:marLeft w:val="0"/>
              <w:marRight w:val="0"/>
              <w:marTop w:val="0"/>
              <w:marBottom w:val="0"/>
              <w:divBdr>
                <w:top w:val="none" w:sz="0" w:space="0" w:color="auto"/>
                <w:left w:val="none" w:sz="0" w:space="0" w:color="auto"/>
                <w:bottom w:val="none" w:sz="0" w:space="0" w:color="auto"/>
                <w:right w:val="none" w:sz="0" w:space="0" w:color="auto"/>
              </w:divBdr>
            </w:div>
          </w:divsChild>
        </w:div>
        <w:div w:id="1427534814">
          <w:marLeft w:val="0"/>
          <w:marRight w:val="0"/>
          <w:marTop w:val="0"/>
          <w:marBottom w:val="0"/>
          <w:divBdr>
            <w:top w:val="none" w:sz="0" w:space="0" w:color="auto"/>
            <w:left w:val="none" w:sz="0" w:space="0" w:color="auto"/>
            <w:bottom w:val="none" w:sz="0" w:space="0" w:color="auto"/>
            <w:right w:val="none" w:sz="0" w:space="0" w:color="auto"/>
          </w:divBdr>
          <w:divsChild>
            <w:div w:id="855770251">
              <w:marLeft w:val="0"/>
              <w:marRight w:val="0"/>
              <w:marTop w:val="0"/>
              <w:marBottom w:val="0"/>
              <w:divBdr>
                <w:top w:val="none" w:sz="0" w:space="0" w:color="auto"/>
                <w:left w:val="none" w:sz="0" w:space="0" w:color="auto"/>
                <w:bottom w:val="none" w:sz="0" w:space="0" w:color="auto"/>
                <w:right w:val="none" w:sz="0" w:space="0" w:color="auto"/>
              </w:divBdr>
            </w:div>
          </w:divsChild>
        </w:div>
        <w:div w:id="1530296495">
          <w:marLeft w:val="0"/>
          <w:marRight w:val="0"/>
          <w:marTop w:val="0"/>
          <w:marBottom w:val="0"/>
          <w:divBdr>
            <w:top w:val="none" w:sz="0" w:space="0" w:color="auto"/>
            <w:left w:val="none" w:sz="0" w:space="0" w:color="auto"/>
            <w:bottom w:val="none" w:sz="0" w:space="0" w:color="auto"/>
            <w:right w:val="none" w:sz="0" w:space="0" w:color="auto"/>
          </w:divBdr>
          <w:divsChild>
            <w:div w:id="275911855">
              <w:marLeft w:val="0"/>
              <w:marRight w:val="0"/>
              <w:marTop w:val="0"/>
              <w:marBottom w:val="0"/>
              <w:divBdr>
                <w:top w:val="none" w:sz="0" w:space="0" w:color="auto"/>
                <w:left w:val="none" w:sz="0" w:space="0" w:color="auto"/>
                <w:bottom w:val="none" w:sz="0" w:space="0" w:color="auto"/>
                <w:right w:val="none" w:sz="0" w:space="0" w:color="auto"/>
              </w:divBdr>
            </w:div>
            <w:div w:id="659894464">
              <w:marLeft w:val="0"/>
              <w:marRight w:val="0"/>
              <w:marTop w:val="0"/>
              <w:marBottom w:val="0"/>
              <w:divBdr>
                <w:top w:val="none" w:sz="0" w:space="0" w:color="auto"/>
                <w:left w:val="none" w:sz="0" w:space="0" w:color="auto"/>
                <w:bottom w:val="none" w:sz="0" w:space="0" w:color="auto"/>
                <w:right w:val="none" w:sz="0" w:space="0" w:color="auto"/>
              </w:divBdr>
            </w:div>
            <w:div w:id="1731347454">
              <w:marLeft w:val="0"/>
              <w:marRight w:val="0"/>
              <w:marTop w:val="0"/>
              <w:marBottom w:val="0"/>
              <w:divBdr>
                <w:top w:val="none" w:sz="0" w:space="0" w:color="auto"/>
                <w:left w:val="none" w:sz="0" w:space="0" w:color="auto"/>
                <w:bottom w:val="none" w:sz="0" w:space="0" w:color="auto"/>
                <w:right w:val="none" w:sz="0" w:space="0" w:color="auto"/>
              </w:divBdr>
            </w:div>
            <w:div w:id="2065105414">
              <w:marLeft w:val="0"/>
              <w:marRight w:val="0"/>
              <w:marTop w:val="0"/>
              <w:marBottom w:val="0"/>
              <w:divBdr>
                <w:top w:val="none" w:sz="0" w:space="0" w:color="auto"/>
                <w:left w:val="none" w:sz="0" w:space="0" w:color="auto"/>
                <w:bottom w:val="none" w:sz="0" w:space="0" w:color="auto"/>
                <w:right w:val="none" w:sz="0" w:space="0" w:color="auto"/>
              </w:divBdr>
            </w:div>
          </w:divsChild>
        </w:div>
        <w:div w:id="1546944045">
          <w:marLeft w:val="0"/>
          <w:marRight w:val="0"/>
          <w:marTop w:val="0"/>
          <w:marBottom w:val="0"/>
          <w:divBdr>
            <w:top w:val="none" w:sz="0" w:space="0" w:color="auto"/>
            <w:left w:val="none" w:sz="0" w:space="0" w:color="auto"/>
            <w:bottom w:val="none" w:sz="0" w:space="0" w:color="auto"/>
            <w:right w:val="none" w:sz="0" w:space="0" w:color="auto"/>
          </w:divBdr>
          <w:divsChild>
            <w:div w:id="987630135">
              <w:marLeft w:val="0"/>
              <w:marRight w:val="0"/>
              <w:marTop w:val="0"/>
              <w:marBottom w:val="0"/>
              <w:divBdr>
                <w:top w:val="none" w:sz="0" w:space="0" w:color="auto"/>
                <w:left w:val="none" w:sz="0" w:space="0" w:color="auto"/>
                <w:bottom w:val="none" w:sz="0" w:space="0" w:color="auto"/>
                <w:right w:val="none" w:sz="0" w:space="0" w:color="auto"/>
              </w:divBdr>
            </w:div>
          </w:divsChild>
        </w:div>
        <w:div w:id="1549224753">
          <w:marLeft w:val="0"/>
          <w:marRight w:val="0"/>
          <w:marTop w:val="0"/>
          <w:marBottom w:val="0"/>
          <w:divBdr>
            <w:top w:val="none" w:sz="0" w:space="0" w:color="auto"/>
            <w:left w:val="none" w:sz="0" w:space="0" w:color="auto"/>
            <w:bottom w:val="none" w:sz="0" w:space="0" w:color="auto"/>
            <w:right w:val="none" w:sz="0" w:space="0" w:color="auto"/>
          </w:divBdr>
          <w:divsChild>
            <w:div w:id="881745902">
              <w:marLeft w:val="0"/>
              <w:marRight w:val="0"/>
              <w:marTop w:val="0"/>
              <w:marBottom w:val="0"/>
              <w:divBdr>
                <w:top w:val="none" w:sz="0" w:space="0" w:color="auto"/>
                <w:left w:val="none" w:sz="0" w:space="0" w:color="auto"/>
                <w:bottom w:val="none" w:sz="0" w:space="0" w:color="auto"/>
                <w:right w:val="none" w:sz="0" w:space="0" w:color="auto"/>
              </w:divBdr>
            </w:div>
          </w:divsChild>
        </w:div>
        <w:div w:id="1677608172">
          <w:marLeft w:val="0"/>
          <w:marRight w:val="0"/>
          <w:marTop w:val="0"/>
          <w:marBottom w:val="0"/>
          <w:divBdr>
            <w:top w:val="none" w:sz="0" w:space="0" w:color="auto"/>
            <w:left w:val="none" w:sz="0" w:space="0" w:color="auto"/>
            <w:bottom w:val="none" w:sz="0" w:space="0" w:color="auto"/>
            <w:right w:val="none" w:sz="0" w:space="0" w:color="auto"/>
          </w:divBdr>
          <w:divsChild>
            <w:div w:id="1961571928">
              <w:marLeft w:val="0"/>
              <w:marRight w:val="0"/>
              <w:marTop w:val="0"/>
              <w:marBottom w:val="0"/>
              <w:divBdr>
                <w:top w:val="none" w:sz="0" w:space="0" w:color="auto"/>
                <w:left w:val="none" w:sz="0" w:space="0" w:color="auto"/>
                <w:bottom w:val="none" w:sz="0" w:space="0" w:color="auto"/>
                <w:right w:val="none" w:sz="0" w:space="0" w:color="auto"/>
              </w:divBdr>
            </w:div>
          </w:divsChild>
        </w:div>
        <w:div w:id="2070611123">
          <w:marLeft w:val="0"/>
          <w:marRight w:val="0"/>
          <w:marTop w:val="0"/>
          <w:marBottom w:val="0"/>
          <w:divBdr>
            <w:top w:val="none" w:sz="0" w:space="0" w:color="auto"/>
            <w:left w:val="none" w:sz="0" w:space="0" w:color="auto"/>
            <w:bottom w:val="none" w:sz="0" w:space="0" w:color="auto"/>
            <w:right w:val="none" w:sz="0" w:space="0" w:color="auto"/>
          </w:divBdr>
          <w:divsChild>
            <w:div w:id="236601121">
              <w:marLeft w:val="0"/>
              <w:marRight w:val="0"/>
              <w:marTop w:val="0"/>
              <w:marBottom w:val="0"/>
              <w:divBdr>
                <w:top w:val="none" w:sz="0" w:space="0" w:color="auto"/>
                <w:left w:val="none" w:sz="0" w:space="0" w:color="auto"/>
                <w:bottom w:val="none" w:sz="0" w:space="0" w:color="auto"/>
                <w:right w:val="none" w:sz="0" w:space="0" w:color="auto"/>
              </w:divBdr>
            </w:div>
          </w:divsChild>
        </w:div>
        <w:div w:id="2093505270">
          <w:marLeft w:val="0"/>
          <w:marRight w:val="0"/>
          <w:marTop w:val="0"/>
          <w:marBottom w:val="0"/>
          <w:divBdr>
            <w:top w:val="none" w:sz="0" w:space="0" w:color="auto"/>
            <w:left w:val="none" w:sz="0" w:space="0" w:color="auto"/>
            <w:bottom w:val="none" w:sz="0" w:space="0" w:color="auto"/>
            <w:right w:val="none" w:sz="0" w:space="0" w:color="auto"/>
          </w:divBdr>
          <w:divsChild>
            <w:div w:id="100508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08483">
      <w:bodyDiv w:val="1"/>
      <w:marLeft w:val="0"/>
      <w:marRight w:val="0"/>
      <w:marTop w:val="0"/>
      <w:marBottom w:val="0"/>
      <w:divBdr>
        <w:top w:val="none" w:sz="0" w:space="0" w:color="auto"/>
        <w:left w:val="none" w:sz="0" w:space="0" w:color="auto"/>
        <w:bottom w:val="none" w:sz="0" w:space="0" w:color="auto"/>
        <w:right w:val="none" w:sz="0" w:space="0" w:color="auto"/>
      </w:divBdr>
      <w:divsChild>
        <w:div w:id="1171601605">
          <w:marLeft w:val="0"/>
          <w:marRight w:val="0"/>
          <w:marTop w:val="0"/>
          <w:marBottom w:val="0"/>
          <w:divBdr>
            <w:top w:val="none" w:sz="0" w:space="0" w:color="auto"/>
            <w:left w:val="none" w:sz="0" w:space="0" w:color="auto"/>
            <w:bottom w:val="none" w:sz="0" w:space="0" w:color="auto"/>
            <w:right w:val="none" w:sz="0" w:space="0" w:color="auto"/>
          </w:divBdr>
        </w:div>
        <w:div w:id="2034764400">
          <w:marLeft w:val="0"/>
          <w:marRight w:val="0"/>
          <w:marTop w:val="0"/>
          <w:marBottom w:val="0"/>
          <w:divBdr>
            <w:top w:val="none" w:sz="0" w:space="0" w:color="auto"/>
            <w:left w:val="none" w:sz="0" w:space="0" w:color="auto"/>
            <w:bottom w:val="none" w:sz="0" w:space="0" w:color="auto"/>
            <w:right w:val="none" w:sz="0" w:space="0" w:color="auto"/>
          </w:divBdr>
        </w:div>
        <w:div w:id="2097826950">
          <w:marLeft w:val="0"/>
          <w:marRight w:val="0"/>
          <w:marTop w:val="0"/>
          <w:marBottom w:val="0"/>
          <w:divBdr>
            <w:top w:val="none" w:sz="0" w:space="0" w:color="auto"/>
            <w:left w:val="none" w:sz="0" w:space="0" w:color="auto"/>
            <w:bottom w:val="none" w:sz="0" w:space="0" w:color="auto"/>
            <w:right w:val="none" w:sz="0" w:space="0" w:color="auto"/>
          </w:divBdr>
          <w:divsChild>
            <w:div w:id="1834834350">
              <w:marLeft w:val="-75"/>
              <w:marRight w:val="0"/>
              <w:marTop w:val="30"/>
              <w:marBottom w:val="30"/>
              <w:divBdr>
                <w:top w:val="none" w:sz="0" w:space="0" w:color="auto"/>
                <w:left w:val="none" w:sz="0" w:space="0" w:color="auto"/>
                <w:bottom w:val="none" w:sz="0" w:space="0" w:color="auto"/>
                <w:right w:val="none" w:sz="0" w:space="0" w:color="auto"/>
              </w:divBdr>
              <w:divsChild>
                <w:div w:id="36245804">
                  <w:marLeft w:val="0"/>
                  <w:marRight w:val="0"/>
                  <w:marTop w:val="0"/>
                  <w:marBottom w:val="0"/>
                  <w:divBdr>
                    <w:top w:val="none" w:sz="0" w:space="0" w:color="auto"/>
                    <w:left w:val="none" w:sz="0" w:space="0" w:color="auto"/>
                    <w:bottom w:val="none" w:sz="0" w:space="0" w:color="auto"/>
                    <w:right w:val="none" w:sz="0" w:space="0" w:color="auto"/>
                  </w:divBdr>
                  <w:divsChild>
                    <w:div w:id="1015035678">
                      <w:marLeft w:val="0"/>
                      <w:marRight w:val="0"/>
                      <w:marTop w:val="0"/>
                      <w:marBottom w:val="0"/>
                      <w:divBdr>
                        <w:top w:val="none" w:sz="0" w:space="0" w:color="auto"/>
                        <w:left w:val="none" w:sz="0" w:space="0" w:color="auto"/>
                        <w:bottom w:val="none" w:sz="0" w:space="0" w:color="auto"/>
                        <w:right w:val="none" w:sz="0" w:space="0" w:color="auto"/>
                      </w:divBdr>
                    </w:div>
                  </w:divsChild>
                </w:div>
                <w:div w:id="146290362">
                  <w:marLeft w:val="0"/>
                  <w:marRight w:val="0"/>
                  <w:marTop w:val="0"/>
                  <w:marBottom w:val="0"/>
                  <w:divBdr>
                    <w:top w:val="none" w:sz="0" w:space="0" w:color="auto"/>
                    <w:left w:val="none" w:sz="0" w:space="0" w:color="auto"/>
                    <w:bottom w:val="none" w:sz="0" w:space="0" w:color="auto"/>
                    <w:right w:val="none" w:sz="0" w:space="0" w:color="auto"/>
                  </w:divBdr>
                  <w:divsChild>
                    <w:div w:id="1196312958">
                      <w:marLeft w:val="0"/>
                      <w:marRight w:val="0"/>
                      <w:marTop w:val="0"/>
                      <w:marBottom w:val="0"/>
                      <w:divBdr>
                        <w:top w:val="none" w:sz="0" w:space="0" w:color="auto"/>
                        <w:left w:val="none" w:sz="0" w:space="0" w:color="auto"/>
                        <w:bottom w:val="none" w:sz="0" w:space="0" w:color="auto"/>
                        <w:right w:val="none" w:sz="0" w:space="0" w:color="auto"/>
                      </w:divBdr>
                    </w:div>
                  </w:divsChild>
                </w:div>
                <w:div w:id="171650771">
                  <w:marLeft w:val="0"/>
                  <w:marRight w:val="0"/>
                  <w:marTop w:val="0"/>
                  <w:marBottom w:val="0"/>
                  <w:divBdr>
                    <w:top w:val="none" w:sz="0" w:space="0" w:color="auto"/>
                    <w:left w:val="none" w:sz="0" w:space="0" w:color="auto"/>
                    <w:bottom w:val="none" w:sz="0" w:space="0" w:color="auto"/>
                    <w:right w:val="none" w:sz="0" w:space="0" w:color="auto"/>
                  </w:divBdr>
                  <w:divsChild>
                    <w:div w:id="649675491">
                      <w:marLeft w:val="0"/>
                      <w:marRight w:val="0"/>
                      <w:marTop w:val="0"/>
                      <w:marBottom w:val="0"/>
                      <w:divBdr>
                        <w:top w:val="none" w:sz="0" w:space="0" w:color="auto"/>
                        <w:left w:val="none" w:sz="0" w:space="0" w:color="auto"/>
                        <w:bottom w:val="none" w:sz="0" w:space="0" w:color="auto"/>
                        <w:right w:val="none" w:sz="0" w:space="0" w:color="auto"/>
                      </w:divBdr>
                    </w:div>
                  </w:divsChild>
                </w:div>
                <w:div w:id="181207982">
                  <w:marLeft w:val="0"/>
                  <w:marRight w:val="0"/>
                  <w:marTop w:val="0"/>
                  <w:marBottom w:val="0"/>
                  <w:divBdr>
                    <w:top w:val="none" w:sz="0" w:space="0" w:color="auto"/>
                    <w:left w:val="none" w:sz="0" w:space="0" w:color="auto"/>
                    <w:bottom w:val="none" w:sz="0" w:space="0" w:color="auto"/>
                    <w:right w:val="none" w:sz="0" w:space="0" w:color="auto"/>
                  </w:divBdr>
                  <w:divsChild>
                    <w:div w:id="2041782351">
                      <w:marLeft w:val="0"/>
                      <w:marRight w:val="0"/>
                      <w:marTop w:val="0"/>
                      <w:marBottom w:val="0"/>
                      <w:divBdr>
                        <w:top w:val="none" w:sz="0" w:space="0" w:color="auto"/>
                        <w:left w:val="none" w:sz="0" w:space="0" w:color="auto"/>
                        <w:bottom w:val="none" w:sz="0" w:space="0" w:color="auto"/>
                        <w:right w:val="none" w:sz="0" w:space="0" w:color="auto"/>
                      </w:divBdr>
                    </w:div>
                  </w:divsChild>
                </w:div>
                <w:div w:id="521627153">
                  <w:marLeft w:val="0"/>
                  <w:marRight w:val="0"/>
                  <w:marTop w:val="0"/>
                  <w:marBottom w:val="0"/>
                  <w:divBdr>
                    <w:top w:val="none" w:sz="0" w:space="0" w:color="auto"/>
                    <w:left w:val="none" w:sz="0" w:space="0" w:color="auto"/>
                    <w:bottom w:val="none" w:sz="0" w:space="0" w:color="auto"/>
                    <w:right w:val="none" w:sz="0" w:space="0" w:color="auto"/>
                  </w:divBdr>
                  <w:divsChild>
                    <w:div w:id="496042302">
                      <w:marLeft w:val="0"/>
                      <w:marRight w:val="0"/>
                      <w:marTop w:val="0"/>
                      <w:marBottom w:val="0"/>
                      <w:divBdr>
                        <w:top w:val="none" w:sz="0" w:space="0" w:color="auto"/>
                        <w:left w:val="none" w:sz="0" w:space="0" w:color="auto"/>
                        <w:bottom w:val="none" w:sz="0" w:space="0" w:color="auto"/>
                        <w:right w:val="none" w:sz="0" w:space="0" w:color="auto"/>
                      </w:divBdr>
                    </w:div>
                  </w:divsChild>
                </w:div>
                <w:div w:id="789711811">
                  <w:marLeft w:val="0"/>
                  <w:marRight w:val="0"/>
                  <w:marTop w:val="0"/>
                  <w:marBottom w:val="0"/>
                  <w:divBdr>
                    <w:top w:val="none" w:sz="0" w:space="0" w:color="auto"/>
                    <w:left w:val="none" w:sz="0" w:space="0" w:color="auto"/>
                    <w:bottom w:val="none" w:sz="0" w:space="0" w:color="auto"/>
                    <w:right w:val="none" w:sz="0" w:space="0" w:color="auto"/>
                  </w:divBdr>
                  <w:divsChild>
                    <w:div w:id="991523559">
                      <w:marLeft w:val="0"/>
                      <w:marRight w:val="0"/>
                      <w:marTop w:val="0"/>
                      <w:marBottom w:val="0"/>
                      <w:divBdr>
                        <w:top w:val="none" w:sz="0" w:space="0" w:color="auto"/>
                        <w:left w:val="none" w:sz="0" w:space="0" w:color="auto"/>
                        <w:bottom w:val="none" w:sz="0" w:space="0" w:color="auto"/>
                        <w:right w:val="none" w:sz="0" w:space="0" w:color="auto"/>
                      </w:divBdr>
                    </w:div>
                  </w:divsChild>
                </w:div>
                <w:div w:id="823861654">
                  <w:marLeft w:val="0"/>
                  <w:marRight w:val="0"/>
                  <w:marTop w:val="0"/>
                  <w:marBottom w:val="0"/>
                  <w:divBdr>
                    <w:top w:val="none" w:sz="0" w:space="0" w:color="auto"/>
                    <w:left w:val="none" w:sz="0" w:space="0" w:color="auto"/>
                    <w:bottom w:val="none" w:sz="0" w:space="0" w:color="auto"/>
                    <w:right w:val="none" w:sz="0" w:space="0" w:color="auto"/>
                  </w:divBdr>
                  <w:divsChild>
                    <w:div w:id="1185634385">
                      <w:marLeft w:val="0"/>
                      <w:marRight w:val="0"/>
                      <w:marTop w:val="0"/>
                      <w:marBottom w:val="0"/>
                      <w:divBdr>
                        <w:top w:val="none" w:sz="0" w:space="0" w:color="auto"/>
                        <w:left w:val="none" w:sz="0" w:space="0" w:color="auto"/>
                        <w:bottom w:val="none" w:sz="0" w:space="0" w:color="auto"/>
                        <w:right w:val="none" w:sz="0" w:space="0" w:color="auto"/>
                      </w:divBdr>
                    </w:div>
                  </w:divsChild>
                </w:div>
                <w:div w:id="929389559">
                  <w:marLeft w:val="0"/>
                  <w:marRight w:val="0"/>
                  <w:marTop w:val="0"/>
                  <w:marBottom w:val="0"/>
                  <w:divBdr>
                    <w:top w:val="none" w:sz="0" w:space="0" w:color="auto"/>
                    <w:left w:val="none" w:sz="0" w:space="0" w:color="auto"/>
                    <w:bottom w:val="none" w:sz="0" w:space="0" w:color="auto"/>
                    <w:right w:val="none" w:sz="0" w:space="0" w:color="auto"/>
                  </w:divBdr>
                  <w:divsChild>
                    <w:div w:id="1887058569">
                      <w:marLeft w:val="0"/>
                      <w:marRight w:val="0"/>
                      <w:marTop w:val="0"/>
                      <w:marBottom w:val="0"/>
                      <w:divBdr>
                        <w:top w:val="none" w:sz="0" w:space="0" w:color="auto"/>
                        <w:left w:val="none" w:sz="0" w:space="0" w:color="auto"/>
                        <w:bottom w:val="none" w:sz="0" w:space="0" w:color="auto"/>
                        <w:right w:val="none" w:sz="0" w:space="0" w:color="auto"/>
                      </w:divBdr>
                    </w:div>
                  </w:divsChild>
                </w:div>
                <w:div w:id="1232353240">
                  <w:marLeft w:val="0"/>
                  <w:marRight w:val="0"/>
                  <w:marTop w:val="0"/>
                  <w:marBottom w:val="0"/>
                  <w:divBdr>
                    <w:top w:val="none" w:sz="0" w:space="0" w:color="auto"/>
                    <w:left w:val="none" w:sz="0" w:space="0" w:color="auto"/>
                    <w:bottom w:val="none" w:sz="0" w:space="0" w:color="auto"/>
                    <w:right w:val="none" w:sz="0" w:space="0" w:color="auto"/>
                  </w:divBdr>
                  <w:divsChild>
                    <w:div w:id="352462606">
                      <w:marLeft w:val="0"/>
                      <w:marRight w:val="0"/>
                      <w:marTop w:val="0"/>
                      <w:marBottom w:val="0"/>
                      <w:divBdr>
                        <w:top w:val="none" w:sz="0" w:space="0" w:color="auto"/>
                        <w:left w:val="none" w:sz="0" w:space="0" w:color="auto"/>
                        <w:bottom w:val="none" w:sz="0" w:space="0" w:color="auto"/>
                        <w:right w:val="none" w:sz="0" w:space="0" w:color="auto"/>
                      </w:divBdr>
                    </w:div>
                  </w:divsChild>
                </w:div>
                <w:div w:id="1268386823">
                  <w:marLeft w:val="0"/>
                  <w:marRight w:val="0"/>
                  <w:marTop w:val="0"/>
                  <w:marBottom w:val="0"/>
                  <w:divBdr>
                    <w:top w:val="none" w:sz="0" w:space="0" w:color="auto"/>
                    <w:left w:val="none" w:sz="0" w:space="0" w:color="auto"/>
                    <w:bottom w:val="none" w:sz="0" w:space="0" w:color="auto"/>
                    <w:right w:val="none" w:sz="0" w:space="0" w:color="auto"/>
                  </w:divBdr>
                  <w:divsChild>
                    <w:div w:id="705645436">
                      <w:marLeft w:val="0"/>
                      <w:marRight w:val="0"/>
                      <w:marTop w:val="0"/>
                      <w:marBottom w:val="0"/>
                      <w:divBdr>
                        <w:top w:val="none" w:sz="0" w:space="0" w:color="auto"/>
                        <w:left w:val="none" w:sz="0" w:space="0" w:color="auto"/>
                        <w:bottom w:val="none" w:sz="0" w:space="0" w:color="auto"/>
                        <w:right w:val="none" w:sz="0" w:space="0" w:color="auto"/>
                      </w:divBdr>
                    </w:div>
                    <w:div w:id="1185051541">
                      <w:marLeft w:val="0"/>
                      <w:marRight w:val="0"/>
                      <w:marTop w:val="0"/>
                      <w:marBottom w:val="0"/>
                      <w:divBdr>
                        <w:top w:val="none" w:sz="0" w:space="0" w:color="auto"/>
                        <w:left w:val="none" w:sz="0" w:space="0" w:color="auto"/>
                        <w:bottom w:val="none" w:sz="0" w:space="0" w:color="auto"/>
                        <w:right w:val="none" w:sz="0" w:space="0" w:color="auto"/>
                      </w:divBdr>
                    </w:div>
                    <w:div w:id="1456681465">
                      <w:marLeft w:val="0"/>
                      <w:marRight w:val="0"/>
                      <w:marTop w:val="0"/>
                      <w:marBottom w:val="0"/>
                      <w:divBdr>
                        <w:top w:val="none" w:sz="0" w:space="0" w:color="auto"/>
                        <w:left w:val="none" w:sz="0" w:space="0" w:color="auto"/>
                        <w:bottom w:val="none" w:sz="0" w:space="0" w:color="auto"/>
                        <w:right w:val="none" w:sz="0" w:space="0" w:color="auto"/>
                      </w:divBdr>
                    </w:div>
                    <w:div w:id="1726832720">
                      <w:marLeft w:val="0"/>
                      <w:marRight w:val="0"/>
                      <w:marTop w:val="0"/>
                      <w:marBottom w:val="0"/>
                      <w:divBdr>
                        <w:top w:val="none" w:sz="0" w:space="0" w:color="auto"/>
                        <w:left w:val="none" w:sz="0" w:space="0" w:color="auto"/>
                        <w:bottom w:val="none" w:sz="0" w:space="0" w:color="auto"/>
                        <w:right w:val="none" w:sz="0" w:space="0" w:color="auto"/>
                      </w:divBdr>
                    </w:div>
                    <w:div w:id="1914194618">
                      <w:marLeft w:val="0"/>
                      <w:marRight w:val="0"/>
                      <w:marTop w:val="0"/>
                      <w:marBottom w:val="0"/>
                      <w:divBdr>
                        <w:top w:val="none" w:sz="0" w:space="0" w:color="auto"/>
                        <w:left w:val="none" w:sz="0" w:space="0" w:color="auto"/>
                        <w:bottom w:val="none" w:sz="0" w:space="0" w:color="auto"/>
                        <w:right w:val="none" w:sz="0" w:space="0" w:color="auto"/>
                      </w:divBdr>
                    </w:div>
                    <w:div w:id="2007513743">
                      <w:marLeft w:val="0"/>
                      <w:marRight w:val="0"/>
                      <w:marTop w:val="0"/>
                      <w:marBottom w:val="0"/>
                      <w:divBdr>
                        <w:top w:val="none" w:sz="0" w:space="0" w:color="auto"/>
                        <w:left w:val="none" w:sz="0" w:space="0" w:color="auto"/>
                        <w:bottom w:val="none" w:sz="0" w:space="0" w:color="auto"/>
                        <w:right w:val="none" w:sz="0" w:space="0" w:color="auto"/>
                      </w:divBdr>
                    </w:div>
                  </w:divsChild>
                </w:div>
                <w:div w:id="1780710401">
                  <w:marLeft w:val="0"/>
                  <w:marRight w:val="0"/>
                  <w:marTop w:val="0"/>
                  <w:marBottom w:val="0"/>
                  <w:divBdr>
                    <w:top w:val="none" w:sz="0" w:space="0" w:color="auto"/>
                    <w:left w:val="none" w:sz="0" w:space="0" w:color="auto"/>
                    <w:bottom w:val="none" w:sz="0" w:space="0" w:color="auto"/>
                    <w:right w:val="none" w:sz="0" w:space="0" w:color="auto"/>
                  </w:divBdr>
                  <w:divsChild>
                    <w:div w:id="1841577537">
                      <w:marLeft w:val="0"/>
                      <w:marRight w:val="0"/>
                      <w:marTop w:val="0"/>
                      <w:marBottom w:val="0"/>
                      <w:divBdr>
                        <w:top w:val="none" w:sz="0" w:space="0" w:color="auto"/>
                        <w:left w:val="none" w:sz="0" w:space="0" w:color="auto"/>
                        <w:bottom w:val="none" w:sz="0" w:space="0" w:color="auto"/>
                        <w:right w:val="none" w:sz="0" w:space="0" w:color="auto"/>
                      </w:divBdr>
                    </w:div>
                  </w:divsChild>
                </w:div>
                <w:div w:id="1795096699">
                  <w:marLeft w:val="0"/>
                  <w:marRight w:val="0"/>
                  <w:marTop w:val="0"/>
                  <w:marBottom w:val="0"/>
                  <w:divBdr>
                    <w:top w:val="none" w:sz="0" w:space="0" w:color="auto"/>
                    <w:left w:val="none" w:sz="0" w:space="0" w:color="auto"/>
                    <w:bottom w:val="none" w:sz="0" w:space="0" w:color="auto"/>
                    <w:right w:val="none" w:sz="0" w:space="0" w:color="auto"/>
                  </w:divBdr>
                  <w:divsChild>
                    <w:div w:id="1253780092">
                      <w:marLeft w:val="0"/>
                      <w:marRight w:val="0"/>
                      <w:marTop w:val="0"/>
                      <w:marBottom w:val="0"/>
                      <w:divBdr>
                        <w:top w:val="none" w:sz="0" w:space="0" w:color="auto"/>
                        <w:left w:val="none" w:sz="0" w:space="0" w:color="auto"/>
                        <w:bottom w:val="none" w:sz="0" w:space="0" w:color="auto"/>
                        <w:right w:val="none" w:sz="0" w:space="0" w:color="auto"/>
                      </w:divBdr>
                    </w:div>
                  </w:divsChild>
                </w:div>
                <w:div w:id="1810516027">
                  <w:marLeft w:val="0"/>
                  <w:marRight w:val="0"/>
                  <w:marTop w:val="0"/>
                  <w:marBottom w:val="0"/>
                  <w:divBdr>
                    <w:top w:val="none" w:sz="0" w:space="0" w:color="auto"/>
                    <w:left w:val="none" w:sz="0" w:space="0" w:color="auto"/>
                    <w:bottom w:val="none" w:sz="0" w:space="0" w:color="auto"/>
                    <w:right w:val="none" w:sz="0" w:space="0" w:color="auto"/>
                  </w:divBdr>
                  <w:divsChild>
                    <w:div w:id="489490906">
                      <w:marLeft w:val="0"/>
                      <w:marRight w:val="0"/>
                      <w:marTop w:val="0"/>
                      <w:marBottom w:val="0"/>
                      <w:divBdr>
                        <w:top w:val="none" w:sz="0" w:space="0" w:color="auto"/>
                        <w:left w:val="none" w:sz="0" w:space="0" w:color="auto"/>
                        <w:bottom w:val="none" w:sz="0" w:space="0" w:color="auto"/>
                        <w:right w:val="none" w:sz="0" w:space="0" w:color="auto"/>
                      </w:divBdr>
                    </w:div>
                  </w:divsChild>
                </w:div>
                <w:div w:id="1910071126">
                  <w:marLeft w:val="0"/>
                  <w:marRight w:val="0"/>
                  <w:marTop w:val="0"/>
                  <w:marBottom w:val="0"/>
                  <w:divBdr>
                    <w:top w:val="none" w:sz="0" w:space="0" w:color="auto"/>
                    <w:left w:val="none" w:sz="0" w:space="0" w:color="auto"/>
                    <w:bottom w:val="none" w:sz="0" w:space="0" w:color="auto"/>
                    <w:right w:val="none" w:sz="0" w:space="0" w:color="auto"/>
                  </w:divBdr>
                  <w:divsChild>
                    <w:div w:id="1866211687">
                      <w:marLeft w:val="0"/>
                      <w:marRight w:val="0"/>
                      <w:marTop w:val="0"/>
                      <w:marBottom w:val="0"/>
                      <w:divBdr>
                        <w:top w:val="none" w:sz="0" w:space="0" w:color="auto"/>
                        <w:left w:val="none" w:sz="0" w:space="0" w:color="auto"/>
                        <w:bottom w:val="none" w:sz="0" w:space="0" w:color="auto"/>
                        <w:right w:val="none" w:sz="0" w:space="0" w:color="auto"/>
                      </w:divBdr>
                    </w:div>
                  </w:divsChild>
                </w:div>
                <w:div w:id="1945531851">
                  <w:marLeft w:val="0"/>
                  <w:marRight w:val="0"/>
                  <w:marTop w:val="0"/>
                  <w:marBottom w:val="0"/>
                  <w:divBdr>
                    <w:top w:val="none" w:sz="0" w:space="0" w:color="auto"/>
                    <w:left w:val="none" w:sz="0" w:space="0" w:color="auto"/>
                    <w:bottom w:val="none" w:sz="0" w:space="0" w:color="auto"/>
                    <w:right w:val="none" w:sz="0" w:space="0" w:color="auto"/>
                  </w:divBdr>
                  <w:divsChild>
                    <w:div w:id="1872379801">
                      <w:marLeft w:val="0"/>
                      <w:marRight w:val="0"/>
                      <w:marTop w:val="0"/>
                      <w:marBottom w:val="0"/>
                      <w:divBdr>
                        <w:top w:val="none" w:sz="0" w:space="0" w:color="auto"/>
                        <w:left w:val="none" w:sz="0" w:space="0" w:color="auto"/>
                        <w:bottom w:val="none" w:sz="0" w:space="0" w:color="auto"/>
                        <w:right w:val="none" w:sz="0" w:space="0" w:color="auto"/>
                      </w:divBdr>
                    </w:div>
                  </w:divsChild>
                </w:div>
                <w:div w:id="2137136073">
                  <w:marLeft w:val="0"/>
                  <w:marRight w:val="0"/>
                  <w:marTop w:val="0"/>
                  <w:marBottom w:val="0"/>
                  <w:divBdr>
                    <w:top w:val="none" w:sz="0" w:space="0" w:color="auto"/>
                    <w:left w:val="none" w:sz="0" w:space="0" w:color="auto"/>
                    <w:bottom w:val="none" w:sz="0" w:space="0" w:color="auto"/>
                    <w:right w:val="none" w:sz="0" w:space="0" w:color="auto"/>
                  </w:divBdr>
                  <w:divsChild>
                    <w:div w:id="205796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472493">
      <w:bodyDiv w:val="1"/>
      <w:marLeft w:val="0"/>
      <w:marRight w:val="0"/>
      <w:marTop w:val="0"/>
      <w:marBottom w:val="0"/>
      <w:divBdr>
        <w:top w:val="none" w:sz="0" w:space="0" w:color="auto"/>
        <w:left w:val="none" w:sz="0" w:space="0" w:color="auto"/>
        <w:bottom w:val="none" w:sz="0" w:space="0" w:color="auto"/>
        <w:right w:val="none" w:sz="0" w:space="0" w:color="auto"/>
      </w:divBdr>
    </w:div>
    <w:div w:id="1955477933">
      <w:bodyDiv w:val="1"/>
      <w:marLeft w:val="0"/>
      <w:marRight w:val="0"/>
      <w:marTop w:val="0"/>
      <w:marBottom w:val="0"/>
      <w:divBdr>
        <w:top w:val="none" w:sz="0" w:space="0" w:color="auto"/>
        <w:left w:val="none" w:sz="0" w:space="0" w:color="auto"/>
        <w:bottom w:val="none" w:sz="0" w:space="0" w:color="auto"/>
        <w:right w:val="none" w:sz="0" w:space="0" w:color="auto"/>
      </w:divBdr>
    </w:div>
    <w:div w:id="1972862126">
      <w:bodyDiv w:val="1"/>
      <w:marLeft w:val="0"/>
      <w:marRight w:val="0"/>
      <w:marTop w:val="0"/>
      <w:marBottom w:val="0"/>
      <w:divBdr>
        <w:top w:val="none" w:sz="0" w:space="0" w:color="auto"/>
        <w:left w:val="none" w:sz="0" w:space="0" w:color="auto"/>
        <w:bottom w:val="none" w:sz="0" w:space="0" w:color="auto"/>
        <w:right w:val="none" w:sz="0" w:space="0" w:color="auto"/>
      </w:divBdr>
    </w:div>
    <w:div w:id="1983146234">
      <w:bodyDiv w:val="1"/>
      <w:marLeft w:val="0"/>
      <w:marRight w:val="0"/>
      <w:marTop w:val="0"/>
      <w:marBottom w:val="0"/>
      <w:divBdr>
        <w:top w:val="none" w:sz="0" w:space="0" w:color="auto"/>
        <w:left w:val="none" w:sz="0" w:space="0" w:color="auto"/>
        <w:bottom w:val="none" w:sz="0" w:space="0" w:color="auto"/>
        <w:right w:val="none" w:sz="0" w:space="0" w:color="auto"/>
      </w:divBdr>
    </w:div>
    <w:div w:id="2042854344">
      <w:bodyDiv w:val="1"/>
      <w:marLeft w:val="0"/>
      <w:marRight w:val="0"/>
      <w:marTop w:val="0"/>
      <w:marBottom w:val="0"/>
      <w:divBdr>
        <w:top w:val="none" w:sz="0" w:space="0" w:color="auto"/>
        <w:left w:val="none" w:sz="0" w:space="0" w:color="auto"/>
        <w:bottom w:val="none" w:sz="0" w:space="0" w:color="auto"/>
        <w:right w:val="none" w:sz="0" w:space="0" w:color="auto"/>
      </w:divBdr>
      <w:divsChild>
        <w:div w:id="82147752">
          <w:marLeft w:val="0"/>
          <w:marRight w:val="0"/>
          <w:marTop w:val="0"/>
          <w:marBottom w:val="0"/>
          <w:divBdr>
            <w:top w:val="none" w:sz="0" w:space="0" w:color="auto"/>
            <w:left w:val="none" w:sz="0" w:space="0" w:color="auto"/>
            <w:bottom w:val="none" w:sz="0" w:space="0" w:color="auto"/>
            <w:right w:val="none" w:sz="0" w:space="0" w:color="auto"/>
          </w:divBdr>
        </w:div>
        <w:div w:id="285354951">
          <w:marLeft w:val="0"/>
          <w:marRight w:val="0"/>
          <w:marTop w:val="0"/>
          <w:marBottom w:val="0"/>
          <w:divBdr>
            <w:top w:val="none" w:sz="0" w:space="0" w:color="auto"/>
            <w:left w:val="none" w:sz="0" w:space="0" w:color="auto"/>
            <w:bottom w:val="none" w:sz="0" w:space="0" w:color="auto"/>
            <w:right w:val="none" w:sz="0" w:space="0" w:color="auto"/>
          </w:divBdr>
          <w:divsChild>
            <w:div w:id="2068528223">
              <w:marLeft w:val="-75"/>
              <w:marRight w:val="0"/>
              <w:marTop w:val="30"/>
              <w:marBottom w:val="30"/>
              <w:divBdr>
                <w:top w:val="none" w:sz="0" w:space="0" w:color="auto"/>
                <w:left w:val="none" w:sz="0" w:space="0" w:color="auto"/>
                <w:bottom w:val="none" w:sz="0" w:space="0" w:color="auto"/>
                <w:right w:val="none" w:sz="0" w:space="0" w:color="auto"/>
              </w:divBdr>
              <w:divsChild>
                <w:div w:id="409086312">
                  <w:marLeft w:val="0"/>
                  <w:marRight w:val="0"/>
                  <w:marTop w:val="0"/>
                  <w:marBottom w:val="0"/>
                  <w:divBdr>
                    <w:top w:val="none" w:sz="0" w:space="0" w:color="auto"/>
                    <w:left w:val="none" w:sz="0" w:space="0" w:color="auto"/>
                    <w:bottom w:val="none" w:sz="0" w:space="0" w:color="auto"/>
                    <w:right w:val="none" w:sz="0" w:space="0" w:color="auto"/>
                  </w:divBdr>
                  <w:divsChild>
                    <w:div w:id="783310255">
                      <w:marLeft w:val="0"/>
                      <w:marRight w:val="0"/>
                      <w:marTop w:val="0"/>
                      <w:marBottom w:val="0"/>
                      <w:divBdr>
                        <w:top w:val="none" w:sz="0" w:space="0" w:color="auto"/>
                        <w:left w:val="none" w:sz="0" w:space="0" w:color="auto"/>
                        <w:bottom w:val="none" w:sz="0" w:space="0" w:color="auto"/>
                        <w:right w:val="none" w:sz="0" w:space="0" w:color="auto"/>
                      </w:divBdr>
                    </w:div>
                  </w:divsChild>
                </w:div>
                <w:div w:id="455491983">
                  <w:marLeft w:val="0"/>
                  <w:marRight w:val="0"/>
                  <w:marTop w:val="0"/>
                  <w:marBottom w:val="0"/>
                  <w:divBdr>
                    <w:top w:val="none" w:sz="0" w:space="0" w:color="auto"/>
                    <w:left w:val="none" w:sz="0" w:space="0" w:color="auto"/>
                    <w:bottom w:val="none" w:sz="0" w:space="0" w:color="auto"/>
                    <w:right w:val="none" w:sz="0" w:space="0" w:color="auto"/>
                  </w:divBdr>
                  <w:divsChild>
                    <w:div w:id="1786344737">
                      <w:marLeft w:val="0"/>
                      <w:marRight w:val="0"/>
                      <w:marTop w:val="0"/>
                      <w:marBottom w:val="0"/>
                      <w:divBdr>
                        <w:top w:val="none" w:sz="0" w:space="0" w:color="auto"/>
                        <w:left w:val="none" w:sz="0" w:space="0" w:color="auto"/>
                        <w:bottom w:val="none" w:sz="0" w:space="0" w:color="auto"/>
                        <w:right w:val="none" w:sz="0" w:space="0" w:color="auto"/>
                      </w:divBdr>
                    </w:div>
                  </w:divsChild>
                </w:div>
                <w:div w:id="642462322">
                  <w:marLeft w:val="0"/>
                  <w:marRight w:val="0"/>
                  <w:marTop w:val="0"/>
                  <w:marBottom w:val="0"/>
                  <w:divBdr>
                    <w:top w:val="none" w:sz="0" w:space="0" w:color="auto"/>
                    <w:left w:val="none" w:sz="0" w:space="0" w:color="auto"/>
                    <w:bottom w:val="none" w:sz="0" w:space="0" w:color="auto"/>
                    <w:right w:val="none" w:sz="0" w:space="0" w:color="auto"/>
                  </w:divBdr>
                  <w:divsChild>
                    <w:div w:id="2008898541">
                      <w:marLeft w:val="0"/>
                      <w:marRight w:val="0"/>
                      <w:marTop w:val="0"/>
                      <w:marBottom w:val="0"/>
                      <w:divBdr>
                        <w:top w:val="none" w:sz="0" w:space="0" w:color="auto"/>
                        <w:left w:val="none" w:sz="0" w:space="0" w:color="auto"/>
                        <w:bottom w:val="none" w:sz="0" w:space="0" w:color="auto"/>
                        <w:right w:val="none" w:sz="0" w:space="0" w:color="auto"/>
                      </w:divBdr>
                    </w:div>
                  </w:divsChild>
                </w:div>
                <w:div w:id="648947643">
                  <w:marLeft w:val="0"/>
                  <w:marRight w:val="0"/>
                  <w:marTop w:val="0"/>
                  <w:marBottom w:val="0"/>
                  <w:divBdr>
                    <w:top w:val="none" w:sz="0" w:space="0" w:color="auto"/>
                    <w:left w:val="none" w:sz="0" w:space="0" w:color="auto"/>
                    <w:bottom w:val="none" w:sz="0" w:space="0" w:color="auto"/>
                    <w:right w:val="none" w:sz="0" w:space="0" w:color="auto"/>
                  </w:divBdr>
                  <w:divsChild>
                    <w:div w:id="1523518219">
                      <w:marLeft w:val="0"/>
                      <w:marRight w:val="0"/>
                      <w:marTop w:val="0"/>
                      <w:marBottom w:val="0"/>
                      <w:divBdr>
                        <w:top w:val="none" w:sz="0" w:space="0" w:color="auto"/>
                        <w:left w:val="none" w:sz="0" w:space="0" w:color="auto"/>
                        <w:bottom w:val="none" w:sz="0" w:space="0" w:color="auto"/>
                        <w:right w:val="none" w:sz="0" w:space="0" w:color="auto"/>
                      </w:divBdr>
                    </w:div>
                  </w:divsChild>
                </w:div>
                <w:div w:id="888690807">
                  <w:marLeft w:val="0"/>
                  <w:marRight w:val="0"/>
                  <w:marTop w:val="0"/>
                  <w:marBottom w:val="0"/>
                  <w:divBdr>
                    <w:top w:val="none" w:sz="0" w:space="0" w:color="auto"/>
                    <w:left w:val="none" w:sz="0" w:space="0" w:color="auto"/>
                    <w:bottom w:val="none" w:sz="0" w:space="0" w:color="auto"/>
                    <w:right w:val="none" w:sz="0" w:space="0" w:color="auto"/>
                  </w:divBdr>
                  <w:divsChild>
                    <w:div w:id="352659420">
                      <w:marLeft w:val="0"/>
                      <w:marRight w:val="0"/>
                      <w:marTop w:val="0"/>
                      <w:marBottom w:val="0"/>
                      <w:divBdr>
                        <w:top w:val="none" w:sz="0" w:space="0" w:color="auto"/>
                        <w:left w:val="none" w:sz="0" w:space="0" w:color="auto"/>
                        <w:bottom w:val="none" w:sz="0" w:space="0" w:color="auto"/>
                        <w:right w:val="none" w:sz="0" w:space="0" w:color="auto"/>
                      </w:divBdr>
                    </w:div>
                  </w:divsChild>
                </w:div>
                <w:div w:id="1408262076">
                  <w:marLeft w:val="0"/>
                  <w:marRight w:val="0"/>
                  <w:marTop w:val="0"/>
                  <w:marBottom w:val="0"/>
                  <w:divBdr>
                    <w:top w:val="none" w:sz="0" w:space="0" w:color="auto"/>
                    <w:left w:val="none" w:sz="0" w:space="0" w:color="auto"/>
                    <w:bottom w:val="none" w:sz="0" w:space="0" w:color="auto"/>
                    <w:right w:val="none" w:sz="0" w:space="0" w:color="auto"/>
                  </w:divBdr>
                  <w:divsChild>
                    <w:div w:id="224754745">
                      <w:marLeft w:val="0"/>
                      <w:marRight w:val="0"/>
                      <w:marTop w:val="0"/>
                      <w:marBottom w:val="0"/>
                      <w:divBdr>
                        <w:top w:val="none" w:sz="0" w:space="0" w:color="auto"/>
                        <w:left w:val="none" w:sz="0" w:space="0" w:color="auto"/>
                        <w:bottom w:val="none" w:sz="0" w:space="0" w:color="auto"/>
                        <w:right w:val="none" w:sz="0" w:space="0" w:color="auto"/>
                      </w:divBdr>
                    </w:div>
                  </w:divsChild>
                </w:div>
                <w:div w:id="1625229495">
                  <w:marLeft w:val="0"/>
                  <w:marRight w:val="0"/>
                  <w:marTop w:val="0"/>
                  <w:marBottom w:val="0"/>
                  <w:divBdr>
                    <w:top w:val="none" w:sz="0" w:space="0" w:color="auto"/>
                    <w:left w:val="none" w:sz="0" w:space="0" w:color="auto"/>
                    <w:bottom w:val="none" w:sz="0" w:space="0" w:color="auto"/>
                    <w:right w:val="none" w:sz="0" w:space="0" w:color="auto"/>
                  </w:divBdr>
                  <w:divsChild>
                    <w:div w:id="1288123041">
                      <w:marLeft w:val="0"/>
                      <w:marRight w:val="0"/>
                      <w:marTop w:val="0"/>
                      <w:marBottom w:val="0"/>
                      <w:divBdr>
                        <w:top w:val="none" w:sz="0" w:space="0" w:color="auto"/>
                        <w:left w:val="none" w:sz="0" w:space="0" w:color="auto"/>
                        <w:bottom w:val="none" w:sz="0" w:space="0" w:color="auto"/>
                        <w:right w:val="none" w:sz="0" w:space="0" w:color="auto"/>
                      </w:divBdr>
                    </w:div>
                  </w:divsChild>
                </w:div>
                <w:div w:id="2067412221">
                  <w:marLeft w:val="0"/>
                  <w:marRight w:val="0"/>
                  <w:marTop w:val="0"/>
                  <w:marBottom w:val="0"/>
                  <w:divBdr>
                    <w:top w:val="none" w:sz="0" w:space="0" w:color="auto"/>
                    <w:left w:val="none" w:sz="0" w:space="0" w:color="auto"/>
                    <w:bottom w:val="none" w:sz="0" w:space="0" w:color="auto"/>
                    <w:right w:val="none" w:sz="0" w:space="0" w:color="auto"/>
                  </w:divBdr>
                  <w:divsChild>
                    <w:div w:id="154529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385423">
          <w:marLeft w:val="0"/>
          <w:marRight w:val="0"/>
          <w:marTop w:val="0"/>
          <w:marBottom w:val="0"/>
          <w:divBdr>
            <w:top w:val="none" w:sz="0" w:space="0" w:color="auto"/>
            <w:left w:val="none" w:sz="0" w:space="0" w:color="auto"/>
            <w:bottom w:val="none" w:sz="0" w:space="0" w:color="auto"/>
            <w:right w:val="none" w:sz="0" w:space="0" w:color="auto"/>
          </w:divBdr>
        </w:div>
        <w:div w:id="476990974">
          <w:marLeft w:val="0"/>
          <w:marRight w:val="0"/>
          <w:marTop w:val="0"/>
          <w:marBottom w:val="0"/>
          <w:divBdr>
            <w:top w:val="none" w:sz="0" w:space="0" w:color="auto"/>
            <w:left w:val="none" w:sz="0" w:space="0" w:color="auto"/>
            <w:bottom w:val="none" w:sz="0" w:space="0" w:color="auto"/>
            <w:right w:val="none" w:sz="0" w:space="0" w:color="auto"/>
          </w:divBdr>
          <w:divsChild>
            <w:div w:id="1530216123">
              <w:marLeft w:val="-75"/>
              <w:marRight w:val="0"/>
              <w:marTop w:val="30"/>
              <w:marBottom w:val="30"/>
              <w:divBdr>
                <w:top w:val="none" w:sz="0" w:space="0" w:color="auto"/>
                <w:left w:val="none" w:sz="0" w:space="0" w:color="auto"/>
                <w:bottom w:val="none" w:sz="0" w:space="0" w:color="auto"/>
                <w:right w:val="none" w:sz="0" w:space="0" w:color="auto"/>
              </w:divBdr>
              <w:divsChild>
                <w:div w:id="275908200">
                  <w:marLeft w:val="0"/>
                  <w:marRight w:val="0"/>
                  <w:marTop w:val="0"/>
                  <w:marBottom w:val="0"/>
                  <w:divBdr>
                    <w:top w:val="none" w:sz="0" w:space="0" w:color="auto"/>
                    <w:left w:val="none" w:sz="0" w:space="0" w:color="auto"/>
                    <w:bottom w:val="none" w:sz="0" w:space="0" w:color="auto"/>
                    <w:right w:val="none" w:sz="0" w:space="0" w:color="auto"/>
                  </w:divBdr>
                  <w:divsChild>
                    <w:div w:id="856962659">
                      <w:marLeft w:val="0"/>
                      <w:marRight w:val="0"/>
                      <w:marTop w:val="0"/>
                      <w:marBottom w:val="0"/>
                      <w:divBdr>
                        <w:top w:val="none" w:sz="0" w:space="0" w:color="auto"/>
                        <w:left w:val="none" w:sz="0" w:space="0" w:color="auto"/>
                        <w:bottom w:val="none" w:sz="0" w:space="0" w:color="auto"/>
                        <w:right w:val="none" w:sz="0" w:space="0" w:color="auto"/>
                      </w:divBdr>
                    </w:div>
                  </w:divsChild>
                </w:div>
                <w:div w:id="512648916">
                  <w:marLeft w:val="0"/>
                  <w:marRight w:val="0"/>
                  <w:marTop w:val="0"/>
                  <w:marBottom w:val="0"/>
                  <w:divBdr>
                    <w:top w:val="none" w:sz="0" w:space="0" w:color="auto"/>
                    <w:left w:val="none" w:sz="0" w:space="0" w:color="auto"/>
                    <w:bottom w:val="none" w:sz="0" w:space="0" w:color="auto"/>
                    <w:right w:val="none" w:sz="0" w:space="0" w:color="auto"/>
                  </w:divBdr>
                  <w:divsChild>
                    <w:div w:id="1192838263">
                      <w:marLeft w:val="0"/>
                      <w:marRight w:val="0"/>
                      <w:marTop w:val="0"/>
                      <w:marBottom w:val="0"/>
                      <w:divBdr>
                        <w:top w:val="none" w:sz="0" w:space="0" w:color="auto"/>
                        <w:left w:val="none" w:sz="0" w:space="0" w:color="auto"/>
                        <w:bottom w:val="none" w:sz="0" w:space="0" w:color="auto"/>
                        <w:right w:val="none" w:sz="0" w:space="0" w:color="auto"/>
                      </w:divBdr>
                    </w:div>
                  </w:divsChild>
                </w:div>
                <w:div w:id="1820919933">
                  <w:marLeft w:val="0"/>
                  <w:marRight w:val="0"/>
                  <w:marTop w:val="0"/>
                  <w:marBottom w:val="0"/>
                  <w:divBdr>
                    <w:top w:val="none" w:sz="0" w:space="0" w:color="auto"/>
                    <w:left w:val="none" w:sz="0" w:space="0" w:color="auto"/>
                    <w:bottom w:val="none" w:sz="0" w:space="0" w:color="auto"/>
                    <w:right w:val="none" w:sz="0" w:space="0" w:color="auto"/>
                  </w:divBdr>
                  <w:divsChild>
                    <w:div w:id="913668104">
                      <w:marLeft w:val="0"/>
                      <w:marRight w:val="0"/>
                      <w:marTop w:val="0"/>
                      <w:marBottom w:val="0"/>
                      <w:divBdr>
                        <w:top w:val="none" w:sz="0" w:space="0" w:color="auto"/>
                        <w:left w:val="none" w:sz="0" w:space="0" w:color="auto"/>
                        <w:bottom w:val="none" w:sz="0" w:space="0" w:color="auto"/>
                        <w:right w:val="none" w:sz="0" w:space="0" w:color="auto"/>
                      </w:divBdr>
                    </w:div>
                  </w:divsChild>
                </w:div>
                <w:div w:id="2031638619">
                  <w:marLeft w:val="0"/>
                  <w:marRight w:val="0"/>
                  <w:marTop w:val="0"/>
                  <w:marBottom w:val="0"/>
                  <w:divBdr>
                    <w:top w:val="none" w:sz="0" w:space="0" w:color="auto"/>
                    <w:left w:val="none" w:sz="0" w:space="0" w:color="auto"/>
                    <w:bottom w:val="none" w:sz="0" w:space="0" w:color="auto"/>
                    <w:right w:val="none" w:sz="0" w:space="0" w:color="auto"/>
                  </w:divBdr>
                  <w:divsChild>
                    <w:div w:id="58950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571766">
          <w:marLeft w:val="0"/>
          <w:marRight w:val="0"/>
          <w:marTop w:val="0"/>
          <w:marBottom w:val="0"/>
          <w:divBdr>
            <w:top w:val="none" w:sz="0" w:space="0" w:color="auto"/>
            <w:left w:val="none" w:sz="0" w:space="0" w:color="auto"/>
            <w:bottom w:val="none" w:sz="0" w:space="0" w:color="auto"/>
            <w:right w:val="none" w:sz="0" w:space="0" w:color="auto"/>
          </w:divBdr>
          <w:divsChild>
            <w:div w:id="1569919976">
              <w:marLeft w:val="-75"/>
              <w:marRight w:val="0"/>
              <w:marTop w:val="30"/>
              <w:marBottom w:val="30"/>
              <w:divBdr>
                <w:top w:val="none" w:sz="0" w:space="0" w:color="auto"/>
                <w:left w:val="none" w:sz="0" w:space="0" w:color="auto"/>
                <w:bottom w:val="none" w:sz="0" w:space="0" w:color="auto"/>
                <w:right w:val="none" w:sz="0" w:space="0" w:color="auto"/>
              </w:divBdr>
              <w:divsChild>
                <w:div w:id="291329894">
                  <w:marLeft w:val="0"/>
                  <w:marRight w:val="0"/>
                  <w:marTop w:val="0"/>
                  <w:marBottom w:val="0"/>
                  <w:divBdr>
                    <w:top w:val="none" w:sz="0" w:space="0" w:color="auto"/>
                    <w:left w:val="none" w:sz="0" w:space="0" w:color="auto"/>
                    <w:bottom w:val="none" w:sz="0" w:space="0" w:color="auto"/>
                    <w:right w:val="none" w:sz="0" w:space="0" w:color="auto"/>
                  </w:divBdr>
                  <w:divsChild>
                    <w:div w:id="937064080">
                      <w:marLeft w:val="0"/>
                      <w:marRight w:val="0"/>
                      <w:marTop w:val="0"/>
                      <w:marBottom w:val="0"/>
                      <w:divBdr>
                        <w:top w:val="none" w:sz="0" w:space="0" w:color="auto"/>
                        <w:left w:val="none" w:sz="0" w:space="0" w:color="auto"/>
                        <w:bottom w:val="none" w:sz="0" w:space="0" w:color="auto"/>
                        <w:right w:val="none" w:sz="0" w:space="0" w:color="auto"/>
                      </w:divBdr>
                    </w:div>
                  </w:divsChild>
                </w:div>
                <w:div w:id="407926158">
                  <w:marLeft w:val="0"/>
                  <w:marRight w:val="0"/>
                  <w:marTop w:val="0"/>
                  <w:marBottom w:val="0"/>
                  <w:divBdr>
                    <w:top w:val="none" w:sz="0" w:space="0" w:color="auto"/>
                    <w:left w:val="none" w:sz="0" w:space="0" w:color="auto"/>
                    <w:bottom w:val="none" w:sz="0" w:space="0" w:color="auto"/>
                    <w:right w:val="none" w:sz="0" w:space="0" w:color="auto"/>
                  </w:divBdr>
                  <w:divsChild>
                    <w:div w:id="44375436">
                      <w:marLeft w:val="0"/>
                      <w:marRight w:val="0"/>
                      <w:marTop w:val="0"/>
                      <w:marBottom w:val="0"/>
                      <w:divBdr>
                        <w:top w:val="none" w:sz="0" w:space="0" w:color="auto"/>
                        <w:left w:val="none" w:sz="0" w:space="0" w:color="auto"/>
                        <w:bottom w:val="none" w:sz="0" w:space="0" w:color="auto"/>
                        <w:right w:val="none" w:sz="0" w:space="0" w:color="auto"/>
                      </w:divBdr>
                    </w:div>
                  </w:divsChild>
                </w:div>
                <w:div w:id="488978860">
                  <w:marLeft w:val="0"/>
                  <w:marRight w:val="0"/>
                  <w:marTop w:val="0"/>
                  <w:marBottom w:val="0"/>
                  <w:divBdr>
                    <w:top w:val="none" w:sz="0" w:space="0" w:color="auto"/>
                    <w:left w:val="none" w:sz="0" w:space="0" w:color="auto"/>
                    <w:bottom w:val="none" w:sz="0" w:space="0" w:color="auto"/>
                    <w:right w:val="none" w:sz="0" w:space="0" w:color="auto"/>
                  </w:divBdr>
                  <w:divsChild>
                    <w:div w:id="1309549318">
                      <w:marLeft w:val="0"/>
                      <w:marRight w:val="0"/>
                      <w:marTop w:val="0"/>
                      <w:marBottom w:val="0"/>
                      <w:divBdr>
                        <w:top w:val="none" w:sz="0" w:space="0" w:color="auto"/>
                        <w:left w:val="none" w:sz="0" w:space="0" w:color="auto"/>
                        <w:bottom w:val="none" w:sz="0" w:space="0" w:color="auto"/>
                        <w:right w:val="none" w:sz="0" w:space="0" w:color="auto"/>
                      </w:divBdr>
                    </w:div>
                  </w:divsChild>
                </w:div>
                <w:div w:id="505638638">
                  <w:marLeft w:val="0"/>
                  <w:marRight w:val="0"/>
                  <w:marTop w:val="0"/>
                  <w:marBottom w:val="0"/>
                  <w:divBdr>
                    <w:top w:val="none" w:sz="0" w:space="0" w:color="auto"/>
                    <w:left w:val="none" w:sz="0" w:space="0" w:color="auto"/>
                    <w:bottom w:val="none" w:sz="0" w:space="0" w:color="auto"/>
                    <w:right w:val="none" w:sz="0" w:space="0" w:color="auto"/>
                  </w:divBdr>
                  <w:divsChild>
                    <w:div w:id="2040275544">
                      <w:marLeft w:val="0"/>
                      <w:marRight w:val="0"/>
                      <w:marTop w:val="0"/>
                      <w:marBottom w:val="0"/>
                      <w:divBdr>
                        <w:top w:val="none" w:sz="0" w:space="0" w:color="auto"/>
                        <w:left w:val="none" w:sz="0" w:space="0" w:color="auto"/>
                        <w:bottom w:val="none" w:sz="0" w:space="0" w:color="auto"/>
                        <w:right w:val="none" w:sz="0" w:space="0" w:color="auto"/>
                      </w:divBdr>
                    </w:div>
                  </w:divsChild>
                </w:div>
                <w:div w:id="1096170710">
                  <w:marLeft w:val="0"/>
                  <w:marRight w:val="0"/>
                  <w:marTop w:val="0"/>
                  <w:marBottom w:val="0"/>
                  <w:divBdr>
                    <w:top w:val="none" w:sz="0" w:space="0" w:color="auto"/>
                    <w:left w:val="none" w:sz="0" w:space="0" w:color="auto"/>
                    <w:bottom w:val="none" w:sz="0" w:space="0" w:color="auto"/>
                    <w:right w:val="none" w:sz="0" w:space="0" w:color="auto"/>
                  </w:divBdr>
                  <w:divsChild>
                    <w:div w:id="1820223784">
                      <w:marLeft w:val="0"/>
                      <w:marRight w:val="0"/>
                      <w:marTop w:val="0"/>
                      <w:marBottom w:val="0"/>
                      <w:divBdr>
                        <w:top w:val="none" w:sz="0" w:space="0" w:color="auto"/>
                        <w:left w:val="none" w:sz="0" w:space="0" w:color="auto"/>
                        <w:bottom w:val="none" w:sz="0" w:space="0" w:color="auto"/>
                        <w:right w:val="none" w:sz="0" w:space="0" w:color="auto"/>
                      </w:divBdr>
                    </w:div>
                  </w:divsChild>
                </w:div>
                <w:div w:id="1157266679">
                  <w:marLeft w:val="0"/>
                  <w:marRight w:val="0"/>
                  <w:marTop w:val="0"/>
                  <w:marBottom w:val="0"/>
                  <w:divBdr>
                    <w:top w:val="none" w:sz="0" w:space="0" w:color="auto"/>
                    <w:left w:val="none" w:sz="0" w:space="0" w:color="auto"/>
                    <w:bottom w:val="none" w:sz="0" w:space="0" w:color="auto"/>
                    <w:right w:val="none" w:sz="0" w:space="0" w:color="auto"/>
                  </w:divBdr>
                  <w:divsChild>
                    <w:div w:id="49110388">
                      <w:marLeft w:val="0"/>
                      <w:marRight w:val="0"/>
                      <w:marTop w:val="0"/>
                      <w:marBottom w:val="0"/>
                      <w:divBdr>
                        <w:top w:val="none" w:sz="0" w:space="0" w:color="auto"/>
                        <w:left w:val="none" w:sz="0" w:space="0" w:color="auto"/>
                        <w:bottom w:val="none" w:sz="0" w:space="0" w:color="auto"/>
                        <w:right w:val="none" w:sz="0" w:space="0" w:color="auto"/>
                      </w:divBdr>
                    </w:div>
                    <w:div w:id="56635314">
                      <w:marLeft w:val="0"/>
                      <w:marRight w:val="0"/>
                      <w:marTop w:val="0"/>
                      <w:marBottom w:val="0"/>
                      <w:divBdr>
                        <w:top w:val="none" w:sz="0" w:space="0" w:color="auto"/>
                        <w:left w:val="none" w:sz="0" w:space="0" w:color="auto"/>
                        <w:bottom w:val="none" w:sz="0" w:space="0" w:color="auto"/>
                        <w:right w:val="none" w:sz="0" w:space="0" w:color="auto"/>
                      </w:divBdr>
                    </w:div>
                    <w:div w:id="113066521">
                      <w:marLeft w:val="0"/>
                      <w:marRight w:val="0"/>
                      <w:marTop w:val="0"/>
                      <w:marBottom w:val="0"/>
                      <w:divBdr>
                        <w:top w:val="none" w:sz="0" w:space="0" w:color="auto"/>
                        <w:left w:val="none" w:sz="0" w:space="0" w:color="auto"/>
                        <w:bottom w:val="none" w:sz="0" w:space="0" w:color="auto"/>
                        <w:right w:val="none" w:sz="0" w:space="0" w:color="auto"/>
                      </w:divBdr>
                    </w:div>
                    <w:div w:id="439834193">
                      <w:marLeft w:val="0"/>
                      <w:marRight w:val="0"/>
                      <w:marTop w:val="0"/>
                      <w:marBottom w:val="0"/>
                      <w:divBdr>
                        <w:top w:val="none" w:sz="0" w:space="0" w:color="auto"/>
                        <w:left w:val="none" w:sz="0" w:space="0" w:color="auto"/>
                        <w:bottom w:val="none" w:sz="0" w:space="0" w:color="auto"/>
                        <w:right w:val="none" w:sz="0" w:space="0" w:color="auto"/>
                      </w:divBdr>
                    </w:div>
                    <w:div w:id="1135487875">
                      <w:marLeft w:val="0"/>
                      <w:marRight w:val="0"/>
                      <w:marTop w:val="0"/>
                      <w:marBottom w:val="0"/>
                      <w:divBdr>
                        <w:top w:val="none" w:sz="0" w:space="0" w:color="auto"/>
                        <w:left w:val="none" w:sz="0" w:space="0" w:color="auto"/>
                        <w:bottom w:val="none" w:sz="0" w:space="0" w:color="auto"/>
                        <w:right w:val="none" w:sz="0" w:space="0" w:color="auto"/>
                      </w:divBdr>
                    </w:div>
                    <w:div w:id="1203975856">
                      <w:marLeft w:val="0"/>
                      <w:marRight w:val="0"/>
                      <w:marTop w:val="0"/>
                      <w:marBottom w:val="0"/>
                      <w:divBdr>
                        <w:top w:val="none" w:sz="0" w:space="0" w:color="auto"/>
                        <w:left w:val="none" w:sz="0" w:space="0" w:color="auto"/>
                        <w:bottom w:val="none" w:sz="0" w:space="0" w:color="auto"/>
                        <w:right w:val="none" w:sz="0" w:space="0" w:color="auto"/>
                      </w:divBdr>
                    </w:div>
                    <w:div w:id="1591501173">
                      <w:marLeft w:val="0"/>
                      <w:marRight w:val="0"/>
                      <w:marTop w:val="0"/>
                      <w:marBottom w:val="0"/>
                      <w:divBdr>
                        <w:top w:val="none" w:sz="0" w:space="0" w:color="auto"/>
                        <w:left w:val="none" w:sz="0" w:space="0" w:color="auto"/>
                        <w:bottom w:val="none" w:sz="0" w:space="0" w:color="auto"/>
                        <w:right w:val="none" w:sz="0" w:space="0" w:color="auto"/>
                      </w:divBdr>
                    </w:div>
                    <w:div w:id="1948343509">
                      <w:marLeft w:val="0"/>
                      <w:marRight w:val="0"/>
                      <w:marTop w:val="0"/>
                      <w:marBottom w:val="0"/>
                      <w:divBdr>
                        <w:top w:val="none" w:sz="0" w:space="0" w:color="auto"/>
                        <w:left w:val="none" w:sz="0" w:space="0" w:color="auto"/>
                        <w:bottom w:val="none" w:sz="0" w:space="0" w:color="auto"/>
                        <w:right w:val="none" w:sz="0" w:space="0" w:color="auto"/>
                      </w:divBdr>
                    </w:div>
                    <w:div w:id="2067532487">
                      <w:marLeft w:val="0"/>
                      <w:marRight w:val="0"/>
                      <w:marTop w:val="0"/>
                      <w:marBottom w:val="0"/>
                      <w:divBdr>
                        <w:top w:val="none" w:sz="0" w:space="0" w:color="auto"/>
                        <w:left w:val="none" w:sz="0" w:space="0" w:color="auto"/>
                        <w:bottom w:val="none" w:sz="0" w:space="0" w:color="auto"/>
                        <w:right w:val="none" w:sz="0" w:space="0" w:color="auto"/>
                      </w:divBdr>
                    </w:div>
                  </w:divsChild>
                </w:div>
                <w:div w:id="1645697577">
                  <w:marLeft w:val="0"/>
                  <w:marRight w:val="0"/>
                  <w:marTop w:val="0"/>
                  <w:marBottom w:val="0"/>
                  <w:divBdr>
                    <w:top w:val="none" w:sz="0" w:space="0" w:color="auto"/>
                    <w:left w:val="none" w:sz="0" w:space="0" w:color="auto"/>
                    <w:bottom w:val="none" w:sz="0" w:space="0" w:color="auto"/>
                    <w:right w:val="none" w:sz="0" w:space="0" w:color="auto"/>
                  </w:divBdr>
                  <w:divsChild>
                    <w:div w:id="949703248">
                      <w:marLeft w:val="0"/>
                      <w:marRight w:val="0"/>
                      <w:marTop w:val="0"/>
                      <w:marBottom w:val="0"/>
                      <w:divBdr>
                        <w:top w:val="none" w:sz="0" w:space="0" w:color="auto"/>
                        <w:left w:val="none" w:sz="0" w:space="0" w:color="auto"/>
                        <w:bottom w:val="none" w:sz="0" w:space="0" w:color="auto"/>
                        <w:right w:val="none" w:sz="0" w:space="0" w:color="auto"/>
                      </w:divBdr>
                    </w:div>
                  </w:divsChild>
                </w:div>
                <w:div w:id="1710455078">
                  <w:marLeft w:val="0"/>
                  <w:marRight w:val="0"/>
                  <w:marTop w:val="0"/>
                  <w:marBottom w:val="0"/>
                  <w:divBdr>
                    <w:top w:val="none" w:sz="0" w:space="0" w:color="auto"/>
                    <w:left w:val="none" w:sz="0" w:space="0" w:color="auto"/>
                    <w:bottom w:val="none" w:sz="0" w:space="0" w:color="auto"/>
                    <w:right w:val="none" w:sz="0" w:space="0" w:color="auto"/>
                  </w:divBdr>
                  <w:divsChild>
                    <w:div w:id="1190029705">
                      <w:marLeft w:val="0"/>
                      <w:marRight w:val="0"/>
                      <w:marTop w:val="0"/>
                      <w:marBottom w:val="0"/>
                      <w:divBdr>
                        <w:top w:val="none" w:sz="0" w:space="0" w:color="auto"/>
                        <w:left w:val="none" w:sz="0" w:space="0" w:color="auto"/>
                        <w:bottom w:val="none" w:sz="0" w:space="0" w:color="auto"/>
                        <w:right w:val="none" w:sz="0" w:space="0" w:color="auto"/>
                      </w:divBdr>
                    </w:div>
                  </w:divsChild>
                </w:div>
                <w:div w:id="1777095454">
                  <w:marLeft w:val="0"/>
                  <w:marRight w:val="0"/>
                  <w:marTop w:val="0"/>
                  <w:marBottom w:val="0"/>
                  <w:divBdr>
                    <w:top w:val="none" w:sz="0" w:space="0" w:color="auto"/>
                    <w:left w:val="none" w:sz="0" w:space="0" w:color="auto"/>
                    <w:bottom w:val="none" w:sz="0" w:space="0" w:color="auto"/>
                    <w:right w:val="none" w:sz="0" w:space="0" w:color="auto"/>
                  </w:divBdr>
                  <w:divsChild>
                    <w:div w:id="978995868">
                      <w:marLeft w:val="0"/>
                      <w:marRight w:val="0"/>
                      <w:marTop w:val="0"/>
                      <w:marBottom w:val="0"/>
                      <w:divBdr>
                        <w:top w:val="none" w:sz="0" w:space="0" w:color="auto"/>
                        <w:left w:val="none" w:sz="0" w:space="0" w:color="auto"/>
                        <w:bottom w:val="none" w:sz="0" w:space="0" w:color="auto"/>
                        <w:right w:val="none" w:sz="0" w:space="0" w:color="auto"/>
                      </w:divBdr>
                    </w:div>
                  </w:divsChild>
                </w:div>
                <w:div w:id="1971205917">
                  <w:marLeft w:val="0"/>
                  <w:marRight w:val="0"/>
                  <w:marTop w:val="0"/>
                  <w:marBottom w:val="0"/>
                  <w:divBdr>
                    <w:top w:val="none" w:sz="0" w:space="0" w:color="auto"/>
                    <w:left w:val="none" w:sz="0" w:space="0" w:color="auto"/>
                    <w:bottom w:val="none" w:sz="0" w:space="0" w:color="auto"/>
                    <w:right w:val="none" w:sz="0" w:space="0" w:color="auto"/>
                  </w:divBdr>
                  <w:divsChild>
                    <w:div w:id="1976793396">
                      <w:marLeft w:val="0"/>
                      <w:marRight w:val="0"/>
                      <w:marTop w:val="0"/>
                      <w:marBottom w:val="0"/>
                      <w:divBdr>
                        <w:top w:val="none" w:sz="0" w:space="0" w:color="auto"/>
                        <w:left w:val="none" w:sz="0" w:space="0" w:color="auto"/>
                        <w:bottom w:val="none" w:sz="0" w:space="0" w:color="auto"/>
                        <w:right w:val="none" w:sz="0" w:space="0" w:color="auto"/>
                      </w:divBdr>
                    </w:div>
                  </w:divsChild>
                </w:div>
                <w:div w:id="1978139709">
                  <w:marLeft w:val="0"/>
                  <w:marRight w:val="0"/>
                  <w:marTop w:val="0"/>
                  <w:marBottom w:val="0"/>
                  <w:divBdr>
                    <w:top w:val="none" w:sz="0" w:space="0" w:color="auto"/>
                    <w:left w:val="none" w:sz="0" w:space="0" w:color="auto"/>
                    <w:bottom w:val="none" w:sz="0" w:space="0" w:color="auto"/>
                    <w:right w:val="none" w:sz="0" w:space="0" w:color="auto"/>
                  </w:divBdr>
                  <w:divsChild>
                    <w:div w:id="270551574">
                      <w:marLeft w:val="0"/>
                      <w:marRight w:val="0"/>
                      <w:marTop w:val="0"/>
                      <w:marBottom w:val="0"/>
                      <w:divBdr>
                        <w:top w:val="none" w:sz="0" w:space="0" w:color="auto"/>
                        <w:left w:val="none" w:sz="0" w:space="0" w:color="auto"/>
                        <w:bottom w:val="none" w:sz="0" w:space="0" w:color="auto"/>
                        <w:right w:val="none" w:sz="0" w:space="0" w:color="auto"/>
                      </w:divBdr>
                    </w:div>
                    <w:div w:id="710568389">
                      <w:marLeft w:val="0"/>
                      <w:marRight w:val="0"/>
                      <w:marTop w:val="0"/>
                      <w:marBottom w:val="0"/>
                      <w:divBdr>
                        <w:top w:val="none" w:sz="0" w:space="0" w:color="auto"/>
                        <w:left w:val="none" w:sz="0" w:space="0" w:color="auto"/>
                        <w:bottom w:val="none" w:sz="0" w:space="0" w:color="auto"/>
                        <w:right w:val="none" w:sz="0" w:space="0" w:color="auto"/>
                      </w:divBdr>
                    </w:div>
                    <w:div w:id="983848281">
                      <w:marLeft w:val="0"/>
                      <w:marRight w:val="0"/>
                      <w:marTop w:val="0"/>
                      <w:marBottom w:val="0"/>
                      <w:divBdr>
                        <w:top w:val="none" w:sz="0" w:space="0" w:color="auto"/>
                        <w:left w:val="none" w:sz="0" w:space="0" w:color="auto"/>
                        <w:bottom w:val="none" w:sz="0" w:space="0" w:color="auto"/>
                        <w:right w:val="none" w:sz="0" w:space="0" w:color="auto"/>
                      </w:divBdr>
                    </w:div>
                    <w:div w:id="1212033251">
                      <w:marLeft w:val="0"/>
                      <w:marRight w:val="0"/>
                      <w:marTop w:val="0"/>
                      <w:marBottom w:val="0"/>
                      <w:divBdr>
                        <w:top w:val="none" w:sz="0" w:space="0" w:color="auto"/>
                        <w:left w:val="none" w:sz="0" w:space="0" w:color="auto"/>
                        <w:bottom w:val="none" w:sz="0" w:space="0" w:color="auto"/>
                        <w:right w:val="none" w:sz="0" w:space="0" w:color="auto"/>
                      </w:divBdr>
                    </w:div>
                    <w:div w:id="1253735032">
                      <w:marLeft w:val="0"/>
                      <w:marRight w:val="0"/>
                      <w:marTop w:val="0"/>
                      <w:marBottom w:val="0"/>
                      <w:divBdr>
                        <w:top w:val="none" w:sz="0" w:space="0" w:color="auto"/>
                        <w:left w:val="none" w:sz="0" w:space="0" w:color="auto"/>
                        <w:bottom w:val="none" w:sz="0" w:space="0" w:color="auto"/>
                        <w:right w:val="none" w:sz="0" w:space="0" w:color="auto"/>
                      </w:divBdr>
                    </w:div>
                    <w:div w:id="1510025507">
                      <w:marLeft w:val="0"/>
                      <w:marRight w:val="0"/>
                      <w:marTop w:val="0"/>
                      <w:marBottom w:val="0"/>
                      <w:divBdr>
                        <w:top w:val="none" w:sz="0" w:space="0" w:color="auto"/>
                        <w:left w:val="none" w:sz="0" w:space="0" w:color="auto"/>
                        <w:bottom w:val="none" w:sz="0" w:space="0" w:color="auto"/>
                        <w:right w:val="none" w:sz="0" w:space="0" w:color="auto"/>
                      </w:divBdr>
                    </w:div>
                  </w:divsChild>
                </w:div>
                <w:div w:id="2009672211">
                  <w:marLeft w:val="0"/>
                  <w:marRight w:val="0"/>
                  <w:marTop w:val="0"/>
                  <w:marBottom w:val="0"/>
                  <w:divBdr>
                    <w:top w:val="none" w:sz="0" w:space="0" w:color="auto"/>
                    <w:left w:val="none" w:sz="0" w:space="0" w:color="auto"/>
                    <w:bottom w:val="none" w:sz="0" w:space="0" w:color="auto"/>
                    <w:right w:val="none" w:sz="0" w:space="0" w:color="auto"/>
                  </w:divBdr>
                  <w:divsChild>
                    <w:div w:id="1123690508">
                      <w:marLeft w:val="0"/>
                      <w:marRight w:val="0"/>
                      <w:marTop w:val="0"/>
                      <w:marBottom w:val="0"/>
                      <w:divBdr>
                        <w:top w:val="none" w:sz="0" w:space="0" w:color="auto"/>
                        <w:left w:val="none" w:sz="0" w:space="0" w:color="auto"/>
                        <w:bottom w:val="none" w:sz="0" w:space="0" w:color="auto"/>
                        <w:right w:val="none" w:sz="0" w:space="0" w:color="auto"/>
                      </w:divBdr>
                    </w:div>
                  </w:divsChild>
                </w:div>
                <w:div w:id="2026127337">
                  <w:marLeft w:val="0"/>
                  <w:marRight w:val="0"/>
                  <w:marTop w:val="0"/>
                  <w:marBottom w:val="0"/>
                  <w:divBdr>
                    <w:top w:val="none" w:sz="0" w:space="0" w:color="auto"/>
                    <w:left w:val="none" w:sz="0" w:space="0" w:color="auto"/>
                    <w:bottom w:val="none" w:sz="0" w:space="0" w:color="auto"/>
                    <w:right w:val="none" w:sz="0" w:space="0" w:color="auto"/>
                  </w:divBdr>
                  <w:divsChild>
                    <w:div w:id="587152288">
                      <w:marLeft w:val="0"/>
                      <w:marRight w:val="0"/>
                      <w:marTop w:val="0"/>
                      <w:marBottom w:val="0"/>
                      <w:divBdr>
                        <w:top w:val="none" w:sz="0" w:space="0" w:color="auto"/>
                        <w:left w:val="none" w:sz="0" w:space="0" w:color="auto"/>
                        <w:bottom w:val="none" w:sz="0" w:space="0" w:color="auto"/>
                        <w:right w:val="none" w:sz="0" w:space="0" w:color="auto"/>
                      </w:divBdr>
                    </w:div>
                  </w:divsChild>
                </w:div>
                <w:div w:id="2046982617">
                  <w:marLeft w:val="0"/>
                  <w:marRight w:val="0"/>
                  <w:marTop w:val="0"/>
                  <w:marBottom w:val="0"/>
                  <w:divBdr>
                    <w:top w:val="none" w:sz="0" w:space="0" w:color="auto"/>
                    <w:left w:val="none" w:sz="0" w:space="0" w:color="auto"/>
                    <w:bottom w:val="none" w:sz="0" w:space="0" w:color="auto"/>
                    <w:right w:val="none" w:sz="0" w:space="0" w:color="auto"/>
                  </w:divBdr>
                  <w:divsChild>
                    <w:div w:id="57365349">
                      <w:marLeft w:val="0"/>
                      <w:marRight w:val="0"/>
                      <w:marTop w:val="0"/>
                      <w:marBottom w:val="0"/>
                      <w:divBdr>
                        <w:top w:val="none" w:sz="0" w:space="0" w:color="auto"/>
                        <w:left w:val="none" w:sz="0" w:space="0" w:color="auto"/>
                        <w:bottom w:val="none" w:sz="0" w:space="0" w:color="auto"/>
                        <w:right w:val="none" w:sz="0" w:space="0" w:color="auto"/>
                      </w:divBdr>
                    </w:div>
                  </w:divsChild>
                </w:div>
                <w:div w:id="2048674919">
                  <w:marLeft w:val="0"/>
                  <w:marRight w:val="0"/>
                  <w:marTop w:val="0"/>
                  <w:marBottom w:val="0"/>
                  <w:divBdr>
                    <w:top w:val="none" w:sz="0" w:space="0" w:color="auto"/>
                    <w:left w:val="none" w:sz="0" w:space="0" w:color="auto"/>
                    <w:bottom w:val="none" w:sz="0" w:space="0" w:color="auto"/>
                    <w:right w:val="none" w:sz="0" w:space="0" w:color="auto"/>
                  </w:divBdr>
                  <w:divsChild>
                    <w:div w:id="108671890">
                      <w:marLeft w:val="0"/>
                      <w:marRight w:val="0"/>
                      <w:marTop w:val="0"/>
                      <w:marBottom w:val="0"/>
                      <w:divBdr>
                        <w:top w:val="none" w:sz="0" w:space="0" w:color="auto"/>
                        <w:left w:val="none" w:sz="0" w:space="0" w:color="auto"/>
                        <w:bottom w:val="none" w:sz="0" w:space="0" w:color="auto"/>
                        <w:right w:val="none" w:sz="0" w:space="0" w:color="auto"/>
                      </w:divBdr>
                    </w:div>
                  </w:divsChild>
                </w:div>
                <w:div w:id="2146388935">
                  <w:marLeft w:val="0"/>
                  <w:marRight w:val="0"/>
                  <w:marTop w:val="0"/>
                  <w:marBottom w:val="0"/>
                  <w:divBdr>
                    <w:top w:val="none" w:sz="0" w:space="0" w:color="auto"/>
                    <w:left w:val="none" w:sz="0" w:space="0" w:color="auto"/>
                    <w:bottom w:val="none" w:sz="0" w:space="0" w:color="auto"/>
                    <w:right w:val="none" w:sz="0" w:space="0" w:color="auto"/>
                  </w:divBdr>
                  <w:divsChild>
                    <w:div w:id="120548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707813">
          <w:marLeft w:val="0"/>
          <w:marRight w:val="0"/>
          <w:marTop w:val="0"/>
          <w:marBottom w:val="0"/>
          <w:divBdr>
            <w:top w:val="none" w:sz="0" w:space="0" w:color="auto"/>
            <w:left w:val="none" w:sz="0" w:space="0" w:color="auto"/>
            <w:bottom w:val="none" w:sz="0" w:space="0" w:color="auto"/>
            <w:right w:val="none" w:sz="0" w:space="0" w:color="auto"/>
          </w:divBdr>
          <w:divsChild>
            <w:div w:id="568731564">
              <w:marLeft w:val="0"/>
              <w:marRight w:val="0"/>
              <w:marTop w:val="0"/>
              <w:marBottom w:val="0"/>
              <w:divBdr>
                <w:top w:val="none" w:sz="0" w:space="0" w:color="auto"/>
                <w:left w:val="none" w:sz="0" w:space="0" w:color="auto"/>
                <w:bottom w:val="none" w:sz="0" w:space="0" w:color="auto"/>
                <w:right w:val="none" w:sz="0" w:space="0" w:color="auto"/>
              </w:divBdr>
            </w:div>
            <w:div w:id="578447650">
              <w:marLeft w:val="0"/>
              <w:marRight w:val="0"/>
              <w:marTop w:val="0"/>
              <w:marBottom w:val="0"/>
              <w:divBdr>
                <w:top w:val="none" w:sz="0" w:space="0" w:color="auto"/>
                <w:left w:val="none" w:sz="0" w:space="0" w:color="auto"/>
                <w:bottom w:val="none" w:sz="0" w:space="0" w:color="auto"/>
                <w:right w:val="none" w:sz="0" w:space="0" w:color="auto"/>
              </w:divBdr>
            </w:div>
            <w:div w:id="1067872718">
              <w:marLeft w:val="0"/>
              <w:marRight w:val="0"/>
              <w:marTop w:val="0"/>
              <w:marBottom w:val="0"/>
              <w:divBdr>
                <w:top w:val="none" w:sz="0" w:space="0" w:color="auto"/>
                <w:left w:val="none" w:sz="0" w:space="0" w:color="auto"/>
                <w:bottom w:val="none" w:sz="0" w:space="0" w:color="auto"/>
                <w:right w:val="none" w:sz="0" w:space="0" w:color="auto"/>
              </w:divBdr>
            </w:div>
          </w:divsChild>
        </w:div>
        <w:div w:id="1963267824">
          <w:marLeft w:val="0"/>
          <w:marRight w:val="0"/>
          <w:marTop w:val="0"/>
          <w:marBottom w:val="0"/>
          <w:divBdr>
            <w:top w:val="none" w:sz="0" w:space="0" w:color="auto"/>
            <w:left w:val="none" w:sz="0" w:space="0" w:color="auto"/>
            <w:bottom w:val="none" w:sz="0" w:space="0" w:color="auto"/>
            <w:right w:val="none" w:sz="0" w:space="0" w:color="auto"/>
          </w:divBdr>
          <w:divsChild>
            <w:div w:id="223610910">
              <w:marLeft w:val="0"/>
              <w:marRight w:val="0"/>
              <w:marTop w:val="0"/>
              <w:marBottom w:val="0"/>
              <w:divBdr>
                <w:top w:val="none" w:sz="0" w:space="0" w:color="auto"/>
                <w:left w:val="none" w:sz="0" w:space="0" w:color="auto"/>
                <w:bottom w:val="none" w:sz="0" w:space="0" w:color="auto"/>
                <w:right w:val="none" w:sz="0" w:space="0" w:color="auto"/>
              </w:divBdr>
            </w:div>
            <w:div w:id="110581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772517">
      <w:bodyDiv w:val="1"/>
      <w:marLeft w:val="0"/>
      <w:marRight w:val="0"/>
      <w:marTop w:val="0"/>
      <w:marBottom w:val="0"/>
      <w:divBdr>
        <w:top w:val="none" w:sz="0" w:space="0" w:color="auto"/>
        <w:left w:val="none" w:sz="0" w:space="0" w:color="auto"/>
        <w:bottom w:val="none" w:sz="0" w:space="0" w:color="auto"/>
        <w:right w:val="none" w:sz="0" w:space="0" w:color="auto"/>
      </w:divBdr>
      <w:divsChild>
        <w:div w:id="370422391">
          <w:marLeft w:val="0"/>
          <w:marRight w:val="0"/>
          <w:marTop w:val="0"/>
          <w:marBottom w:val="0"/>
          <w:divBdr>
            <w:top w:val="none" w:sz="0" w:space="0" w:color="auto"/>
            <w:left w:val="none" w:sz="0" w:space="0" w:color="auto"/>
            <w:bottom w:val="none" w:sz="0" w:space="0" w:color="auto"/>
            <w:right w:val="none" w:sz="0" w:space="0" w:color="auto"/>
          </w:divBdr>
        </w:div>
        <w:div w:id="619841753">
          <w:marLeft w:val="0"/>
          <w:marRight w:val="0"/>
          <w:marTop w:val="0"/>
          <w:marBottom w:val="0"/>
          <w:divBdr>
            <w:top w:val="none" w:sz="0" w:space="0" w:color="auto"/>
            <w:left w:val="none" w:sz="0" w:space="0" w:color="auto"/>
            <w:bottom w:val="none" w:sz="0" w:space="0" w:color="auto"/>
            <w:right w:val="none" w:sz="0" w:space="0" w:color="auto"/>
          </w:divBdr>
        </w:div>
        <w:div w:id="1236820686">
          <w:marLeft w:val="0"/>
          <w:marRight w:val="0"/>
          <w:marTop w:val="0"/>
          <w:marBottom w:val="0"/>
          <w:divBdr>
            <w:top w:val="none" w:sz="0" w:space="0" w:color="auto"/>
            <w:left w:val="none" w:sz="0" w:space="0" w:color="auto"/>
            <w:bottom w:val="none" w:sz="0" w:space="0" w:color="auto"/>
            <w:right w:val="none" w:sz="0" w:space="0" w:color="auto"/>
          </w:divBdr>
        </w:div>
        <w:div w:id="1981184582">
          <w:marLeft w:val="0"/>
          <w:marRight w:val="0"/>
          <w:marTop w:val="0"/>
          <w:marBottom w:val="0"/>
          <w:divBdr>
            <w:top w:val="none" w:sz="0" w:space="0" w:color="auto"/>
            <w:left w:val="none" w:sz="0" w:space="0" w:color="auto"/>
            <w:bottom w:val="none" w:sz="0" w:space="0" w:color="auto"/>
            <w:right w:val="none" w:sz="0" w:space="0" w:color="auto"/>
          </w:divBdr>
        </w:div>
      </w:divsChild>
    </w:div>
    <w:div w:id="2095783854">
      <w:bodyDiv w:val="1"/>
      <w:marLeft w:val="0"/>
      <w:marRight w:val="0"/>
      <w:marTop w:val="0"/>
      <w:marBottom w:val="0"/>
      <w:divBdr>
        <w:top w:val="none" w:sz="0" w:space="0" w:color="auto"/>
        <w:left w:val="none" w:sz="0" w:space="0" w:color="auto"/>
        <w:bottom w:val="none" w:sz="0" w:space="0" w:color="auto"/>
        <w:right w:val="none" w:sz="0" w:space="0" w:color="auto"/>
      </w:divBdr>
      <w:divsChild>
        <w:div w:id="1316493297">
          <w:marLeft w:val="0"/>
          <w:marRight w:val="0"/>
          <w:marTop w:val="0"/>
          <w:marBottom w:val="0"/>
          <w:divBdr>
            <w:top w:val="none" w:sz="0" w:space="0" w:color="auto"/>
            <w:left w:val="none" w:sz="0" w:space="0" w:color="auto"/>
            <w:bottom w:val="none" w:sz="0" w:space="0" w:color="auto"/>
            <w:right w:val="none" w:sz="0" w:space="0" w:color="auto"/>
          </w:divBdr>
        </w:div>
        <w:div w:id="1614358229">
          <w:marLeft w:val="0"/>
          <w:marRight w:val="0"/>
          <w:marTop w:val="0"/>
          <w:marBottom w:val="0"/>
          <w:divBdr>
            <w:top w:val="none" w:sz="0" w:space="0" w:color="auto"/>
            <w:left w:val="none" w:sz="0" w:space="0" w:color="auto"/>
            <w:bottom w:val="none" w:sz="0" w:space="0" w:color="auto"/>
            <w:right w:val="none" w:sz="0" w:space="0" w:color="auto"/>
          </w:divBdr>
          <w:divsChild>
            <w:div w:id="885485875">
              <w:marLeft w:val="-75"/>
              <w:marRight w:val="0"/>
              <w:marTop w:val="30"/>
              <w:marBottom w:val="30"/>
              <w:divBdr>
                <w:top w:val="none" w:sz="0" w:space="0" w:color="auto"/>
                <w:left w:val="none" w:sz="0" w:space="0" w:color="auto"/>
                <w:bottom w:val="none" w:sz="0" w:space="0" w:color="auto"/>
                <w:right w:val="none" w:sz="0" w:space="0" w:color="auto"/>
              </w:divBdr>
              <w:divsChild>
                <w:div w:id="157615668">
                  <w:marLeft w:val="0"/>
                  <w:marRight w:val="0"/>
                  <w:marTop w:val="0"/>
                  <w:marBottom w:val="0"/>
                  <w:divBdr>
                    <w:top w:val="none" w:sz="0" w:space="0" w:color="auto"/>
                    <w:left w:val="none" w:sz="0" w:space="0" w:color="auto"/>
                    <w:bottom w:val="none" w:sz="0" w:space="0" w:color="auto"/>
                    <w:right w:val="none" w:sz="0" w:space="0" w:color="auto"/>
                  </w:divBdr>
                  <w:divsChild>
                    <w:div w:id="496460957">
                      <w:marLeft w:val="0"/>
                      <w:marRight w:val="0"/>
                      <w:marTop w:val="0"/>
                      <w:marBottom w:val="0"/>
                      <w:divBdr>
                        <w:top w:val="none" w:sz="0" w:space="0" w:color="auto"/>
                        <w:left w:val="none" w:sz="0" w:space="0" w:color="auto"/>
                        <w:bottom w:val="none" w:sz="0" w:space="0" w:color="auto"/>
                        <w:right w:val="none" w:sz="0" w:space="0" w:color="auto"/>
                      </w:divBdr>
                    </w:div>
                  </w:divsChild>
                </w:div>
                <w:div w:id="159974217">
                  <w:marLeft w:val="0"/>
                  <w:marRight w:val="0"/>
                  <w:marTop w:val="0"/>
                  <w:marBottom w:val="0"/>
                  <w:divBdr>
                    <w:top w:val="none" w:sz="0" w:space="0" w:color="auto"/>
                    <w:left w:val="none" w:sz="0" w:space="0" w:color="auto"/>
                    <w:bottom w:val="none" w:sz="0" w:space="0" w:color="auto"/>
                    <w:right w:val="none" w:sz="0" w:space="0" w:color="auto"/>
                  </w:divBdr>
                  <w:divsChild>
                    <w:div w:id="1252399182">
                      <w:marLeft w:val="0"/>
                      <w:marRight w:val="0"/>
                      <w:marTop w:val="0"/>
                      <w:marBottom w:val="0"/>
                      <w:divBdr>
                        <w:top w:val="none" w:sz="0" w:space="0" w:color="auto"/>
                        <w:left w:val="none" w:sz="0" w:space="0" w:color="auto"/>
                        <w:bottom w:val="none" w:sz="0" w:space="0" w:color="auto"/>
                        <w:right w:val="none" w:sz="0" w:space="0" w:color="auto"/>
                      </w:divBdr>
                    </w:div>
                  </w:divsChild>
                </w:div>
                <w:div w:id="164983326">
                  <w:marLeft w:val="0"/>
                  <w:marRight w:val="0"/>
                  <w:marTop w:val="0"/>
                  <w:marBottom w:val="0"/>
                  <w:divBdr>
                    <w:top w:val="none" w:sz="0" w:space="0" w:color="auto"/>
                    <w:left w:val="none" w:sz="0" w:space="0" w:color="auto"/>
                    <w:bottom w:val="none" w:sz="0" w:space="0" w:color="auto"/>
                    <w:right w:val="none" w:sz="0" w:space="0" w:color="auto"/>
                  </w:divBdr>
                  <w:divsChild>
                    <w:div w:id="193202240">
                      <w:marLeft w:val="0"/>
                      <w:marRight w:val="0"/>
                      <w:marTop w:val="0"/>
                      <w:marBottom w:val="0"/>
                      <w:divBdr>
                        <w:top w:val="none" w:sz="0" w:space="0" w:color="auto"/>
                        <w:left w:val="none" w:sz="0" w:space="0" w:color="auto"/>
                        <w:bottom w:val="none" w:sz="0" w:space="0" w:color="auto"/>
                        <w:right w:val="none" w:sz="0" w:space="0" w:color="auto"/>
                      </w:divBdr>
                    </w:div>
                  </w:divsChild>
                </w:div>
                <w:div w:id="291332283">
                  <w:marLeft w:val="0"/>
                  <w:marRight w:val="0"/>
                  <w:marTop w:val="0"/>
                  <w:marBottom w:val="0"/>
                  <w:divBdr>
                    <w:top w:val="none" w:sz="0" w:space="0" w:color="auto"/>
                    <w:left w:val="none" w:sz="0" w:space="0" w:color="auto"/>
                    <w:bottom w:val="none" w:sz="0" w:space="0" w:color="auto"/>
                    <w:right w:val="none" w:sz="0" w:space="0" w:color="auto"/>
                  </w:divBdr>
                  <w:divsChild>
                    <w:div w:id="529297466">
                      <w:marLeft w:val="0"/>
                      <w:marRight w:val="0"/>
                      <w:marTop w:val="0"/>
                      <w:marBottom w:val="0"/>
                      <w:divBdr>
                        <w:top w:val="none" w:sz="0" w:space="0" w:color="auto"/>
                        <w:left w:val="none" w:sz="0" w:space="0" w:color="auto"/>
                        <w:bottom w:val="none" w:sz="0" w:space="0" w:color="auto"/>
                        <w:right w:val="none" w:sz="0" w:space="0" w:color="auto"/>
                      </w:divBdr>
                    </w:div>
                  </w:divsChild>
                </w:div>
                <w:div w:id="432743617">
                  <w:marLeft w:val="0"/>
                  <w:marRight w:val="0"/>
                  <w:marTop w:val="0"/>
                  <w:marBottom w:val="0"/>
                  <w:divBdr>
                    <w:top w:val="none" w:sz="0" w:space="0" w:color="auto"/>
                    <w:left w:val="none" w:sz="0" w:space="0" w:color="auto"/>
                    <w:bottom w:val="none" w:sz="0" w:space="0" w:color="auto"/>
                    <w:right w:val="none" w:sz="0" w:space="0" w:color="auto"/>
                  </w:divBdr>
                  <w:divsChild>
                    <w:div w:id="279067753">
                      <w:marLeft w:val="0"/>
                      <w:marRight w:val="0"/>
                      <w:marTop w:val="0"/>
                      <w:marBottom w:val="0"/>
                      <w:divBdr>
                        <w:top w:val="none" w:sz="0" w:space="0" w:color="auto"/>
                        <w:left w:val="none" w:sz="0" w:space="0" w:color="auto"/>
                        <w:bottom w:val="none" w:sz="0" w:space="0" w:color="auto"/>
                        <w:right w:val="none" w:sz="0" w:space="0" w:color="auto"/>
                      </w:divBdr>
                    </w:div>
                  </w:divsChild>
                </w:div>
                <w:div w:id="480539798">
                  <w:marLeft w:val="0"/>
                  <w:marRight w:val="0"/>
                  <w:marTop w:val="0"/>
                  <w:marBottom w:val="0"/>
                  <w:divBdr>
                    <w:top w:val="none" w:sz="0" w:space="0" w:color="auto"/>
                    <w:left w:val="none" w:sz="0" w:space="0" w:color="auto"/>
                    <w:bottom w:val="none" w:sz="0" w:space="0" w:color="auto"/>
                    <w:right w:val="none" w:sz="0" w:space="0" w:color="auto"/>
                  </w:divBdr>
                  <w:divsChild>
                    <w:div w:id="2042195816">
                      <w:marLeft w:val="0"/>
                      <w:marRight w:val="0"/>
                      <w:marTop w:val="0"/>
                      <w:marBottom w:val="0"/>
                      <w:divBdr>
                        <w:top w:val="none" w:sz="0" w:space="0" w:color="auto"/>
                        <w:left w:val="none" w:sz="0" w:space="0" w:color="auto"/>
                        <w:bottom w:val="none" w:sz="0" w:space="0" w:color="auto"/>
                        <w:right w:val="none" w:sz="0" w:space="0" w:color="auto"/>
                      </w:divBdr>
                    </w:div>
                  </w:divsChild>
                </w:div>
                <w:div w:id="636379355">
                  <w:marLeft w:val="0"/>
                  <w:marRight w:val="0"/>
                  <w:marTop w:val="0"/>
                  <w:marBottom w:val="0"/>
                  <w:divBdr>
                    <w:top w:val="none" w:sz="0" w:space="0" w:color="auto"/>
                    <w:left w:val="none" w:sz="0" w:space="0" w:color="auto"/>
                    <w:bottom w:val="none" w:sz="0" w:space="0" w:color="auto"/>
                    <w:right w:val="none" w:sz="0" w:space="0" w:color="auto"/>
                  </w:divBdr>
                  <w:divsChild>
                    <w:div w:id="1854344444">
                      <w:marLeft w:val="0"/>
                      <w:marRight w:val="0"/>
                      <w:marTop w:val="0"/>
                      <w:marBottom w:val="0"/>
                      <w:divBdr>
                        <w:top w:val="none" w:sz="0" w:space="0" w:color="auto"/>
                        <w:left w:val="none" w:sz="0" w:space="0" w:color="auto"/>
                        <w:bottom w:val="none" w:sz="0" w:space="0" w:color="auto"/>
                        <w:right w:val="none" w:sz="0" w:space="0" w:color="auto"/>
                      </w:divBdr>
                    </w:div>
                  </w:divsChild>
                </w:div>
                <w:div w:id="735976695">
                  <w:marLeft w:val="0"/>
                  <w:marRight w:val="0"/>
                  <w:marTop w:val="0"/>
                  <w:marBottom w:val="0"/>
                  <w:divBdr>
                    <w:top w:val="none" w:sz="0" w:space="0" w:color="auto"/>
                    <w:left w:val="none" w:sz="0" w:space="0" w:color="auto"/>
                    <w:bottom w:val="none" w:sz="0" w:space="0" w:color="auto"/>
                    <w:right w:val="none" w:sz="0" w:space="0" w:color="auto"/>
                  </w:divBdr>
                  <w:divsChild>
                    <w:div w:id="165486168">
                      <w:marLeft w:val="0"/>
                      <w:marRight w:val="0"/>
                      <w:marTop w:val="0"/>
                      <w:marBottom w:val="0"/>
                      <w:divBdr>
                        <w:top w:val="none" w:sz="0" w:space="0" w:color="auto"/>
                        <w:left w:val="none" w:sz="0" w:space="0" w:color="auto"/>
                        <w:bottom w:val="none" w:sz="0" w:space="0" w:color="auto"/>
                        <w:right w:val="none" w:sz="0" w:space="0" w:color="auto"/>
                      </w:divBdr>
                    </w:div>
                  </w:divsChild>
                </w:div>
                <w:div w:id="1075125145">
                  <w:marLeft w:val="0"/>
                  <w:marRight w:val="0"/>
                  <w:marTop w:val="0"/>
                  <w:marBottom w:val="0"/>
                  <w:divBdr>
                    <w:top w:val="none" w:sz="0" w:space="0" w:color="auto"/>
                    <w:left w:val="none" w:sz="0" w:space="0" w:color="auto"/>
                    <w:bottom w:val="none" w:sz="0" w:space="0" w:color="auto"/>
                    <w:right w:val="none" w:sz="0" w:space="0" w:color="auto"/>
                  </w:divBdr>
                  <w:divsChild>
                    <w:div w:id="411051031">
                      <w:marLeft w:val="0"/>
                      <w:marRight w:val="0"/>
                      <w:marTop w:val="0"/>
                      <w:marBottom w:val="0"/>
                      <w:divBdr>
                        <w:top w:val="none" w:sz="0" w:space="0" w:color="auto"/>
                        <w:left w:val="none" w:sz="0" w:space="0" w:color="auto"/>
                        <w:bottom w:val="none" w:sz="0" w:space="0" w:color="auto"/>
                        <w:right w:val="none" w:sz="0" w:space="0" w:color="auto"/>
                      </w:divBdr>
                    </w:div>
                    <w:div w:id="681277134">
                      <w:marLeft w:val="0"/>
                      <w:marRight w:val="0"/>
                      <w:marTop w:val="0"/>
                      <w:marBottom w:val="0"/>
                      <w:divBdr>
                        <w:top w:val="none" w:sz="0" w:space="0" w:color="auto"/>
                        <w:left w:val="none" w:sz="0" w:space="0" w:color="auto"/>
                        <w:bottom w:val="none" w:sz="0" w:space="0" w:color="auto"/>
                        <w:right w:val="none" w:sz="0" w:space="0" w:color="auto"/>
                      </w:divBdr>
                    </w:div>
                    <w:div w:id="1450931228">
                      <w:marLeft w:val="0"/>
                      <w:marRight w:val="0"/>
                      <w:marTop w:val="0"/>
                      <w:marBottom w:val="0"/>
                      <w:divBdr>
                        <w:top w:val="none" w:sz="0" w:space="0" w:color="auto"/>
                        <w:left w:val="none" w:sz="0" w:space="0" w:color="auto"/>
                        <w:bottom w:val="none" w:sz="0" w:space="0" w:color="auto"/>
                        <w:right w:val="none" w:sz="0" w:space="0" w:color="auto"/>
                      </w:divBdr>
                    </w:div>
                    <w:div w:id="1608735702">
                      <w:marLeft w:val="0"/>
                      <w:marRight w:val="0"/>
                      <w:marTop w:val="0"/>
                      <w:marBottom w:val="0"/>
                      <w:divBdr>
                        <w:top w:val="none" w:sz="0" w:space="0" w:color="auto"/>
                        <w:left w:val="none" w:sz="0" w:space="0" w:color="auto"/>
                        <w:bottom w:val="none" w:sz="0" w:space="0" w:color="auto"/>
                        <w:right w:val="none" w:sz="0" w:space="0" w:color="auto"/>
                      </w:divBdr>
                    </w:div>
                    <w:div w:id="2052028666">
                      <w:marLeft w:val="0"/>
                      <w:marRight w:val="0"/>
                      <w:marTop w:val="0"/>
                      <w:marBottom w:val="0"/>
                      <w:divBdr>
                        <w:top w:val="none" w:sz="0" w:space="0" w:color="auto"/>
                        <w:left w:val="none" w:sz="0" w:space="0" w:color="auto"/>
                        <w:bottom w:val="none" w:sz="0" w:space="0" w:color="auto"/>
                        <w:right w:val="none" w:sz="0" w:space="0" w:color="auto"/>
                      </w:divBdr>
                    </w:div>
                    <w:div w:id="2054845508">
                      <w:marLeft w:val="0"/>
                      <w:marRight w:val="0"/>
                      <w:marTop w:val="0"/>
                      <w:marBottom w:val="0"/>
                      <w:divBdr>
                        <w:top w:val="none" w:sz="0" w:space="0" w:color="auto"/>
                        <w:left w:val="none" w:sz="0" w:space="0" w:color="auto"/>
                        <w:bottom w:val="none" w:sz="0" w:space="0" w:color="auto"/>
                        <w:right w:val="none" w:sz="0" w:space="0" w:color="auto"/>
                      </w:divBdr>
                    </w:div>
                  </w:divsChild>
                </w:div>
                <w:div w:id="1126654408">
                  <w:marLeft w:val="0"/>
                  <w:marRight w:val="0"/>
                  <w:marTop w:val="0"/>
                  <w:marBottom w:val="0"/>
                  <w:divBdr>
                    <w:top w:val="none" w:sz="0" w:space="0" w:color="auto"/>
                    <w:left w:val="none" w:sz="0" w:space="0" w:color="auto"/>
                    <w:bottom w:val="none" w:sz="0" w:space="0" w:color="auto"/>
                    <w:right w:val="none" w:sz="0" w:space="0" w:color="auto"/>
                  </w:divBdr>
                  <w:divsChild>
                    <w:div w:id="1222208451">
                      <w:marLeft w:val="0"/>
                      <w:marRight w:val="0"/>
                      <w:marTop w:val="0"/>
                      <w:marBottom w:val="0"/>
                      <w:divBdr>
                        <w:top w:val="none" w:sz="0" w:space="0" w:color="auto"/>
                        <w:left w:val="none" w:sz="0" w:space="0" w:color="auto"/>
                        <w:bottom w:val="none" w:sz="0" w:space="0" w:color="auto"/>
                        <w:right w:val="none" w:sz="0" w:space="0" w:color="auto"/>
                      </w:divBdr>
                    </w:div>
                  </w:divsChild>
                </w:div>
                <w:div w:id="1354839941">
                  <w:marLeft w:val="0"/>
                  <w:marRight w:val="0"/>
                  <w:marTop w:val="0"/>
                  <w:marBottom w:val="0"/>
                  <w:divBdr>
                    <w:top w:val="none" w:sz="0" w:space="0" w:color="auto"/>
                    <w:left w:val="none" w:sz="0" w:space="0" w:color="auto"/>
                    <w:bottom w:val="none" w:sz="0" w:space="0" w:color="auto"/>
                    <w:right w:val="none" w:sz="0" w:space="0" w:color="auto"/>
                  </w:divBdr>
                  <w:divsChild>
                    <w:div w:id="1177575089">
                      <w:marLeft w:val="0"/>
                      <w:marRight w:val="0"/>
                      <w:marTop w:val="0"/>
                      <w:marBottom w:val="0"/>
                      <w:divBdr>
                        <w:top w:val="none" w:sz="0" w:space="0" w:color="auto"/>
                        <w:left w:val="none" w:sz="0" w:space="0" w:color="auto"/>
                        <w:bottom w:val="none" w:sz="0" w:space="0" w:color="auto"/>
                        <w:right w:val="none" w:sz="0" w:space="0" w:color="auto"/>
                      </w:divBdr>
                    </w:div>
                  </w:divsChild>
                </w:div>
                <w:div w:id="1499922558">
                  <w:marLeft w:val="0"/>
                  <w:marRight w:val="0"/>
                  <w:marTop w:val="0"/>
                  <w:marBottom w:val="0"/>
                  <w:divBdr>
                    <w:top w:val="none" w:sz="0" w:space="0" w:color="auto"/>
                    <w:left w:val="none" w:sz="0" w:space="0" w:color="auto"/>
                    <w:bottom w:val="none" w:sz="0" w:space="0" w:color="auto"/>
                    <w:right w:val="none" w:sz="0" w:space="0" w:color="auto"/>
                  </w:divBdr>
                  <w:divsChild>
                    <w:div w:id="1392339721">
                      <w:marLeft w:val="0"/>
                      <w:marRight w:val="0"/>
                      <w:marTop w:val="0"/>
                      <w:marBottom w:val="0"/>
                      <w:divBdr>
                        <w:top w:val="none" w:sz="0" w:space="0" w:color="auto"/>
                        <w:left w:val="none" w:sz="0" w:space="0" w:color="auto"/>
                        <w:bottom w:val="none" w:sz="0" w:space="0" w:color="auto"/>
                        <w:right w:val="none" w:sz="0" w:space="0" w:color="auto"/>
                      </w:divBdr>
                    </w:div>
                  </w:divsChild>
                </w:div>
                <w:div w:id="1528566499">
                  <w:marLeft w:val="0"/>
                  <w:marRight w:val="0"/>
                  <w:marTop w:val="0"/>
                  <w:marBottom w:val="0"/>
                  <w:divBdr>
                    <w:top w:val="none" w:sz="0" w:space="0" w:color="auto"/>
                    <w:left w:val="none" w:sz="0" w:space="0" w:color="auto"/>
                    <w:bottom w:val="none" w:sz="0" w:space="0" w:color="auto"/>
                    <w:right w:val="none" w:sz="0" w:space="0" w:color="auto"/>
                  </w:divBdr>
                  <w:divsChild>
                    <w:div w:id="189883465">
                      <w:marLeft w:val="0"/>
                      <w:marRight w:val="0"/>
                      <w:marTop w:val="0"/>
                      <w:marBottom w:val="0"/>
                      <w:divBdr>
                        <w:top w:val="none" w:sz="0" w:space="0" w:color="auto"/>
                        <w:left w:val="none" w:sz="0" w:space="0" w:color="auto"/>
                        <w:bottom w:val="none" w:sz="0" w:space="0" w:color="auto"/>
                        <w:right w:val="none" w:sz="0" w:space="0" w:color="auto"/>
                      </w:divBdr>
                    </w:div>
                  </w:divsChild>
                </w:div>
                <w:div w:id="1795751954">
                  <w:marLeft w:val="0"/>
                  <w:marRight w:val="0"/>
                  <w:marTop w:val="0"/>
                  <w:marBottom w:val="0"/>
                  <w:divBdr>
                    <w:top w:val="none" w:sz="0" w:space="0" w:color="auto"/>
                    <w:left w:val="none" w:sz="0" w:space="0" w:color="auto"/>
                    <w:bottom w:val="none" w:sz="0" w:space="0" w:color="auto"/>
                    <w:right w:val="none" w:sz="0" w:space="0" w:color="auto"/>
                  </w:divBdr>
                  <w:divsChild>
                    <w:div w:id="1263803577">
                      <w:marLeft w:val="0"/>
                      <w:marRight w:val="0"/>
                      <w:marTop w:val="0"/>
                      <w:marBottom w:val="0"/>
                      <w:divBdr>
                        <w:top w:val="none" w:sz="0" w:space="0" w:color="auto"/>
                        <w:left w:val="none" w:sz="0" w:space="0" w:color="auto"/>
                        <w:bottom w:val="none" w:sz="0" w:space="0" w:color="auto"/>
                        <w:right w:val="none" w:sz="0" w:space="0" w:color="auto"/>
                      </w:divBdr>
                    </w:div>
                  </w:divsChild>
                </w:div>
                <w:div w:id="1834030852">
                  <w:marLeft w:val="0"/>
                  <w:marRight w:val="0"/>
                  <w:marTop w:val="0"/>
                  <w:marBottom w:val="0"/>
                  <w:divBdr>
                    <w:top w:val="none" w:sz="0" w:space="0" w:color="auto"/>
                    <w:left w:val="none" w:sz="0" w:space="0" w:color="auto"/>
                    <w:bottom w:val="none" w:sz="0" w:space="0" w:color="auto"/>
                    <w:right w:val="none" w:sz="0" w:space="0" w:color="auto"/>
                  </w:divBdr>
                  <w:divsChild>
                    <w:div w:id="74019180">
                      <w:marLeft w:val="0"/>
                      <w:marRight w:val="0"/>
                      <w:marTop w:val="0"/>
                      <w:marBottom w:val="0"/>
                      <w:divBdr>
                        <w:top w:val="none" w:sz="0" w:space="0" w:color="auto"/>
                        <w:left w:val="none" w:sz="0" w:space="0" w:color="auto"/>
                        <w:bottom w:val="none" w:sz="0" w:space="0" w:color="auto"/>
                        <w:right w:val="none" w:sz="0" w:space="0" w:color="auto"/>
                      </w:divBdr>
                    </w:div>
                  </w:divsChild>
                </w:div>
                <w:div w:id="2111580103">
                  <w:marLeft w:val="0"/>
                  <w:marRight w:val="0"/>
                  <w:marTop w:val="0"/>
                  <w:marBottom w:val="0"/>
                  <w:divBdr>
                    <w:top w:val="none" w:sz="0" w:space="0" w:color="auto"/>
                    <w:left w:val="none" w:sz="0" w:space="0" w:color="auto"/>
                    <w:bottom w:val="none" w:sz="0" w:space="0" w:color="auto"/>
                    <w:right w:val="none" w:sz="0" w:space="0" w:color="auto"/>
                  </w:divBdr>
                  <w:divsChild>
                    <w:div w:id="39791854">
                      <w:marLeft w:val="0"/>
                      <w:marRight w:val="0"/>
                      <w:marTop w:val="0"/>
                      <w:marBottom w:val="0"/>
                      <w:divBdr>
                        <w:top w:val="none" w:sz="0" w:space="0" w:color="auto"/>
                        <w:left w:val="none" w:sz="0" w:space="0" w:color="auto"/>
                        <w:bottom w:val="none" w:sz="0" w:space="0" w:color="auto"/>
                        <w:right w:val="none" w:sz="0" w:space="0" w:color="auto"/>
                      </w:divBdr>
                    </w:div>
                    <w:div w:id="200410902">
                      <w:marLeft w:val="0"/>
                      <w:marRight w:val="0"/>
                      <w:marTop w:val="0"/>
                      <w:marBottom w:val="0"/>
                      <w:divBdr>
                        <w:top w:val="none" w:sz="0" w:space="0" w:color="auto"/>
                        <w:left w:val="none" w:sz="0" w:space="0" w:color="auto"/>
                        <w:bottom w:val="none" w:sz="0" w:space="0" w:color="auto"/>
                        <w:right w:val="none" w:sz="0" w:space="0" w:color="auto"/>
                      </w:divBdr>
                    </w:div>
                    <w:div w:id="1007564881">
                      <w:marLeft w:val="0"/>
                      <w:marRight w:val="0"/>
                      <w:marTop w:val="0"/>
                      <w:marBottom w:val="0"/>
                      <w:divBdr>
                        <w:top w:val="none" w:sz="0" w:space="0" w:color="auto"/>
                        <w:left w:val="none" w:sz="0" w:space="0" w:color="auto"/>
                        <w:bottom w:val="none" w:sz="0" w:space="0" w:color="auto"/>
                        <w:right w:val="none" w:sz="0" w:space="0" w:color="auto"/>
                      </w:divBdr>
                    </w:div>
                    <w:div w:id="1106121194">
                      <w:marLeft w:val="0"/>
                      <w:marRight w:val="0"/>
                      <w:marTop w:val="0"/>
                      <w:marBottom w:val="0"/>
                      <w:divBdr>
                        <w:top w:val="none" w:sz="0" w:space="0" w:color="auto"/>
                        <w:left w:val="none" w:sz="0" w:space="0" w:color="auto"/>
                        <w:bottom w:val="none" w:sz="0" w:space="0" w:color="auto"/>
                        <w:right w:val="none" w:sz="0" w:space="0" w:color="auto"/>
                      </w:divBdr>
                    </w:div>
                    <w:div w:id="1862546789">
                      <w:marLeft w:val="0"/>
                      <w:marRight w:val="0"/>
                      <w:marTop w:val="0"/>
                      <w:marBottom w:val="0"/>
                      <w:divBdr>
                        <w:top w:val="none" w:sz="0" w:space="0" w:color="auto"/>
                        <w:left w:val="none" w:sz="0" w:space="0" w:color="auto"/>
                        <w:bottom w:val="none" w:sz="0" w:space="0" w:color="auto"/>
                        <w:right w:val="none" w:sz="0" w:space="0" w:color="auto"/>
                      </w:divBdr>
                    </w:div>
                    <w:div w:id="201021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979702">
          <w:marLeft w:val="0"/>
          <w:marRight w:val="0"/>
          <w:marTop w:val="0"/>
          <w:marBottom w:val="0"/>
          <w:divBdr>
            <w:top w:val="none" w:sz="0" w:space="0" w:color="auto"/>
            <w:left w:val="none" w:sz="0" w:space="0" w:color="auto"/>
            <w:bottom w:val="none" w:sz="0" w:space="0" w:color="auto"/>
            <w:right w:val="none" w:sz="0" w:space="0" w:color="auto"/>
          </w:divBdr>
        </w:div>
      </w:divsChild>
    </w:div>
    <w:div w:id="2100635161">
      <w:bodyDiv w:val="1"/>
      <w:marLeft w:val="0"/>
      <w:marRight w:val="0"/>
      <w:marTop w:val="0"/>
      <w:marBottom w:val="0"/>
      <w:divBdr>
        <w:top w:val="none" w:sz="0" w:space="0" w:color="auto"/>
        <w:left w:val="none" w:sz="0" w:space="0" w:color="auto"/>
        <w:bottom w:val="none" w:sz="0" w:space="0" w:color="auto"/>
        <w:right w:val="none" w:sz="0" w:space="0" w:color="auto"/>
      </w:divBdr>
      <w:divsChild>
        <w:div w:id="173493400">
          <w:marLeft w:val="0"/>
          <w:marRight w:val="0"/>
          <w:marTop w:val="0"/>
          <w:marBottom w:val="0"/>
          <w:divBdr>
            <w:top w:val="none" w:sz="0" w:space="0" w:color="auto"/>
            <w:left w:val="none" w:sz="0" w:space="0" w:color="auto"/>
            <w:bottom w:val="none" w:sz="0" w:space="0" w:color="auto"/>
            <w:right w:val="none" w:sz="0" w:space="0" w:color="auto"/>
          </w:divBdr>
          <w:divsChild>
            <w:div w:id="1495683164">
              <w:marLeft w:val="0"/>
              <w:marRight w:val="0"/>
              <w:marTop w:val="0"/>
              <w:marBottom w:val="0"/>
              <w:divBdr>
                <w:top w:val="none" w:sz="0" w:space="0" w:color="auto"/>
                <w:left w:val="none" w:sz="0" w:space="0" w:color="auto"/>
                <w:bottom w:val="none" w:sz="0" w:space="0" w:color="auto"/>
                <w:right w:val="none" w:sz="0" w:space="0" w:color="auto"/>
              </w:divBdr>
            </w:div>
          </w:divsChild>
        </w:div>
        <w:div w:id="228082007">
          <w:marLeft w:val="0"/>
          <w:marRight w:val="0"/>
          <w:marTop w:val="0"/>
          <w:marBottom w:val="0"/>
          <w:divBdr>
            <w:top w:val="none" w:sz="0" w:space="0" w:color="auto"/>
            <w:left w:val="none" w:sz="0" w:space="0" w:color="auto"/>
            <w:bottom w:val="none" w:sz="0" w:space="0" w:color="auto"/>
            <w:right w:val="none" w:sz="0" w:space="0" w:color="auto"/>
          </w:divBdr>
          <w:divsChild>
            <w:div w:id="1548759257">
              <w:marLeft w:val="0"/>
              <w:marRight w:val="0"/>
              <w:marTop w:val="0"/>
              <w:marBottom w:val="0"/>
              <w:divBdr>
                <w:top w:val="none" w:sz="0" w:space="0" w:color="auto"/>
                <w:left w:val="none" w:sz="0" w:space="0" w:color="auto"/>
                <w:bottom w:val="none" w:sz="0" w:space="0" w:color="auto"/>
                <w:right w:val="none" w:sz="0" w:space="0" w:color="auto"/>
              </w:divBdr>
            </w:div>
          </w:divsChild>
        </w:div>
        <w:div w:id="296423790">
          <w:marLeft w:val="0"/>
          <w:marRight w:val="0"/>
          <w:marTop w:val="0"/>
          <w:marBottom w:val="0"/>
          <w:divBdr>
            <w:top w:val="none" w:sz="0" w:space="0" w:color="auto"/>
            <w:left w:val="none" w:sz="0" w:space="0" w:color="auto"/>
            <w:bottom w:val="none" w:sz="0" w:space="0" w:color="auto"/>
            <w:right w:val="none" w:sz="0" w:space="0" w:color="auto"/>
          </w:divBdr>
          <w:divsChild>
            <w:div w:id="424690226">
              <w:marLeft w:val="0"/>
              <w:marRight w:val="0"/>
              <w:marTop w:val="0"/>
              <w:marBottom w:val="0"/>
              <w:divBdr>
                <w:top w:val="none" w:sz="0" w:space="0" w:color="auto"/>
                <w:left w:val="none" w:sz="0" w:space="0" w:color="auto"/>
                <w:bottom w:val="none" w:sz="0" w:space="0" w:color="auto"/>
                <w:right w:val="none" w:sz="0" w:space="0" w:color="auto"/>
              </w:divBdr>
            </w:div>
          </w:divsChild>
        </w:div>
        <w:div w:id="411515488">
          <w:marLeft w:val="0"/>
          <w:marRight w:val="0"/>
          <w:marTop w:val="0"/>
          <w:marBottom w:val="0"/>
          <w:divBdr>
            <w:top w:val="none" w:sz="0" w:space="0" w:color="auto"/>
            <w:left w:val="none" w:sz="0" w:space="0" w:color="auto"/>
            <w:bottom w:val="none" w:sz="0" w:space="0" w:color="auto"/>
            <w:right w:val="none" w:sz="0" w:space="0" w:color="auto"/>
          </w:divBdr>
          <w:divsChild>
            <w:div w:id="452211676">
              <w:marLeft w:val="0"/>
              <w:marRight w:val="0"/>
              <w:marTop w:val="0"/>
              <w:marBottom w:val="0"/>
              <w:divBdr>
                <w:top w:val="none" w:sz="0" w:space="0" w:color="auto"/>
                <w:left w:val="none" w:sz="0" w:space="0" w:color="auto"/>
                <w:bottom w:val="none" w:sz="0" w:space="0" w:color="auto"/>
                <w:right w:val="none" w:sz="0" w:space="0" w:color="auto"/>
              </w:divBdr>
            </w:div>
          </w:divsChild>
        </w:div>
        <w:div w:id="596787283">
          <w:marLeft w:val="0"/>
          <w:marRight w:val="0"/>
          <w:marTop w:val="0"/>
          <w:marBottom w:val="0"/>
          <w:divBdr>
            <w:top w:val="none" w:sz="0" w:space="0" w:color="auto"/>
            <w:left w:val="none" w:sz="0" w:space="0" w:color="auto"/>
            <w:bottom w:val="none" w:sz="0" w:space="0" w:color="auto"/>
            <w:right w:val="none" w:sz="0" w:space="0" w:color="auto"/>
          </w:divBdr>
          <w:divsChild>
            <w:div w:id="1448505359">
              <w:marLeft w:val="0"/>
              <w:marRight w:val="0"/>
              <w:marTop w:val="0"/>
              <w:marBottom w:val="0"/>
              <w:divBdr>
                <w:top w:val="none" w:sz="0" w:space="0" w:color="auto"/>
                <w:left w:val="none" w:sz="0" w:space="0" w:color="auto"/>
                <w:bottom w:val="none" w:sz="0" w:space="0" w:color="auto"/>
                <w:right w:val="none" w:sz="0" w:space="0" w:color="auto"/>
              </w:divBdr>
            </w:div>
          </w:divsChild>
        </w:div>
        <w:div w:id="696546195">
          <w:marLeft w:val="0"/>
          <w:marRight w:val="0"/>
          <w:marTop w:val="0"/>
          <w:marBottom w:val="0"/>
          <w:divBdr>
            <w:top w:val="none" w:sz="0" w:space="0" w:color="auto"/>
            <w:left w:val="none" w:sz="0" w:space="0" w:color="auto"/>
            <w:bottom w:val="none" w:sz="0" w:space="0" w:color="auto"/>
            <w:right w:val="none" w:sz="0" w:space="0" w:color="auto"/>
          </w:divBdr>
          <w:divsChild>
            <w:div w:id="994256543">
              <w:marLeft w:val="0"/>
              <w:marRight w:val="0"/>
              <w:marTop w:val="0"/>
              <w:marBottom w:val="0"/>
              <w:divBdr>
                <w:top w:val="none" w:sz="0" w:space="0" w:color="auto"/>
                <w:left w:val="none" w:sz="0" w:space="0" w:color="auto"/>
                <w:bottom w:val="none" w:sz="0" w:space="0" w:color="auto"/>
                <w:right w:val="none" w:sz="0" w:space="0" w:color="auto"/>
              </w:divBdr>
            </w:div>
          </w:divsChild>
        </w:div>
        <w:div w:id="702825661">
          <w:marLeft w:val="0"/>
          <w:marRight w:val="0"/>
          <w:marTop w:val="0"/>
          <w:marBottom w:val="0"/>
          <w:divBdr>
            <w:top w:val="none" w:sz="0" w:space="0" w:color="auto"/>
            <w:left w:val="none" w:sz="0" w:space="0" w:color="auto"/>
            <w:bottom w:val="none" w:sz="0" w:space="0" w:color="auto"/>
            <w:right w:val="none" w:sz="0" w:space="0" w:color="auto"/>
          </w:divBdr>
          <w:divsChild>
            <w:div w:id="1141536247">
              <w:marLeft w:val="0"/>
              <w:marRight w:val="0"/>
              <w:marTop w:val="0"/>
              <w:marBottom w:val="0"/>
              <w:divBdr>
                <w:top w:val="none" w:sz="0" w:space="0" w:color="auto"/>
                <w:left w:val="none" w:sz="0" w:space="0" w:color="auto"/>
                <w:bottom w:val="none" w:sz="0" w:space="0" w:color="auto"/>
                <w:right w:val="none" w:sz="0" w:space="0" w:color="auto"/>
              </w:divBdr>
            </w:div>
          </w:divsChild>
        </w:div>
        <w:div w:id="777137985">
          <w:marLeft w:val="0"/>
          <w:marRight w:val="0"/>
          <w:marTop w:val="0"/>
          <w:marBottom w:val="0"/>
          <w:divBdr>
            <w:top w:val="none" w:sz="0" w:space="0" w:color="auto"/>
            <w:left w:val="none" w:sz="0" w:space="0" w:color="auto"/>
            <w:bottom w:val="none" w:sz="0" w:space="0" w:color="auto"/>
            <w:right w:val="none" w:sz="0" w:space="0" w:color="auto"/>
          </w:divBdr>
          <w:divsChild>
            <w:div w:id="301085831">
              <w:marLeft w:val="0"/>
              <w:marRight w:val="0"/>
              <w:marTop w:val="0"/>
              <w:marBottom w:val="0"/>
              <w:divBdr>
                <w:top w:val="none" w:sz="0" w:space="0" w:color="auto"/>
                <w:left w:val="none" w:sz="0" w:space="0" w:color="auto"/>
                <w:bottom w:val="none" w:sz="0" w:space="0" w:color="auto"/>
                <w:right w:val="none" w:sz="0" w:space="0" w:color="auto"/>
              </w:divBdr>
            </w:div>
          </w:divsChild>
        </w:div>
        <w:div w:id="812526407">
          <w:marLeft w:val="0"/>
          <w:marRight w:val="0"/>
          <w:marTop w:val="0"/>
          <w:marBottom w:val="0"/>
          <w:divBdr>
            <w:top w:val="none" w:sz="0" w:space="0" w:color="auto"/>
            <w:left w:val="none" w:sz="0" w:space="0" w:color="auto"/>
            <w:bottom w:val="none" w:sz="0" w:space="0" w:color="auto"/>
            <w:right w:val="none" w:sz="0" w:space="0" w:color="auto"/>
          </w:divBdr>
          <w:divsChild>
            <w:div w:id="2045789160">
              <w:marLeft w:val="0"/>
              <w:marRight w:val="0"/>
              <w:marTop w:val="0"/>
              <w:marBottom w:val="0"/>
              <w:divBdr>
                <w:top w:val="none" w:sz="0" w:space="0" w:color="auto"/>
                <w:left w:val="none" w:sz="0" w:space="0" w:color="auto"/>
                <w:bottom w:val="none" w:sz="0" w:space="0" w:color="auto"/>
                <w:right w:val="none" w:sz="0" w:space="0" w:color="auto"/>
              </w:divBdr>
            </w:div>
          </w:divsChild>
        </w:div>
        <w:div w:id="926232188">
          <w:marLeft w:val="0"/>
          <w:marRight w:val="0"/>
          <w:marTop w:val="0"/>
          <w:marBottom w:val="0"/>
          <w:divBdr>
            <w:top w:val="none" w:sz="0" w:space="0" w:color="auto"/>
            <w:left w:val="none" w:sz="0" w:space="0" w:color="auto"/>
            <w:bottom w:val="none" w:sz="0" w:space="0" w:color="auto"/>
            <w:right w:val="none" w:sz="0" w:space="0" w:color="auto"/>
          </w:divBdr>
          <w:divsChild>
            <w:div w:id="501354408">
              <w:marLeft w:val="0"/>
              <w:marRight w:val="0"/>
              <w:marTop w:val="0"/>
              <w:marBottom w:val="0"/>
              <w:divBdr>
                <w:top w:val="none" w:sz="0" w:space="0" w:color="auto"/>
                <w:left w:val="none" w:sz="0" w:space="0" w:color="auto"/>
                <w:bottom w:val="none" w:sz="0" w:space="0" w:color="auto"/>
                <w:right w:val="none" w:sz="0" w:space="0" w:color="auto"/>
              </w:divBdr>
            </w:div>
          </w:divsChild>
        </w:div>
        <w:div w:id="1256088433">
          <w:marLeft w:val="0"/>
          <w:marRight w:val="0"/>
          <w:marTop w:val="0"/>
          <w:marBottom w:val="0"/>
          <w:divBdr>
            <w:top w:val="none" w:sz="0" w:space="0" w:color="auto"/>
            <w:left w:val="none" w:sz="0" w:space="0" w:color="auto"/>
            <w:bottom w:val="none" w:sz="0" w:space="0" w:color="auto"/>
            <w:right w:val="none" w:sz="0" w:space="0" w:color="auto"/>
          </w:divBdr>
          <w:divsChild>
            <w:div w:id="383868851">
              <w:marLeft w:val="0"/>
              <w:marRight w:val="0"/>
              <w:marTop w:val="0"/>
              <w:marBottom w:val="0"/>
              <w:divBdr>
                <w:top w:val="none" w:sz="0" w:space="0" w:color="auto"/>
                <w:left w:val="none" w:sz="0" w:space="0" w:color="auto"/>
                <w:bottom w:val="none" w:sz="0" w:space="0" w:color="auto"/>
                <w:right w:val="none" w:sz="0" w:space="0" w:color="auto"/>
              </w:divBdr>
            </w:div>
            <w:div w:id="1001471346">
              <w:marLeft w:val="0"/>
              <w:marRight w:val="0"/>
              <w:marTop w:val="0"/>
              <w:marBottom w:val="0"/>
              <w:divBdr>
                <w:top w:val="none" w:sz="0" w:space="0" w:color="auto"/>
                <w:left w:val="none" w:sz="0" w:space="0" w:color="auto"/>
                <w:bottom w:val="none" w:sz="0" w:space="0" w:color="auto"/>
                <w:right w:val="none" w:sz="0" w:space="0" w:color="auto"/>
              </w:divBdr>
            </w:div>
            <w:div w:id="1232354425">
              <w:marLeft w:val="0"/>
              <w:marRight w:val="0"/>
              <w:marTop w:val="0"/>
              <w:marBottom w:val="0"/>
              <w:divBdr>
                <w:top w:val="none" w:sz="0" w:space="0" w:color="auto"/>
                <w:left w:val="none" w:sz="0" w:space="0" w:color="auto"/>
                <w:bottom w:val="none" w:sz="0" w:space="0" w:color="auto"/>
                <w:right w:val="none" w:sz="0" w:space="0" w:color="auto"/>
              </w:divBdr>
            </w:div>
            <w:div w:id="1773286031">
              <w:marLeft w:val="0"/>
              <w:marRight w:val="0"/>
              <w:marTop w:val="0"/>
              <w:marBottom w:val="0"/>
              <w:divBdr>
                <w:top w:val="none" w:sz="0" w:space="0" w:color="auto"/>
                <w:left w:val="none" w:sz="0" w:space="0" w:color="auto"/>
                <w:bottom w:val="none" w:sz="0" w:space="0" w:color="auto"/>
                <w:right w:val="none" w:sz="0" w:space="0" w:color="auto"/>
              </w:divBdr>
            </w:div>
          </w:divsChild>
        </w:div>
        <w:div w:id="1302005282">
          <w:marLeft w:val="0"/>
          <w:marRight w:val="0"/>
          <w:marTop w:val="0"/>
          <w:marBottom w:val="0"/>
          <w:divBdr>
            <w:top w:val="none" w:sz="0" w:space="0" w:color="auto"/>
            <w:left w:val="none" w:sz="0" w:space="0" w:color="auto"/>
            <w:bottom w:val="none" w:sz="0" w:space="0" w:color="auto"/>
            <w:right w:val="none" w:sz="0" w:space="0" w:color="auto"/>
          </w:divBdr>
          <w:divsChild>
            <w:div w:id="157965822">
              <w:marLeft w:val="0"/>
              <w:marRight w:val="0"/>
              <w:marTop w:val="0"/>
              <w:marBottom w:val="0"/>
              <w:divBdr>
                <w:top w:val="none" w:sz="0" w:space="0" w:color="auto"/>
                <w:left w:val="none" w:sz="0" w:space="0" w:color="auto"/>
                <w:bottom w:val="none" w:sz="0" w:space="0" w:color="auto"/>
                <w:right w:val="none" w:sz="0" w:space="0" w:color="auto"/>
              </w:divBdr>
            </w:div>
            <w:div w:id="1365867007">
              <w:marLeft w:val="0"/>
              <w:marRight w:val="0"/>
              <w:marTop w:val="0"/>
              <w:marBottom w:val="0"/>
              <w:divBdr>
                <w:top w:val="none" w:sz="0" w:space="0" w:color="auto"/>
                <w:left w:val="none" w:sz="0" w:space="0" w:color="auto"/>
                <w:bottom w:val="none" w:sz="0" w:space="0" w:color="auto"/>
                <w:right w:val="none" w:sz="0" w:space="0" w:color="auto"/>
              </w:divBdr>
            </w:div>
            <w:div w:id="1689411329">
              <w:marLeft w:val="0"/>
              <w:marRight w:val="0"/>
              <w:marTop w:val="0"/>
              <w:marBottom w:val="0"/>
              <w:divBdr>
                <w:top w:val="none" w:sz="0" w:space="0" w:color="auto"/>
                <w:left w:val="none" w:sz="0" w:space="0" w:color="auto"/>
                <w:bottom w:val="none" w:sz="0" w:space="0" w:color="auto"/>
                <w:right w:val="none" w:sz="0" w:space="0" w:color="auto"/>
              </w:divBdr>
            </w:div>
            <w:div w:id="1866941108">
              <w:marLeft w:val="0"/>
              <w:marRight w:val="0"/>
              <w:marTop w:val="0"/>
              <w:marBottom w:val="0"/>
              <w:divBdr>
                <w:top w:val="none" w:sz="0" w:space="0" w:color="auto"/>
                <w:left w:val="none" w:sz="0" w:space="0" w:color="auto"/>
                <w:bottom w:val="none" w:sz="0" w:space="0" w:color="auto"/>
                <w:right w:val="none" w:sz="0" w:space="0" w:color="auto"/>
              </w:divBdr>
            </w:div>
            <w:div w:id="2102486902">
              <w:marLeft w:val="0"/>
              <w:marRight w:val="0"/>
              <w:marTop w:val="0"/>
              <w:marBottom w:val="0"/>
              <w:divBdr>
                <w:top w:val="none" w:sz="0" w:space="0" w:color="auto"/>
                <w:left w:val="none" w:sz="0" w:space="0" w:color="auto"/>
                <w:bottom w:val="none" w:sz="0" w:space="0" w:color="auto"/>
                <w:right w:val="none" w:sz="0" w:space="0" w:color="auto"/>
              </w:divBdr>
            </w:div>
          </w:divsChild>
        </w:div>
        <w:div w:id="1432822060">
          <w:marLeft w:val="0"/>
          <w:marRight w:val="0"/>
          <w:marTop w:val="0"/>
          <w:marBottom w:val="0"/>
          <w:divBdr>
            <w:top w:val="none" w:sz="0" w:space="0" w:color="auto"/>
            <w:left w:val="none" w:sz="0" w:space="0" w:color="auto"/>
            <w:bottom w:val="none" w:sz="0" w:space="0" w:color="auto"/>
            <w:right w:val="none" w:sz="0" w:space="0" w:color="auto"/>
          </w:divBdr>
          <w:divsChild>
            <w:div w:id="505292071">
              <w:marLeft w:val="0"/>
              <w:marRight w:val="0"/>
              <w:marTop w:val="0"/>
              <w:marBottom w:val="0"/>
              <w:divBdr>
                <w:top w:val="none" w:sz="0" w:space="0" w:color="auto"/>
                <w:left w:val="none" w:sz="0" w:space="0" w:color="auto"/>
                <w:bottom w:val="none" w:sz="0" w:space="0" w:color="auto"/>
                <w:right w:val="none" w:sz="0" w:space="0" w:color="auto"/>
              </w:divBdr>
            </w:div>
          </w:divsChild>
        </w:div>
        <w:div w:id="1466698776">
          <w:marLeft w:val="0"/>
          <w:marRight w:val="0"/>
          <w:marTop w:val="0"/>
          <w:marBottom w:val="0"/>
          <w:divBdr>
            <w:top w:val="none" w:sz="0" w:space="0" w:color="auto"/>
            <w:left w:val="none" w:sz="0" w:space="0" w:color="auto"/>
            <w:bottom w:val="none" w:sz="0" w:space="0" w:color="auto"/>
            <w:right w:val="none" w:sz="0" w:space="0" w:color="auto"/>
          </w:divBdr>
          <w:divsChild>
            <w:div w:id="195509608">
              <w:marLeft w:val="0"/>
              <w:marRight w:val="0"/>
              <w:marTop w:val="0"/>
              <w:marBottom w:val="0"/>
              <w:divBdr>
                <w:top w:val="none" w:sz="0" w:space="0" w:color="auto"/>
                <w:left w:val="none" w:sz="0" w:space="0" w:color="auto"/>
                <w:bottom w:val="none" w:sz="0" w:space="0" w:color="auto"/>
                <w:right w:val="none" w:sz="0" w:space="0" w:color="auto"/>
              </w:divBdr>
            </w:div>
          </w:divsChild>
        </w:div>
        <w:div w:id="1583678118">
          <w:marLeft w:val="0"/>
          <w:marRight w:val="0"/>
          <w:marTop w:val="0"/>
          <w:marBottom w:val="0"/>
          <w:divBdr>
            <w:top w:val="none" w:sz="0" w:space="0" w:color="auto"/>
            <w:left w:val="none" w:sz="0" w:space="0" w:color="auto"/>
            <w:bottom w:val="none" w:sz="0" w:space="0" w:color="auto"/>
            <w:right w:val="none" w:sz="0" w:space="0" w:color="auto"/>
          </w:divBdr>
          <w:divsChild>
            <w:div w:id="820001972">
              <w:marLeft w:val="0"/>
              <w:marRight w:val="0"/>
              <w:marTop w:val="0"/>
              <w:marBottom w:val="0"/>
              <w:divBdr>
                <w:top w:val="none" w:sz="0" w:space="0" w:color="auto"/>
                <w:left w:val="none" w:sz="0" w:space="0" w:color="auto"/>
                <w:bottom w:val="none" w:sz="0" w:space="0" w:color="auto"/>
                <w:right w:val="none" w:sz="0" w:space="0" w:color="auto"/>
              </w:divBdr>
            </w:div>
          </w:divsChild>
        </w:div>
        <w:div w:id="1607077719">
          <w:marLeft w:val="0"/>
          <w:marRight w:val="0"/>
          <w:marTop w:val="0"/>
          <w:marBottom w:val="0"/>
          <w:divBdr>
            <w:top w:val="none" w:sz="0" w:space="0" w:color="auto"/>
            <w:left w:val="none" w:sz="0" w:space="0" w:color="auto"/>
            <w:bottom w:val="none" w:sz="0" w:space="0" w:color="auto"/>
            <w:right w:val="none" w:sz="0" w:space="0" w:color="auto"/>
          </w:divBdr>
          <w:divsChild>
            <w:div w:id="181386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mingle-portal.inforcloudsuite.com/v2/NMR2N66J9P445R7P_AX4/03b3ab89-37e0-4632-a578-7700d803b32e?favoriteContext=https%3A%2F%2Ffin-nmr2n66j9p445r7p-ax4.inforcloudsuite.com%2Ffsm%2FCash%2Flist%2FCashLedgerBankUpdate.CashLedgerBankUpdateList%3Fcsk.lidkey%3Df08e535f959830a0683f848c390409e5%26LogicalId%3Dlid%253A%252F%252Finfor.fsm.fsm&amp;LogicalId=lid%3A%2F%2Finfor.fsm.fsm"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7.emf"/><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footer" Target="footer2.xml"/><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emf"/><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1.xml"/><Relationship Id="rId32"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oleObject" Target="embeddings/Microsoft_Word_97_-_2003_Document.doc"/><Relationship Id="rId27" Type="http://schemas.openxmlformats.org/officeDocument/2006/relationships/footer" Target="footer3.xml"/><Relationship Id="rId30" Type="http://schemas.openxmlformats.org/officeDocument/2006/relationships/glossaryDocument" Target="glossary/document.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cheche\AppData\Roaming\Microsoft\Templates\infor.dotm" TargetMode="External"/></Relationships>
</file>

<file path=word/documenttasks/documenttasks1.xml><?xml version="1.0" encoding="utf-8"?>
<t:Tasks xmlns:t="http://schemas.microsoft.com/office/tasks/2019/documenttasks" xmlns:oel="http://schemas.microsoft.com/office/2019/extlst">
  <t:Task id="{15716310-25D1-4D55-B1CC-061A62A15594}">
    <t:Anchor>
      <t:Comment id="1145953406"/>
    </t:Anchor>
    <t:History>
      <t:Event id="{13293608-2CD3-4C48-92B2-3E5D6552C217}" time="2025-03-21T15:08:25.716Z">
        <t:Attribution userId="S::lila.elizalde@infor.com::b63bf2fc-3e04-4042-abb6-1f0b9b339595" userProvider="AD" userName="Lila Elizalde"/>
        <t:Anchor>
          <t:Comment id="1145953406"/>
        </t:Anchor>
        <t:Create/>
      </t:Event>
      <t:Event id="{7AF0A1BF-5E19-4D18-A164-4E1B087D3436}" time="2025-03-21T15:08:25.716Z">
        <t:Attribution userId="S::lila.elizalde@infor.com::b63bf2fc-3e04-4042-abb6-1f0b9b339595" userProvider="AD" userName="Lila Elizalde"/>
        <t:Anchor>
          <t:Comment id="1145953406"/>
        </t:Anchor>
        <t:Assign userId="S::janellamarie.miranda@infor.com::846293b5-e0dd-41d4-809c-cfd5fb74771e" userProvider="AD" userName="Janella Marie Miranda"/>
      </t:Event>
      <t:Event id="{61E9E285-81DD-4ECE-9CF8-BB54EC2D657B}" time="2025-03-21T15:08:25.716Z">
        <t:Attribution userId="S::lila.elizalde@infor.com::b63bf2fc-3e04-4042-abb6-1f0b9b339595" userProvider="AD" userName="Lila Elizalde"/>
        <t:Anchor>
          <t:Comment id="1145953406"/>
        </t:Anchor>
        <t:SetTitle title="@Janella Marie Miranda - please specify the error scenarios to be tested"/>
      </t:Event>
      <t:Event id="{B4FA4A5E-8DD1-4A37-8BEC-50AA7DE8E8E5}" time="2025-03-24T15:22:11.853Z">
        <t:Attribution userId="S::janellamarie.miranda@infor.com::846293b5-e0dd-41d4-809c-cfd5fb74771e" userProvider="AD" userName="Janella Marie Miranda"/>
        <t:Progress percentComplete="100"/>
      </t:Event>
    </t:History>
  </t:Task>
  <t:Task id="{2C29122B-87DD-4FB9-86F6-90F3BF9E9B53}">
    <t:Anchor>
      <t:Comment id="2040257455"/>
    </t:Anchor>
    <t:History>
      <t:Event id="{177C36F8-EBB8-4E79-B4DC-B41D447FD80B}" time="2025-02-27T14:38:27.738Z">
        <t:Attribution userId="S::iriemack.pable@infor.com::44bfa16b-c23e-425e-a1b8-484bb9694066" userProvider="AD" userName="Irie Mack Pable"/>
        <t:Anchor>
          <t:Comment id="2040257455"/>
        </t:Anchor>
        <t:Create/>
      </t:Event>
      <t:Event id="{18C1EA90-5623-4FD3-985C-D59E7765EBC4}" time="2025-02-27T14:38:27.738Z">
        <t:Attribution userId="S::iriemack.pable@infor.com::44bfa16b-c23e-425e-a1b8-484bb9694066" userProvider="AD" userName="Irie Mack Pable"/>
        <t:Anchor>
          <t:Comment id="2040257455"/>
        </t:Anchor>
        <t:Assign userId="S::janellamarie.miranda@infor.com::846293b5-e0dd-41d4-809c-cfd5fb74771e" userProvider="AD" userName="Janella Marie Miranda"/>
      </t:Event>
      <t:Event id="{0C646E05-B9F8-4308-9154-8472B79E57A1}" time="2025-02-27T14:38:27.738Z">
        <t:Attribution userId="S::iriemack.pable@infor.com::44bfa16b-c23e-425e-a1b8-484bb9694066" userProvider="AD" userName="Irie Mack Pable"/>
        <t:Anchor>
          <t:Comment id="2040257455"/>
        </t:Anchor>
        <t:SetTitle title="@Janella Marie Miranda update the screenshot above to align with this."/>
      </t:Event>
      <t:Event id="{3D71EA66-3A28-4BDF-AC0C-5A590A03F22B}" time="2025-03-02T16:28:26.311Z">
        <t:Attribution userId="S::janellamarie.miranda@infor.com::846293b5-e0dd-41d4-809c-cfd5fb74771e" userProvider="AD" userName="Janella Marie Miranda"/>
        <t:Progress percentComplete="100"/>
      </t:Event>
    </t:History>
  </t:Task>
  <t:Task id="{0ACF0EF2-AEF3-4140-9B6E-5694DD25F597}">
    <t:Anchor>
      <t:Comment id="661956931"/>
    </t:Anchor>
    <t:History>
      <t:Event id="{9C872791-56F4-4449-971B-4BEDF5C9ED68}" time="2025-07-09T14:08:57.364Z">
        <t:Attribution userId="S::iriemack.pable@infor.com::44bfa16b-c23e-425e-a1b8-484bb9694066" userProvider="AD" userName="Irie Mack Pable"/>
        <t:Anchor>
          <t:Comment id="661956931"/>
        </t:Anchor>
        <t:Create/>
      </t:Event>
      <t:Event id="{6FC07EEE-C11A-4D61-B4FA-84F8A8138391}" time="2025-07-09T14:08:57.364Z">
        <t:Attribution userId="S::iriemack.pable@infor.com::44bfa16b-c23e-425e-a1b8-484bb9694066" userProvider="AD" userName="Irie Mack Pable"/>
        <t:Anchor>
          <t:Comment id="661956931"/>
        </t:Anchor>
        <t:Assign userId="S::ritchie.bachini@infor.com::b4fde89d-c7e3-489d-8485-374c67a08f36" userProvider="AD" userName="Ritchie Bachini"/>
      </t:Event>
      <t:Event id="{BD7BD1C8-3986-4617-A308-88FB1BBAB847}" time="2025-07-09T14:08:57.364Z">
        <t:Attribution userId="S::iriemack.pable@infor.com::44bfa16b-c23e-425e-a1b8-484bb9694066" userProvider="AD" userName="Irie Mack Pable"/>
        <t:Anchor>
          <t:Comment id="661956931"/>
        </t:Anchor>
        <t:SetTitle title="@Ritchie Bachini Update to &quot;records&quot;."/>
      </t:Event>
      <t:Event id="{05D67EE4-79BD-4073-AD15-415EBF3833E5}" time="2025-07-10T15:18:12.136Z">
        <t:Attribution userId="S::iriemack.pable@infor.com::44bfa16b-c23e-425e-a1b8-484bb9694066" userProvider="AD" userName="Irie Mack Pable"/>
        <t:Progress percentComplete="100"/>
      </t:Event>
    </t:History>
  </t:Task>
  <t:Task id="{A3882997-F336-4256-8E34-6B68375857AC}">
    <t:Anchor>
      <t:Comment id="39736610"/>
    </t:Anchor>
    <t:History>
      <t:Event id="{0CF550EF-C64B-47E6-BCB7-17ECD28B994F}" time="2025-03-21T15:09:57.651Z">
        <t:Attribution userId="S::lila.elizalde@infor.com::b63bf2fc-3e04-4042-abb6-1f0b9b339595" userProvider="AD" userName="Lila Elizalde"/>
        <t:Anchor>
          <t:Comment id="39736610"/>
        </t:Anchor>
        <t:Create/>
      </t:Event>
      <t:Event id="{3B12ED37-F8A9-45C1-B7BC-949DA67025EE}" time="2025-03-21T15:09:57.651Z">
        <t:Attribution userId="S::lila.elizalde@infor.com::b63bf2fc-3e04-4042-abb6-1f0b9b339595" userProvider="AD" userName="Lila Elizalde"/>
        <t:Anchor>
          <t:Comment id="39736610"/>
        </t:Anchor>
        <t:Assign userId="S::janellamarie.miranda@infor.com::846293b5-e0dd-41d4-809c-cfd5fb74771e" userProvider="AD" userName="Janella Marie Miranda"/>
      </t:Event>
      <t:Event id="{F0851EC2-6D5D-40D7-AA32-19AEFCE1B48E}" time="2025-03-21T15:09:57.651Z">
        <t:Attribution userId="S::lila.elizalde@infor.com::b63bf2fc-3e04-4042-abb6-1f0b9b339595" userProvider="AD" userName="Lila Elizalde"/>
        <t:Anchor>
          <t:Comment id="39736610"/>
        </t:Anchor>
        <t:SetTitle title="@Janella Marie Miranda in this section please list out the Payment cycle steps that are taken as positive pay is part off the payment cycle"/>
      </t:Event>
      <t:Event id="{35C45CD2-0716-4F87-9168-7DBFDF3F6879}" time="2025-03-24T15:04:48.508Z">
        <t:Attribution userId="S::janellamarie.miranda@infor.com::846293b5-e0dd-41d4-809c-cfd5fb74771e" userProvider="AD" userName="Janella Marie Miranda"/>
        <t:Progress percentComplete="100"/>
      </t:Event>
    </t:History>
  </t:Task>
  <t:Task id="{D4E9F22B-D465-4E67-86A2-30D3A423CAD1}">
    <t:Anchor>
      <t:Comment id="1952121241"/>
    </t:Anchor>
    <t:History>
      <t:Event id="{5B14278D-7EA4-4AF2-84AE-23E950678D93}" time="2025-03-19T15:54:41.98Z">
        <t:Attribution userId="S::lila.elizalde@infor.com::b63bf2fc-3e04-4042-abb6-1f0b9b339595" userProvider="AD" userName="Lila Elizalde"/>
        <t:Anchor>
          <t:Comment id="1952121241"/>
        </t:Anchor>
        <t:Create/>
      </t:Event>
      <t:Event id="{B1D9A3B6-5C30-42D2-A9FA-C0074B675B54}" time="2025-03-19T15:54:41.98Z">
        <t:Attribution userId="S::lila.elizalde@infor.com::b63bf2fc-3e04-4042-abb6-1f0b9b339595" userProvider="AD" userName="Lila Elizalde"/>
        <t:Anchor>
          <t:Comment id="1952121241"/>
        </t:Anchor>
        <t:Assign userId="S::janellamarie.miranda@infor.com::846293b5-e0dd-41d4-809c-cfd5fb74771e" userProvider="AD" userName="Janella Marie Miranda"/>
      </t:Event>
      <t:Event id="{02572A42-2796-4D84-A9E5-6EE9DCF28E26}" time="2025-03-19T15:54:41.98Z">
        <t:Attribution userId="S::lila.elizalde@infor.com::b63bf2fc-3e04-4042-abb6-1f0b9b339595" userProvider="AD" userName="Lila Elizalde"/>
        <t:Anchor>
          <t:Comment id="1952121241"/>
        </t:Anchor>
        <t:SetTitle title="@Janella Marie Miranda - this screen needs to be updated- positive pay is part of the payment cycle steps in page 4. so when selecting complete payment cycle there is a box to check that says &quot; include positive pay file creation&quot;. the screen print you …"/>
      </t:Event>
      <t:Event id="{E22E1EB4-D4CF-46A4-8A89-6A170DC4C436}" time="2025-03-20T10:22:53.073Z">
        <t:Attribution userId="S::janellamarie.miranda@infor.com::846293b5-e0dd-41d4-809c-cfd5fb74771e" userProvider="AD" userName="Janella Marie Miranda"/>
        <t:Progress percentComplete="100"/>
      </t:Event>
    </t:History>
  </t:Task>
  <t:Task id="{C9C0B688-BD77-4794-8644-811D60104681}">
    <t:Anchor>
      <t:Comment id="1267389463"/>
    </t:Anchor>
    <t:History>
      <t:Event id="{FFF64623-A2BA-4D37-B194-7EF6D9B8197C}" time="2025-03-21T09:33:59.764Z">
        <t:Attribution userId="S::aprilhope.remandaban@infor.com::bca69e04-4e32-4d90-8852-afb099614a85" userProvider="AD" userName="April Hope Remandaban"/>
        <t:Anchor>
          <t:Comment id="1267389463"/>
        </t:Anchor>
        <t:Create/>
      </t:Event>
      <t:Event id="{B1E4D5B3-22E5-4C72-B8ED-E91D64AB4F5E}" time="2025-03-21T09:33:59.764Z">
        <t:Attribution userId="S::aprilhope.remandaban@infor.com::bca69e04-4e32-4d90-8852-afb099614a85" userProvider="AD" userName="April Hope Remandaban"/>
        <t:Anchor>
          <t:Comment id="1267389463"/>
        </t:Anchor>
        <t:Assign userId="S::janellamarie.miranda@infor.com::846293b5-e0dd-41d4-809c-cfd5fb74771e" userProvider="AD" userName="Janella Marie Miranda"/>
      </t:Event>
      <t:Event id="{23EFC14F-0E25-4CD1-91C0-370B3EE8FFD0}" time="2025-03-21T09:33:59.764Z">
        <t:Attribution userId="S::aprilhope.remandaban@infor.com::bca69e04-4e32-4d90-8852-afb099614a85" userProvider="AD" userName="April Hope Remandaban"/>
        <t:Anchor>
          <t:Comment id="1267389463"/>
        </t:Anchor>
        <t:SetTitle title="Hi @Janella, are all these statuses available in bank's design specs? If not, then emphasize for SoNH to confirm."/>
      </t:Event>
      <t:Event id="{7BA5C721-FC93-4AAE-9478-E85E4AB45AA2}" time="2025-03-21T11:15:18.215Z">
        <t:Attribution userId="S::janellamarie.miranda@infor.com::846293b5-e0dd-41d4-809c-cfd5fb74771e" userProvider="AD" userName="Janella Marie Miranda"/>
        <t:Progress percentComplete="100"/>
      </t:Event>
    </t:History>
  </t:Task>
  <t:Task id="{600B1558-A4C3-45A9-A5D7-CAB554CAA9DE}">
    <t:Anchor>
      <t:Comment id="1315460179"/>
    </t:Anchor>
    <t:History>
      <t:Event id="{2C0E7749-1308-4475-8818-FDDC50626A19}" time="2025-03-21T15:07:39.567Z">
        <t:Attribution userId="S::lila.elizalde@infor.com::b63bf2fc-3e04-4042-abb6-1f0b9b339595" userProvider="AD" userName="Lila Elizalde"/>
        <t:Anchor>
          <t:Comment id="1315460179"/>
        </t:Anchor>
        <t:Create/>
      </t:Event>
      <t:Event id="{5D0277D7-DC14-46D0-B473-E121B4D93882}" time="2025-03-21T15:07:39.567Z">
        <t:Attribution userId="S::lila.elizalde@infor.com::b63bf2fc-3e04-4042-abb6-1f0b9b339595" userProvider="AD" userName="Lila Elizalde"/>
        <t:Anchor>
          <t:Comment id="1315460179"/>
        </t:Anchor>
        <t:Assign userId="S::janellamarie.miranda@infor.com::846293b5-e0dd-41d4-809c-cfd5fb74771e" userProvider="AD" userName="Janella Marie Miranda"/>
      </t:Event>
      <t:Event id="{BBE80452-9DF0-4333-B712-6FF890C93216}" time="2025-03-21T15:07:39.567Z">
        <t:Attribution userId="S::lila.elizalde@infor.com::b63bf2fc-3e04-4042-abb6-1f0b9b339595" userProvider="AD" userName="Lila Elizalde"/>
        <t:Anchor>
          <t:Comment id="1315460179"/>
        </t:Anchor>
        <t:SetTitle title="@Janella Marie Miranda - i think the process flow needs to be corrected : 1) when a flat file has errors ... what do you mean has errors before sending to sftp?... and if there is errors on flat file ( technical errors) it needs to go to DEAM not to …"/>
      </t:Event>
      <t:Event id="{CA066EEE-6F7F-4F3E-B4C0-5B53D7A58360}" time="2025-03-31T11:50:53.661Z">
        <t:Attribution userId="S::janellamarie.miranda@infor.com::846293b5-e0dd-41d4-809c-cfd5fb74771e" userProvider="AD" userName="Janella Marie Miranda"/>
        <t:Progress percentComplete="100"/>
      </t:Event>
    </t:History>
  </t:Task>
  <t:Task id="{7824D24A-616F-431C-AC23-FBC35A423D0E}">
    <t:Anchor>
      <t:Comment id="1297175292"/>
    </t:Anchor>
    <t:History>
      <t:Event id="{C3D17D64-25F2-46C7-8E54-4B8F63F3EDC7}" time="2025-07-09T14:08:27.253Z">
        <t:Attribution userId="S::iriemack.pable@infor.com::44bfa16b-c23e-425e-a1b8-484bb9694066" userProvider="AD" userName="Irie Mack Pable"/>
        <t:Anchor>
          <t:Comment id="1297175292"/>
        </t:Anchor>
        <t:Create/>
      </t:Event>
      <t:Event id="{1C859AD1-0212-4EB9-9271-3E4D3A2E5411}" time="2025-07-09T14:08:27.253Z">
        <t:Attribution userId="S::iriemack.pable@infor.com::44bfa16b-c23e-425e-a1b8-484bb9694066" userProvider="AD" userName="Irie Mack Pable"/>
        <t:Anchor>
          <t:Comment id="1297175292"/>
        </t:Anchor>
        <t:Assign userId="S::ritchie.bachini@infor.com::b4fde89d-c7e3-489d-8485-374c67a08f36" userProvider="AD" userName="Ritchie Bachini"/>
      </t:Event>
      <t:Event id="{415876CD-697C-4643-9A32-295063F724CA}" time="2025-07-09T14:08:27.253Z">
        <t:Attribution userId="S::iriemack.pable@infor.com::44bfa16b-c23e-425e-a1b8-484bb9694066" userProvider="AD" userName="Irie Mack Pable"/>
        <t:Anchor>
          <t:Comment id="1297175292"/>
        </t:Anchor>
        <t:SetTitle title="@Ritchie Bachini Update to &quot;bank&quot;"/>
      </t:Event>
      <t:Event id="{7A80A4BD-1100-4237-AA9A-B0509E60123C}" time="2025-07-10T15:18:08.06Z">
        <t:Attribution userId="S::iriemack.pable@infor.com::44bfa16b-c23e-425e-a1b8-484bb9694066" userProvider="AD" userName="Irie Mack Pable"/>
        <t:Progress percentComplete="100"/>
      </t:Event>
    </t:History>
  </t:Task>
  <t:Task id="{D7DABE95-CD34-4379-A23C-5CD2F1DBFB47}">
    <t:Anchor>
      <t:Comment id="1187592103"/>
    </t:Anchor>
    <t:History>
      <t:Event id="{2D8042BF-BEA7-4CB5-A76C-D5CBCDDD15DB}" time="2025-07-11T20:39:41.658Z">
        <t:Attribution userId="S::lila.elizalde@infor.com::b63bf2fc-3e04-4042-abb6-1f0b9b339595" userProvider="AD" userName="Lila Elizalde"/>
        <t:Anchor>
          <t:Comment id="1187592103"/>
        </t:Anchor>
        <t:Create/>
      </t:Event>
      <t:Event id="{6003FCC2-BA15-4274-8A75-151D234C1F6B}" time="2025-07-11T20:39:41.658Z">
        <t:Attribution userId="S::lila.elizalde@infor.com::b63bf2fc-3e04-4042-abb6-1f0b9b339595" userProvider="AD" userName="Lila Elizalde"/>
        <t:Anchor>
          <t:Comment id="1187592103"/>
        </t:Anchor>
        <t:Assign userId="S::ritchie.bachini@infor.com::b4fde89d-c7e3-489d-8485-374c67a08f36" userProvider="AD" userName="Ritchie Bachini"/>
      </t:Event>
      <t:Event id="{1514FD7C-D3E8-4C26-B3A0-95D4688FF53D}" time="2025-07-11T20:39:41.658Z">
        <t:Attribution userId="S::lila.elizalde@infor.com::b63bf2fc-3e04-4042-abb6-1f0b9b339595" userProvider="AD" userName="Lila Elizalde"/>
        <t:Anchor>
          <t:Comment id="1187592103"/>
        </t:Anchor>
        <t:SetTitle title="@Ritchie Bachini - i reviewed the document and made couple of updates ( in red) , ANA is ready for SoNH"/>
      </t:Event>
      <t:Event id="{FA29FE20-3EAF-4416-86AC-5D6C761E2F1F}" time="2025-08-04T11:31:30.952Z">
        <t:Attribution userId="S::ritchie.bachini@infor.com::b4fde89d-c7e3-489d-8485-374c67a08f36" userProvider="AD" userName="Ritchie Bachini"/>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2F5AE293E844058FDE5A500D9AA5B3"/>
        <w:category>
          <w:name w:val="General"/>
          <w:gallery w:val="placeholder"/>
        </w:category>
        <w:types>
          <w:type w:val="bbPlcHdr"/>
        </w:types>
        <w:behaviors>
          <w:behavior w:val="content"/>
        </w:behaviors>
        <w:guid w:val="{FD3448C4-ED67-48F0-8544-F514FF2A999C}"/>
      </w:docPartPr>
      <w:docPartBody>
        <w:p xmlns:wp14="http://schemas.microsoft.com/office/word/2010/wordml" w:rsidR="008A6141" w:rsidRDefault="008A7D45" w14:paraId="72EE8D63" wp14:textId="77777777">
          <w:r w:rsidRPr="00177C70">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roximaNova-Light">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7D45"/>
    <w:rsid w:val="000045DF"/>
    <w:rsid w:val="000125DA"/>
    <w:rsid w:val="0002558D"/>
    <w:rsid w:val="00025F0B"/>
    <w:rsid w:val="00026ADF"/>
    <w:rsid w:val="00070281"/>
    <w:rsid w:val="00077AA3"/>
    <w:rsid w:val="000B34CB"/>
    <w:rsid w:val="000B635D"/>
    <w:rsid w:val="000F1DF8"/>
    <w:rsid w:val="0012567E"/>
    <w:rsid w:val="00134EFF"/>
    <w:rsid w:val="00166216"/>
    <w:rsid w:val="001A5B27"/>
    <w:rsid w:val="001B6ED8"/>
    <w:rsid w:val="001D186D"/>
    <w:rsid w:val="001F5D9A"/>
    <w:rsid w:val="00206F6A"/>
    <w:rsid w:val="00216AB1"/>
    <w:rsid w:val="00273A5D"/>
    <w:rsid w:val="002E5EAF"/>
    <w:rsid w:val="002E7B7B"/>
    <w:rsid w:val="0030597D"/>
    <w:rsid w:val="00325313"/>
    <w:rsid w:val="00367512"/>
    <w:rsid w:val="003747FE"/>
    <w:rsid w:val="00383119"/>
    <w:rsid w:val="003865A9"/>
    <w:rsid w:val="003A01ED"/>
    <w:rsid w:val="003E2C69"/>
    <w:rsid w:val="003E2CAB"/>
    <w:rsid w:val="003F13C1"/>
    <w:rsid w:val="004121A5"/>
    <w:rsid w:val="00416E79"/>
    <w:rsid w:val="00435CCC"/>
    <w:rsid w:val="00440853"/>
    <w:rsid w:val="00447B79"/>
    <w:rsid w:val="0046745C"/>
    <w:rsid w:val="004809A8"/>
    <w:rsid w:val="00483AA3"/>
    <w:rsid w:val="00483AD4"/>
    <w:rsid w:val="004A4649"/>
    <w:rsid w:val="004C51E7"/>
    <w:rsid w:val="004D0A48"/>
    <w:rsid w:val="004D4A1F"/>
    <w:rsid w:val="004F6031"/>
    <w:rsid w:val="005029BF"/>
    <w:rsid w:val="00503FB6"/>
    <w:rsid w:val="00511584"/>
    <w:rsid w:val="00524A29"/>
    <w:rsid w:val="005250FF"/>
    <w:rsid w:val="00584878"/>
    <w:rsid w:val="005B346D"/>
    <w:rsid w:val="005C055D"/>
    <w:rsid w:val="005C19DC"/>
    <w:rsid w:val="005D4CAC"/>
    <w:rsid w:val="005D72BD"/>
    <w:rsid w:val="005E4E92"/>
    <w:rsid w:val="006063BF"/>
    <w:rsid w:val="006171FB"/>
    <w:rsid w:val="00623726"/>
    <w:rsid w:val="00627DD8"/>
    <w:rsid w:val="00647562"/>
    <w:rsid w:val="00647A52"/>
    <w:rsid w:val="00653760"/>
    <w:rsid w:val="006553D8"/>
    <w:rsid w:val="006839CF"/>
    <w:rsid w:val="006A1132"/>
    <w:rsid w:val="006A1C22"/>
    <w:rsid w:val="006B20FF"/>
    <w:rsid w:val="006E3A39"/>
    <w:rsid w:val="006E71C3"/>
    <w:rsid w:val="006F252D"/>
    <w:rsid w:val="0070085C"/>
    <w:rsid w:val="00711A79"/>
    <w:rsid w:val="007268BD"/>
    <w:rsid w:val="00735AC7"/>
    <w:rsid w:val="0073606F"/>
    <w:rsid w:val="00747274"/>
    <w:rsid w:val="00754F44"/>
    <w:rsid w:val="00777DB7"/>
    <w:rsid w:val="00790175"/>
    <w:rsid w:val="007A6D35"/>
    <w:rsid w:val="007C14FE"/>
    <w:rsid w:val="007E6D69"/>
    <w:rsid w:val="00802B49"/>
    <w:rsid w:val="00835618"/>
    <w:rsid w:val="00836BAC"/>
    <w:rsid w:val="00843933"/>
    <w:rsid w:val="00863659"/>
    <w:rsid w:val="0086696D"/>
    <w:rsid w:val="00880C53"/>
    <w:rsid w:val="00880D92"/>
    <w:rsid w:val="008A6141"/>
    <w:rsid w:val="008A7D45"/>
    <w:rsid w:val="008C4DA1"/>
    <w:rsid w:val="008F3E35"/>
    <w:rsid w:val="00911381"/>
    <w:rsid w:val="0093627E"/>
    <w:rsid w:val="00937AA3"/>
    <w:rsid w:val="009446BF"/>
    <w:rsid w:val="00961186"/>
    <w:rsid w:val="00974C4C"/>
    <w:rsid w:val="009825B6"/>
    <w:rsid w:val="00994F1A"/>
    <w:rsid w:val="0099716D"/>
    <w:rsid w:val="009A7676"/>
    <w:rsid w:val="009B610E"/>
    <w:rsid w:val="009E6B36"/>
    <w:rsid w:val="00A02414"/>
    <w:rsid w:val="00A04757"/>
    <w:rsid w:val="00A049C7"/>
    <w:rsid w:val="00A15FE1"/>
    <w:rsid w:val="00A322BE"/>
    <w:rsid w:val="00A40463"/>
    <w:rsid w:val="00A86CB3"/>
    <w:rsid w:val="00B400C4"/>
    <w:rsid w:val="00B445E2"/>
    <w:rsid w:val="00BB2133"/>
    <w:rsid w:val="00BC0FDF"/>
    <w:rsid w:val="00BD68B1"/>
    <w:rsid w:val="00C364AF"/>
    <w:rsid w:val="00C660F1"/>
    <w:rsid w:val="00C74E24"/>
    <w:rsid w:val="00CC5C3E"/>
    <w:rsid w:val="00CD0AC3"/>
    <w:rsid w:val="00CF0C40"/>
    <w:rsid w:val="00CF6221"/>
    <w:rsid w:val="00D00E85"/>
    <w:rsid w:val="00D066CB"/>
    <w:rsid w:val="00D36C84"/>
    <w:rsid w:val="00D55C22"/>
    <w:rsid w:val="00D65CB8"/>
    <w:rsid w:val="00D70320"/>
    <w:rsid w:val="00D76AB6"/>
    <w:rsid w:val="00D856ED"/>
    <w:rsid w:val="00D948E8"/>
    <w:rsid w:val="00DD3C9F"/>
    <w:rsid w:val="00DF6BF1"/>
    <w:rsid w:val="00E05648"/>
    <w:rsid w:val="00E0600F"/>
    <w:rsid w:val="00E14AEB"/>
    <w:rsid w:val="00E24246"/>
    <w:rsid w:val="00E25797"/>
    <w:rsid w:val="00E50464"/>
    <w:rsid w:val="00E92C8C"/>
    <w:rsid w:val="00EA68DF"/>
    <w:rsid w:val="00EB66EC"/>
    <w:rsid w:val="00EB737B"/>
    <w:rsid w:val="00EE260E"/>
    <w:rsid w:val="00F112DE"/>
    <w:rsid w:val="00F11D8F"/>
    <w:rsid w:val="00F16534"/>
    <w:rsid w:val="00F22984"/>
    <w:rsid w:val="00F32054"/>
    <w:rsid w:val="00F45848"/>
    <w:rsid w:val="00F47B78"/>
    <w:rsid w:val="00F56F79"/>
    <w:rsid w:val="00FC0327"/>
    <w:rsid w:val="00FC2BFE"/>
    <w:rsid w:val="00FD1419"/>
    <w:rsid w:val="00FE0BC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6AD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32477ba-2cf7-4942-afdf-ffc28329dfcb" xsi:nil="true"/>
    <lcf76f155ced4ddcb4097134ff3c332f xmlns="133da979-0b5d-4214-8060-06e743796f27">
      <Terms xmlns="http://schemas.microsoft.com/office/infopath/2007/PartnerControls"/>
    </lcf76f155ced4ddcb4097134ff3c332f>
    <Comments xmlns="133da979-0b5d-4214-8060-06e743796f27"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F2C7A9D6CC2FC948AB1C74B898911309" ma:contentTypeVersion="16" ma:contentTypeDescription="Create a new document." ma:contentTypeScope="" ma:versionID="b6286ca0d080f835c020c1c9b26b6205">
  <xsd:schema xmlns:xsd="http://www.w3.org/2001/XMLSchema" xmlns:xs="http://www.w3.org/2001/XMLSchema" xmlns:p="http://schemas.microsoft.com/office/2006/metadata/properties" xmlns:ns2="133da979-0b5d-4214-8060-06e743796f27" xmlns:ns3="532477ba-2cf7-4942-afdf-ffc28329dfcb" targetNamespace="http://schemas.microsoft.com/office/2006/metadata/properties" ma:root="true" ma:fieldsID="97478fc213e2a387e4bebdef95d551f4" ns2:_="" ns3:_="">
    <xsd:import namespace="133da979-0b5d-4214-8060-06e743796f27"/>
    <xsd:import namespace="532477ba-2cf7-4942-afdf-ffc28329dfcb"/>
    <xsd:element name="properties">
      <xsd:complexType>
        <xsd:sequence>
          <xsd:element name="documentManagement">
            <xsd:complexType>
              <xsd:all>
                <xsd:element ref="ns2:Comments" minOccurs="0"/>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3da979-0b5d-4214-8060-06e743796f27" elementFormDefault="qualified">
    <xsd:import namespace="http://schemas.microsoft.com/office/2006/documentManagement/types"/>
    <xsd:import namespace="http://schemas.microsoft.com/office/infopath/2007/PartnerControls"/>
    <xsd:element name="Comments" ma:index="1" nillable="true" ma:displayName="Comments" ma:format="Dropdown" ma:internalName="Comments" ma:readOnly="false">
      <xsd:simpleType>
        <xsd:restriction base="dms:Note">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48401e6-9f98-44c8-bbf7-d770b9328643"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hidden="true" ma:internalName="MediaServiceOCR"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2477ba-2cf7-4942-afdf-ffc28329dfcb" elementFormDefault="qualified">
    <xsd:import namespace="http://schemas.microsoft.com/office/2006/documentManagement/types"/>
    <xsd:import namespace="http://schemas.microsoft.com/office/infopath/2007/PartnerControls"/>
    <xsd:element name="SharedWithUsers" ma:index="1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hidden="true" ma:internalName="SharedWithDetails" ma:readOnly="true">
      <xsd:simpleType>
        <xsd:restriction base="dms:Note"/>
      </xsd:simpleType>
    </xsd:element>
    <xsd:element name="TaxCatchAll" ma:index="21" nillable="true" ma:displayName="Taxonomy Catch All Column" ma:hidden="true" ma:list="{9afe7951-93bd-4db9-a0e7-8ab8850c517a}" ma:internalName="TaxCatchAll" ma:readOnly="false" ma:showField="CatchAllData" ma:web="532477ba-2cf7-4942-afdf-ffc28329df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D960D5D-48DB-41BB-A7DA-5EDED2EF2E79}">
  <ds:schemaRefs>
    <ds:schemaRef ds:uri="http://schemas.microsoft.com/office/2006/metadata/properties"/>
    <ds:schemaRef ds:uri="http://schemas.microsoft.com/office/infopath/2007/PartnerControls"/>
    <ds:schemaRef ds:uri="532477ba-2cf7-4942-afdf-ffc28329dfcb"/>
    <ds:schemaRef ds:uri="133da979-0b5d-4214-8060-06e743796f27"/>
  </ds:schemaRefs>
</ds:datastoreItem>
</file>

<file path=customXml/itemProps2.xml><?xml version="1.0" encoding="utf-8"?>
<ds:datastoreItem xmlns:ds="http://schemas.openxmlformats.org/officeDocument/2006/customXml" ds:itemID="{DA74B771-2911-40C1-8939-4B44CBA71521}">
  <ds:schemaRefs>
    <ds:schemaRef ds:uri="http://schemas.openxmlformats.org/officeDocument/2006/bibliography"/>
  </ds:schemaRefs>
</ds:datastoreItem>
</file>

<file path=customXml/itemProps3.xml><?xml version="1.0" encoding="utf-8"?>
<ds:datastoreItem xmlns:ds="http://schemas.openxmlformats.org/officeDocument/2006/customXml" ds:itemID="{1DA8D7E9-BC34-4973-8ECB-4C319FE40C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3da979-0b5d-4214-8060-06e743796f27"/>
    <ds:schemaRef ds:uri="532477ba-2cf7-4942-afdf-ffc28329df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0F994B5-BCF5-4150-BBB2-18B540F8459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infor.dotm</ap:Template>
  <ap:Application>Microsoft Word for the web</ap:Application>
  <ap:DocSecurity>0</ap:DocSecurity>
  <ap:ScaleCrop>false</ap:ScaleCrop>
  <ap:Company>Infor</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Analysis, Design &amp; Testing Document</dc:title>
  <dc:subject/>
  <dc:creator>Infor PMO</dc:creator>
  <keywords>IPM</keywords>
  <dc:description>Copyright © Infor 2013</dc:description>
  <lastModifiedBy>Karen Magisa</lastModifiedBy>
  <revision>673</revision>
  <lastPrinted>2013-08-17T05:04:00.0000000Z</lastPrinted>
  <dcterms:created xsi:type="dcterms:W3CDTF">2025-07-03T04:21:00.0000000Z</dcterms:created>
  <dcterms:modified xsi:type="dcterms:W3CDTF">2026-02-25T06:40:18.3536462Z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0x010100F2C7A9D6CC2FC948AB1C74B898911309</vt:lpwstr>
  </property>
  <property fmtid="{D5CDD505-2E9C-101B-9397-08002B2CF9AE}" pid="3" name="MediaServiceImageTags">
    <vt:lpwstr/>
  </property>
</Properties>
</file>