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4B699" w14:textId="34213698" w:rsidR="002769F7" w:rsidRDefault="64DDDBD8" w:rsidP="002769F7">
      <w:pPr>
        <w:pStyle w:val="TitleBar"/>
      </w:pPr>
      <w:r>
        <w:t xml:space="preserve">      </w:t>
      </w:r>
    </w:p>
    <w:sdt>
      <w:sdt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EndPr/>
      <w:sdtContent>
        <w:p w14:paraId="16EDFEAD" w14:textId="3369C40A" w:rsidR="00941EF9" w:rsidRDefault="00133616">
          <w:pPr>
            <w:pStyle w:val="Title-Major"/>
          </w:pPr>
          <w:r>
            <w:t>Analysis</w:t>
          </w:r>
          <w:r w:rsidR="006D28F7">
            <w:t xml:space="preserve">, </w:t>
          </w:r>
          <w:r>
            <w:t>Design</w:t>
          </w:r>
          <w:r w:rsidR="006D28F7">
            <w:t xml:space="preserve"> &amp; Testing</w:t>
          </w:r>
          <w:r w:rsidR="00650388">
            <w:t xml:space="preserve"> </w:t>
          </w:r>
          <w:r w:rsidR="006D28F7">
            <w:t>Document</w:t>
          </w:r>
        </w:p>
      </w:sdtContent>
    </w:sdt>
    <w:p w14:paraId="434FE653" w14:textId="6A943472" w:rsidR="00717497" w:rsidRDefault="00DC1EA7" w:rsidP="00D43BF7">
      <w:pPr>
        <w:pStyle w:val="BodyText"/>
        <w:rPr>
          <w:sz w:val="48"/>
        </w:rPr>
      </w:pPr>
      <w:r>
        <w:rPr>
          <w:rStyle w:val="HighlightedVariable"/>
          <w:sz w:val="48"/>
        </w:rPr>
        <w:t>State of New Hampshire</w:t>
      </w:r>
    </w:p>
    <w:p w14:paraId="24CEF729" w14:textId="6CF02F87" w:rsidR="00494B23" w:rsidRDefault="00494B23" w:rsidP="2AFFA669">
      <w:pPr>
        <w:pStyle w:val="BodyText"/>
        <w:spacing w:line="259" w:lineRule="auto"/>
      </w:pPr>
      <w:r w:rsidRPr="2AFFA669">
        <w:rPr>
          <w:color w:val="13A3F7"/>
          <w:sz w:val="48"/>
          <w:szCs w:val="48"/>
        </w:rPr>
        <w:t>INT_FIN_</w:t>
      </w:r>
      <w:r w:rsidR="00BB164B" w:rsidRPr="2AFFA669">
        <w:rPr>
          <w:color w:val="13A3F7"/>
          <w:sz w:val="48"/>
          <w:szCs w:val="48"/>
        </w:rPr>
        <w:t>09</w:t>
      </w:r>
      <w:r w:rsidR="008F6858">
        <w:rPr>
          <w:color w:val="13A3F7"/>
          <w:sz w:val="48"/>
          <w:szCs w:val="48"/>
        </w:rPr>
        <w:t>3</w:t>
      </w:r>
      <w:r w:rsidRPr="2AFFA669">
        <w:rPr>
          <w:color w:val="13A3F7"/>
          <w:sz w:val="48"/>
          <w:szCs w:val="48"/>
        </w:rPr>
        <w:t xml:space="preserve"> </w:t>
      </w:r>
      <w:r w:rsidR="00CC1448" w:rsidRPr="2AFFA669">
        <w:rPr>
          <w:color w:val="13A3F7"/>
          <w:sz w:val="48"/>
          <w:szCs w:val="48"/>
        </w:rPr>
        <w:t>CB Recon</w:t>
      </w:r>
      <w:r w:rsidR="03226082" w:rsidRPr="2AFFA669">
        <w:rPr>
          <w:color w:val="13A3F7"/>
          <w:sz w:val="48"/>
          <w:szCs w:val="48"/>
        </w:rPr>
        <w:t xml:space="preserve"> – </w:t>
      </w:r>
      <w:r w:rsidR="002002EB">
        <w:rPr>
          <w:color w:val="13A3F7"/>
          <w:sz w:val="48"/>
          <w:szCs w:val="48"/>
        </w:rPr>
        <w:t>Citizens Bank</w:t>
      </w:r>
    </w:p>
    <w:tbl>
      <w:tblPr>
        <w:tblStyle w:val="InforTable0"/>
        <w:tblpPr w:leftFromText="180" w:rightFromText="180" w:vertAnchor="text" w:horzAnchor="page" w:tblpX="2361" w:tblpY="882"/>
        <w:tblW w:w="0" w:type="auto"/>
        <w:tblLook w:val="04A0" w:firstRow="1" w:lastRow="0" w:firstColumn="1" w:lastColumn="0" w:noHBand="0" w:noVBand="1"/>
      </w:tblPr>
      <w:tblGrid>
        <w:gridCol w:w="3865"/>
        <w:gridCol w:w="4883"/>
      </w:tblGrid>
      <w:tr w:rsidR="006F5289" w14:paraId="43382825" w14:textId="77777777" w:rsidTr="008465BC">
        <w:trPr>
          <w:cnfStyle w:val="100000000000" w:firstRow="1" w:lastRow="0" w:firstColumn="0" w:lastColumn="0" w:oddVBand="0" w:evenVBand="0" w:oddHBand="0" w:evenHBand="0" w:firstRowFirstColumn="0" w:firstRowLastColumn="0" w:lastRowFirstColumn="0" w:lastRowLastColumn="0"/>
        </w:trPr>
        <w:tc>
          <w:tcPr>
            <w:tcW w:w="3865" w:type="dxa"/>
          </w:tcPr>
          <w:p w14:paraId="58807D24" w14:textId="77777777" w:rsidR="006F5289" w:rsidRDefault="03F3DCA7" w:rsidP="5518DC2E">
            <w:pPr>
              <w:pStyle w:val="BodyText"/>
              <w:spacing w:before="60" w:after="60"/>
              <w:ind w:left="1350" w:hanging="180"/>
            </w:pPr>
            <w:r>
              <w:t>Document Properties</w:t>
            </w:r>
          </w:p>
        </w:tc>
        <w:tc>
          <w:tcPr>
            <w:tcW w:w="4883" w:type="dxa"/>
          </w:tcPr>
          <w:p w14:paraId="544DAECF" w14:textId="77777777" w:rsidR="006F5289" w:rsidRDefault="006F5289" w:rsidP="5518DC2E">
            <w:pPr>
              <w:pStyle w:val="BodyText"/>
              <w:spacing w:before="60" w:after="60"/>
              <w:ind w:left="0" w:firstLine="1170"/>
            </w:pPr>
          </w:p>
        </w:tc>
      </w:tr>
      <w:tr w:rsidR="006F5289" w14:paraId="0EF75881" w14:textId="77777777" w:rsidTr="008465BC">
        <w:trPr>
          <w:cnfStyle w:val="000000100000" w:firstRow="0" w:lastRow="0" w:firstColumn="0" w:lastColumn="0" w:oddVBand="0" w:evenVBand="0" w:oddHBand="1" w:evenHBand="0" w:firstRowFirstColumn="0" w:firstRowLastColumn="0" w:lastRowFirstColumn="0" w:lastRowLastColumn="0"/>
        </w:trPr>
        <w:tc>
          <w:tcPr>
            <w:tcW w:w="3865" w:type="dxa"/>
          </w:tcPr>
          <w:p w14:paraId="5C68F153" w14:textId="77777777" w:rsidR="006F5289" w:rsidRPr="00FA128A" w:rsidRDefault="03F3DCA7" w:rsidP="5518DC2E">
            <w:pPr>
              <w:pStyle w:val="BodyText"/>
              <w:spacing w:beforeLines="20" w:before="48" w:afterLines="20" w:after="48"/>
              <w:ind w:left="0" w:right="567" w:firstLine="1170"/>
            </w:pPr>
            <w:r>
              <w:t>Author</w:t>
            </w:r>
          </w:p>
        </w:tc>
        <w:tc>
          <w:tcPr>
            <w:tcW w:w="4883" w:type="dxa"/>
          </w:tcPr>
          <w:p w14:paraId="40FEEDD8" w14:textId="740B74F7" w:rsidR="006F5289" w:rsidRPr="00FA128A" w:rsidRDefault="00CC1448" w:rsidP="5518DC2E">
            <w:pPr>
              <w:pStyle w:val="BodyText"/>
              <w:tabs>
                <w:tab w:val="left" w:pos="4320"/>
              </w:tabs>
              <w:spacing w:beforeLines="20" w:before="48" w:afterLines="20" w:after="48"/>
              <w:ind w:left="0" w:right="567" w:firstLine="1170"/>
            </w:pPr>
            <w:r>
              <w:rPr>
                <w:rStyle w:val="HighlightedVariable"/>
              </w:rPr>
              <w:t>Ritchie Bachini</w:t>
            </w:r>
            <w:r w:rsidR="008465BC">
              <w:rPr>
                <w:rStyle w:val="HighlightedVariable"/>
              </w:rPr>
              <w:t xml:space="preserve"> / Melanie Rose Nunez</w:t>
            </w:r>
          </w:p>
        </w:tc>
      </w:tr>
      <w:tr w:rsidR="006F5289" w14:paraId="4D429D9C" w14:textId="77777777" w:rsidTr="008465BC">
        <w:trPr>
          <w:cnfStyle w:val="000000010000" w:firstRow="0" w:lastRow="0" w:firstColumn="0" w:lastColumn="0" w:oddVBand="0" w:evenVBand="0" w:oddHBand="0" w:evenHBand="1" w:firstRowFirstColumn="0" w:firstRowLastColumn="0" w:lastRowFirstColumn="0" w:lastRowLastColumn="0"/>
        </w:trPr>
        <w:tc>
          <w:tcPr>
            <w:tcW w:w="3865" w:type="dxa"/>
          </w:tcPr>
          <w:p w14:paraId="420B08F5" w14:textId="77777777" w:rsidR="006F5289" w:rsidRPr="00FA128A" w:rsidRDefault="03F3DCA7" w:rsidP="5518DC2E">
            <w:pPr>
              <w:pStyle w:val="BodyText"/>
              <w:spacing w:beforeLines="20" w:before="48" w:afterLines="20" w:after="48"/>
              <w:ind w:left="0" w:right="567" w:firstLine="1170"/>
            </w:pPr>
            <w:r>
              <w:t>Creation Date</w:t>
            </w:r>
          </w:p>
        </w:tc>
        <w:tc>
          <w:tcPr>
            <w:tcW w:w="4883" w:type="dxa"/>
          </w:tcPr>
          <w:p w14:paraId="3C636C68" w14:textId="0CED54CE" w:rsidR="006F5289" w:rsidRPr="00FA128A" w:rsidRDefault="00CC1448" w:rsidP="5518DC2E">
            <w:pPr>
              <w:pStyle w:val="BodyText"/>
              <w:spacing w:beforeLines="20" w:before="48" w:afterLines="20" w:after="48"/>
              <w:ind w:left="0" w:right="567" w:firstLine="1170"/>
            </w:pPr>
            <w:r>
              <w:t>06/30/2025</w:t>
            </w:r>
          </w:p>
        </w:tc>
      </w:tr>
      <w:tr w:rsidR="006F5289" w14:paraId="6DDD37C9" w14:textId="77777777" w:rsidTr="008465BC">
        <w:trPr>
          <w:cnfStyle w:val="000000100000" w:firstRow="0" w:lastRow="0" w:firstColumn="0" w:lastColumn="0" w:oddVBand="0" w:evenVBand="0" w:oddHBand="1" w:evenHBand="0" w:firstRowFirstColumn="0" w:firstRowLastColumn="0" w:lastRowFirstColumn="0" w:lastRowLastColumn="0"/>
        </w:trPr>
        <w:tc>
          <w:tcPr>
            <w:tcW w:w="3865" w:type="dxa"/>
          </w:tcPr>
          <w:p w14:paraId="0FA53C9F" w14:textId="77777777" w:rsidR="006F5289" w:rsidRPr="00FA128A" w:rsidRDefault="03F3DCA7" w:rsidP="5518DC2E">
            <w:pPr>
              <w:pStyle w:val="BodyText"/>
              <w:spacing w:beforeLines="20" w:before="48" w:afterLines="20" w:after="48"/>
              <w:ind w:left="0" w:right="567" w:firstLine="1170"/>
            </w:pPr>
            <w:r>
              <w:t>Last Updated</w:t>
            </w:r>
          </w:p>
        </w:tc>
        <w:tc>
          <w:tcPr>
            <w:tcW w:w="4883" w:type="dxa"/>
          </w:tcPr>
          <w:p w14:paraId="51135629" w14:textId="0332A214" w:rsidR="006F5289" w:rsidRPr="00FA128A" w:rsidRDefault="3C3E02AC" w:rsidP="0D157E3B">
            <w:pPr>
              <w:pStyle w:val="BodyText"/>
              <w:spacing w:beforeLines="20" w:before="48" w:afterLines="20" w:after="48" w:line="259" w:lineRule="auto"/>
              <w:ind w:left="0" w:right="567" w:firstLine="1170"/>
            </w:pPr>
            <w:r>
              <w:t>2/1</w:t>
            </w:r>
            <w:r w:rsidR="008C026A">
              <w:t>9</w:t>
            </w:r>
            <w:r>
              <w:t>/2026</w:t>
            </w:r>
          </w:p>
        </w:tc>
      </w:tr>
      <w:tr w:rsidR="006F5289" w14:paraId="58399DE3" w14:textId="77777777" w:rsidTr="008465BC">
        <w:trPr>
          <w:cnfStyle w:val="000000010000" w:firstRow="0" w:lastRow="0" w:firstColumn="0" w:lastColumn="0" w:oddVBand="0" w:evenVBand="0" w:oddHBand="0" w:evenHBand="1" w:firstRowFirstColumn="0" w:firstRowLastColumn="0" w:lastRowFirstColumn="0" w:lastRowLastColumn="0"/>
        </w:trPr>
        <w:tc>
          <w:tcPr>
            <w:tcW w:w="3865" w:type="dxa"/>
          </w:tcPr>
          <w:p w14:paraId="5AB21281" w14:textId="77777777" w:rsidR="006F5289" w:rsidRPr="00FA128A" w:rsidRDefault="03F3DCA7" w:rsidP="5518DC2E">
            <w:pPr>
              <w:pStyle w:val="BodyText"/>
              <w:spacing w:beforeLines="20" w:before="48" w:afterLines="20" w:after="48"/>
              <w:ind w:left="0" w:right="567" w:firstLine="1170"/>
            </w:pPr>
            <w:r>
              <w:t>Document Reference</w:t>
            </w:r>
          </w:p>
        </w:tc>
        <w:tc>
          <w:tcPr>
            <w:tcW w:w="4883" w:type="dxa"/>
          </w:tcPr>
          <w:p w14:paraId="7C7CBBB2" w14:textId="77777777" w:rsidR="006F5289" w:rsidRPr="00FA128A" w:rsidRDefault="006F5289" w:rsidP="5518DC2E">
            <w:pPr>
              <w:pStyle w:val="BodyText"/>
              <w:spacing w:beforeLines="20" w:before="48" w:afterLines="20" w:after="48"/>
              <w:ind w:left="0" w:right="567" w:firstLine="1170"/>
            </w:pPr>
          </w:p>
        </w:tc>
      </w:tr>
      <w:tr w:rsidR="006F5289" w14:paraId="26A60032" w14:textId="77777777" w:rsidTr="008465BC">
        <w:trPr>
          <w:cnfStyle w:val="000000100000" w:firstRow="0" w:lastRow="0" w:firstColumn="0" w:lastColumn="0" w:oddVBand="0" w:evenVBand="0" w:oddHBand="1" w:evenHBand="0" w:firstRowFirstColumn="0" w:firstRowLastColumn="0" w:lastRowFirstColumn="0" w:lastRowLastColumn="0"/>
        </w:trPr>
        <w:tc>
          <w:tcPr>
            <w:tcW w:w="3865" w:type="dxa"/>
          </w:tcPr>
          <w:p w14:paraId="356B01FB" w14:textId="77777777" w:rsidR="006F5289" w:rsidRPr="00FA128A" w:rsidRDefault="03F3DCA7" w:rsidP="5518DC2E">
            <w:pPr>
              <w:pStyle w:val="BodyText"/>
              <w:spacing w:beforeLines="20" w:before="48" w:afterLines="20" w:after="48"/>
              <w:ind w:left="0" w:right="567" w:firstLine="1170"/>
            </w:pPr>
            <w:r>
              <w:t>Version</w:t>
            </w:r>
          </w:p>
        </w:tc>
        <w:tc>
          <w:tcPr>
            <w:tcW w:w="4883" w:type="dxa"/>
          </w:tcPr>
          <w:p w14:paraId="6537BEF7" w14:textId="03CBF1D9" w:rsidR="006F5289" w:rsidRPr="00E3412E" w:rsidRDefault="03F3DCA7" w:rsidP="48745A25">
            <w:pPr>
              <w:pStyle w:val="BodyText"/>
              <w:spacing w:beforeLines="20" w:before="48" w:afterLines="20" w:after="48"/>
              <w:ind w:left="0" w:right="567" w:firstLine="1170"/>
              <w:rPr>
                <w:rStyle w:val="HighlightedVariable"/>
                <w:lang w:val="fr-FR"/>
              </w:rPr>
            </w:pPr>
            <w:r w:rsidRPr="48745A25">
              <w:rPr>
                <w:rStyle w:val="HighlightedVariable"/>
                <w:lang w:val="fr-FR"/>
              </w:rPr>
              <w:t>1.</w:t>
            </w:r>
            <w:r w:rsidR="008465BC">
              <w:rPr>
                <w:rStyle w:val="HighlightedVariable"/>
                <w:lang w:val="fr-FR"/>
              </w:rPr>
              <w:t>6</w:t>
            </w:r>
          </w:p>
        </w:tc>
      </w:tr>
    </w:tbl>
    <w:p w14:paraId="2CB33062" w14:textId="77777777" w:rsidR="00C201DB" w:rsidRDefault="00C201DB">
      <w:pPr>
        <w:pStyle w:val="BodyText"/>
      </w:pPr>
    </w:p>
    <w:p w14:paraId="7153E6EE" w14:textId="05958F93" w:rsidR="00941EF9" w:rsidRDefault="00941EF9" w:rsidP="00D25469">
      <w:pPr>
        <w:pStyle w:val="Heading1"/>
      </w:pPr>
      <w:bookmarkStart w:id="0" w:name="_Toc105005157"/>
      <w:bookmarkStart w:id="1" w:name="_Toc203043000"/>
      <w:r w:rsidRPr="00D25469">
        <w:lastRenderedPageBreak/>
        <w:t>Document Control</w:t>
      </w:r>
      <w:bookmarkEnd w:id="0"/>
      <w:bookmarkEnd w:id="1"/>
    </w:p>
    <w:p w14:paraId="55B19C6B" w14:textId="77777777" w:rsidR="00636F11" w:rsidRPr="00636F11" w:rsidRDefault="00636F11" w:rsidP="00636F11">
      <w:pPr>
        <w:pStyle w:val="BodyText"/>
      </w:pPr>
    </w:p>
    <w:p w14:paraId="3ACF35AB" w14:textId="77777777" w:rsidR="00941EF9" w:rsidRPr="00033A89" w:rsidRDefault="00941EF9" w:rsidP="00033A89">
      <w:pPr>
        <w:pStyle w:val="Heading2"/>
      </w:pPr>
      <w:bookmarkStart w:id="2" w:name="_Toc105005158"/>
      <w:bookmarkStart w:id="3" w:name="_Toc203043001"/>
      <w:r w:rsidRPr="00033A89">
        <w:t>Change Record</w:t>
      </w:r>
      <w:bookmarkEnd w:id="2"/>
      <w:bookmarkEnd w:id="3"/>
    </w:p>
    <w:p w14:paraId="3A4AA8AE" w14:textId="77777777" w:rsidR="00941EF9" w:rsidRDefault="00941EF9">
      <w:pPr>
        <w:pStyle w:val="BodyText"/>
        <w:ind w:left="8640" w:firstLine="720"/>
      </w:pPr>
      <w:r>
        <w:rPr>
          <w:color w:val="FFFFFF"/>
          <w:sz w:val="10"/>
        </w:rPr>
        <w:fldChar w:fldCharType="begin"/>
      </w:r>
      <w:r>
        <w:rPr>
          <w:color w:val="FFFFFF"/>
          <w:sz w:val="10"/>
        </w:rPr>
        <w:instrText xml:space="preserve"> SECTIONPAGES  \* MERGEFORMAT </w:instrText>
      </w:r>
      <w:r>
        <w:rPr>
          <w:color w:val="FFFFFF"/>
          <w:sz w:val="10"/>
        </w:rPr>
        <w:fldChar w:fldCharType="separate"/>
      </w:r>
      <w:r w:rsidR="00DF0966">
        <w:rPr>
          <w:noProof/>
          <w:color w:val="FFFFFF"/>
          <w:sz w:val="10"/>
        </w:rPr>
        <w:t>1</w:t>
      </w:r>
      <w:r>
        <w:rPr>
          <w:color w:val="FFFFFF"/>
          <w:sz w:val="10"/>
        </w:rPr>
        <w:fldChar w:fldCharType="end"/>
      </w:r>
    </w:p>
    <w:tbl>
      <w:tblPr>
        <w:tblStyle w:val="InforTable0"/>
        <w:tblW w:w="9833" w:type="dxa"/>
        <w:tblInd w:w="602" w:type="dxa"/>
        <w:tblLook w:val="04A0" w:firstRow="1" w:lastRow="0" w:firstColumn="1" w:lastColumn="0" w:noHBand="0" w:noVBand="1"/>
      </w:tblPr>
      <w:tblGrid>
        <w:gridCol w:w="1830"/>
        <w:gridCol w:w="1690"/>
        <w:gridCol w:w="1365"/>
        <w:gridCol w:w="4948"/>
      </w:tblGrid>
      <w:tr w:rsidR="001732A8" w14:paraId="6F0E0494" w14:textId="77777777" w:rsidTr="0D157E3B">
        <w:trPr>
          <w:cnfStyle w:val="100000000000" w:firstRow="1" w:lastRow="0" w:firstColumn="0" w:lastColumn="0" w:oddVBand="0" w:evenVBand="0" w:oddHBand="0" w:evenHBand="0" w:firstRowFirstColumn="0" w:firstRowLastColumn="0" w:lastRowFirstColumn="0" w:lastRowLastColumn="0"/>
        </w:trPr>
        <w:tc>
          <w:tcPr>
            <w:tcW w:w="1830" w:type="dxa"/>
          </w:tcPr>
          <w:p w14:paraId="5D35E098" w14:textId="77777777" w:rsidR="001732A8" w:rsidRPr="00FA128A" w:rsidRDefault="001732A8" w:rsidP="00EE31B9">
            <w:pPr>
              <w:pStyle w:val="BodyText"/>
              <w:spacing w:before="60" w:after="60"/>
              <w:ind w:left="0" w:right="562"/>
              <w:rPr>
                <w:b w:val="0"/>
                <w:bCs/>
                <w:color w:val="FFFFFF"/>
              </w:rPr>
            </w:pPr>
            <w:r w:rsidRPr="00FA128A">
              <w:rPr>
                <w:bCs/>
                <w:color w:val="FFFFFF"/>
              </w:rPr>
              <w:t>Date</w:t>
            </w:r>
          </w:p>
        </w:tc>
        <w:tc>
          <w:tcPr>
            <w:tcW w:w="1690" w:type="dxa"/>
          </w:tcPr>
          <w:p w14:paraId="76F608B3" w14:textId="77777777" w:rsidR="001732A8" w:rsidRPr="00FA128A" w:rsidRDefault="001732A8" w:rsidP="00EE31B9">
            <w:pPr>
              <w:pStyle w:val="BodyText"/>
              <w:spacing w:before="60" w:after="60"/>
              <w:ind w:left="0" w:right="562"/>
              <w:rPr>
                <w:b w:val="0"/>
                <w:bCs/>
                <w:color w:val="FFFFFF"/>
              </w:rPr>
            </w:pPr>
            <w:r w:rsidRPr="00FA128A">
              <w:rPr>
                <w:bCs/>
                <w:color w:val="FFFFFF"/>
              </w:rPr>
              <w:t>Author</w:t>
            </w:r>
          </w:p>
        </w:tc>
        <w:tc>
          <w:tcPr>
            <w:tcW w:w="1365" w:type="dxa"/>
          </w:tcPr>
          <w:p w14:paraId="6102A57F" w14:textId="12DC1574" w:rsidR="001732A8" w:rsidRPr="00FE0A85" w:rsidRDefault="001732A8" w:rsidP="11CC6A6B">
            <w:pPr>
              <w:pStyle w:val="BodyText"/>
              <w:spacing w:before="60" w:after="60" w:line="259" w:lineRule="auto"/>
              <w:ind w:left="0" w:right="180"/>
            </w:pPr>
            <w:r w:rsidRPr="11CC6A6B">
              <w:t>Version</w:t>
            </w:r>
          </w:p>
        </w:tc>
        <w:tc>
          <w:tcPr>
            <w:tcW w:w="4948" w:type="dxa"/>
          </w:tcPr>
          <w:p w14:paraId="3D93ED93" w14:textId="77777777" w:rsidR="001732A8" w:rsidRPr="00FE0A85" w:rsidRDefault="001732A8" w:rsidP="00EE31B9">
            <w:pPr>
              <w:pStyle w:val="BodyText"/>
              <w:spacing w:before="60" w:after="60"/>
              <w:ind w:left="0" w:right="562"/>
              <w:rPr>
                <w:bCs/>
                <w:color w:val="FFFFFF"/>
              </w:rPr>
            </w:pPr>
            <w:r w:rsidRPr="00FE0A85">
              <w:rPr>
                <w:bCs/>
                <w:color w:val="FFFFFF"/>
              </w:rPr>
              <w:t>Change Reference</w:t>
            </w:r>
          </w:p>
        </w:tc>
      </w:tr>
      <w:tr w:rsidR="001732A8" w14:paraId="22E86D9E" w14:textId="77777777" w:rsidTr="0D157E3B">
        <w:trPr>
          <w:cnfStyle w:val="000000100000" w:firstRow="0" w:lastRow="0" w:firstColumn="0" w:lastColumn="0" w:oddVBand="0" w:evenVBand="0" w:oddHBand="1" w:evenHBand="0" w:firstRowFirstColumn="0" w:firstRowLastColumn="0" w:lastRowFirstColumn="0" w:lastRowLastColumn="0"/>
        </w:trPr>
        <w:tc>
          <w:tcPr>
            <w:tcW w:w="1830" w:type="dxa"/>
          </w:tcPr>
          <w:p w14:paraId="07D29C5A" w14:textId="09ED64EB" w:rsidR="001732A8" w:rsidRPr="00FA128A" w:rsidRDefault="00CC1448" w:rsidP="00DB288B">
            <w:pPr>
              <w:pStyle w:val="BodyText"/>
              <w:spacing w:before="60" w:after="60"/>
              <w:ind w:left="0" w:right="567"/>
            </w:pPr>
            <w:r>
              <w:t>06/30/2025</w:t>
            </w:r>
          </w:p>
        </w:tc>
        <w:tc>
          <w:tcPr>
            <w:tcW w:w="1690" w:type="dxa"/>
          </w:tcPr>
          <w:p w14:paraId="35C4E277" w14:textId="0B4B95F1" w:rsidR="001732A8" w:rsidRPr="00FA128A" w:rsidRDefault="6C69124B" w:rsidP="11CC6A6B">
            <w:pPr>
              <w:pStyle w:val="BodyText"/>
              <w:spacing w:before="60" w:after="60" w:line="259" w:lineRule="auto"/>
              <w:ind w:left="0"/>
            </w:pPr>
            <w:r>
              <w:t>Ritchie Bachini</w:t>
            </w:r>
          </w:p>
        </w:tc>
        <w:tc>
          <w:tcPr>
            <w:tcW w:w="1365" w:type="dxa"/>
          </w:tcPr>
          <w:p w14:paraId="33E0A63D" w14:textId="50F149FF" w:rsidR="001732A8" w:rsidRDefault="001732A8" w:rsidP="00084EA3">
            <w:pPr>
              <w:pStyle w:val="BodyText"/>
              <w:spacing w:before="60" w:after="60"/>
              <w:ind w:left="0"/>
            </w:pPr>
            <w:r>
              <w:t>1.0</w:t>
            </w:r>
          </w:p>
        </w:tc>
        <w:tc>
          <w:tcPr>
            <w:tcW w:w="4948" w:type="dxa"/>
          </w:tcPr>
          <w:p w14:paraId="4C56397E" w14:textId="68861579" w:rsidR="001732A8" w:rsidRDefault="007A16B5" w:rsidP="00084EA3">
            <w:pPr>
              <w:pStyle w:val="BodyText"/>
              <w:spacing w:before="60" w:after="60"/>
              <w:ind w:left="0"/>
            </w:pPr>
            <w:r>
              <w:t>Initial draft: Executive Summary</w:t>
            </w:r>
            <w:r w:rsidR="00113904">
              <w:t>, Functional Specification</w:t>
            </w:r>
            <w:r w:rsidR="00E943FA">
              <w:t>, Testing Process</w:t>
            </w:r>
          </w:p>
        </w:tc>
      </w:tr>
      <w:tr w:rsidR="00FE4D60" w14:paraId="22BB5CBF" w14:textId="77777777" w:rsidTr="0D157E3B">
        <w:trPr>
          <w:cnfStyle w:val="000000010000" w:firstRow="0" w:lastRow="0" w:firstColumn="0" w:lastColumn="0" w:oddVBand="0" w:evenVBand="0" w:oddHBand="0" w:evenHBand="1" w:firstRowFirstColumn="0" w:firstRowLastColumn="0" w:lastRowFirstColumn="0" w:lastRowLastColumn="0"/>
        </w:trPr>
        <w:tc>
          <w:tcPr>
            <w:tcW w:w="1830" w:type="dxa"/>
          </w:tcPr>
          <w:p w14:paraId="721A63CD" w14:textId="318E2790" w:rsidR="00FE4D60" w:rsidRDefault="0023176F" w:rsidP="006C21C0">
            <w:pPr>
              <w:pStyle w:val="BodyText"/>
              <w:spacing w:before="60" w:after="60"/>
              <w:ind w:left="0" w:right="567"/>
            </w:pPr>
            <w:r>
              <w:t>07/09/2025</w:t>
            </w:r>
          </w:p>
        </w:tc>
        <w:tc>
          <w:tcPr>
            <w:tcW w:w="1690" w:type="dxa"/>
          </w:tcPr>
          <w:p w14:paraId="7973A1F6" w14:textId="4DD3A48C" w:rsidR="00FE4D60" w:rsidRDefault="0023176F" w:rsidP="0023176F">
            <w:pPr>
              <w:pStyle w:val="BodyText"/>
              <w:spacing w:before="60" w:after="60"/>
              <w:ind w:left="0"/>
            </w:pPr>
            <w:r>
              <w:t>Ritchie Bachini</w:t>
            </w:r>
          </w:p>
        </w:tc>
        <w:tc>
          <w:tcPr>
            <w:tcW w:w="1365" w:type="dxa"/>
          </w:tcPr>
          <w:p w14:paraId="6419492F" w14:textId="7423E3D0" w:rsidR="00FE4D60" w:rsidRDefault="0023176F" w:rsidP="0023176F">
            <w:pPr>
              <w:pStyle w:val="BodyText"/>
              <w:spacing w:before="60" w:after="60"/>
              <w:ind w:left="0" w:right="144"/>
            </w:pPr>
            <w:r>
              <w:t>1.1</w:t>
            </w:r>
          </w:p>
        </w:tc>
        <w:tc>
          <w:tcPr>
            <w:tcW w:w="4948" w:type="dxa"/>
          </w:tcPr>
          <w:p w14:paraId="391982CA" w14:textId="215CC0F4" w:rsidR="00FE4D60" w:rsidRDefault="0023176F" w:rsidP="006C21C0">
            <w:pPr>
              <w:pStyle w:val="BodyText"/>
              <w:spacing w:before="60" w:after="60"/>
              <w:ind w:left="0"/>
            </w:pPr>
            <w:r>
              <w:t>Updated</w:t>
            </w:r>
            <w:r w:rsidR="00247C67">
              <w:t xml:space="preserve"> </w:t>
            </w:r>
            <w:r w:rsidR="00C77362">
              <w:t>Functional Requirements, business process flow</w:t>
            </w:r>
            <w:r w:rsidR="007755F8">
              <w:t>, testing process</w:t>
            </w:r>
          </w:p>
        </w:tc>
      </w:tr>
      <w:tr w:rsidR="00F10077" w14:paraId="7F3E1522" w14:textId="77777777" w:rsidTr="0D157E3B">
        <w:trPr>
          <w:cnfStyle w:val="000000100000" w:firstRow="0" w:lastRow="0" w:firstColumn="0" w:lastColumn="0" w:oddVBand="0" w:evenVBand="0" w:oddHBand="1" w:evenHBand="0" w:firstRowFirstColumn="0" w:firstRowLastColumn="0" w:lastRowFirstColumn="0" w:lastRowLastColumn="0"/>
        </w:trPr>
        <w:tc>
          <w:tcPr>
            <w:tcW w:w="1830" w:type="dxa"/>
          </w:tcPr>
          <w:p w14:paraId="1C326F0C" w14:textId="4AF86EDF" w:rsidR="00F10077" w:rsidRDefault="2DB07FAD" w:rsidP="0023176F">
            <w:pPr>
              <w:pStyle w:val="BodyText"/>
              <w:spacing w:before="60" w:after="60"/>
              <w:ind w:left="0" w:right="197"/>
            </w:pPr>
            <w:r>
              <w:t>07/11/2025</w:t>
            </w:r>
          </w:p>
        </w:tc>
        <w:tc>
          <w:tcPr>
            <w:tcW w:w="1690" w:type="dxa"/>
          </w:tcPr>
          <w:p w14:paraId="55DAD708" w14:textId="271C9BF1" w:rsidR="00F10077" w:rsidRDefault="2DB07FAD" w:rsidP="0023176F">
            <w:pPr>
              <w:pStyle w:val="BodyText"/>
              <w:spacing w:before="60" w:after="60"/>
              <w:ind w:left="0" w:right="46"/>
            </w:pPr>
            <w:r>
              <w:t>Lawson Herman</w:t>
            </w:r>
          </w:p>
        </w:tc>
        <w:tc>
          <w:tcPr>
            <w:tcW w:w="1365" w:type="dxa"/>
          </w:tcPr>
          <w:p w14:paraId="4778262C" w14:textId="3D5C1327" w:rsidR="00F10077" w:rsidRDefault="2DB07FAD" w:rsidP="0023176F">
            <w:pPr>
              <w:pStyle w:val="BodyText"/>
              <w:spacing w:before="60" w:after="60"/>
              <w:ind w:left="0" w:right="144"/>
            </w:pPr>
            <w:r>
              <w:t>1.1</w:t>
            </w:r>
          </w:p>
        </w:tc>
        <w:tc>
          <w:tcPr>
            <w:tcW w:w="4948" w:type="dxa"/>
          </w:tcPr>
          <w:p w14:paraId="675D3EC6" w14:textId="73C0B1F9" w:rsidR="00F10077" w:rsidRDefault="2DB07FAD" w:rsidP="006C21C0">
            <w:pPr>
              <w:pStyle w:val="BodyText"/>
              <w:spacing w:before="60" w:after="60"/>
              <w:ind w:left="0"/>
            </w:pPr>
            <w:r>
              <w:t>Initial Functional Review Completed</w:t>
            </w:r>
          </w:p>
        </w:tc>
      </w:tr>
      <w:tr w:rsidR="00F42802" w14:paraId="5C854BE2" w14:textId="77777777" w:rsidTr="0D157E3B">
        <w:trPr>
          <w:cnfStyle w:val="000000010000" w:firstRow="0" w:lastRow="0" w:firstColumn="0" w:lastColumn="0" w:oddVBand="0" w:evenVBand="0" w:oddHBand="0" w:evenHBand="1" w:firstRowFirstColumn="0" w:firstRowLastColumn="0" w:lastRowFirstColumn="0" w:lastRowLastColumn="0"/>
        </w:trPr>
        <w:tc>
          <w:tcPr>
            <w:tcW w:w="1830" w:type="dxa"/>
          </w:tcPr>
          <w:p w14:paraId="7479BA9C" w14:textId="4DD8D349" w:rsidR="00F42802" w:rsidRDefault="68C8A8E7" w:rsidP="0023176F">
            <w:pPr>
              <w:pStyle w:val="BodyText"/>
              <w:spacing w:before="60" w:after="60"/>
              <w:ind w:left="0" w:right="197"/>
            </w:pPr>
            <w:r>
              <w:t>7/11/25</w:t>
            </w:r>
          </w:p>
        </w:tc>
        <w:tc>
          <w:tcPr>
            <w:tcW w:w="1690" w:type="dxa"/>
          </w:tcPr>
          <w:p w14:paraId="7CF8EA07" w14:textId="698F273C" w:rsidR="00F42802" w:rsidRDefault="68C8A8E7" w:rsidP="0023176F">
            <w:pPr>
              <w:pStyle w:val="BodyText"/>
              <w:spacing w:before="60" w:after="60"/>
              <w:ind w:left="0" w:right="46"/>
            </w:pPr>
            <w:r>
              <w:t>Lila Elizalde</w:t>
            </w:r>
          </w:p>
        </w:tc>
        <w:tc>
          <w:tcPr>
            <w:tcW w:w="1365" w:type="dxa"/>
          </w:tcPr>
          <w:p w14:paraId="74371C61" w14:textId="2C40B17C" w:rsidR="00F42802" w:rsidRDefault="68C8A8E7" w:rsidP="0023176F">
            <w:pPr>
              <w:pStyle w:val="BodyText"/>
              <w:spacing w:before="60" w:after="60"/>
              <w:ind w:left="0" w:right="144"/>
            </w:pPr>
            <w:r>
              <w:t xml:space="preserve">1.2 </w:t>
            </w:r>
          </w:p>
        </w:tc>
        <w:tc>
          <w:tcPr>
            <w:tcW w:w="4948" w:type="dxa"/>
          </w:tcPr>
          <w:p w14:paraId="0148AF9A" w14:textId="0F488094" w:rsidR="00E74061" w:rsidRDefault="09211BDB" w:rsidP="00494B23">
            <w:pPr>
              <w:pStyle w:val="BodyText"/>
              <w:spacing w:before="60" w:after="60"/>
              <w:ind w:left="0"/>
            </w:pPr>
            <w:r>
              <w:t>review &amp;</w:t>
            </w:r>
            <w:r w:rsidR="0BE658AA">
              <w:t xml:space="preserve"> updates</w:t>
            </w:r>
          </w:p>
        </w:tc>
      </w:tr>
      <w:tr w:rsidR="4C316B86" w14:paraId="7D428A2A" w14:textId="77777777" w:rsidTr="0D157E3B">
        <w:trPr>
          <w:cnfStyle w:val="000000100000" w:firstRow="0" w:lastRow="0" w:firstColumn="0" w:lastColumn="0" w:oddVBand="0" w:evenVBand="0" w:oddHBand="1" w:evenHBand="0" w:firstRowFirstColumn="0" w:firstRowLastColumn="0" w:lastRowFirstColumn="0" w:lastRowLastColumn="0"/>
          <w:trHeight w:val="300"/>
        </w:trPr>
        <w:tc>
          <w:tcPr>
            <w:tcW w:w="1830" w:type="dxa"/>
          </w:tcPr>
          <w:p w14:paraId="52724951" w14:textId="6AB10642" w:rsidR="0BE658AA" w:rsidRDefault="0BE658AA" w:rsidP="4C316B86">
            <w:pPr>
              <w:pStyle w:val="BodyText"/>
              <w:ind w:left="0"/>
            </w:pPr>
            <w:r>
              <w:t>7/14/25</w:t>
            </w:r>
          </w:p>
        </w:tc>
        <w:tc>
          <w:tcPr>
            <w:tcW w:w="1690" w:type="dxa"/>
          </w:tcPr>
          <w:p w14:paraId="1FF24690" w14:textId="223ADC81" w:rsidR="0BE658AA" w:rsidRDefault="0BE658AA" w:rsidP="4C316B86">
            <w:pPr>
              <w:pStyle w:val="BodyText"/>
              <w:ind w:left="0"/>
            </w:pPr>
            <w:r>
              <w:t>Lila Elizalde</w:t>
            </w:r>
          </w:p>
        </w:tc>
        <w:tc>
          <w:tcPr>
            <w:tcW w:w="1365" w:type="dxa"/>
          </w:tcPr>
          <w:p w14:paraId="059EBA1C" w14:textId="4C1E278E" w:rsidR="0BE658AA" w:rsidRDefault="0BE658AA" w:rsidP="4C316B86">
            <w:pPr>
              <w:pStyle w:val="BodyText"/>
              <w:ind w:left="0"/>
            </w:pPr>
            <w:r>
              <w:t>1.</w:t>
            </w:r>
            <w:r w:rsidR="40A76032">
              <w:t>2</w:t>
            </w:r>
          </w:p>
        </w:tc>
        <w:tc>
          <w:tcPr>
            <w:tcW w:w="4948" w:type="dxa"/>
          </w:tcPr>
          <w:p w14:paraId="0591E8D4" w14:textId="028C55F9" w:rsidR="0BE658AA" w:rsidRDefault="0BE658AA" w:rsidP="4C316B86">
            <w:pPr>
              <w:pStyle w:val="BodyText"/>
              <w:ind w:left="0"/>
            </w:pPr>
            <w:r>
              <w:t>Final review</w:t>
            </w:r>
            <w:r w:rsidR="16E6B46B">
              <w:t>/updates- ready for SONH</w:t>
            </w:r>
          </w:p>
        </w:tc>
      </w:tr>
      <w:tr w:rsidR="002A3774" w14:paraId="62B4B4FD" w14:textId="77777777" w:rsidTr="0D157E3B">
        <w:trPr>
          <w:cnfStyle w:val="000000010000" w:firstRow="0" w:lastRow="0" w:firstColumn="0" w:lastColumn="0" w:oddVBand="0" w:evenVBand="0" w:oddHBand="0" w:evenHBand="1" w:firstRowFirstColumn="0" w:firstRowLastColumn="0" w:lastRowFirstColumn="0" w:lastRowLastColumn="0"/>
          <w:trHeight w:val="300"/>
        </w:trPr>
        <w:tc>
          <w:tcPr>
            <w:tcW w:w="1830" w:type="dxa"/>
          </w:tcPr>
          <w:p w14:paraId="37BF7A7A" w14:textId="4836BF22" w:rsidR="002A3774" w:rsidRDefault="002A3774" w:rsidP="4C316B86">
            <w:pPr>
              <w:pStyle w:val="BodyText"/>
              <w:ind w:left="0"/>
            </w:pPr>
            <w:r>
              <w:t>08/06/2025</w:t>
            </w:r>
          </w:p>
        </w:tc>
        <w:tc>
          <w:tcPr>
            <w:tcW w:w="1690" w:type="dxa"/>
          </w:tcPr>
          <w:p w14:paraId="47CA7EB9" w14:textId="7D947F50" w:rsidR="002A3774" w:rsidRDefault="002A3774" w:rsidP="4C316B86">
            <w:pPr>
              <w:pStyle w:val="BodyText"/>
              <w:ind w:left="0"/>
            </w:pPr>
            <w:r>
              <w:t>Benjamin Almazan Jr.</w:t>
            </w:r>
          </w:p>
        </w:tc>
        <w:tc>
          <w:tcPr>
            <w:tcW w:w="1365" w:type="dxa"/>
          </w:tcPr>
          <w:p w14:paraId="3E6C6855" w14:textId="1E88FB20" w:rsidR="002A3774" w:rsidRDefault="002A3774" w:rsidP="4C316B86">
            <w:pPr>
              <w:pStyle w:val="BodyText"/>
              <w:ind w:left="0"/>
            </w:pPr>
            <w:r>
              <w:t>1.</w:t>
            </w:r>
            <w:r w:rsidR="259FDA83">
              <w:t>3</w:t>
            </w:r>
          </w:p>
        </w:tc>
        <w:tc>
          <w:tcPr>
            <w:tcW w:w="4948" w:type="dxa"/>
          </w:tcPr>
          <w:p w14:paraId="5FEB58A6" w14:textId="5C7E07C2" w:rsidR="002A3774" w:rsidRDefault="002A3774" w:rsidP="4C316B86">
            <w:pPr>
              <w:pStyle w:val="BodyText"/>
              <w:ind w:left="0"/>
            </w:pPr>
            <w:r>
              <w:t>Updated Technical Specifications and Testing Process</w:t>
            </w:r>
          </w:p>
        </w:tc>
      </w:tr>
      <w:tr w:rsidR="0D157E3B" w14:paraId="22D397EC" w14:textId="77777777" w:rsidTr="0D157E3B">
        <w:trPr>
          <w:cnfStyle w:val="000000100000" w:firstRow="0" w:lastRow="0" w:firstColumn="0" w:lastColumn="0" w:oddVBand="0" w:evenVBand="0" w:oddHBand="1" w:evenHBand="0" w:firstRowFirstColumn="0" w:firstRowLastColumn="0" w:lastRowFirstColumn="0" w:lastRowLastColumn="0"/>
          <w:trHeight w:val="300"/>
        </w:trPr>
        <w:tc>
          <w:tcPr>
            <w:tcW w:w="1830" w:type="dxa"/>
          </w:tcPr>
          <w:p w14:paraId="32C05101" w14:textId="0F7A18C3" w:rsidR="44834FA0" w:rsidRDefault="44834FA0" w:rsidP="0D157E3B">
            <w:pPr>
              <w:pStyle w:val="BodyText"/>
              <w:ind w:left="0"/>
            </w:pPr>
            <w:r>
              <w:t>2/12/2026</w:t>
            </w:r>
          </w:p>
        </w:tc>
        <w:tc>
          <w:tcPr>
            <w:tcW w:w="1690" w:type="dxa"/>
          </w:tcPr>
          <w:p w14:paraId="7D582472" w14:textId="16A6284A" w:rsidR="44834FA0" w:rsidRDefault="44834FA0" w:rsidP="0D157E3B">
            <w:pPr>
              <w:pStyle w:val="BodyText"/>
              <w:ind w:left="0"/>
            </w:pPr>
            <w:r>
              <w:t>Irie Mack Pable</w:t>
            </w:r>
          </w:p>
        </w:tc>
        <w:tc>
          <w:tcPr>
            <w:tcW w:w="1365" w:type="dxa"/>
          </w:tcPr>
          <w:p w14:paraId="10790FF4" w14:textId="0C838282" w:rsidR="44834FA0" w:rsidRDefault="44834FA0" w:rsidP="0D157E3B">
            <w:pPr>
              <w:pStyle w:val="BodyText"/>
              <w:ind w:left="0"/>
            </w:pPr>
            <w:r>
              <w:t>1.4</w:t>
            </w:r>
          </w:p>
        </w:tc>
        <w:tc>
          <w:tcPr>
            <w:tcW w:w="4948" w:type="dxa"/>
          </w:tcPr>
          <w:p w14:paraId="5852BCCC" w14:textId="4E10D823" w:rsidR="44834FA0" w:rsidRDefault="44834FA0" w:rsidP="0D157E3B">
            <w:pPr>
              <w:pStyle w:val="BodyText"/>
              <w:ind w:left="0"/>
            </w:pPr>
            <w:r>
              <w:t xml:space="preserve">Updated the navigation and URL links using the consolidated web app roles.  </w:t>
            </w:r>
          </w:p>
        </w:tc>
      </w:tr>
      <w:tr w:rsidR="007D76B5" w14:paraId="45874B5C" w14:textId="77777777" w:rsidTr="0D157E3B">
        <w:trPr>
          <w:cnfStyle w:val="000000010000" w:firstRow="0" w:lastRow="0" w:firstColumn="0" w:lastColumn="0" w:oddVBand="0" w:evenVBand="0" w:oddHBand="0" w:evenHBand="1" w:firstRowFirstColumn="0" w:firstRowLastColumn="0" w:lastRowFirstColumn="0" w:lastRowLastColumn="0"/>
          <w:trHeight w:val="300"/>
        </w:trPr>
        <w:tc>
          <w:tcPr>
            <w:tcW w:w="1830" w:type="dxa"/>
          </w:tcPr>
          <w:p w14:paraId="586D4CAB" w14:textId="694BDF7B" w:rsidR="007D76B5" w:rsidRDefault="007D76B5" w:rsidP="0D157E3B">
            <w:pPr>
              <w:pStyle w:val="BodyText"/>
              <w:ind w:left="0"/>
            </w:pPr>
            <w:r>
              <w:t>2/1</w:t>
            </w:r>
            <w:r w:rsidR="008C026A">
              <w:t>9</w:t>
            </w:r>
            <w:r>
              <w:t>/2026</w:t>
            </w:r>
          </w:p>
        </w:tc>
        <w:tc>
          <w:tcPr>
            <w:tcW w:w="1690" w:type="dxa"/>
          </w:tcPr>
          <w:p w14:paraId="742310DD" w14:textId="5C712957" w:rsidR="007D76B5" w:rsidRDefault="007D76B5" w:rsidP="0D157E3B">
            <w:pPr>
              <w:pStyle w:val="BodyText"/>
              <w:ind w:left="0"/>
            </w:pPr>
            <w:r>
              <w:t>Melanie Rose Nunez</w:t>
            </w:r>
          </w:p>
        </w:tc>
        <w:tc>
          <w:tcPr>
            <w:tcW w:w="1365" w:type="dxa"/>
          </w:tcPr>
          <w:p w14:paraId="004AD8D6" w14:textId="3D6BDAD0" w:rsidR="007D76B5" w:rsidRDefault="007D76B5" w:rsidP="0D157E3B">
            <w:pPr>
              <w:pStyle w:val="BodyText"/>
              <w:ind w:left="0"/>
            </w:pPr>
            <w:r>
              <w:t>1.5</w:t>
            </w:r>
          </w:p>
        </w:tc>
        <w:tc>
          <w:tcPr>
            <w:tcW w:w="4948" w:type="dxa"/>
          </w:tcPr>
          <w:p w14:paraId="526D489B" w14:textId="50EA4F0D" w:rsidR="007D76B5" w:rsidRDefault="007D76B5" w:rsidP="0D157E3B">
            <w:pPr>
              <w:pStyle w:val="BodyText"/>
              <w:ind w:left="0"/>
            </w:pPr>
            <w:r>
              <w:t xml:space="preserve">Updated the mapping </w:t>
            </w:r>
            <w:r w:rsidR="008C026A">
              <w:t>to align with</w:t>
            </w:r>
            <w:r>
              <w:t xml:space="preserve"> the </w:t>
            </w:r>
            <w:r w:rsidR="00A100D1">
              <w:t>bank</w:t>
            </w:r>
            <w:r>
              <w:t xml:space="preserve"> format attached by Mark L</w:t>
            </w:r>
            <w:r w:rsidR="0081658F">
              <w:t>arochelle</w:t>
            </w:r>
            <w:r w:rsidR="00636165">
              <w:t xml:space="preserve"> </w:t>
            </w:r>
            <w:r w:rsidR="00026A46">
              <w:t>i</w:t>
            </w:r>
            <w:r w:rsidR="00026A46" w:rsidRPr="00026A46">
              <w:t>ncorporating the clarified cash code definitions</w:t>
            </w:r>
          </w:p>
        </w:tc>
      </w:tr>
      <w:tr w:rsidR="008465BC" w14:paraId="301B9543" w14:textId="77777777" w:rsidTr="0D157E3B">
        <w:trPr>
          <w:cnfStyle w:val="000000100000" w:firstRow="0" w:lastRow="0" w:firstColumn="0" w:lastColumn="0" w:oddVBand="0" w:evenVBand="0" w:oddHBand="1" w:evenHBand="0" w:firstRowFirstColumn="0" w:firstRowLastColumn="0" w:lastRowFirstColumn="0" w:lastRowLastColumn="0"/>
          <w:trHeight w:val="300"/>
        </w:trPr>
        <w:tc>
          <w:tcPr>
            <w:tcW w:w="1830" w:type="dxa"/>
          </w:tcPr>
          <w:p w14:paraId="05B69E0B" w14:textId="4A6E1F10" w:rsidR="008465BC" w:rsidRDefault="008465BC" w:rsidP="008465BC">
            <w:pPr>
              <w:pStyle w:val="BodyText"/>
              <w:ind w:left="0"/>
            </w:pPr>
            <w:r>
              <w:t>2/23/2026</w:t>
            </w:r>
          </w:p>
        </w:tc>
        <w:tc>
          <w:tcPr>
            <w:tcW w:w="1690" w:type="dxa"/>
          </w:tcPr>
          <w:p w14:paraId="49D9CCE2" w14:textId="03763456" w:rsidR="008465BC" w:rsidRDefault="008465BC" w:rsidP="008465BC">
            <w:pPr>
              <w:pStyle w:val="BodyText"/>
              <w:ind w:left="0"/>
            </w:pPr>
            <w:r>
              <w:t>Melanie Rose Nunez</w:t>
            </w:r>
          </w:p>
        </w:tc>
        <w:tc>
          <w:tcPr>
            <w:tcW w:w="1365" w:type="dxa"/>
          </w:tcPr>
          <w:p w14:paraId="4395DF7B" w14:textId="083A2BFE" w:rsidR="008465BC" w:rsidRDefault="008465BC" w:rsidP="008465BC">
            <w:pPr>
              <w:pStyle w:val="BodyText"/>
              <w:ind w:left="0"/>
            </w:pPr>
            <w:r>
              <w:t>1.6</w:t>
            </w:r>
          </w:p>
        </w:tc>
        <w:tc>
          <w:tcPr>
            <w:tcW w:w="4948" w:type="dxa"/>
          </w:tcPr>
          <w:p w14:paraId="67AB424E" w14:textId="771828D2" w:rsidR="008465BC" w:rsidRDefault="008465BC" w:rsidP="008465BC">
            <w:pPr>
              <w:pStyle w:val="BodyText"/>
              <w:ind w:left="0"/>
            </w:pPr>
            <w:r>
              <w:t xml:space="preserve">Updated the field mapping </w:t>
            </w:r>
            <w:r w:rsidR="00ED2CA0">
              <w:t>based on our call with Mark Larochelle</w:t>
            </w:r>
          </w:p>
        </w:tc>
      </w:tr>
    </w:tbl>
    <w:p w14:paraId="155C38B1" w14:textId="4CCB318D" w:rsidR="001F61FA" w:rsidRDefault="001F61FA" w:rsidP="0D157E3B">
      <w:pPr>
        <w:pStyle w:val="BodyText"/>
        <w:ind w:left="720"/>
      </w:pPr>
    </w:p>
    <w:p w14:paraId="2A38BB8D" w14:textId="77777777" w:rsidR="00B524B8" w:rsidRDefault="00B524B8">
      <w:pPr>
        <w:pStyle w:val="BodyText"/>
      </w:pPr>
    </w:p>
    <w:p w14:paraId="2BFA7AC9" w14:textId="77777777" w:rsidR="002C6041" w:rsidRDefault="002C6041" w:rsidP="002C6041">
      <w:pPr>
        <w:pStyle w:val="TOCHeading1"/>
        <w:tabs>
          <w:tab w:val="right" w:pos="10440"/>
        </w:tabs>
      </w:pPr>
      <w:bookmarkStart w:id="4" w:name="_Toc105005160"/>
      <w:bookmarkStart w:id="5" w:name="_Toc225080495"/>
      <w:bookmarkStart w:id="6" w:name="_Toc270369335"/>
      <w:r>
        <w:lastRenderedPageBreak/>
        <w:t>Contents</w:t>
      </w:r>
      <w:r>
        <w:tab/>
      </w:r>
    </w:p>
    <w:p w14:paraId="68E5B780" w14:textId="6446A552" w:rsidR="002C792A" w:rsidRDefault="002C6041">
      <w:pPr>
        <w:pStyle w:val="TOC1"/>
        <w:tabs>
          <w:tab w:val="left" w:pos="2549"/>
        </w:tabs>
        <w:rPr>
          <w:rFonts w:asciiTheme="minorHAnsi" w:eastAsiaTheme="minorEastAsia" w:hAnsiTheme="minorHAnsi" w:cstheme="minorBidi"/>
          <w:b w:val="0"/>
          <w:noProof/>
          <w:kern w:val="2"/>
          <w:sz w:val="24"/>
          <w:szCs w:val="24"/>
          <w:lang w:val="en-PH" w:eastAsia="en-PH"/>
          <w14:ligatures w14:val="standardContextual"/>
        </w:rPr>
      </w:pPr>
      <w:r>
        <w:rPr>
          <w:b w:val="0"/>
        </w:rPr>
        <w:fldChar w:fldCharType="begin"/>
      </w:r>
      <w:r>
        <w:rPr>
          <w:b w:val="0"/>
        </w:rPr>
        <w:instrText xml:space="preserve"> TOC \o "1-2" \h \z </w:instrText>
      </w:r>
      <w:r>
        <w:rPr>
          <w:b w:val="0"/>
        </w:rPr>
        <w:fldChar w:fldCharType="separate"/>
      </w:r>
      <w:hyperlink w:anchor="_Toc203043000" w:history="1">
        <w:r w:rsidR="002C792A" w:rsidRPr="00E70BCF">
          <w:rPr>
            <w:rStyle w:val="Hyperlink"/>
            <w:noProof/>
          </w:rPr>
          <w:t>1</w:t>
        </w:r>
        <w:r w:rsidR="002C792A">
          <w:rPr>
            <w:rFonts w:asciiTheme="minorHAnsi" w:eastAsiaTheme="minorEastAsia" w:hAnsiTheme="minorHAnsi" w:cstheme="minorBidi"/>
            <w:b w:val="0"/>
            <w:noProof/>
            <w:kern w:val="2"/>
            <w:sz w:val="24"/>
            <w:szCs w:val="24"/>
            <w:lang w:val="en-PH" w:eastAsia="en-PH"/>
            <w14:ligatures w14:val="standardContextual"/>
          </w:rPr>
          <w:tab/>
        </w:r>
        <w:r w:rsidR="002C792A" w:rsidRPr="00E70BCF">
          <w:rPr>
            <w:rStyle w:val="Hyperlink"/>
            <w:noProof/>
          </w:rPr>
          <w:t>Document Control</w:t>
        </w:r>
        <w:r w:rsidR="002C792A">
          <w:rPr>
            <w:noProof/>
            <w:webHidden/>
          </w:rPr>
          <w:tab/>
        </w:r>
        <w:r w:rsidR="002C792A">
          <w:rPr>
            <w:noProof/>
            <w:webHidden/>
          </w:rPr>
          <w:fldChar w:fldCharType="begin"/>
        </w:r>
        <w:r w:rsidR="002C792A">
          <w:rPr>
            <w:noProof/>
            <w:webHidden/>
          </w:rPr>
          <w:instrText xml:space="preserve"> PAGEREF _Toc203043000 \h </w:instrText>
        </w:r>
        <w:r w:rsidR="002C792A">
          <w:rPr>
            <w:noProof/>
            <w:webHidden/>
          </w:rPr>
        </w:r>
        <w:r w:rsidR="002C792A">
          <w:rPr>
            <w:noProof/>
            <w:webHidden/>
          </w:rPr>
          <w:fldChar w:fldCharType="separate"/>
        </w:r>
        <w:r w:rsidR="002C792A">
          <w:rPr>
            <w:noProof/>
            <w:webHidden/>
          </w:rPr>
          <w:t>2</w:t>
        </w:r>
        <w:r w:rsidR="002C792A">
          <w:rPr>
            <w:noProof/>
            <w:webHidden/>
          </w:rPr>
          <w:fldChar w:fldCharType="end"/>
        </w:r>
      </w:hyperlink>
    </w:p>
    <w:p w14:paraId="4FBD8E21" w14:textId="3158E144" w:rsidR="002C792A" w:rsidRDefault="002C792A">
      <w:pPr>
        <w:pStyle w:val="TOC2"/>
        <w:tabs>
          <w:tab w:val="left" w:pos="2549"/>
        </w:tabs>
        <w:rPr>
          <w:rFonts w:asciiTheme="minorHAnsi" w:eastAsiaTheme="minorEastAsia" w:hAnsiTheme="minorHAnsi" w:cstheme="minorBidi"/>
          <w:noProof/>
          <w:kern w:val="2"/>
          <w:sz w:val="24"/>
          <w:szCs w:val="24"/>
          <w:lang w:val="en-PH" w:eastAsia="en-PH"/>
          <w14:ligatures w14:val="standardContextual"/>
        </w:rPr>
      </w:pPr>
      <w:hyperlink w:anchor="_Toc203043001" w:history="1">
        <w:r w:rsidRPr="00E70BCF">
          <w:rPr>
            <w:rStyle w:val="Hyperlink"/>
            <w:noProof/>
          </w:rPr>
          <w:t>1.1</w:t>
        </w:r>
        <w:r>
          <w:rPr>
            <w:rFonts w:asciiTheme="minorHAnsi" w:eastAsiaTheme="minorEastAsia" w:hAnsiTheme="minorHAnsi" w:cstheme="minorBidi"/>
            <w:noProof/>
            <w:kern w:val="2"/>
            <w:sz w:val="24"/>
            <w:szCs w:val="24"/>
            <w:lang w:val="en-PH" w:eastAsia="en-PH"/>
            <w14:ligatures w14:val="standardContextual"/>
          </w:rPr>
          <w:tab/>
        </w:r>
        <w:r w:rsidRPr="00E70BCF">
          <w:rPr>
            <w:rStyle w:val="Hyperlink"/>
            <w:noProof/>
          </w:rPr>
          <w:t>Change Record</w:t>
        </w:r>
        <w:r>
          <w:rPr>
            <w:noProof/>
            <w:webHidden/>
          </w:rPr>
          <w:tab/>
        </w:r>
        <w:r>
          <w:rPr>
            <w:noProof/>
            <w:webHidden/>
          </w:rPr>
          <w:fldChar w:fldCharType="begin"/>
        </w:r>
        <w:r>
          <w:rPr>
            <w:noProof/>
            <w:webHidden/>
          </w:rPr>
          <w:instrText xml:space="preserve"> PAGEREF _Toc203043001 \h </w:instrText>
        </w:r>
        <w:r>
          <w:rPr>
            <w:noProof/>
            <w:webHidden/>
          </w:rPr>
        </w:r>
        <w:r>
          <w:rPr>
            <w:noProof/>
            <w:webHidden/>
          </w:rPr>
          <w:fldChar w:fldCharType="separate"/>
        </w:r>
        <w:r>
          <w:rPr>
            <w:noProof/>
            <w:webHidden/>
          </w:rPr>
          <w:t>2</w:t>
        </w:r>
        <w:r>
          <w:rPr>
            <w:noProof/>
            <w:webHidden/>
          </w:rPr>
          <w:fldChar w:fldCharType="end"/>
        </w:r>
      </w:hyperlink>
    </w:p>
    <w:p w14:paraId="36025FA8" w14:textId="1A2F8DAE" w:rsidR="002C792A" w:rsidRDefault="002C792A">
      <w:pPr>
        <w:pStyle w:val="TOC1"/>
        <w:tabs>
          <w:tab w:val="left" w:pos="2549"/>
        </w:tabs>
        <w:rPr>
          <w:rFonts w:asciiTheme="minorHAnsi" w:eastAsiaTheme="minorEastAsia" w:hAnsiTheme="minorHAnsi" w:cstheme="minorBidi"/>
          <w:b w:val="0"/>
          <w:noProof/>
          <w:kern w:val="2"/>
          <w:sz w:val="24"/>
          <w:szCs w:val="24"/>
          <w:lang w:val="en-PH" w:eastAsia="en-PH"/>
          <w14:ligatures w14:val="standardContextual"/>
        </w:rPr>
      </w:pPr>
      <w:hyperlink w:anchor="_Toc203043002" w:history="1">
        <w:r w:rsidRPr="00E70BCF">
          <w:rPr>
            <w:rStyle w:val="Hyperlink"/>
            <w:noProof/>
          </w:rPr>
          <w:t>2</w:t>
        </w:r>
        <w:r>
          <w:rPr>
            <w:rFonts w:asciiTheme="minorHAnsi" w:eastAsiaTheme="minorEastAsia" w:hAnsiTheme="minorHAnsi" w:cstheme="minorBidi"/>
            <w:b w:val="0"/>
            <w:noProof/>
            <w:kern w:val="2"/>
            <w:sz w:val="24"/>
            <w:szCs w:val="24"/>
            <w:lang w:val="en-PH" w:eastAsia="en-PH"/>
            <w14:ligatures w14:val="standardContextual"/>
          </w:rPr>
          <w:tab/>
        </w:r>
        <w:r w:rsidRPr="00E70BCF">
          <w:rPr>
            <w:rStyle w:val="Hyperlink"/>
            <w:noProof/>
          </w:rPr>
          <w:t>Executive Summary</w:t>
        </w:r>
        <w:r>
          <w:rPr>
            <w:noProof/>
            <w:webHidden/>
          </w:rPr>
          <w:tab/>
        </w:r>
        <w:r>
          <w:rPr>
            <w:noProof/>
            <w:webHidden/>
          </w:rPr>
          <w:fldChar w:fldCharType="begin"/>
        </w:r>
        <w:r>
          <w:rPr>
            <w:noProof/>
            <w:webHidden/>
          </w:rPr>
          <w:instrText xml:space="preserve"> PAGEREF _Toc203043002 \h </w:instrText>
        </w:r>
        <w:r>
          <w:rPr>
            <w:noProof/>
            <w:webHidden/>
          </w:rPr>
        </w:r>
        <w:r>
          <w:rPr>
            <w:noProof/>
            <w:webHidden/>
          </w:rPr>
          <w:fldChar w:fldCharType="separate"/>
        </w:r>
        <w:r>
          <w:rPr>
            <w:noProof/>
            <w:webHidden/>
          </w:rPr>
          <w:t>4</w:t>
        </w:r>
        <w:r>
          <w:rPr>
            <w:noProof/>
            <w:webHidden/>
          </w:rPr>
          <w:fldChar w:fldCharType="end"/>
        </w:r>
      </w:hyperlink>
    </w:p>
    <w:p w14:paraId="141C7771" w14:textId="17912ECB" w:rsidR="002C792A" w:rsidRDefault="002C792A">
      <w:pPr>
        <w:pStyle w:val="TOC2"/>
        <w:tabs>
          <w:tab w:val="left" w:pos="2549"/>
        </w:tabs>
        <w:rPr>
          <w:rFonts w:asciiTheme="minorHAnsi" w:eastAsiaTheme="minorEastAsia" w:hAnsiTheme="minorHAnsi" w:cstheme="minorBidi"/>
          <w:noProof/>
          <w:kern w:val="2"/>
          <w:sz w:val="24"/>
          <w:szCs w:val="24"/>
          <w:lang w:val="en-PH" w:eastAsia="en-PH"/>
          <w14:ligatures w14:val="standardContextual"/>
        </w:rPr>
      </w:pPr>
      <w:hyperlink w:anchor="_Toc203043003" w:history="1">
        <w:r w:rsidRPr="00E70BCF">
          <w:rPr>
            <w:rStyle w:val="Hyperlink"/>
            <w:noProof/>
          </w:rPr>
          <w:t>2.1</w:t>
        </w:r>
        <w:r>
          <w:rPr>
            <w:rFonts w:asciiTheme="minorHAnsi" w:eastAsiaTheme="minorEastAsia" w:hAnsiTheme="minorHAnsi" w:cstheme="minorBidi"/>
            <w:noProof/>
            <w:kern w:val="2"/>
            <w:sz w:val="24"/>
            <w:szCs w:val="24"/>
            <w:lang w:val="en-PH" w:eastAsia="en-PH"/>
            <w14:ligatures w14:val="standardContextual"/>
          </w:rPr>
          <w:tab/>
        </w:r>
        <w:r w:rsidRPr="00E70BCF">
          <w:rPr>
            <w:rStyle w:val="Hyperlink"/>
            <w:noProof/>
          </w:rPr>
          <w:t>Business Objectives</w:t>
        </w:r>
        <w:r>
          <w:rPr>
            <w:noProof/>
            <w:webHidden/>
          </w:rPr>
          <w:tab/>
        </w:r>
        <w:r>
          <w:rPr>
            <w:noProof/>
            <w:webHidden/>
          </w:rPr>
          <w:fldChar w:fldCharType="begin"/>
        </w:r>
        <w:r>
          <w:rPr>
            <w:noProof/>
            <w:webHidden/>
          </w:rPr>
          <w:instrText xml:space="preserve"> PAGEREF _Toc203043003 \h </w:instrText>
        </w:r>
        <w:r>
          <w:rPr>
            <w:noProof/>
            <w:webHidden/>
          </w:rPr>
        </w:r>
        <w:r>
          <w:rPr>
            <w:noProof/>
            <w:webHidden/>
          </w:rPr>
          <w:fldChar w:fldCharType="separate"/>
        </w:r>
        <w:r>
          <w:rPr>
            <w:noProof/>
            <w:webHidden/>
          </w:rPr>
          <w:t>4</w:t>
        </w:r>
        <w:r>
          <w:rPr>
            <w:noProof/>
            <w:webHidden/>
          </w:rPr>
          <w:fldChar w:fldCharType="end"/>
        </w:r>
      </w:hyperlink>
    </w:p>
    <w:p w14:paraId="231EE180" w14:textId="632FD329" w:rsidR="002C792A" w:rsidRDefault="002C792A">
      <w:pPr>
        <w:pStyle w:val="TOC2"/>
        <w:tabs>
          <w:tab w:val="left" w:pos="2549"/>
        </w:tabs>
        <w:rPr>
          <w:rFonts w:asciiTheme="minorHAnsi" w:eastAsiaTheme="minorEastAsia" w:hAnsiTheme="minorHAnsi" w:cstheme="minorBidi"/>
          <w:noProof/>
          <w:kern w:val="2"/>
          <w:sz w:val="24"/>
          <w:szCs w:val="24"/>
          <w:lang w:val="en-PH" w:eastAsia="en-PH"/>
          <w14:ligatures w14:val="standardContextual"/>
        </w:rPr>
      </w:pPr>
      <w:hyperlink w:anchor="_Toc203043004" w:history="1">
        <w:r w:rsidRPr="00E70BCF">
          <w:rPr>
            <w:rStyle w:val="Hyperlink"/>
            <w:noProof/>
          </w:rPr>
          <w:t>2.2</w:t>
        </w:r>
        <w:r>
          <w:rPr>
            <w:rFonts w:asciiTheme="minorHAnsi" w:eastAsiaTheme="minorEastAsia" w:hAnsiTheme="minorHAnsi" w:cstheme="minorBidi"/>
            <w:noProof/>
            <w:kern w:val="2"/>
            <w:sz w:val="24"/>
            <w:szCs w:val="24"/>
            <w:lang w:val="en-PH" w:eastAsia="en-PH"/>
            <w14:ligatures w14:val="standardContextual"/>
          </w:rPr>
          <w:tab/>
        </w:r>
        <w:r w:rsidRPr="00E70BCF">
          <w:rPr>
            <w:rStyle w:val="Hyperlink"/>
            <w:noProof/>
          </w:rPr>
          <w:t>Assumptions</w:t>
        </w:r>
        <w:r>
          <w:rPr>
            <w:noProof/>
            <w:webHidden/>
          </w:rPr>
          <w:tab/>
        </w:r>
        <w:r>
          <w:rPr>
            <w:noProof/>
            <w:webHidden/>
          </w:rPr>
          <w:fldChar w:fldCharType="begin"/>
        </w:r>
        <w:r>
          <w:rPr>
            <w:noProof/>
            <w:webHidden/>
          </w:rPr>
          <w:instrText xml:space="preserve"> PAGEREF _Toc203043004 \h </w:instrText>
        </w:r>
        <w:r>
          <w:rPr>
            <w:noProof/>
            <w:webHidden/>
          </w:rPr>
        </w:r>
        <w:r>
          <w:rPr>
            <w:noProof/>
            <w:webHidden/>
          </w:rPr>
          <w:fldChar w:fldCharType="separate"/>
        </w:r>
        <w:r>
          <w:rPr>
            <w:noProof/>
            <w:webHidden/>
          </w:rPr>
          <w:t>4</w:t>
        </w:r>
        <w:r>
          <w:rPr>
            <w:noProof/>
            <w:webHidden/>
          </w:rPr>
          <w:fldChar w:fldCharType="end"/>
        </w:r>
      </w:hyperlink>
    </w:p>
    <w:p w14:paraId="72BDAEDC" w14:textId="61F9ADBB" w:rsidR="002C792A" w:rsidRDefault="002C792A">
      <w:pPr>
        <w:pStyle w:val="TOC1"/>
        <w:tabs>
          <w:tab w:val="left" w:pos="2549"/>
        </w:tabs>
        <w:rPr>
          <w:rFonts w:asciiTheme="minorHAnsi" w:eastAsiaTheme="minorEastAsia" w:hAnsiTheme="minorHAnsi" w:cstheme="minorBidi"/>
          <w:b w:val="0"/>
          <w:noProof/>
          <w:kern w:val="2"/>
          <w:sz w:val="24"/>
          <w:szCs w:val="24"/>
          <w:lang w:val="en-PH" w:eastAsia="en-PH"/>
          <w14:ligatures w14:val="standardContextual"/>
        </w:rPr>
      </w:pPr>
      <w:hyperlink w:anchor="_Toc203043005" w:history="1">
        <w:r w:rsidRPr="00E70BCF">
          <w:rPr>
            <w:rStyle w:val="Hyperlink"/>
            <w:noProof/>
          </w:rPr>
          <w:t>3</w:t>
        </w:r>
        <w:r>
          <w:rPr>
            <w:rFonts w:asciiTheme="minorHAnsi" w:eastAsiaTheme="minorEastAsia" w:hAnsiTheme="minorHAnsi" w:cstheme="minorBidi"/>
            <w:b w:val="0"/>
            <w:noProof/>
            <w:kern w:val="2"/>
            <w:sz w:val="24"/>
            <w:szCs w:val="24"/>
            <w:lang w:val="en-PH" w:eastAsia="en-PH"/>
            <w14:ligatures w14:val="standardContextual"/>
          </w:rPr>
          <w:tab/>
        </w:r>
        <w:r w:rsidRPr="00E70BCF">
          <w:rPr>
            <w:rStyle w:val="Hyperlink"/>
            <w:noProof/>
          </w:rPr>
          <w:t>Functional Specifications</w:t>
        </w:r>
        <w:r>
          <w:rPr>
            <w:noProof/>
            <w:webHidden/>
          </w:rPr>
          <w:tab/>
        </w:r>
        <w:r>
          <w:rPr>
            <w:noProof/>
            <w:webHidden/>
          </w:rPr>
          <w:fldChar w:fldCharType="begin"/>
        </w:r>
        <w:r>
          <w:rPr>
            <w:noProof/>
            <w:webHidden/>
          </w:rPr>
          <w:instrText xml:space="preserve"> PAGEREF _Toc203043005 \h </w:instrText>
        </w:r>
        <w:r>
          <w:rPr>
            <w:noProof/>
            <w:webHidden/>
          </w:rPr>
        </w:r>
        <w:r>
          <w:rPr>
            <w:noProof/>
            <w:webHidden/>
          </w:rPr>
          <w:fldChar w:fldCharType="separate"/>
        </w:r>
        <w:r>
          <w:rPr>
            <w:noProof/>
            <w:webHidden/>
          </w:rPr>
          <w:t>5</w:t>
        </w:r>
        <w:r>
          <w:rPr>
            <w:noProof/>
            <w:webHidden/>
          </w:rPr>
          <w:fldChar w:fldCharType="end"/>
        </w:r>
      </w:hyperlink>
    </w:p>
    <w:p w14:paraId="71EA1313" w14:textId="610FDC62" w:rsidR="002C792A" w:rsidRDefault="002C792A">
      <w:pPr>
        <w:pStyle w:val="TOC2"/>
        <w:tabs>
          <w:tab w:val="left" w:pos="2549"/>
        </w:tabs>
        <w:rPr>
          <w:rFonts w:asciiTheme="minorHAnsi" w:eastAsiaTheme="minorEastAsia" w:hAnsiTheme="minorHAnsi" w:cstheme="minorBidi"/>
          <w:noProof/>
          <w:kern w:val="2"/>
          <w:sz w:val="24"/>
          <w:szCs w:val="24"/>
          <w:lang w:val="en-PH" w:eastAsia="en-PH"/>
          <w14:ligatures w14:val="standardContextual"/>
        </w:rPr>
      </w:pPr>
      <w:hyperlink w:anchor="_Toc203043006" w:history="1">
        <w:r w:rsidRPr="00E70BCF">
          <w:rPr>
            <w:rStyle w:val="Hyperlink"/>
            <w:noProof/>
          </w:rPr>
          <w:t>3.1</w:t>
        </w:r>
        <w:r>
          <w:rPr>
            <w:rFonts w:asciiTheme="minorHAnsi" w:eastAsiaTheme="minorEastAsia" w:hAnsiTheme="minorHAnsi" w:cstheme="minorBidi"/>
            <w:noProof/>
            <w:kern w:val="2"/>
            <w:sz w:val="24"/>
            <w:szCs w:val="24"/>
            <w:lang w:val="en-PH" w:eastAsia="en-PH"/>
            <w14:ligatures w14:val="standardContextual"/>
          </w:rPr>
          <w:tab/>
        </w:r>
        <w:r w:rsidRPr="00E70BCF">
          <w:rPr>
            <w:rStyle w:val="Hyperlink"/>
            <w:noProof/>
          </w:rPr>
          <w:t>Overview</w:t>
        </w:r>
        <w:r>
          <w:rPr>
            <w:noProof/>
            <w:webHidden/>
          </w:rPr>
          <w:tab/>
        </w:r>
        <w:r>
          <w:rPr>
            <w:noProof/>
            <w:webHidden/>
          </w:rPr>
          <w:fldChar w:fldCharType="begin"/>
        </w:r>
        <w:r>
          <w:rPr>
            <w:noProof/>
            <w:webHidden/>
          </w:rPr>
          <w:instrText xml:space="preserve"> PAGEREF _Toc203043006 \h </w:instrText>
        </w:r>
        <w:r>
          <w:rPr>
            <w:noProof/>
            <w:webHidden/>
          </w:rPr>
        </w:r>
        <w:r>
          <w:rPr>
            <w:noProof/>
            <w:webHidden/>
          </w:rPr>
          <w:fldChar w:fldCharType="separate"/>
        </w:r>
        <w:r>
          <w:rPr>
            <w:noProof/>
            <w:webHidden/>
          </w:rPr>
          <w:t>5</w:t>
        </w:r>
        <w:r>
          <w:rPr>
            <w:noProof/>
            <w:webHidden/>
          </w:rPr>
          <w:fldChar w:fldCharType="end"/>
        </w:r>
      </w:hyperlink>
    </w:p>
    <w:p w14:paraId="3BEAA222" w14:textId="19909F02" w:rsidR="002C792A" w:rsidRDefault="002C792A">
      <w:pPr>
        <w:pStyle w:val="TOC2"/>
        <w:tabs>
          <w:tab w:val="left" w:pos="2549"/>
        </w:tabs>
        <w:rPr>
          <w:rFonts w:asciiTheme="minorHAnsi" w:eastAsiaTheme="minorEastAsia" w:hAnsiTheme="minorHAnsi" w:cstheme="minorBidi"/>
          <w:noProof/>
          <w:kern w:val="2"/>
          <w:sz w:val="24"/>
          <w:szCs w:val="24"/>
          <w:lang w:val="en-PH" w:eastAsia="en-PH"/>
          <w14:ligatures w14:val="standardContextual"/>
        </w:rPr>
      </w:pPr>
      <w:hyperlink w:anchor="_Toc203043007" w:history="1">
        <w:r w:rsidRPr="00E70BCF">
          <w:rPr>
            <w:rStyle w:val="Hyperlink"/>
            <w:noProof/>
          </w:rPr>
          <w:t>3.2</w:t>
        </w:r>
        <w:r>
          <w:rPr>
            <w:rFonts w:asciiTheme="minorHAnsi" w:eastAsiaTheme="minorEastAsia" w:hAnsiTheme="minorHAnsi" w:cstheme="minorBidi"/>
            <w:noProof/>
            <w:kern w:val="2"/>
            <w:sz w:val="24"/>
            <w:szCs w:val="24"/>
            <w:lang w:val="en-PH" w:eastAsia="en-PH"/>
            <w14:ligatures w14:val="standardContextual"/>
          </w:rPr>
          <w:tab/>
        </w:r>
        <w:r w:rsidRPr="00E70BCF">
          <w:rPr>
            <w:rStyle w:val="Hyperlink"/>
            <w:noProof/>
          </w:rPr>
          <w:t>Functional Requirements</w:t>
        </w:r>
        <w:r>
          <w:rPr>
            <w:noProof/>
            <w:webHidden/>
          </w:rPr>
          <w:tab/>
        </w:r>
        <w:r>
          <w:rPr>
            <w:noProof/>
            <w:webHidden/>
          </w:rPr>
          <w:fldChar w:fldCharType="begin"/>
        </w:r>
        <w:r>
          <w:rPr>
            <w:noProof/>
            <w:webHidden/>
          </w:rPr>
          <w:instrText xml:space="preserve"> PAGEREF _Toc203043007 \h </w:instrText>
        </w:r>
        <w:r>
          <w:rPr>
            <w:noProof/>
            <w:webHidden/>
          </w:rPr>
        </w:r>
        <w:r>
          <w:rPr>
            <w:noProof/>
            <w:webHidden/>
          </w:rPr>
          <w:fldChar w:fldCharType="separate"/>
        </w:r>
        <w:r>
          <w:rPr>
            <w:noProof/>
            <w:webHidden/>
          </w:rPr>
          <w:t>5</w:t>
        </w:r>
        <w:r>
          <w:rPr>
            <w:noProof/>
            <w:webHidden/>
          </w:rPr>
          <w:fldChar w:fldCharType="end"/>
        </w:r>
      </w:hyperlink>
    </w:p>
    <w:p w14:paraId="335AD149" w14:textId="59F36310" w:rsidR="002C792A" w:rsidRDefault="002C792A">
      <w:pPr>
        <w:pStyle w:val="TOC2"/>
        <w:tabs>
          <w:tab w:val="left" w:pos="2549"/>
        </w:tabs>
        <w:rPr>
          <w:rFonts w:asciiTheme="minorHAnsi" w:eastAsiaTheme="minorEastAsia" w:hAnsiTheme="minorHAnsi" w:cstheme="minorBidi"/>
          <w:noProof/>
          <w:kern w:val="2"/>
          <w:sz w:val="24"/>
          <w:szCs w:val="24"/>
          <w:lang w:val="en-PH" w:eastAsia="en-PH"/>
          <w14:ligatures w14:val="standardContextual"/>
        </w:rPr>
      </w:pPr>
      <w:hyperlink w:anchor="_Toc203043008" w:history="1">
        <w:r w:rsidRPr="00E70BCF">
          <w:rPr>
            <w:rStyle w:val="Hyperlink"/>
            <w:noProof/>
          </w:rPr>
          <w:t>3.3</w:t>
        </w:r>
        <w:r>
          <w:rPr>
            <w:rFonts w:asciiTheme="minorHAnsi" w:eastAsiaTheme="minorEastAsia" w:hAnsiTheme="minorHAnsi" w:cstheme="minorBidi"/>
            <w:noProof/>
            <w:kern w:val="2"/>
            <w:sz w:val="24"/>
            <w:szCs w:val="24"/>
            <w:lang w:val="en-PH" w:eastAsia="en-PH"/>
            <w14:ligatures w14:val="standardContextual"/>
          </w:rPr>
          <w:tab/>
        </w:r>
        <w:r w:rsidRPr="00E70BCF">
          <w:rPr>
            <w:rStyle w:val="Hyperlink"/>
            <w:noProof/>
          </w:rPr>
          <w:t>Business Process Flow</w:t>
        </w:r>
        <w:r>
          <w:rPr>
            <w:noProof/>
            <w:webHidden/>
          </w:rPr>
          <w:tab/>
        </w:r>
        <w:r>
          <w:rPr>
            <w:noProof/>
            <w:webHidden/>
          </w:rPr>
          <w:fldChar w:fldCharType="begin"/>
        </w:r>
        <w:r>
          <w:rPr>
            <w:noProof/>
            <w:webHidden/>
          </w:rPr>
          <w:instrText xml:space="preserve"> PAGEREF _Toc203043008 \h </w:instrText>
        </w:r>
        <w:r>
          <w:rPr>
            <w:noProof/>
            <w:webHidden/>
          </w:rPr>
        </w:r>
        <w:r>
          <w:rPr>
            <w:noProof/>
            <w:webHidden/>
          </w:rPr>
          <w:fldChar w:fldCharType="separate"/>
        </w:r>
        <w:r>
          <w:rPr>
            <w:noProof/>
            <w:webHidden/>
          </w:rPr>
          <w:t>11</w:t>
        </w:r>
        <w:r>
          <w:rPr>
            <w:noProof/>
            <w:webHidden/>
          </w:rPr>
          <w:fldChar w:fldCharType="end"/>
        </w:r>
      </w:hyperlink>
    </w:p>
    <w:p w14:paraId="3E1BBCAE" w14:textId="644727A7" w:rsidR="002C792A" w:rsidRDefault="002C792A">
      <w:pPr>
        <w:pStyle w:val="TOC2"/>
        <w:tabs>
          <w:tab w:val="left" w:pos="2549"/>
        </w:tabs>
        <w:rPr>
          <w:rFonts w:asciiTheme="minorHAnsi" w:eastAsiaTheme="minorEastAsia" w:hAnsiTheme="minorHAnsi" w:cstheme="minorBidi"/>
          <w:noProof/>
          <w:kern w:val="2"/>
          <w:sz w:val="24"/>
          <w:szCs w:val="24"/>
          <w:lang w:val="en-PH" w:eastAsia="en-PH"/>
          <w14:ligatures w14:val="standardContextual"/>
        </w:rPr>
      </w:pPr>
      <w:hyperlink w:anchor="_Toc203043009" w:history="1">
        <w:r w:rsidRPr="00E70BCF">
          <w:rPr>
            <w:rStyle w:val="Hyperlink"/>
            <w:noProof/>
          </w:rPr>
          <w:t>3.4</w:t>
        </w:r>
        <w:r>
          <w:rPr>
            <w:rFonts w:asciiTheme="minorHAnsi" w:eastAsiaTheme="minorEastAsia" w:hAnsiTheme="minorHAnsi" w:cstheme="minorBidi"/>
            <w:noProof/>
            <w:kern w:val="2"/>
            <w:sz w:val="24"/>
            <w:szCs w:val="24"/>
            <w:lang w:val="en-PH" w:eastAsia="en-PH"/>
            <w14:ligatures w14:val="standardContextual"/>
          </w:rPr>
          <w:tab/>
        </w:r>
        <w:r w:rsidRPr="00E70BCF">
          <w:rPr>
            <w:rStyle w:val="Hyperlink"/>
            <w:noProof/>
          </w:rPr>
          <w:t>Field Mapping</w:t>
        </w:r>
        <w:r>
          <w:rPr>
            <w:noProof/>
            <w:webHidden/>
          </w:rPr>
          <w:tab/>
        </w:r>
        <w:r>
          <w:rPr>
            <w:noProof/>
            <w:webHidden/>
          </w:rPr>
          <w:fldChar w:fldCharType="begin"/>
        </w:r>
        <w:r>
          <w:rPr>
            <w:noProof/>
            <w:webHidden/>
          </w:rPr>
          <w:instrText xml:space="preserve"> PAGEREF _Toc203043009 \h </w:instrText>
        </w:r>
        <w:r>
          <w:rPr>
            <w:noProof/>
            <w:webHidden/>
          </w:rPr>
        </w:r>
        <w:r>
          <w:rPr>
            <w:noProof/>
            <w:webHidden/>
          </w:rPr>
          <w:fldChar w:fldCharType="separate"/>
        </w:r>
        <w:r>
          <w:rPr>
            <w:noProof/>
            <w:webHidden/>
          </w:rPr>
          <w:t>12</w:t>
        </w:r>
        <w:r>
          <w:rPr>
            <w:noProof/>
            <w:webHidden/>
          </w:rPr>
          <w:fldChar w:fldCharType="end"/>
        </w:r>
      </w:hyperlink>
    </w:p>
    <w:p w14:paraId="49222CE9" w14:textId="74FEDE0F" w:rsidR="002C792A" w:rsidRDefault="002C792A">
      <w:pPr>
        <w:pStyle w:val="TOC1"/>
        <w:rPr>
          <w:rFonts w:asciiTheme="minorHAnsi" w:eastAsiaTheme="minorEastAsia" w:hAnsiTheme="minorHAnsi" w:cstheme="minorBidi"/>
          <w:b w:val="0"/>
          <w:noProof/>
          <w:kern w:val="2"/>
          <w:sz w:val="24"/>
          <w:szCs w:val="24"/>
          <w:lang w:val="en-PH" w:eastAsia="en-PH"/>
          <w14:ligatures w14:val="standardContextual"/>
        </w:rPr>
      </w:pPr>
      <w:hyperlink w:anchor="_Toc203043010" w:history="1">
        <w:r w:rsidRPr="00E70BCF">
          <w:rPr>
            <w:rStyle w:val="Hyperlink"/>
            <w:noProof/>
          </w:rPr>
          <w:t>Technical Specifications</w:t>
        </w:r>
        <w:r>
          <w:rPr>
            <w:noProof/>
            <w:webHidden/>
          </w:rPr>
          <w:tab/>
        </w:r>
        <w:r>
          <w:rPr>
            <w:noProof/>
            <w:webHidden/>
          </w:rPr>
          <w:fldChar w:fldCharType="begin"/>
        </w:r>
        <w:r>
          <w:rPr>
            <w:noProof/>
            <w:webHidden/>
          </w:rPr>
          <w:instrText xml:space="preserve"> PAGEREF _Toc203043010 \h </w:instrText>
        </w:r>
        <w:r>
          <w:rPr>
            <w:noProof/>
            <w:webHidden/>
          </w:rPr>
        </w:r>
        <w:r>
          <w:rPr>
            <w:noProof/>
            <w:webHidden/>
          </w:rPr>
          <w:fldChar w:fldCharType="separate"/>
        </w:r>
        <w:r>
          <w:rPr>
            <w:noProof/>
            <w:webHidden/>
          </w:rPr>
          <w:t>13</w:t>
        </w:r>
        <w:r>
          <w:rPr>
            <w:noProof/>
            <w:webHidden/>
          </w:rPr>
          <w:fldChar w:fldCharType="end"/>
        </w:r>
      </w:hyperlink>
    </w:p>
    <w:p w14:paraId="3F21CE58" w14:textId="58238AD6" w:rsidR="002C792A" w:rsidRDefault="002C792A">
      <w:pPr>
        <w:pStyle w:val="TOC2"/>
        <w:tabs>
          <w:tab w:val="left" w:pos="2549"/>
        </w:tabs>
        <w:rPr>
          <w:rFonts w:asciiTheme="minorHAnsi" w:eastAsiaTheme="minorEastAsia" w:hAnsiTheme="minorHAnsi" w:cstheme="minorBidi"/>
          <w:noProof/>
          <w:kern w:val="2"/>
          <w:sz w:val="24"/>
          <w:szCs w:val="24"/>
          <w:lang w:val="en-PH" w:eastAsia="en-PH"/>
          <w14:ligatures w14:val="standardContextual"/>
        </w:rPr>
      </w:pPr>
      <w:hyperlink w:anchor="_Toc203043011" w:history="1">
        <w:r w:rsidRPr="00E70BCF">
          <w:rPr>
            <w:rStyle w:val="Hyperlink"/>
            <w:noProof/>
          </w:rPr>
          <w:t>3.5</w:t>
        </w:r>
        <w:r>
          <w:rPr>
            <w:rFonts w:asciiTheme="minorHAnsi" w:eastAsiaTheme="minorEastAsia" w:hAnsiTheme="minorHAnsi" w:cstheme="minorBidi"/>
            <w:noProof/>
            <w:kern w:val="2"/>
            <w:sz w:val="24"/>
            <w:szCs w:val="24"/>
            <w:lang w:val="en-PH" w:eastAsia="en-PH"/>
            <w14:ligatures w14:val="standardContextual"/>
          </w:rPr>
          <w:tab/>
        </w:r>
        <w:r w:rsidRPr="00E70BCF">
          <w:rPr>
            <w:rStyle w:val="Hyperlink"/>
            <w:noProof/>
          </w:rPr>
          <w:t>Solution Overview</w:t>
        </w:r>
        <w:r>
          <w:rPr>
            <w:noProof/>
            <w:webHidden/>
          </w:rPr>
          <w:tab/>
        </w:r>
        <w:r>
          <w:rPr>
            <w:noProof/>
            <w:webHidden/>
          </w:rPr>
          <w:fldChar w:fldCharType="begin"/>
        </w:r>
        <w:r>
          <w:rPr>
            <w:noProof/>
            <w:webHidden/>
          </w:rPr>
          <w:instrText xml:space="preserve"> PAGEREF _Toc203043011 \h </w:instrText>
        </w:r>
        <w:r>
          <w:rPr>
            <w:noProof/>
            <w:webHidden/>
          </w:rPr>
        </w:r>
        <w:r>
          <w:rPr>
            <w:noProof/>
            <w:webHidden/>
          </w:rPr>
          <w:fldChar w:fldCharType="separate"/>
        </w:r>
        <w:r>
          <w:rPr>
            <w:noProof/>
            <w:webHidden/>
          </w:rPr>
          <w:t>13</w:t>
        </w:r>
        <w:r>
          <w:rPr>
            <w:noProof/>
            <w:webHidden/>
          </w:rPr>
          <w:fldChar w:fldCharType="end"/>
        </w:r>
      </w:hyperlink>
    </w:p>
    <w:p w14:paraId="0EF5EECC" w14:textId="0B0BEB38" w:rsidR="002C792A" w:rsidRDefault="002C792A">
      <w:pPr>
        <w:pStyle w:val="TOC2"/>
        <w:tabs>
          <w:tab w:val="left" w:pos="2549"/>
        </w:tabs>
        <w:rPr>
          <w:rFonts w:asciiTheme="minorHAnsi" w:eastAsiaTheme="minorEastAsia" w:hAnsiTheme="minorHAnsi" w:cstheme="minorBidi"/>
          <w:noProof/>
          <w:kern w:val="2"/>
          <w:sz w:val="24"/>
          <w:szCs w:val="24"/>
          <w:lang w:val="en-PH" w:eastAsia="en-PH"/>
          <w14:ligatures w14:val="standardContextual"/>
        </w:rPr>
      </w:pPr>
      <w:hyperlink w:anchor="_Toc203043012" w:history="1">
        <w:r w:rsidRPr="00E70BCF">
          <w:rPr>
            <w:rStyle w:val="Hyperlink"/>
            <w:noProof/>
          </w:rPr>
          <w:t>3.6</w:t>
        </w:r>
        <w:r>
          <w:rPr>
            <w:rFonts w:asciiTheme="minorHAnsi" w:eastAsiaTheme="minorEastAsia" w:hAnsiTheme="minorHAnsi" w:cstheme="minorBidi"/>
            <w:noProof/>
            <w:kern w:val="2"/>
            <w:sz w:val="24"/>
            <w:szCs w:val="24"/>
            <w:lang w:val="en-PH" w:eastAsia="en-PH"/>
            <w14:ligatures w14:val="standardContextual"/>
          </w:rPr>
          <w:tab/>
        </w:r>
        <w:r w:rsidRPr="00E70BCF">
          <w:rPr>
            <w:rStyle w:val="Hyperlink"/>
            <w:noProof/>
          </w:rPr>
          <w:t>Technical Configurations</w:t>
        </w:r>
        <w:r>
          <w:rPr>
            <w:noProof/>
            <w:webHidden/>
          </w:rPr>
          <w:tab/>
        </w:r>
        <w:r>
          <w:rPr>
            <w:noProof/>
            <w:webHidden/>
          </w:rPr>
          <w:fldChar w:fldCharType="begin"/>
        </w:r>
        <w:r>
          <w:rPr>
            <w:noProof/>
            <w:webHidden/>
          </w:rPr>
          <w:instrText xml:space="preserve"> PAGEREF _Toc203043012 \h </w:instrText>
        </w:r>
        <w:r>
          <w:rPr>
            <w:noProof/>
            <w:webHidden/>
          </w:rPr>
        </w:r>
        <w:r>
          <w:rPr>
            <w:noProof/>
            <w:webHidden/>
          </w:rPr>
          <w:fldChar w:fldCharType="separate"/>
        </w:r>
        <w:r>
          <w:rPr>
            <w:noProof/>
            <w:webHidden/>
          </w:rPr>
          <w:t>13</w:t>
        </w:r>
        <w:r>
          <w:rPr>
            <w:noProof/>
            <w:webHidden/>
          </w:rPr>
          <w:fldChar w:fldCharType="end"/>
        </w:r>
      </w:hyperlink>
    </w:p>
    <w:p w14:paraId="0BD6C002" w14:textId="62D4D40B" w:rsidR="002C792A" w:rsidRDefault="002C792A">
      <w:pPr>
        <w:pStyle w:val="TOC1"/>
        <w:tabs>
          <w:tab w:val="left" w:pos="2549"/>
        </w:tabs>
        <w:rPr>
          <w:rFonts w:asciiTheme="minorHAnsi" w:eastAsiaTheme="minorEastAsia" w:hAnsiTheme="minorHAnsi" w:cstheme="minorBidi"/>
          <w:b w:val="0"/>
          <w:noProof/>
          <w:kern w:val="2"/>
          <w:sz w:val="24"/>
          <w:szCs w:val="24"/>
          <w:lang w:val="en-PH" w:eastAsia="en-PH"/>
          <w14:ligatures w14:val="standardContextual"/>
        </w:rPr>
      </w:pPr>
      <w:hyperlink w:anchor="_Toc203043013" w:history="1">
        <w:r w:rsidRPr="00E70BCF">
          <w:rPr>
            <w:rStyle w:val="Hyperlink"/>
            <w:noProof/>
          </w:rPr>
          <w:t>4</w:t>
        </w:r>
        <w:r>
          <w:rPr>
            <w:rFonts w:asciiTheme="minorHAnsi" w:eastAsiaTheme="minorEastAsia" w:hAnsiTheme="minorHAnsi" w:cstheme="minorBidi"/>
            <w:b w:val="0"/>
            <w:noProof/>
            <w:kern w:val="2"/>
            <w:sz w:val="24"/>
            <w:szCs w:val="24"/>
            <w:lang w:val="en-PH" w:eastAsia="en-PH"/>
            <w14:ligatures w14:val="standardContextual"/>
          </w:rPr>
          <w:tab/>
        </w:r>
        <w:r w:rsidRPr="00E70BCF">
          <w:rPr>
            <w:rStyle w:val="Hyperlink"/>
            <w:noProof/>
          </w:rPr>
          <w:t>Testing Process</w:t>
        </w:r>
        <w:r>
          <w:rPr>
            <w:noProof/>
            <w:webHidden/>
          </w:rPr>
          <w:tab/>
        </w:r>
        <w:r>
          <w:rPr>
            <w:noProof/>
            <w:webHidden/>
          </w:rPr>
          <w:fldChar w:fldCharType="begin"/>
        </w:r>
        <w:r>
          <w:rPr>
            <w:noProof/>
            <w:webHidden/>
          </w:rPr>
          <w:instrText xml:space="preserve"> PAGEREF _Toc203043013 \h </w:instrText>
        </w:r>
        <w:r>
          <w:rPr>
            <w:noProof/>
            <w:webHidden/>
          </w:rPr>
        </w:r>
        <w:r>
          <w:rPr>
            <w:noProof/>
            <w:webHidden/>
          </w:rPr>
          <w:fldChar w:fldCharType="separate"/>
        </w:r>
        <w:r>
          <w:rPr>
            <w:noProof/>
            <w:webHidden/>
          </w:rPr>
          <w:t>16</w:t>
        </w:r>
        <w:r>
          <w:rPr>
            <w:noProof/>
            <w:webHidden/>
          </w:rPr>
          <w:fldChar w:fldCharType="end"/>
        </w:r>
      </w:hyperlink>
    </w:p>
    <w:p w14:paraId="4890D389" w14:textId="7E78DCED" w:rsidR="002C792A" w:rsidRDefault="002C792A">
      <w:pPr>
        <w:pStyle w:val="TOC1"/>
        <w:tabs>
          <w:tab w:val="left" w:pos="2549"/>
        </w:tabs>
        <w:rPr>
          <w:rFonts w:asciiTheme="minorHAnsi" w:eastAsiaTheme="minorEastAsia" w:hAnsiTheme="minorHAnsi" w:cstheme="minorBidi"/>
          <w:b w:val="0"/>
          <w:noProof/>
          <w:kern w:val="2"/>
          <w:sz w:val="24"/>
          <w:szCs w:val="24"/>
          <w:lang w:val="en-PH" w:eastAsia="en-PH"/>
          <w14:ligatures w14:val="standardContextual"/>
        </w:rPr>
      </w:pPr>
      <w:hyperlink w:anchor="_Toc203043014" w:history="1">
        <w:r w:rsidRPr="00E70BCF">
          <w:rPr>
            <w:rStyle w:val="Hyperlink"/>
            <w:noProof/>
          </w:rPr>
          <w:t>5</w:t>
        </w:r>
        <w:r>
          <w:rPr>
            <w:rFonts w:asciiTheme="minorHAnsi" w:eastAsiaTheme="minorEastAsia" w:hAnsiTheme="minorHAnsi" w:cstheme="minorBidi"/>
            <w:b w:val="0"/>
            <w:noProof/>
            <w:kern w:val="2"/>
            <w:sz w:val="24"/>
            <w:szCs w:val="24"/>
            <w:lang w:val="en-PH" w:eastAsia="en-PH"/>
            <w14:ligatures w14:val="standardContextual"/>
          </w:rPr>
          <w:tab/>
        </w:r>
        <w:r w:rsidRPr="00E70BCF">
          <w:rPr>
            <w:rStyle w:val="Hyperlink"/>
            <w:noProof/>
          </w:rPr>
          <w:t>Signature</w:t>
        </w:r>
        <w:r>
          <w:rPr>
            <w:noProof/>
            <w:webHidden/>
          </w:rPr>
          <w:tab/>
        </w:r>
        <w:r>
          <w:rPr>
            <w:noProof/>
            <w:webHidden/>
          </w:rPr>
          <w:fldChar w:fldCharType="begin"/>
        </w:r>
        <w:r>
          <w:rPr>
            <w:noProof/>
            <w:webHidden/>
          </w:rPr>
          <w:instrText xml:space="preserve"> PAGEREF _Toc203043014 \h </w:instrText>
        </w:r>
        <w:r>
          <w:rPr>
            <w:noProof/>
            <w:webHidden/>
          </w:rPr>
        </w:r>
        <w:r>
          <w:rPr>
            <w:noProof/>
            <w:webHidden/>
          </w:rPr>
          <w:fldChar w:fldCharType="separate"/>
        </w:r>
        <w:r>
          <w:rPr>
            <w:noProof/>
            <w:webHidden/>
          </w:rPr>
          <w:t>19</w:t>
        </w:r>
        <w:r>
          <w:rPr>
            <w:noProof/>
            <w:webHidden/>
          </w:rPr>
          <w:fldChar w:fldCharType="end"/>
        </w:r>
      </w:hyperlink>
    </w:p>
    <w:p w14:paraId="770FFB31" w14:textId="57BB6D16" w:rsidR="002C792A" w:rsidRDefault="002C792A">
      <w:pPr>
        <w:pStyle w:val="TOC2"/>
        <w:tabs>
          <w:tab w:val="left" w:pos="2549"/>
        </w:tabs>
        <w:rPr>
          <w:rFonts w:asciiTheme="minorHAnsi" w:eastAsiaTheme="minorEastAsia" w:hAnsiTheme="minorHAnsi" w:cstheme="minorBidi"/>
          <w:noProof/>
          <w:kern w:val="2"/>
          <w:sz w:val="24"/>
          <w:szCs w:val="24"/>
          <w:lang w:val="en-PH" w:eastAsia="en-PH"/>
          <w14:ligatures w14:val="standardContextual"/>
        </w:rPr>
      </w:pPr>
      <w:hyperlink w:anchor="_Toc203043015" w:history="1">
        <w:r w:rsidRPr="00E70BCF">
          <w:rPr>
            <w:rStyle w:val="Hyperlink"/>
            <w:noProof/>
          </w:rPr>
          <w:t>5.1</w:t>
        </w:r>
        <w:r>
          <w:rPr>
            <w:rFonts w:asciiTheme="minorHAnsi" w:eastAsiaTheme="minorEastAsia" w:hAnsiTheme="minorHAnsi" w:cstheme="minorBidi"/>
            <w:noProof/>
            <w:kern w:val="2"/>
            <w:sz w:val="24"/>
            <w:szCs w:val="24"/>
            <w:lang w:val="en-PH" w:eastAsia="en-PH"/>
            <w14:ligatures w14:val="standardContextual"/>
          </w:rPr>
          <w:tab/>
        </w:r>
        <w:r w:rsidRPr="00E70BCF">
          <w:rPr>
            <w:rStyle w:val="Hyperlink"/>
            <w:noProof/>
          </w:rPr>
          <w:t>Functional Specification</w:t>
        </w:r>
        <w:r>
          <w:rPr>
            <w:noProof/>
            <w:webHidden/>
          </w:rPr>
          <w:tab/>
        </w:r>
        <w:r>
          <w:rPr>
            <w:noProof/>
            <w:webHidden/>
          </w:rPr>
          <w:fldChar w:fldCharType="begin"/>
        </w:r>
        <w:r>
          <w:rPr>
            <w:noProof/>
            <w:webHidden/>
          </w:rPr>
          <w:instrText xml:space="preserve"> PAGEREF _Toc203043015 \h </w:instrText>
        </w:r>
        <w:r>
          <w:rPr>
            <w:noProof/>
            <w:webHidden/>
          </w:rPr>
        </w:r>
        <w:r>
          <w:rPr>
            <w:noProof/>
            <w:webHidden/>
          </w:rPr>
          <w:fldChar w:fldCharType="separate"/>
        </w:r>
        <w:r>
          <w:rPr>
            <w:noProof/>
            <w:webHidden/>
          </w:rPr>
          <w:t>19</w:t>
        </w:r>
        <w:r>
          <w:rPr>
            <w:noProof/>
            <w:webHidden/>
          </w:rPr>
          <w:fldChar w:fldCharType="end"/>
        </w:r>
      </w:hyperlink>
    </w:p>
    <w:p w14:paraId="3B24917E" w14:textId="69830A8D" w:rsidR="002C792A" w:rsidRDefault="002C792A">
      <w:pPr>
        <w:pStyle w:val="TOC2"/>
        <w:tabs>
          <w:tab w:val="left" w:pos="2549"/>
        </w:tabs>
        <w:rPr>
          <w:rFonts w:asciiTheme="minorHAnsi" w:eastAsiaTheme="minorEastAsia" w:hAnsiTheme="minorHAnsi" w:cstheme="minorBidi"/>
          <w:noProof/>
          <w:kern w:val="2"/>
          <w:sz w:val="24"/>
          <w:szCs w:val="24"/>
          <w:lang w:val="en-PH" w:eastAsia="en-PH"/>
          <w14:ligatures w14:val="standardContextual"/>
        </w:rPr>
      </w:pPr>
      <w:hyperlink w:anchor="_Toc203043016" w:history="1">
        <w:r w:rsidRPr="00E70BCF">
          <w:rPr>
            <w:rStyle w:val="Hyperlink"/>
            <w:noProof/>
          </w:rPr>
          <w:t>5.2</w:t>
        </w:r>
        <w:r>
          <w:rPr>
            <w:rFonts w:asciiTheme="minorHAnsi" w:eastAsiaTheme="minorEastAsia" w:hAnsiTheme="minorHAnsi" w:cstheme="minorBidi"/>
            <w:noProof/>
            <w:kern w:val="2"/>
            <w:sz w:val="24"/>
            <w:szCs w:val="24"/>
            <w:lang w:val="en-PH" w:eastAsia="en-PH"/>
            <w14:ligatures w14:val="standardContextual"/>
          </w:rPr>
          <w:tab/>
        </w:r>
        <w:r w:rsidRPr="00E70BCF">
          <w:rPr>
            <w:rStyle w:val="Hyperlink"/>
            <w:noProof/>
          </w:rPr>
          <w:t>Technical Specification</w:t>
        </w:r>
        <w:r>
          <w:rPr>
            <w:noProof/>
            <w:webHidden/>
          </w:rPr>
          <w:tab/>
        </w:r>
        <w:r>
          <w:rPr>
            <w:noProof/>
            <w:webHidden/>
          </w:rPr>
          <w:fldChar w:fldCharType="begin"/>
        </w:r>
        <w:r>
          <w:rPr>
            <w:noProof/>
            <w:webHidden/>
          </w:rPr>
          <w:instrText xml:space="preserve"> PAGEREF _Toc203043016 \h </w:instrText>
        </w:r>
        <w:r>
          <w:rPr>
            <w:noProof/>
            <w:webHidden/>
          </w:rPr>
        </w:r>
        <w:r>
          <w:rPr>
            <w:noProof/>
            <w:webHidden/>
          </w:rPr>
          <w:fldChar w:fldCharType="separate"/>
        </w:r>
        <w:r>
          <w:rPr>
            <w:noProof/>
            <w:webHidden/>
          </w:rPr>
          <w:t>19</w:t>
        </w:r>
        <w:r>
          <w:rPr>
            <w:noProof/>
            <w:webHidden/>
          </w:rPr>
          <w:fldChar w:fldCharType="end"/>
        </w:r>
      </w:hyperlink>
    </w:p>
    <w:p w14:paraId="04EE7102" w14:textId="0F303201" w:rsidR="002C792A" w:rsidRDefault="002C792A">
      <w:pPr>
        <w:pStyle w:val="TOC2"/>
        <w:tabs>
          <w:tab w:val="left" w:pos="2549"/>
        </w:tabs>
        <w:rPr>
          <w:rFonts w:asciiTheme="minorHAnsi" w:eastAsiaTheme="minorEastAsia" w:hAnsiTheme="minorHAnsi" w:cstheme="minorBidi"/>
          <w:noProof/>
          <w:kern w:val="2"/>
          <w:sz w:val="24"/>
          <w:szCs w:val="24"/>
          <w:lang w:val="en-PH" w:eastAsia="en-PH"/>
          <w14:ligatures w14:val="standardContextual"/>
        </w:rPr>
      </w:pPr>
      <w:hyperlink w:anchor="_Toc203043017" w:history="1">
        <w:r w:rsidRPr="00E70BCF">
          <w:rPr>
            <w:rStyle w:val="Hyperlink"/>
            <w:noProof/>
          </w:rPr>
          <w:t>5.3</w:t>
        </w:r>
        <w:r>
          <w:rPr>
            <w:rFonts w:asciiTheme="minorHAnsi" w:eastAsiaTheme="minorEastAsia" w:hAnsiTheme="minorHAnsi" w:cstheme="minorBidi"/>
            <w:noProof/>
            <w:kern w:val="2"/>
            <w:sz w:val="24"/>
            <w:szCs w:val="24"/>
            <w:lang w:val="en-PH" w:eastAsia="en-PH"/>
            <w14:ligatures w14:val="standardContextual"/>
          </w:rPr>
          <w:tab/>
        </w:r>
        <w:r w:rsidRPr="00E70BCF">
          <w:rPr>
            <w:rStyle w:val="Hyperlink"/>
            <w:noProof/>
          </w:rPr>
          <w:t>Design Sign-off</w:t>
        </w:r>
        <w:r>
          <w:rPr>
            <w:noProof/>
            <w:webHidden/>
          </w:rPr>
          <w:tab/>
        </w:r>
        <w:r>
          <w:rPr>
            <w:noProof/>
            <w:webHidden/>
          </w:rPr>
          <w:fldChar w:fldCharType="begin"/>
        </w:r>
        <w:r>
          <w:rPr>
            <w:noProof/>
            <w:webHidden/>
          </w:rPr>
          <w:instrText xml:space="preserve"> PAGEREF _Toc203043017 \h </w:instrText>
        </w:r>
        <w:r>
          <w:rPr>
            <w:noProof/>
            <w:webHidden/>
          </w:rPr>
        </w:r>
        <w:r>
          <w:rPr>
            <w:noProof/>
            <w:webHidden/>
          </w:rPr>
          <w:fldChar w:fldCharType="separate"/>
        </w:r>
        <w:r>
          <w:rPr>
            <w:noProof/>
            <w:webHidden/>
          </w:rPr>
          <w:t>19</w:t>
        </w:r>
        <w:r>
          <w:rPr>
            <w:noProof/>
            <w:webHidden/>
          </w:rPr>
          <w:fldChar w:fldCharType="end"/>
        </w:r>
      </w:hyperlink>
    </w:p>
    <w:p w14:paraId="4A721239" w14:textId="268FE3A0" w:rsidR="002C792A" w:rsidRDefault="002C792A">
      <w:pPr>
        <w:pStyle w:val="TOC2"/>
        <w:tabs>
          <w:tab w:val="left" w:pos="2549"/>
        </w:tabs>
        <w:rPr>
          <w:rFonts w:asciiTheme="minorHAnsi" w:eastAsiaTheme="minorEastAsia" w:hAnsiTheme="minorHAnsi" w:cstheme="minorBidi"/>
          <w:noProof/>
          <w:kern w:val="2"/>
          <w:sz w:val="24"/>
          <w:szCs w:val="24"/>
          <w:lang w:val="en-PH" w:eastAsia="en-PH"/>
          <w14:ligatures w14:val="standardContextual"/>
        </w:rPr>
      </w:pPr>
      <w:hyperlink w:anchor="_Toc203043018" w:history="1">
        <w:r w:rsidRPr="00E70BCF">
          <w:rPr>
            <w:rStyle w:val="Hyperlink"/>
            <w:noProof/>
          </w:rPr>
          <w:t>5.4</w:t>
        </w:r>
        <w:r>
          <w:rPr>
            <w:rFonts w:asciiTheme="minorHAnsi" w:eastAsiaTheme="minorEastAsia" w:hAnsiTheme="minorHAnsi" w:cstheme="minorBidi"/>
            <w:noProof/>
            <w:kern w:val="2"/>
            <w:sz w:val="24"/>
            <w:szCs w:val="24"/>
            <w:lang w:val="en-PH" w:eastAsia="en-PH"/>
            <w14:ligatures w14:val="standardContextual"/>
          </w:rPr>
          <w:tab/>
        </w:r>
        <w:r w:rsidRPr="00E70BCF">
          <w:rPr>
            <w:rStyle w:val="Hyperlink"/>
            <w:noProof/>
          </w:rPr>
          <w:t>Testing Sign-off</w:t>
        </w:r>
        <w:r>
          <w:rPr>
            <w:noProof/>
            <w:webHidden/>
          </w:rPr>
          <w:tab/>
        </w:r>
        <w:r>
          <w:rPr>
            <w:noProof/>
            <w:webHidden/>
          </w:rPr>
          <w:fldChar w:fldCharType="begin"/>
        </w:r>
        <w:r>
          <w:rPr>
            <w:noProof/>
            <w:webHidden/>
          </w:rPr>
          <w:instrText xml:space="preserve"> PAGEREF _Toc203043018 \h </w:instrText>
        </w:r>
        <w:r>
          <w:rPr>
            <w:noProof/>
            <w:webHidden/>
          </w:rPr>
        </w:r>
        <w:r>
          <w:rPr>
            <w:noProof/>
            <w:webHidden/>
          </w:rPr>
          <w:fldChar w:fldCharType="separate"/>
        </w:r>
        <w:r>
          <w:rPr>
            <w:noProof/>
            <w:webHidden/>
          </w:rPr>
          <w:t>19</w:t>
        </w:r>
        <w:r>
          <w:rPr>
            <w:noProof/>
            <w:webHidden/>
          </w:rPr>
          <w:fldChar w:fldCharType="end"/>
        </w:r>
      </w:hyperlink>
    </w:p>
    <w:p w14:paraId="1531ECE7" w14:textId="49BA6257" w:rsidR="002C792A" w:rsidRDefault="002C792A">
      <w:pPr>
        <w:pStyle w:val="TOC1"/>
        <w:tabs>
          <w:tab w:val="left" w:pos="2549"/>
        </w:tabs>
        <w:rPr>
          <w:rFonts w:asciiTheme="minorHAnsi" w:eastAsiaTheme="minorEastAsia" w:hAnsiTheme="minorHAnsi" w:cstheme="minorBidi"/>
          <w:b w:val="0"/>
          <w:noProof/>
          <w:kern w:val="2"/>
          <w:sz w:val="24"/>
          <w:szCs w:val="24"/>
          <w:lang w:val="en-PH" w:eastAsia="en-PH"/>
          <w14:ligatures w14:val="standardContextual"/>
        </w:rPr>
      </w:pPr>
      <w:hyperlink w:anchor="_Toc203043019" w:history="1">
        <w:r w:rsidRPr="00E70BCF">
          <w:rPr>
            <w:rStyle w:val="Hyperlink"/>
            <w:noProof/>
          </w:rPr>
          <w:t>6</w:t>
        </w:r>
        <w:r>
          <w:rPr>
            <w:rFonts w:asciiTheme="minorHAnsi" w:eastAsiaTheme="minorEastAsia" w:hAnsiTheme="minorHAnsi" w:cstheme="minorBidi"/>
            <w:b w:val="0"/>
            <w:noProof/>
            <w:kern w:val="2"/>
            <w:sz w:val="24"/>
            <w:szCs w:val="24"/>
            <w:lang w:val="en-PH" w:eastAsia="en-PH"/>
            <w14:ligatures w14:val="standardContextual"/>
          </w:rPr>
          <w:tab/>
        </w:r>
        <w:r w:rsidRPr="00E70BCF">
          <w:rPr>
            <w:rStyle w:val="Hyperlink"/>
            <w:noProof/>
          </w:rPr>
          <w:t>Appendix</w:t>
        </w:r>
        <w:r>
          <w:rPr>
            <w:noProof/>
            <w:webHidden/>
          </w:rPr>
          <w:tab/>
        </w:r>
        <w:r>
          <w:rPr>
            <w:noProof/>
            <w:webHidden/>
          </w:rPr>
          <w:fldChar w:fldCharType="begin"/>
        </w:r>
        <w:r>
          <w:rPr>
            <w:noProof/>
            <w:webHidden/>
          </w:rPr>
          <w:instrText xml:space="preserve"> PAGEREF _Toc203043019 \h </w:instrText>
        </w:r>
        <w:r>
          <w:rPr>
            <w:noProof/>
            <w:webHidden/>
          </w:rPr>
        </w:r>
        <w:r>
          <w:rPr>
            <w:noProof/>
            <w:webHidden/>
          </w:rPr>
          <w:fldChar w:fldCharType="separate"/>
        </w:r>
        <w:r>
          <w:rPr>
            <w:noProof/>
            <w:webHidden/>
          </w:rPr>
          <w:t>20</w:t>
        </w:r>
        <w:r>
          <w:rPr>
            <w:noProof/>
            <w:webHidden/>
          </w:rPr>
          <w:fldChar w:fldCharType="end"/>
        </w:r>
      </w:hyperlink>
    </w:p>
    <w:p w14:paraId="2DD0A175" w14:textId="375A0561" w:rsidR="00FB23CA" w:rsidRDefault="002C6041" w:rsidP="002C6041">
      <w:pPr>
        <w:pStyle w:val="Heading1"/>
      </w:pPr>
      <w:r>
        <w:rPr>
          <w:b w:val="0"/>
        </w:rPr>
        <w:lastRenderedPageBreak/>
        <w:fldChar w:fldCharType="end"/>
      </w:r>
      <w:bookmarkStart w:id="7" w:name="_Toc203043002"/>
      <w:r w:rsidR="00C525E4">
        <w:t>Executive Summary</w:t>
      </w:r>
      <w:bookmarkEnd w:id="4"/>
      <w:bookmarkEnd w:id="7"/>
    </w:p>
    <w:p w14:paraId="24F89173" w14:textId="498188EB" w:rsidR="61B36815" w:rsidRDefault="61B36815" w:rsidP="1BC69E71">
      <w:pPr>
        <w:spacing w:before="120" w:after="120"/>
        <w:ind w:left="720"/>
        <w:rPr>
          <w:rFonts w:eastAsia="Arial" w:cs="Arial"/>
        </w:rPr>
      </w:pPr>
      <w:r w:rsidRPr="1BC69E71">
        <w:rPr>
          <w:rFonts w:eastAsia="Arial" w:cs="Arial"/>
          <w:color w:val="1F487C"/>
        </w:rPr>
        <w:t>The State</w:t>
      </w:r>
      <w:r w:rsidR="217EFAFF" w:rsidRPr="1BC69E71">
        <w:rPr>
          <w:rFonts w:eastAsia="Arial" w:cs="Arial"/>
          <w:color w:val="1F487C"/>
        </w:rPr>
        <w:t xml:space="preserve"> of New Hampshire </w:t>
      </w:r>
      <w:r w:rsidR="217EFAFF" w:rsidRPr="1BC69E71">
        <w:rPr>
          <w:rFonts w:eastAsia="Arial" w:cs="Arial"/>
        </w:rPr>
        <w:t xml:space="preserve">requires an interface that will </w:t>
      </w:r>
      <w:r w:rsidR="612CC720" w:rsidRPr="1BC69E71">
        <w:rPr>
          <w:rFonts w:eastAsia="Arial" w:cs="Arial"/>
          <w:color w:val="FF0000"/>
        </w:rPr>
        <w:t xml:space="preserve">automate the </w:t>
      </w:r>
      <w:r w:rsidR="217EFAFF" w:rsidRPr="1BC69E71">
        <w:rPr>
          <w:rFonts w:eastAsia="Arial" w:cs="Arial"/>
        </w:rPr>
        <w:t>process</w:t>
      </w:r>
      <w:r w:rsidR="67F97DD0" w:rsidRPr="1BC69E71">
        <w:rPr>
          <w:rFonts w:eastAsia="Arial" w:cs="Arial"/>
        </w:rPr>
        <w:t xml:space="preserve"> </w:t>
      </w:r>
      <w:r w:rsidR="67F97DD0" w:rsidRPr="1BC69E71">
        <w:rPr>
          <w:rFonts w:eastAsia="Arial" w:cs="Arial"/>
          <w:color w:val="FF0000"/>
        </w:rPr>
        <w:t xml:space="preserve">of the </w:t>
      </w:r>
      <w:r w:rsidR="217EFAFF" w:rsidRPr="1BC69E71">
        <w:rPr>
          <w:rFonts w:eastAsia="Arial" w:cs="Arial"/>
        </w:rPr>
        <w:t xml:space="preserve">file from </w:t>
      </w:r>
      <w:r w:rsidR="358DCED1" w:rsidRPr="1BC69E71">
        <w:rPr>
          <w:rFonts w:eastAsia="Arial" w:cs="Arial"/>
        </w:rPr>
        <w:t xml:space="preserve">the </w:t>
      </w:r>
      <w:r w:rsidR="002002EB" w:rsidRPr="1BC69E71">
        <w:rPr>
          <w:rFonts w:eastAsia="Arial" w:cs="Arial"/>
        </w:rPr>
        <w:t>Citizens Bank</w:t>
      </w:r>
      <w:r w:rsidR="00CB53F1" w:rsidRPr="1BC69E71">
        <w:rPr>
          <w:rFonts w:eastAsia="Arial" w:cs="Arial"/>
        </w:rPr>
        <w:t xml:space="preserve"> </w:t>
      </w:r>
      <w:r w:rsidR="32CCB7B1" w:rsidRPr="1BC69E71">
        <w:rPr>
          <w:rFonts w:eastAsia="Arial" w:cs="Arial"/>
        </w:rPr>
        <w:t xml:space="preserve">to Infor FSM for </w:t>
      </w:r>
      <w:r w:rsidR="127292D9" w:rsidRPr="1BC69E71">
        <w:rPr>
          <w:rFonts w:eastAsia="Arial" w:cs="Arial"/>
          <w:color w:val="FF0000"/>
        </w:rPr>
        <w:t>payment</w:t>
      </w:r>
      <w:r w:rsidR="32CCB7B1" w:rsidRPr="1BC69E71">
        <w:rPr>
          <w:rFonts w:eastAsia="Arial" w:cs="Arial"/>
        </w:rPr>
        <w:t xml:space="preserve"> reconciliation</w:t>
      </w:r>
      <w:r w:rsidR="7704A1BC" w:rsidRPr="1BC69E71">
        <w:rPr>
          <w:rFonts w:eastAsia="Arial" w:cs="Arial"/>
        </w:rPr>
        <w:t xml:space="preserve">, </w:t>
      </w:r>
      <w:r w:rsidR="58149EFE" w:rsidRPr="1BC69E71">
        <w:rPr>
          <w:rFonts w:eastAsia="Arial" w:cs="Arial"/>
          <w:color w:val="FF0000"/>
        </w:rPr>
        <w:t xml:space="preserve">when a payment is cleared by the bank (paid) the file </w:t>
      </w:r>
      <w:commentRangeStart w:id="8"/>
      <w:r w:rsidR="58149EFE" w:rsidRPr="1BC69E71">
        <w:rPr>
          <w:rFonts w:eastAsia="Arial" w:cs="Arial"/>
          <w:color w:val="FF0000"/>
        </w:rPr>
        <w:t>will</w:t>
      </w:r>
      <w:commentRangeEnd w:id="8"/>
      <w:r w:rsidRPr="1BC69E71">
        <w:rPr>
          <w:rStyle w:val="CommentReference"/>
          <w:rFonts w:eastAsia="Arial" w:cs="Arial"/>
          <w:color w:val="FF0000"/>
          <w:sz w:val="20"/>
          <w:szCs w:val="20"/>
        </w:rPr>
        <w:commentReference w:id="8"/>
      </w:r>
      <w:r w:rsidR="58149EFE" w:rsidRPr="1BC69E71">
        <w:rPr>
          <w:rFonts w:eastAsia="Arial" w:cs="Arial"/>
          <w:color w:val="FF0000"/>
        </w:rPr>
        <w:t xml:space="preserve"> contain the change of the </w:t>
      </w:r>
      <w:r w:rsidR="735A2EE3" w:rsidRPr="1BC69E71">
        <w:rPr>
          <w:rFonts w:eastAsia="Arial" w:cs="Arial"/>
          <w:color w:val="FF0000"/>
        </w:rPr>
        <w:t>payment</w:t>
      </w:r>
      <w:r w:rsidR="58149EFE" w:rsidRPr="1BC69E71">
        <w:rPr>
          <w:rFonts w:eastAsia="Arial" w:cs="Arial"/>
          <w:color w:val="FF0000"/>
        </w:rPr>
        <w:t xml:space="preserve"> status from “open</w:t>
      </w:r>
      <w:r w:rsidR="33180E0E" w:rsidRPr="1BC69E71">
        <w:rPr>
          <w:rFonts w:eastAsia="Arial" w:cs="Arial"/>
          <w:color w:val="FF0000"/>
        </w:rPr>
        <w:t>”</w:t>
      </w:r>
      <w:r w:rsidR="58149EFE" w:rsidRPr="1BC69E71">
        <w:rPr>
          <w:rFonts w:eastAsia="Arial" w:cs="Arial"/>
          <w:color w:val="FF0000"/>
        </w:rPr>
        <w:t xml:space="preserve"> to reconciled</w:t>
      </w:r>
      <w:r w:rsidR="32CCB7B1" w:rsidRPr="1BC69E71">
        <w:rPr>
          <w:rFonts w:eastAsia="Arial" w:cs="Arial"/>
        </w:rPr>
        <w:t>. The inbound file will be used primarily to reconcile the cash ledger transactions in the Cash Management module.</w:t>
      </w:r>
    </w:p>
    <w:p w14:paraId="1DE32961" w14:textId="5C6A918F" w:rsidR="5C6BEB08" w:rsidRDefault="5C6BEB08" w:rsidP="5C6BEB08">
      <w:pPr>
        <w:spacing w:before="120" w:after="120"/>
        <w:ind w:left="720"/>
        <w:rPr>
          <w:rFonts w:eastAsia="Arial" w:cs="Arial"/>
        </w:rPr>
      </w:pPr>
    </w:p>
    <w:p w14:paraId="2EEE5F28" w14:textId="5F294C2A" w:rsidR="11CC6A6B" w:rsidRDefault="11CC6A6B" w:rsidP="11CC6A6B">
      <w:pPr>
        <w:pStyle w:val="BodyText"/>
        <w:ind w:left="720"/>
      </w:pPr>
    </w:p>
    <w:p w14:paraId="7DE99620" w14:textId="32B29400" w:rsidR="00FB23CA" w:rsidRDefault="005F2D52" w:rsidP="00160247">
      <w:pPr>
        <w:pStyle w:val="Heading2"/>
        <w:pBdr>
          <w:top w:val="single" w:sz="48" w:space="0" w:color="ACACAC"/>
        </w:pBdr>
      </w:pPr>
      <w:bookmarkStart w:id="9" w:name="_Toc105005161"/>
      <w:bookmarkStart w:id="10" w:name="_Toc203043003"/>
      <w:r>
        <w:t>Business Objectives</w:t>
      </w:r>
      <w:bookmarkEnd w:id="9"/>
      <w:bookmarkEnd w:id="10"/>
    </w:p>
    <w:p w14:paraId="708DFE3D" w14:textId="21EEEB7C" w:rsidR="4D3A6522" w:rsidRDefault="4D3A6522" w:rsidP="5C6BEB08">
      <w:pPr>
        <w:spacing w:before="120" w:after="120"/>
        <w:ind w:left="720"/>
        <w:jc w:val="both"/>
      </w:pPr>
      <w:r w:rsidRPr="36ACBC22">
        <w:rPr>
          <w:rFonts w:eastAsia="Arial" w:cs="Arial"/>
        </w:rPr>
        <w:t xml:space="preserve">This inbound interface will allow SoNH to automatically reconcile the cash ledger transactions in the “Manage Cash Ledger Transactions” under Cash Ledger Processing. Once the </w:t>
      </w:r>
      <w:r w:rsidR="26BADD2C" w:rsidRPr="36ACBC22">
        <w:rPr>
          <w:rFonts w:eastAsia="Arial" w:cs="Arial"/>
        </w:rPr>
        <w:t>bank</w:t>
      </w:r>
      <w:r w:rsidRPr="36ACBC22">
        <w:rPr>
          <w:rFonts w:eastAsia="Arial" w:cs="Arial"/>
        </w:rPr>
        <w:t xml:space="preserve"> reconciliation file is sent to SoNH’s sftp directory, the file will be scanned, and </w:t>
      </w:r>
      <w:r w:rsidR="67A9FBB5" w:rsidRPr="36ACBC22">
        <w:rPr>
          <w:rFonts w:eastAsia="Arial" w:cs="Arial"/>
        </w:rPr>
        <w:t>records</w:t>
      </w:r>
      <w:r w:rsidRPr="36ACBC22">
        <w:rPr>
          <w:rFonts w:eastAsia="Arial" w:cs="Arial"/>
        </w:rPr>
        <w:t xml:space="preserve"> will be loaded into Cash Ledger Bank Updates Maintenance. Once the </w:t>
      </w:r>
      <w:r w:rsidR="5B01D8B0" w:rsidRPr="36ACBC22">
        <w:rPr>
          <w:rFonts w:eastAsia="Arial" w:cs="Arial"/>
        </w:rPr>
        <w:t>records</w:t>
      </w:r>
      <w:r w:rsidRPr="36ACBC22">
        <w:rPr>
          <w:rFonts w:eastAsia="Arial" w:cs="Arial"/>
        </w:rPr>
        <w:t xml:space="preserve"> are loaded, IPA will trigger the “Update Ledger Transactions” action to update the status of the cash ledger transactions.</w:t>
      </w:r>
    </w:p>
    <w:p w14:paraId="0193DC9F" w14:textId="2844A549" w:rsidR="5C6BEB08" w:rsidRDefault="5C6BEB08" w:rsidP="5C6BEB08">
      <w:pPr>
        <w:spacing w:before="120" w:after="120"/>
        <w:ind w:left="720"/>
        <w:jc w:val="both"/>
        <w:rPr>
          <w:rFonts w:eastAsia="Arial" w:cs="Arial"/>
        </w:rPr>
      </w:pPr>
    </w:p>
    <w:p w14:paraId="5B49456D" w14:textId="352E2422" w:rsidR="11CC6A6B" w:rsidRDefault="11CC6A6B" w:rsidP="11CC6A6B">
      <w:pPr>
        <w:pStyle w:val="BodyText"/>
        <w:ind w:left="720"/>
      </w:pPr>
      <w:bookmarkStart w:id="11" w:name="_Toc105005162"/>
    </w:p>
    <w:p w14:paraId="1CCA13E4" w14:textId="6B914A41" w:rsidR="00C56CE0" w:rsidRDefault="00C56CE0" w:rsidP="00C56CE0">
      <w:pPr>
        <w:pStyle w:val="Heading2"/>
      </w:pPr>
      <w:bookmarkStart w:id="12" w:name="_Toc203043004"/>
      <w:r>
        <w:t>Assumptions</w:t>
      </w:r>
      <w:bookmarkEnd w:id="11"/>
      <w:bookmarkEnd w:id="12"/>
    </w:p>
    <w:p w14:paraId="48B569B9" w14:textId="77777777" w:rsidR="0045374B" w:rsidRPr="0045374B" w:rsidRDefault="0045374B" w:rsidP="0045374B">
      <w:pPr>
        <w:pStyle w:val="BodyText"/>
      </w:pPr>
      <w:r w:rsidRPr="0045374B">
        <w:t>This specification assumes that the following statements are true. Any changes can result in a change order and will be managed using the change order process as defined in the Service Workorder.</w:t>
      </w:r>
    </w:p>
    <w:p w14:paraId="72A5B067" w14:textId="77777777" w:rsidR="0045374B" w:rsidRPr="0045374B" w:rsidRDefault="0045374B" w:rsidP="0045374B">
      <w:pPr>
        <w:pStyle w:val="BodyText"/>
      </w:pPr>
    </w:p>
    <w:p w14:paraId="4FB8B973" w14:textId="76232005" w:rsidR="0045374B" w:rsidRPr="0045374B" w:rsidRDefault="0045374B" w:rsidP="000B56FC">
      <w:pPr>
        <w:pStyle w:val="BodyText"/>
        <w:numPr>
          <w:ilvl w:val="0"/>
          <w:numId w:val="9"/>
        </w:numPr>
      </w:pPr>
      <w:r>
        <w:t xml:space="preserve">This functional specification defines the complete scope for </w:t>
      </w:r>
      <w:r w:rsidR="18EDD0BF">
        <w:t>interface</w:t>
      </w:r>
      <w:r>
        <w:t xml:space="preserve"> development. Functions not described </w:t>
      </w:r>
      <w:r w:rsidR="1205185A">
        <w:t xml:space="preserve">here </w:t>
      </w:r>
      <w:r>
        <w:t>are excluded from the deliverable</w:t>
      </w:r>
      <w:r w:rsidR="70B58408">
        <w:t>s</w:t>
      </w:r>
      <w:r>
        <w:t>.</w:t>
      </w:r>
    </w:p>
    <w:p w14:paraId="447B6785" w14:textId="7093BD9A" w:rsidR="2344E14A" w:rsidRDefault="2344E14A" w:rsidP="11CC6A6B">
      <w:pPr>
        <w:pStyle w:val="ListParagraph"/>
        <w:numPr>
          <w:ilvl w:val="0"/>
          <w:numId w:val="9"/>
        </w:numPr>
        <w:contextualSpacing/>
      </w:pPr>
      <w:r>
        <w:t xml:space="preserve">This </w:t>
      </w:r>
      <w:r w:rsidR="002002EB">
        <w:t>Citizens Bank</w:t>
      </w:r>
      <w:r>
        <w:t xml:space="preserve"> reconciliation inbound interface is applicable only to transactions processed in FSM, and for the bank accounts for which the mapping definitions on this document apply.</w:t>
      </w:r>
    </w:p>
    <w:p w14:paraId="7769033F" w14:textId="3AF6BFCB" w:rsidR="11CC6A6B" w:rsidRDefault="11CC6A6B" w:rsidP="11CC6A6B">
      <w:pPr>
        <w:pStyle w:val="ListParagraph"/>
        <w:ind w:left="1800"/>
        <w:contextualSpacing/>
      </w:pPr>
    </w:p>
    <w:p w14:paraId="4B7BD5B1" w14:textId="4B5DB02C" w:rsidR="11CC6A6B" w:rsidRDefault="70FF08EF" w:rsidP="5C6BEB08">
      <w:pPr>
        <w:pStyle w:val="ListParagraph"/>
        <w:numPr>
          <w:ilvl w:val="0"/>
          <w:numId w:val="9"/>
        </w:numPr>
        <w:contextualSpacing/>
        <w:rPr>
          <w:b/>
          <w:bCs/>
          <w:color w:val="FF0000"/>
          <w:highlight w:val="yellow"/>
        </w:rPr>
      </w:pPr>
      <w:r w:rsidRPr="2F10E1BE">
        <w:rPr>
          <w:rFonts w:eastAsia="Arial"/>
          <w:lang w:val="en-US"/>
        </w:rPr>
        <w:t xml:space="preserve">The extract of recon file from </w:t>
      </w:r>
      <w:r w:rsidR="002002EB">
        <w:rPr>
          <w:rFonts w:eastAsia="Arial"/>
          <w:lang w:val="en-US"/>
        </w:rPr>
        <w:t>Citizens Bank</w:t>
      </w:r>
      <w:r w:rsidR="18E23513" w:rsidRPr="2F10E1BE">
        <w:rPr>
          <w:rFonts w:eastAsia="Arial"/>
          <w:lang w:val="en-US"/>
        </w:rPr>
        <w:t xml:space="preserve"> </w:t>
      </w:r>
      <w:r w:rsidRPr="2F10E1BE">
        <w:rPr>
          <w:rFonts w:eastAsia="Arial"/>
          <w:lang w:val="en-US"/>
        </w:rPr>
        <w:t>will be automated</w:t>
      </w:r>
      <w:r w:rsidR="252785D0" w:rsidRPr="2F10E1BE">
        <w:rPr>
          <w:rFonts w:eastAsia="Arial"/>
          <w:lang w:val="en-US"/>
        </w:rPr>
        <w:t xml:space="preserve"> and will be placed in </w:t>
      </w:r>
      <w:r w:rsidR="00AD5F2F">
        <w:rPr>
          <w:highlight w:val="yellow"/>
        </w:rPr>
        <w:t>the bank’s</w:t>
      </w:r>
      <w:r w:rsidR="252785D0" w:rsidRPr="2F10E1BE">
        <w:rPr>
          <w:highlight w:val="yellow"/>
        </w:rPr>
        <w:t xml:space="preserve"> sftp </w:t>
      </w:r>
      <w:r w:rsidR="002B1EB7">
        <w:rPr>
          <w:highlight w:val="yellow"/>
        </w:rPr>
        <w:t>directory</w:t>
      </w:r>
      <w:r w:rsidR="252785D0" w:rsidRPr="2F10E1BE">
        <w:rPr>
          <w:highlight w:val="yellow"/>
        </w:rPr>
        <w:t>.</w:t>
      </w:r>
      <w:r w:rsidR="22DAF2E1" w:rsidRPr="2F10E1BE">
        <w:rPr>
          <w:highlight w:val="yellow"/>
        </w:rPr>
        <w:t xml:space="preserve"> </w:t>
      </w:r>
      <w:r w:rsidR="22DAF2E1" w:rsidRPr="2F10E1BE">
        <w:rPr>
          <w:b/>
          <w:bCs/>
          <w:color w:val="FF0000"/>
          <w:highlight w:val="yellow"/>
        </w:rPr>
        <w:t xml:space="preserve">SoNH </w:t>
      </w:r>
      <w:r w:rsidR="00861F46">
        <w:rPr>
          <w:b/>
          <w:bCs/>
          <w:color w:val="FF0000"/>
          <w:highlight w:val="yellow"/>
        </w:rPr>
        <w:t>to ask the bank</w:t>
      </w:r>
      <w:r w:rsidR="002B1EB7">
        <w:rPr>
          <w:b/>
          <w:bCs/>
          <w:color w:val="FF0000"/>
          <w:highlight w:val="yellow"/>
        </w:rPr>
        <w:t>’s</w:t>
      </w:r>
      <w:r w:rsidR="00861F46">
        <w:rPr>
          <w:b/>
          <w:bCs/>
          <w:color w:val="FF0000"/>
          <w:highlight w:val="yellow"/>
        </w:rPr>
        <w:t xml:space="preserve"> sftp</w:t>
      </w:r>
      <w:r w:rsidR="22DAF2E1" w:rsidRPr="2F10E1BE">
        <w:rPr>
          <w:b/>
          <w:bCs/>
          <w:color w:val="FF0000"/>
          <w:highlight w:val="yellow"/>
        </w:rPr>
        <w:t xml:space="preserve"> directory.</w:t>
      </w:r>
    </w:p>
    <w:p w14:paraId="6960334B" w14:textId="50F5D906" w:rsidR="11CC6A6B" w:rsidRDefault="11CC6A6B" w:rsidP="5C6BEB08">
      <w:pPr>
        <w:pStyle w:val="ListParagraph"/>
        <w:ind w:left="1800"/>
        <w:contextualSpacing/>
        <w:rPr>
          <w:b/>
          <w:bCs/>
          <w:color w:val="FF0000"/>
          <w:highlight w:val="yellow"/>
        </w:rPr>
      </w:pPr>
    </w:p>
    <w:p w14:paraId="4F45450D" w14:textId="05489340" w:rsidR="11CC6A6B" w:rsidRDefault="22DAF2E1" w:rsidP="5C6BEB08">
      <w:pPr>
        <w:pStyle w:val="ListParagraph"/>
        <w:numPr>
          <w:ilvl w:val="0"/>
          <w:numId w:val="9"/>
        </w:numPr>
        <w:contextualSpacing/>
        <w:rPr>
          <w:highlight w:val="yellow"/>
        </w:rPr>
      </w:pPr>
      <w:r w:rsidRPr="5C6BEB08">
        <w:rPr>
          <w:highlight w:val="yellow"/>
        </w:rPr>
        <w:t>A job will be set to schedule this daily</w:t>
      </w:r>
      <w:r w:rsidR="0E8578A8" w:rsidRPr="5C6BEB08">
        <w:rPr>
          <w:highlight w:val="yellow"/>
        </w:rPr>
        <w:t xml:space="preserve">. However, </w:t>
      </w:r>
      <w:r w:rsidR="00B907BD" w:rsidRPr="00B907BD">
        <w:rPr>
          <w:color w:val="FF0000"/>
          <w:highlight w:val="yellow"/>
        </w:rPr>
        <w:t>the bank</w:t>
      </w:r>
      <w:r w:rsidR="0E8578A8" w:rsidRPr="5C6BEB08">
        <w:rPr>
          <w:highlight w:val="yellow"/>
        </w:rPr>
        <w:t xml:space="preserve"> will have capability to manually place the file to the sftp directory </w:t>
      </w:r>
      <w:r w:rsidR="1F9C924C" w:rsidRPr="5C6BEB08">
        <w:rPr>
          <w:highlight w:val="yellow"/>
        </w:rPr>
        <w:t>on demand.</w:t>
      </w:r>
    </w:p>
    <w:p w14:paraId="77BAAE79" w14:textId="2A1161B6" w:rsidR="5C6BEB08" w:rsidRDefault="5C6BEB08" w:rsidP="5C6BEB08">
      <w:pPr>
        <w:pStyle w:val="ListParagraph"/>
        <w:ind w:left="1800"/>
        <w:contextualSpacing/>
        <w:rPr>
          <w:highlight w:val="yellow"/>
        </w:rPr>
      </w:pPr>
    </w:p>
    <w:p w14:paraId="0F6B4103" w14:textId="46A7E433" w:rsidR="55DBAE42" w:rsidRDefault="41944BD4" w:rsidP="5C6BEB08">
      <w:pPr>
        <w:pStyle w:val="ListParagraph"/>
        <w:numPr>
          <w:ilvl w:val="0"/>
          <w:numId w:val="9"/>
        </w:numPr>
        <w:spacing w:line="259" w:lineRule="auto"/>
        <w:contextualSpacing/>
        <w:rPr>
          <w:b/>
          <w:bCs/>
          <w:color w:val="FF0000"/>
          <w:highlight w:val="yellow"/>
        </w:rPr>
      </w:pPr>
      <w:r>
        <w:t xml:space="preserve">Infor FSM will have access to the target directory. </w:t>
      </w:r>
      <w:r w:rsidR="78870F9E">
        <w:t xml:space="preserve">SoNH </w:t>
      </w:r>
      <w:r w:rsidR="6E96C778">
        <w:t xml:space="preserve">to </w:t>
      </w:r>
      <w:r w:rsidR="78870F9E">
        <w:t xml:space="preserve">ensure Bank </w:t>
      </w:r>
      <w:r w:rsidR="20FAF141">
        <w:t xml:space="preserve">engagement and </w:t>
      </w:r>
      <w:r w:rsidR="63DE5B2B">
        <w:t>involvement for testing</w:t>
      </w:r>
      <w:r w:rsidR="32B219D7">
        <w:t>.</w:t>
      </w:r>
    </w:p>
    <w:p w14:paraId="3240D2E9" w14:textId="7C8A216C" w:rsidR="256FF67D" w:rsidRPr="009914C2" w:rsidRDefault="256FF67D" w:rsidP="000B56FC">
      <w:pPr>
        <w:pStyle w:val="BodyText"/>
        <w:numPr>
          <w:ilvl w:val="0"/>
          <w:numId w:val="9"/>
        </w:numPr>
        <w:spacing w:line="259" w:lineRule="auto"/>
      </w:pPr>
      <w:r w:rsidRPr="2AAD55C5">
        <w:rPr>
          <w:rFonts w:eastAsia="Arial" w:cs="Arial"/>
          <w:color w:val="000000" w:themeColor="text1"/>
        </w:rPr>
        <w:t xml:space="preserve">Infor FSM and </w:t>
      </w:r>
      <w:r w:rsidR="002002EB">
        <w:rPr>
          <w:rFonts w:eastAsia="Arial" w:cs="Arial"/>
          <w:color w:val="000000" w:themeColor="text1"/>
        </w:rPr>
        <w:t>Citizens Bank</w:t>
      </w:r>
      <w:r w:rsidRPr="2AAD55C5">
        <w:rPr>
          <w:rFonts w:eastAsia="Arial" w:cs="Arial"/>
          <w:color w:val="000000" w:themeColor="text1"/>
        </w:rPr>
        <w:t xml:space="preserve"> test systems are available for testing and development of the interface.</w:t>
      </w:r>
    </w:p>
    <w:p w14:paraId="690954CB" w14:textId="4DEFB9A0" w:rsidR="1947626A" w:rsidRDefault="00B536CE" w:rsidP="000B56FC">
      <w:pPr>
        <w:pStyle w:val="BodyText"/>
        <w:numPr>
          <w:ilvl w:val="0"/>
          <w:numId w:val="9"/>
        </w:numPr>
      </w:pPr>
      <w:r>
        <w:t>All setup/configurations applicable to this interface within FSM have been completed.</w:t>
      </w:r>
    </w:p>
    <w:p w14:paraId="3F954803" w14:textId="5827BDFF" w:rsidR="26A949FE" w:rsidRDefault="26A949FE" w:rsidP="3E5FD1E2">
      <w:pPr>
        <w:pStyle w:val="BodyText"/>
        <w:numPr>
          <w:ilvl w:val="0"/>
          <w:numId w:val="9"/>
        </w:numPr>
        <w:rPr>
          <w:rFonts w:eastAsia="Arial" w:cs="Arial"/>
          <w:color w:val="333333"/>
        </w:rPr>
      </w:pPr>
      <w:commentRangeStart w:id="13"/>
      <w:commentRangeStart w:id="14"/>
      <w:commentRangeEnd w:id="13"/>
      <w:r w:rsidRPr="3E5FD1E2">
        <w:rPr>
          <w:rStyle w:val="CommentReference"/>
          <w:rFonts w:eastAsia="Arial" w:cs="Arial"/>
          <w:color w:val="333333"/>
          <w:sz w:val="20"/>
          <w:szCs w:val="20"/>
        </w:rPr>
        <w:commentReference w:id="13"/>
      </w:r>
      <w:commentRangeEnd w:id="14"/>
      <w:r>
        <w:rPr>
          <w:rStyle w:val="CommentReference"/>
          <w:rFonts w:eastAsia="Arial"/>
        </w:rPr>
        <w:commentReference w:id="14"/>
      </w:r>
      <w:r w:rsidRPr="3E5FD1E2">
        <w:rPr>
          <w:rFonts w:eastAsia="Arial" w:cs="Arial"/>
          <w:color w:val="333333"/>
        </w:rPr>
        <w:t xml:space="preserve">Cash code </w:t>
      </w:r>
      <w:r w:rsidRPr="3E5FD1E2">
        <w:rPr>
          <w:rFonts w:eastAsia="Arial" w:cs="Arial"/>
          <w:color w:val="FF0000"/>
        </w:rPr>
        <w:t>0042</w:t>
      </w:r>
      <w:r w:rsidRPr="3E5FD1E2">
        <w:rPr>
          <w:rFonts w:eastAsia="Arial" w:cs="Arial"/>
          <w:color w:val="333333"/>
        </w:rPr>
        <w:t xml:space="preserve"> will be used for testing only</w:t>
      </w:r>
      <w:r w:rsidR="0CC58399" w:rsidRPr="3E5FD1E2">
        <w:rPr>
          <w:rFonts w:eastAsia="Arial" w:cs="Arial"/>
          <w:color w:val="333333"/>
        </w:rPr>
        <w:t xml:space="preserve"> the </w:t>
      </w:r>
      <w:r w:rsidR="1E836013" w:rsidRPr="3E5FD1E2">
        <w:rPr>
          <w:rFonts w:eastAsia="Arial" w:cs="Arial"/>
          <w:color w:val="333333"/>
        </w:rPr>
        <w:t xml:space="preserve">Citizens Bank </w:t>
      </w:r>
      <w:r w:rsidR="0CC58399" w:rsidRPr="3E5FD1E2">
        <w:rPr>
          <w:rFonts w:eastAsia="Arial" w:cs="Arial"/>
          <w:color w:val="333333"/>
        </w:rPr>
        <w:t>reconciliation and cash update</w:t>
      </w:r>
      <w:r w:rsidRPr="3E5FD1E2">
        <w:rPr>
          <w:rFonts w:eastAsia="Arial" w:cs="Arial"/>
          <w:color w:val="333333"/>
        </w:rPr>
        <w:t xml:space="preserve">. Other cash codes below highlighted in yellow are </w:t>
      </w:r>
      <w:r w:rsidR="4C7F163C" w:rsidRPr="3E5FD1E2">
        <w:rPr>
          <w:rFonts w:eastAsia="Arial" w:cs="Arial"/>
          <w:color w:val="333333"/>
        </w:rPr>
        <w:t>disbursing account</w:t>
      </w:r>
      <w:r w:rsidR="41C5B002" w:rsidRPr="3E5FD1E2">
        <w:rPr>
          <w:rFonts w:eastAsia="Arial" w:cs="Arial"/>
          <w:color w:val="333333"/>
        </w:rPr>
        <w:t>s</w:t>
      </w:r>
      <w:r w:rsidR="4C7F163C" w:rsidRPr="3E5FD1E2">
        <w:rPr>
          <w:rFonts w:eastAsia="Arial" w:cs="Arial"/>
          <w:color w:val="333333"/>
        </w:rPr>
        <w:t xml:space="preserve"> and </w:t>
      </w:r>
      <w:r w:rsidR="06525468" w:rsidRPr="3E5FD1E2">
        <w:rPr>
          <w:rFonts w:eastAsia="Arial" w:cs="Arial"/>
          <w:color w:val="333333"/>
        </w:rPr>
        <w:t>ar</w:t>
      </w:r>
      <w:r w:rsidR="557832B8" w:rsidRPr="3E5FD1E2">
        <w:rPr>
          <w:rFonts w:eastAsia="Arial" w:cs="Arial"/>
          <w:color w:val="333333"/>
        </w:rPr>
        <w:t>e potential to use check reconciliation and cash update.</w:t>
      </w:r>
    </w:p>
    <w:p w14:paraId="0FFFCC2B" w14:textId="7EF3CAC6" w:rsidR="6B4FB81B" w:rsidRDefault="6B4FB81B" w:rsidP="26632780">
      <w:pPr>
        <w:pStyle w:val="BodyText"/>
        <w:ind w:left="1800"/>
        <w:rPr>
          <w:rFonts w:eastAsia="Arial" w:cs="Arial"/>
          <w:color w:val="333333"/>
          <w:highlight w:val="yellow"/>
        </w:rPr>
      </w:pPr>
    </w:p>
    <w:tbl>
      <w:tblPr>
        <w:tblStyle w:val="InforTable0"/>
        <w:tblW w:w="6830" w:type="dxa"/>
        <w:tblLayout w:type="fixed"/>
        <w:tblLook w:val="06A0" w:firstRow="1" w:lastRow="0" w:firstColumn="1" w:lastColumn="0" w:noHBand="1" w:noVBand="1"/>
      </w:tblPr>
      <w:tblGrid>
        <w:gridCol w:w="935"/>
        <w:gridCol w:w="2385"/>
        <w:gridCol w:w="932"/>
        <w:gridCol w:w="1793"/>
        <w:gridCol w:w="785"/>
      </w:tblGrid>
      <w:tr w:rsidR="7F202F74" w14:paraId="440936E7" w14:textId="77777777" w:rsidTr="3E5FD1E2">
        <w:trPr>
          <w:cnfStyle w:val="100000000000" w:firstRow="1" w:lastRow="0" w:firstColumn="0" w:lastColumn="0" w:oddVBand="0" w:evenVBand="0" w:oddHBand="0" w:evenHBand="0" w:firstRowFirstColumn="0" w:firstRowLastColumn="0" w:lastRowFirstColumn="0" w:lastRowLastColumn="0"/>
          <w:trHeight w:val="300"/>
        </w:trPr>
        <w:tc>
          <w:tcPr>
            <w:tcW w:w="935" w:type="dxa"/>
          </w:tcPr>
          <w:p w14:paraId="3B60E843" w14:textId="009AC8B1" w:rsidR="7F202F74" w:rsidRDefault="7F202F74" w:rsidP="7F202F74">
            <w:pPr>
              <w:rPr>
                <w:rFonts w:ascii="Calibri" w:eastAsia="Calibri" w:hAnsi="Calibri" w:cs="Calibri"/>
                <w:b w:val="0"/>
                <w:bCs/>
                <w:szCs w:val="16"/>
              </w:rPr>
            </w:pPr>
            <w:r w:rsidRPr="7F202F74">
              <w:rPr>
                <w:rFonts w:ascii="Calibri" w:eastAsia="Calibri" w:hAnsi="Calibri" w:cs="Calibri"/>
                <w:b w:val="0"/>
                <w:bCs/>
                <w:szCs w:val="16"/>
              </w:rPr>
              <w:t>CashCode</w:t>
            </w:r>
          </w:p>
        </w:tc>
        <w:tc>
          <w:tcPr>
            <w:tcW w:w="2385" w:type="dxa"/>
          </w:tcPr>
          <w:p w14:paraId="7DFE2C4F" w14:textId="15EDE3B4" w:rsidR="7F202F74" w:rsidRDefault="7F202F74" w:rsidP="7F202F74">
            <w:pPr>
              <w:rPr>
                <w:rFonts w:ascii="Calibri" w:eastAsia="Calibri" w:hAnsi="Calibri" w:cs="Calibri"/>
                <w:b w:val="0"/>
                <w:bCs/>
                <w:szCs w:val="16"/>
              </w:rPr>
            </w:pPr>
            <w:r w:rsidRPr="7F202F74">
              <w:rPr>
                <w:rFonts w:ascii="Calibri" w:eastAsia="Calibri" w:hAnsi="Calibri" w:cs="Calibri"/>
                <w:b w:val="0"/>
                <w:bCs/>
                <w:szCs w:val="16"/>
              </w:rPr>
              <w:t>Description</w:t>
            </w:r>
          </w:p>
        </w:tc>
        <w:tc>
          <w:tcPr>
            <w:tcW w:w="932" w:type="dxa"/>
          </w:tcPr>
          <w:p w14:paraId="1718A855" w14:textId="51166DEF" w:rsidR="7F202F74" w:rsidRDefault="7F202F74" w:rsidP="7F202F74">
            <w:pPr>
              <w:rPr>
                <w:rFonts w:ascii="Calibri" w:eastAsia="Calibri" w:hAnsi="Calibri" w:cs="Calibri"/>
                <w:b w:val="0"/>
                <w:bCs/>
                <w:szCs w:val="16"/>
              </w:rPr>
            </w:pPr>
            <w:r w:rsidRPr="7F202F74">
              <w:rPr>
                <w:rFonts w:ascii="Calibri" w:eastAsia="Calibri" w:hAnsi="Calibri" w:cs="Calibri"/>
                <w:b w:val="0"/>
                <w:bCs/>
                <w:szCs w:val="16"/>
              </w:rPr>
              <w:t>Currency</w:t>
            </w:r>
          </w:p>
        </w:tc>
        <w:tc>
          <w:tcPr>
            <w:tcW w:w="1793" w:type="dxa"/>
          </w:tcPr>
          <w:p w14:paraId="719FDC69" w14:textId="22CC76B3" w:rsidR="7F202F74" w:rsidRDefault="39C86F99" w:rsidP="0F9554D7">
            <w:pPr>
              <w:rPr>
                <w:rFonts w:ascii="Calibri" w:eastAsia="Calibri" w:hAnsi="Calibri" w:cs="Calibri"/>
                <w:b w:val="0"/>
                <w:bCs/>
                <w:szCs w:val="16"/>
              </w:rPr>
            </w:pPr>
            <w:r w:rsidRPr="0F9554D7">
              <w:rPr>
                <w:rFonts w:ascii="Calibri" w:eastAsia="Calibri" w:hAnsi="Calibri" w:cs="Calibri"/>
                <w:b w:val="0"/>
                <w:bCs/>
                <w:szCs w:val="16"/>
              </w:rPr>
              <w:t>Financial</w:t>
            </w:r>
            <w:r w:rsidR="0F6B6E6A" w:rsidRPr="0F9554D7">
              <w:rPr>
                <w:rFonts w:ascii="Calibri" w:eastAsia="Calibri" w:hAnsi="Calibri" w:cs="Calibri"/>
                <w:b w:val="0"/>
                <w:bCs/>
                <w:szCs w:val="16"/>
              </w:rPr>
              <w:t xml:space="preserve"> </w:t>
            </w:r>
            <w:r w:rsidRPr="0F9554D7">
              <w:rPr>
                <w:rFonts w:ascii="Calibri" w:eastAsia="Calibri" w:hAnsi="Calibri" w:cs="Calibri"/>
                <w:b w:val="0"/>
                <w:bCs/>
                <w:szCs w:val="16"/>
              </w:rPr>
              <w:t>Institution</w:t>
            </w:r>
          </w:p>
        </w:tc>
        <w:tc>
          <w:tcPr>
            <w:tcW w:w="785" w:type="dxa"/>
          </w:tcPr>
          <w:p w14:paraId="69F88659" w14:textId="6EC1B10C" w:rsidR="7F202F74" w:rsidRDefault="7F202F74" w:rsidP="7F202F74">
            <w:pPr>
              <w:rPr>
                <w:rFonts w:ascii="Calibri" w:eastAsia="Calibri" w:hAnsi="Calibri" w:cs="Calibri"/>
                <w:b w:val="0"/>
                <w:bCs/>
                <w:szCs w:val="16"/>
              </w:rPr>
            </w:pPr>
            <w:r w:rsidRPr="7F202F74">
              <w:rPr>
                <w:rFonts w:ascii="Calibri" w:eastAsia="Calibri" w:hAnsi="Calibri" w:cs="Calibri"/>
                <w:b w:val="0"/>
                <w:bCs/>
                <w:szCs w:val="16"/>
              </w:rPr>
              <w:t>Active</w:t>
            </w:r>
          </w:p>
        </w:tc>
      </w:tr>
      <w:tr w:rsidR="7F202F74" w14:paraId="2D2F8B6D" w14:textId="77777777" w:rsidTr="3E5FD1E2">
        <w:trPr>
          <w:trHeight w:val="300"/>
        </w:trPr>
        <w:tc>
          <w:tcPr>
            <w:tcW w:w="935" w:type="dxa"/>
          </w:tcPr>
          <w:p w14:paraId="59C9C219" w14:textId="59A393A8"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0011</w:t>
            </w:r>
          </w:p>
        </w:tc>
        <w:tc>
          <w:tcPr>
            <w:tcW w:w="2385" w:type="dxa"/>
          </w:tcPr>
          <w:p w14:paraId="1A1970E4" w14:textId="60AF7B11"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CB1 Receiving</w:t>
            </w:r>
          </w:p>
        </w:tc>
        <w:tc>
          <w:tcPr>
            <w:tcW w:w="932" w:type="dxa"/>
          </w:tcPr>
          <w:p w14:paraId="437E795B" w14:textId="5757419C"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6AF67A56" w14:textId="1B158D59"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7AD97EFC" w14:textId="65E29F54"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74A0153B" w14:textId="77777777" w:rsidTr="3E5FD1E2">
        <w:trPr>
          <w:trHeight w:val="300"/>
        </w:trPr>
        <w:tc>
          <w:tcPr>
            <w:tcW w:w="935" w:type="dxa"/>
          </w:tcPr>
          <w:p w14:paraId="5C053C49" w14:textId="3E101127"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lastRenderedPageBreak/>
              <w:t>0013</w:t>
            </w:r>
          </w:p>
        </w:tc>
        <w:tc>
          <w:tcPr>
            <w:tcW w:w="2385" w:type="dxa"/>
          </w:tcPr>
          <w:p w14:paraId="5B9FF4F3" w14:textId="155CFED5"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CB2 Federal Concentration</w:t>
            </w:r>
          </w:p>
        </w:tc>
        <w:tc>
          <w:tcPr>
            <w:tcW w:w="932" w:type="dxa"/>
          </w:tcPr>
          <w:p w14:paraId="1F8FABFB" w14:textId="3039F1F6"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3B468384" w14:textId="2E9CE44E"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3CC180A9" w14:textId="3A5661FC"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50B4C012" w14:textId="77777777" w:rsidTr="3E5FD1E2">
        <w:trPr>
          <w:trHeight w:val="300"/>
        </w:trPr>
        <w:tc>
          <w:tcPr>
            <w:tcW w:w="935" w:type="dxa"/>
          </w:tcPr>
          <w:p w14:paraId="371FFF2F" w14:textId="100F97F7"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0020</w:t>
            </w:r>
          </w:p>
        </w:tc>
        <w:tc>
          <w:tcPr>
            <w:tcW w:w="2385" w:type="dxa"/>
          </w:tcPr>
          <w:p w14:paraId="473D663C" w14:textId="04DA6ED4" w:rsidR="7F202F74" w:rsidRDefault="143FB018" w:rsidP="3E5FD1E2">
            <w:pPr>
              <w:ind w:right="180"/>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CB2 TANF Payments</w:t>
            </w:r>
          </w:p>
        </w:tc>
        <w:tc>
          <w:tcPr>
            <w:tcW w:w="932" w:type="dxa"/>
          </w:tcPr>
          <w:p w14:paraId="6B21CEAB" w14:textId="69B616AF"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USD</w:t>
            </w:r>
          </w:p>
        </w:tc>
        <w:tc>
          <w:tcPr>
            <w:tcW w:w="1793" w:type="dxa"/>
          </w:tcPr>
          <w:p w14:paraId="34F5A005" w14:textId="5EA18D68"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CITIZENS BANK</w:t>
            </w:r>
          </w:p>
        </w:tc>
        <w:tc>
          <w:tcPr>
            <w:tcW w:w="785" w:type="dxa"/>
          </w:tcPr>
          <w:p w14:paraId="2DF79ADC" w14:textId="00D1C78E"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Yes</w:t>
            </w:r>
          </w:p>
        </w:tc>
      </w:tr>
      <w:tr w:rsidR="7F202F74" w14:paraId="032E3C4F" w14:textId="77777777" w:rsidTr="3E5FD1E2">
        <w:trPr>
          <w:trHeight w:val="300"/>
        </w:trPr>
        <w:tc>
          <w:tcPr>
            <w:tcW w:w="935" w:type="dxa"/>
          </w:tcPr>
          <w:p w14:paraId="5206805E" w14:textId="5EB68C14"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0021</w:t>
            </w:r>
          </w:p>
        </w:tc>
        <w:tc>
          <w:tcPr>
            <w:tcW w:w="2385" w:type="dxa"/>
          </w:tcPr>
          <w:p w14:paraId="4D62216F" w14:textId="3F4B752C"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CB2 Non-Federal Electronic</w:t>
            </w:r>
          </w:p>
        </w:tc>
        <w:tc>
          <w:tcPr>
            <w:tcW w:w="932" w:type="dxa"/>
          </w:tcPr>
          <w:p w14:paraId="2607ABE9" w14:textId="17D86E66"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62504305" w14:textId="70CBF263"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3D66BEB1" w14:textId="7B9AA961"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18E41F97" w14:textId="77777777" w:rsidTr="3E5FD1E2">
        <w:trPr>
          <w:trHeight w:val="300"/>
        </w:trPr>
        <w:tc>
          <w:tcPr>
            <w:tcW w:w="935" w:type="dxa"/>
          </w:tcPr>
          <w:p w14:paraId="2C051661" w14:textId="461E853B"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0024</w:t>
            </w:r>
          </w:p>
        </w:tc>
        <w:tc>
          <w:tcPr>
            <w:tcW w:w="2385" w:type="dxa"/>
          </w:tcPr>
          <w:p w14:paraId="51B98593" w14:textId="22952534"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 Turnpike Tolls</w:t>
            </w:r>
          </w:p>
        </w:tc>
        <w:tc>
          <w:tcPr>
            <w:tcW w:w="932" w:type="dxa"/>
          </w:tcPr>
          <w:p w14:paraId="0304644B" w14:textId="1FE63AC4"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73AEA65E" w14:textId="5FB35F8A"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11AAE831" w14:textId="4A0AE1D2"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34B6725F" w14:textId="77777777" w:rsidTr="3E5FD1E2">
        <w:trPr>
          <w:trHeight w:val="300"/>
        </w:trPr>
        <w:tc>
          <w:tcPr>
            <w:tcW w:w="935" w:type="dxa"/>
          </w:tcPr>
          <w:p w14:paraId="4EF25712" w14:textId="38B7523B"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0025</w:t>
            </w:r>
          </w:p>
        </w:tc>
        <w:tc>
          <w:tcPr>
            <w:tcW w:w="2385" w:type="dxa"/>
          </w:tcPr>
          <w:p w14:paraId="50F631A6" w14:textId="66B4C5D7"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CB1 SRF Custody Trust</w:t>
            </w:r>
          </w:p>
        </w:tc>
        <w:tc>
          <w:tcPr>
            <w:tcW w:w="932" w:type="dxa"/>
          </w:tcPr>
          <w:p w14:paraId="561E2E1B" w14:textId="6A2E793D"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28F1A632" w14:textId="36CEDECE"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5D7E7AE8" w14:textId="31A9DDA6"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4C1F18C1" w14:textId="77777777" w:rsidTr="3E5FD1E2">
        <w:trPr>
          <w:trHeight w:val="300"/>
        </w:trPr>
        <w:tc>
          <w:tcPr>
            <w:tcW w:w="935" w:type="dxa"/>
          </w:tcPr>
          <w:p w14:paraId="58B8FAC4" w14:textId="698E3900"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0037</w:t>
            </w:r>
          </w:p>
        </w:tc>
        <w:tc>
          <w:tcPr>
            <w:tcW w:w="2385" w:type="dxa"/>
          </w:tcPr>
          <w:p w14:paraId="3ACB481B" w14:textId="04ABF94D"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CB1 Payroll</w:t>
            </w:r>
          </w:p>
        </w:tc>
        <w:tc>
          <w:tcPr>
            <w:tcW w:w="932" w:type="dxa"/>
          </w:tcPr>
          <w:p w14:paraId="020A42B4" w14:textId="2A820088"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231319D7" w14:textId="0744374D"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154C3130" w14:textId="187EEE67"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0575BCFC" w14:textId="77777777" w:rsidTr="3E5FD1E2">
        <w:trPr>
          <w:trHeight w:val="300"/>
        </w:trPr>
        <w:tc>
          <w:tcPr>
            <w:tcW w:w="935" w:type="dxa"/>
          </w:tcPr>
          <w:p w14:paraId="221D1338" w14:textId="55939D43"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0038</w:t>
            </w:r>
          </w:p>
        </w:tc>
        <w:tc>
          <w:tcPr>
            <w:tcW w:w="2385" w:type="dxa"/>
          </w:tcPr>
          <w:p w14:paraId="62942146" w14:textId="14D07C10"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CB2 Manual Checks</w:t>
            </w:r>
          </w:p>
        </w:tc>
        <w:tc>
          <w:tcPr>
            <w:tcW w:w="932" w:type="dxa"/>
          </w:tcPr>
          <w:p w14:paraId="53FE665B" w14:textId="1AD57F6B"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416A9A1A" w14:textId="12DAC427"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6813A481" w14:textId="67ABF031"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21F51DD1" w14:textId="77777777" w:rsidTr="3E5FD1E2">
        <w:trPr>
          <w:trHeight w:val="300"/>
        </w:trPr>
        <w:tc>
          <w:tcPr>
            <w:tcW w:w="935" w:type="dxa"/>
          </w:tcPr>
          <w:p w14:paraId="72CABAA9" w14:textId="0050D7C0"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0039</w:t>
            </w:r>
          </w:p>
        </w:tc>
        <w:tc>
          <w:tcPr>
            <w:tcW w:w="2385" w:type="dxa"/>
          </w:tcPr>
          <w:p w14:paraId="4619EDB1" w14:textId="07B9B490"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CB2 Bridges</w:t>
            </w:r>
          </w:p>
        </w:tc>
        <w:tc>
          <w:tcPr>
            <w:tcW w:w="932" w:type="dxa"/>
          </w:tcPr>
          <w:p w14:paraId="760291BC" w14:textId="0BFBAF7B"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USD</w:t>
            </w:r>
          </w:p>
        </w:tc>
        <w:tc>
          <w:tcPr>
            <w:tcW w:w="1793" w:type="dxa"/>
          </w:tcPr>
          <w:p w14:paraId="2405F722" w14:textId="79F5B7BA"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CITIZENS BANK</w:t>
            </w:r>
          </w:p>
        </w:tc>
        <w:tc>
          <w:tcPr>
            <w:tcW w:w="785" w:type="dxa"/>
          </w:tcPr>
          <w:p w14:paraId="3CB17DE2" w14:textId="631EABD2"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Yes</w:t>
            </w:r>
            <w:commentRangeStart w:id="17"/>
            <w:commentRangeStart w:id="18"/>
            <w:commentRangeEnd w:id="17"/>
            <w:r w:rsidR="7F202F74">
              <w:rPr>
                <w:rStyle w:val="CommentReference"/>
                <w:rFonts w:ascii="Aptos Narrow" w:eastAsia="Aptos Narrow" w:hAnsi="Aptos Narrow" w:cs="Aptos Narrow"/>
                <w:color w:val="000000" w:themeColor="text1"/>
                <w:szCs w:val="22"/>
                <w:highlight w:val="yellow"/>
              </w:rPr>
              <w:commentReference w:id="17"/>
            </w:r>
            <w:commentRangeEnd w:id="18"/>
            <w:r w:rsidR="002C306E">
              <w:rPr>
                <w:rStyle w:val="CommentReference"/>
              </w:rPr>
              <w:commentReference w:id="18"/>
            </w:r>
          </w:p>
        </w:tc>
      </w:tr>
      <w:tr w:rsidR="7F202F74" w14:paraId="22BA5F0D" w14:textId="77777777" w:rsidTr="3E5FD1E2">
        <w:trPr>
          <w:trHeight w:val="300"/>
        </w:trPr>
        <w:tc>
          <w:tcPr>
            <w:tcW w:w="935" w:type="dxa"/>
          </w:tcPr>
          <w:p w14:paraId="27D8989C" w14:textId="6246CE04" w:rsidR="7F202F74" w:rsidRDefault="7F202F74" w:rsidP="26632780">
            <w:pPr>
              <w:rPr>
                <w:rFonts w:ascii="Aptos Narrow" w:eastAsia="Aptos Narrow" w:hAnsi="Aptos Narrow" w:cs="Aptos Narrow"/>
                <w:color w:val="000000" w:themeColor="text1"/>
                <w:highlight w:val="yellow"/>
              </w:rPr>
            </w:pPr>
            <w:r w:rsidRPr="26632780">
              <w:rPr>
                <w:rFonts w:ascii="Aptos Narrow" w:eastAsia="Aptos Narrow" w:hAnsi="Aptos Narrow" w:cs="Aptos Narrow"/>
                <w:color w:val="FF0000"/>
                <w:highlight w:val="yellow"/>
              </w:rPr>
              <w:t>0042</w:t>
            </w:r>
          </w:p>
        </w:tc>
        <w:tc>
          <w:tcPr>
            <w:tcW w:w="2385" w:type="dxa"/>
          </w:tcPr>
          <w:p w14:paraId="1CF1DB33" w14:textId="63FFC703" w:rsidR="7F202F74" w:rsidRDefault="7F202F74" w:rsidP="26632780">
            <w:pPr>
              <w:rPr>
                <w:rFonts w:ascii="Aptos Narrow" w:eastAsia="Aptos Narrow" w:hAnsi="Aptos Narrow" w:cs="Aptos Narrow"/>
                <w:color w:val="000000" w:themeColor="text1"/>
                <w:highlight w:val="yellow"/>
              </w:rPr>
            </w:pPr>
            <w:r w:rsidRPr="26632780">
              <w:rPr>
                <w:rFonts w:ascii="Aptos Narrow" w:eastAsia="Aptos Narrow" w:hAnsi="Aptos Narrow" w:cs="Aptos Narrow"/>
                <w:color w:val="FF0000"/>
                <w:highlight w:val="yellow"/>
              </w:rPr>
              <w:t>CB2 MMIS 0042</w:t>
            </w:r>
          </w:p>
        </w:tc>
        <w:tc>
          <w:tcPr>
            <w:tcW w:w="932" w:type="dxa"/>
          </w:tcPr>
          <w:p w14:paraId="2322409E" w14:textId="12DD504C" w:rsidR="7F202F74" w:rsidRDefault="7F202F74" w:rsidP="26632780">
            <w:pPr>
              <w:rPr>
                <w:rFonts w:ascii="Aptos Narrow" w:eastAsia="Aptos Narrow" w:hAnsi="Aptos Narrow" w:cs="Aptos Narrow"/>
                <w:color w:val="000000" w:themeColor="text1"/>
                <w:highlight w:val="yellow"/>
              </w:rPr>
            </w:pPr>
            <w:r w:rsidRPr="26632780">
              <w:rPr>
                <w:rFonts w:ascii="Aptos Narrow" w:eastAsia="Aptos Narrow" w:hAnsi="Aptos Narrow" w:cs="Aptos Narrow"/>
                <w:color w:val="FF0000"/>
                <w:highlight w:val="yellow"/>
              </w:rPr>
              <w:t>USD</w:t>
            </w:r>
          </w:p>
        </w:tc>
        <w:tc>
          <w:tcPr>
            <w:tcW w:w="1793" w:type="dxa"/>
          </w:tcPr>
          <w:p w14:paraId="790D3696" w14:textId="7DB356DD" w:rsidR="7F202F74" w:rsidRDefault="7F202F74" w:rsidP="26632780">
            <w:pPr>
              <w:rPr>
                <w:rFonts w:ascii="Aptos Narrow" w:eastAsia="Aptos Narrow" w:hAnsi="Aptos Narrow" w:cs="Aptos Narrow"/>
                <w:color w:val="000000" w:themeColor="text1"/>
                <w:highlight w:val="yellow"/>
              </w:rPr>
            </w:pPr>
            <w:r w:rsidRPr="26632780">
              <w:rPr>
                <w:rFonts w:ascii="Aptos Narrow" w:eastAsia="Aptos Narrow" w:hAnsi="Aptos Narrow" w:cs="Aptos Narrow"/>
                <w:color w:val="FF0000"/>
                <w:highlight w:val="yellow"/>
              </w:rPr>
              <w:t>CITIZENS BANK</w:t>
            </w:r>
          </w:p>
        </w:tc>
        <w:tc>
          <w:tcPr>
            <w:tcW w:w="785" w:type="dxa"/>
          </w:tcPr>
          <w:p w14:paraId="62776B06" w14:textId="275F576D" w:rsidR="7F202F74" w:rsidRDefault="7F202F74" w:rsidP="26632780">
            <w:pPr>
              <w:rPr>
                <w:rFonts w:ascii="Aptos Narrow" w:eastAsia="Aptos Narrow" w:hAnsi="Aptos Narrow" w:cs="Aptos Narrow"/>
                <w:color w:val="000000" w:themeColor="text1"/>
                <w:highlight w:val="yellow"/>
              </w:rPr>
            </w:pPr>
            <w:r w:rsidRPr="26632780">
              <w:rPr>
                <w:rFonts w:ascii="Aptos Narrow" w:eastAsia="Aptos Narrow" w:hAnsi="Aptos Narrow" w:cs="Aptos Narrow"/>
                <w:color w:val="FF0000"/>
                <w:highlight w:val="yellow"/>
              </w:rPr>
              <w:t>Yes</w:t>
            </w:r>
          </w:p>
        </w:tc>
      </w:tr>
      <w:tr w:rsidR="7F202F74" w14:paraId="1A780533" w14:textId="77777777" w:rsidTr="3E5FD1E2">
        <w:trPr>
          <w:trHeight w:val="300"/>
        </w:trPr>
        <w:tc>
          <w:tcPr>
            <w:tcW w:w="935" w:type="dxa"/>
          </w:tcPr>
          <w:p w14:paraId="6E330B19" w14:textId="73408ACF"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0043</w:t>
            </w:r>
          </w:p>
        </w:tc>
        <w:tc>
          <w:tcPr>
            <w:tcW w:w="2385" w:type="dxa"/>
          </w:tcPr>
          <w:p w14:paraId="7BC0D92B" w14:textId="141D9CAA"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CB1 DOC</w:t>
            </w:r>
          </w:p>
        </w:tc>
        <w:tc>
          <w:tcPr>
            <w:tcW w:w="932" w:type="dxa"/>
          </w:tcPr>
          <w:p w14:paraId="5955EA68" w14:textId="66FE98BA"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USD</w:t>
            </w:r>
          </w:p>
        </w:tc>
        <w:tc>
          <w:tcPr>
            <w:tcW w:w="1793" w:type="dxa"/>
          </w:tcPr>
          <w:p w14:paraId="266DBB35" w14:textId="15A01200"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CITIZENS BANK</w:t>
            </w:r>
          </w:p>
        </w:tc>
        <w:tc>
          <w:tcPr>
            <w:tcW w:w="785" w:type="dxa"/>
          </w:tcPr>
          <w:p w14:paraId="060921E9" w14:textId="0666742B" w:rsidR="7F202F74" w:rsidRDefault="143FB018" w:rsidP="3E5FD1E2">
            <w:pPr>
              <w:rPr>
                <w:rFonts w:ascii="Aptos Narrow" w:eastAsia="Aptos Narrow" w:hAnsi="Aptos Narrow" w:cs="Aptos Narrow"/>
                <w:color w:val="000000" w:themeColor="text1"/>
                <w:highlight w:val="yellow"/>
              </w:rPr>
            </w:pPr>
            <w:r w:rsidRPr="3E5FD1E2">
              <w:rPr>
                <w:rFonts w:ascii="Aptos Narrow" w:eastAsia="Aptos Narrow" w:hAnsi="Aptos Narrow" w:cs="Aptos Narrow"/>
                <w:color w:val="000000" w:themeColor="text1"/>
                <w:highlight w:val="yellow"/>
              </w:rPr>
              <w:t>Yes</w:t>
            </w:r>
          </w:p>
        </w:tc>
      </w:tr>
      <w:tr w:rsidR="7F202F74" w14:paraId="6486FAB8" w14:textId="77777777" w:rsidTr="3E5FD1E2">
        <w:trPr>
          <w:trHeight w:val="300"/>
        </w:trPr>
        <w:tc>
          <w:tcPr>
            <w:tcW w:w="935" w:type="dxa"/>
          </w:tcPr>
          <w:p w14:paraId="4D5CBDCF" w14:textId="4F7597BE"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0045</w:t>
            </w:r>
          </w:p>
        </w:tc>
        <w:tc>
          <w:tcPr>
            <w:tcW w:w="2385" w:type="dxa"/>
          </w:tcPr>
          <w:p w14:paraId="1E1A6B7C" w14:textId="7FED9F51"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CB1 Dept. of Safety</w:t>
            </w:r>
          </w:p>
        </w:tc>
        <w:tc>
          <w:tcPr>
            <w:tcW w:w="932" w:type="dxa"/>
          </w:tcPr>
          <w:p w14:paraId="0A3CAEBB" w14:textId="1C21FA5A"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512AD3C7" w14:textId="47198A4C"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7BD4D007" w14:textId="5F585EE1"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6760DE33" w14:textId="77777777" w:rsidTr="3E5FD1E2">
        <w:trPr>
          <w:trHeight w:val="300"/>
        </w:trPr>
        <w:tc>
          <w:tcPr>
            <w:tcW w:w="935" w:type="dxa"/>
          </w:tcPr>
          <w:p w14:paraId="65D6E615" w14:textId="33FFB5D0"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0048</w:t>
            </w:r>
          </w:p>
        </w:tc>
        <w:tc>
          <w:tcPr>
            <w:tcW w:w="2385" w:type="dxa"/>
          </w:tcPr>
          <w:p w14:paraId="18CFB074" w14:textId="72F314C2"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CB1 Dept. of Revenue</w:t>
            </w:r>
          </w:p>
        </w:tc>
        <w:tc>
          <w:tcPr>
            <w:tcW w:w="932" w:type="dxa"/>
          </w:tcPr>
          <w:p w14:paraId="7711EEC6" w14:textId="20D83CE8"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4478ADBC" w14:textId="024868D7"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6539B6A0" w14:textId="56F575C4"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60C8E4C6" w14:textId="77777777" w:rsidTr="3E5FD1E2">
        <w:trPr>
          <w:trHeight w:val="300"/>
        </w:trPr>
        <w:tc>
          <w:tcPr>
            <w:tcW w:w="935" w:type="dxa"/>
          </w:tcPr>
          <w:p w14:paraId="4226F308" w14:textId="7E85E961"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0049</w:t>
            </w:r>
          </w:p>
        </w:tc>
        <w:tc>
          <w:tcPr>
            <w:tcW w:w="2385" w:type="dxa"/>
          </w:tcPr>
          <w:p w14:paraId="23FEAD55" w14:textId="00A217CC"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CB1 Drinking Water SRF</w:t>
            </w:r>
          </w:p>
        </w:tc>
        <w:tc>
          <w:tcPr>
            <w:tcW w:w="932" w:type="dxa"/>
          </w:tcPr>
          <w:p w14:paraId="4D0B90A8" w14:textId="38C2CC78"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0051F962" w14:textId="0A8EB05B"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350A309E" w14:textId="1540AFC8"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42D5348B" w14:textId="77777777" w:rsidTr="3E5FD1E2">
        <w:trPr>
          <w:trHeight w:val="300"/>
        </w:trPr>
        <w:tc>
          <w:tcPr>
            <w:tcW w:w="935" w:type="dxa"/>
          </w:tcPr>
          <w:p w14:paraId="772365C2" w14:textId="2CFB4D8D"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0051</w:t>
            </w:r>
          </w:p>
        </w:tc>
        <w:tc>
          <w:tcPr>
            <w:tcW w:w="2385" w:type="dxa"/>
          </w:tcPr>
          <w:p w14:paraId="17729691" w14:textId="2556A14B"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 SRF Repayment</w:t>
            </w:r>
          </w:p>
        </w:tc>
        <w:tc>
          <w:tcPr>
            <w:tcW w:w="932" w:type="dxa"/>
          </w:tcPr>
          <w:p w14:paraId="2304E31B" w14:textId="43B6A66C"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1D3EF6C9" w14:textId="2FE48141"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30CAE856" w14:textId="625F4AAF"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17CF7F6C" w14:textId="77777777" w:rsidTr="3E5FD1E2">
        <w:trPr>
          <w:trHeight w:val="300"/>
        </w:trPr>
        <w:tc>
          <w:tcPr>
            <w:tcW w:w="935" w:type="dxa"/>
          </w:tcPr>
          <w:p w14:paraId="3BF6B2B5" w14:textId="592336B5"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0052</w:t>
            </w:r>
          </w:p>
        </w:tc>
        <w:tc>
          <w:tcPr>
            <w:tcW w:w="2385" w:type="dxa"/>
          </w:tcPr>
          <w:p w14:paraId="5159C3CF" w14:textId="1036F97D"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CB2 Insurance Dept. EFT</w:t>
            </w:r>
          </w:p>
        </w:tc>
        <w:tc>
          <w:tcPr>
            <w:tcW w:w="932" w:type="dxa"/>
          </w:tcPr>
          <w:p w14:paraId="22AC590D" w14:textId="2E847141"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4967C620" w14:textId="0FBCAB02"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07FB56F8" w14:textId="2F9B5908"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619EA769" w14:textId="77777777" w:rsidTr="3E5FD1E2">
        <w:trPr>
          <w:trHeight w:val="300"/>
        </w:trPr>
        <w:tc>
          <w:tcPr>
            <w:tcW w:w="935" w:type="dxa"/>
          </w:tcPr>
          <w:p w14:paraId="5EA3EC20" w14:textId="36DE97A0"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0055</w:t>
            </w:r>
          </w:p>
        </w:tc>
        <w:tc>
          <w:tcPr>
            <w:tcW w:w="2385" w:type="dxa"/>
          </w:tcPr>
          <w:p w14:paraId="6DDB8AC9" w14:textId="3CF13901"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 DWSRF Repayment</w:t>
            </w:r>
          </w:p>
        </w:tc>
        <w:tc>
          <w:tcPr>
            <w:tcW w:w="932" w:type="dxa"/>
          </w:tcPr>
          <w:p w14:paraId="1791C72D" w14:textId="332D8586"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1DC6F34A" w14:textId="14399D7A"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7F400A50" w14:textId="63DAC876"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42654368" w14:textId="77777777" w:rsidTr="3E5FD1E2">
        <w:trPr>
          <w:trHeight w:val="300"/>
        </w:trPr>
        <w:tc>
          <w:tcPr>
            <w:tcW w:w="935" w:type="dxa"/>
          </w:tcPr>
          <w:p w14:paraId="22E5AFB4" w14:textId="1721988A"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0056</w:t>
            </w:r>
          </w:p>
        </w:tc>
        <w:tc>
          <w:tcPr>
            <w:tcW w:w="2385" w:type="dxa"/>
          </w:tcPr>
          <w:p w14:paraId="38127791" w14:textId="7D9718D5"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CB1 Brownfields Cleanup Revolv</w:t>
            </w:r>
          </w:p>
        </w:tc>
        <w:tc>
          <w:tcPr>
            <w:tcW w:w="932" w:type="dxa"/>
          </w:tcPr>
          <w:p w14:paraId="55167AE0" w14:textId="5F3910F1"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102B9F2F" w14:textId="03D637C5"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057C63B9" w14:textId="06188C71"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4E7280DB" w14:textId="77777777" w:rsidTr="3E5FD1E2">
        <w:trPr>
          <w:trHeight w:val="300"/>
        </w:trPr>
        <w:tc>
          <w:tcPr>
            <w:tcW w:w="935" w:type="dxa"/>
          </w:tcPr>
          <w:p w14:paraId="76B0DB9A" w14:textId="76A34CF9"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0057</w:t>
            </w:r>
          </w:p>
        </w:tc>
        <w:tc>
          <w:tcPr>
            <w:tcW w:w="2385" w:type="dxa"/>
          </w:tcPr>
          <w:p w14:paraId="2C5276A6" w14:textId="03B81E20"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 Brownfields SRF Repayment</w:t>
            </w:r>
          </w:p>
        </w:tc>
        <w:tc>
          <w:tcPr>
            <w:tcW w:w="932" w:type="dxa"/>
          </w:tcPr>
          <w:p w14:paraId="4CCBE1D1" w14:textId="334C4E02"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40A85F16" w14:textId="5CF5AE8F"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36FCAFB1" w14:textId="2F0787E3"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023EEA1D" w14:textId="77777777" w:rsidTr="3E5FD1E2">
        <w:trPr>
          <w:trHeight w:val="300"/>
        </w:trPr>
        <w:tc>
          <w:tcPr>
            <w:tcW w:w="935" w:type="dxa"/>
          </w:tcPr>
          <w:p w14:paraId="5187A2CD" w14:textId="46137C54"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0059</w:t>
            </w:r>
          </w:p>
        </w:tc>
        <w:tc>
          <w:tcPr>
            <w:tcW w:w="2385" w:type="dxa"/>
          </w:tcPr>
          <w:p w14:paraId="78288E02" w14:textId="69D6079E"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CB1 Liquor Merchant</w:t>
            </w:r>
          </w:p>
        </w:tc>
        <w:tc>
          <w:tcPr>
            <w:tcW w:w="932" w:type="dxa"/>
          </w:tcPr>
          <w:p w14:paraId="05032E8F" w14:textId="078AD813"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6A7409BB" w14:textId="4AAD8A4D"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69375852" w14:textId="13149F2C"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60713358" w14:textId="77777777" w:rsidTr="3E5FD1E2">
        <w:trPr>
          <w:trHeight w:val="300"/>
        </w:trPr>
        <w:tc>
          <w:tcPr>
            <w:tcW w:w="935" w:type="dxa"/>
          </w:tcPr>
          <w:p w14:paraId="162233FE" w14:textId="1217D4D5"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0060</w:t>
            </w:r>
          </w:p>
        </w:tc>
        <w:tc>
          <w:tcPr>
            <w:tcW w:w="2385" w:type="dxa"/>
          </w:tcPr>
          <w:p w14:paraId="20890185" w14:textId="4AFE0632"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CB1 Liquor Receiving</w:t>
            </w:r>
          </w:p>
        </w:tc>
        <w:tc>
          <w:tcPr>
            <w:tcW w:w="932" w:type="dxa"/>
          </w:tcPr>
          <w:p w14:paraId="0264F2BA" w14:textId="6DB46F40"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4A83DFD0" w14:textId="4FD55FC7"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01ECE42F" w14:textId="0B8F48F2"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155000EF" w14:textId="77777777" w:rsidTr="3E5FD1E2">
        <w:trPr>
          <w:trHeight w:val="300"/>
        </w:trPr>
        <w:tc>
          <w:tcPr>
            <w:tcW w:w="935" w:type="dxa"/>
          </w:tcPr>
          <w:p w14:paraId="69580839" w14:textId="503446BF"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0068</w:t>
            </w:r>
          </w:p>
        </w:tc>
        <w:tc>
          <w:tcPr>
            <w:tcW w:w="2385" w:type="dxa"/>
          </w:tcPr>
          <w:p w14:paraId="71DBC81A" w14:textId="187E7796"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CB Turnpike EZ Pass Merchant</w:t>
            </w:r>
          </w:p>
        </w:tc>
        <w:tc>
          <w:tcPr>
            <w:tcW w:w="932" w:type="dxa"/>
          </w:tcPr>
          <w:p w14:paraId="65BEFFDE" w14:textId="35799CCE"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70C70E33" w14:textId="344CA43D"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38E0DFC5" w14:textId="788C87E5"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0E8996F8" w14:textId="77777777" w:rsidTr="3E5FD1E2">
        <w:trPr>
          <w:trHeight w:val="300"/>
        </w:trPr>
        <w:tc>
          <w:tcPr>
            <w:tcW w:w="935" w:type="dxa"/>
          </w:tcPr>
          <w:p w14:paraId="4A232B5B" w14:textId="660BABCA"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0079</w:t>
            </w:r>
          </w:p>
        </w:tc>
        <w:tc>
          <w:tcPr>
            <w:tcW w:w="2385" w:type="dxa"/>
          </w:tcPr>
          <w:p w14:paraId="2C06FE18" w14:textId="57800AC0"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Turnpike EZPass Deposit Acct</w:t>
            </w:r>
          </w:p>
        </w:tc>
        <w:tc>
          <w:tcPr>
            <w:tcW w:w="932" w:type="dxa"/>
          </w:tcPr>
          <w:p w14:paraId="6FD9B950" w14:textId="6BCF0B8C"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5226C75B" w14:textId="44D67914"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5213D2D5" w14:textId="5641F822"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6F1FE3E9" w14:textId="77777777" w:rsidTr="3E5FD1E2">
        <w:trPr>
          <w:trHeight w:val="300"/>
        </w:trPr>
        <w:tc>
          <w:tcPr>
            <w:tcW w:w="935" w:type="dxa"/>
          </w:tcPr>
          <w:p w14:paraId="3113954D" w14:textId="7BBA564A"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FE51</w:t>
            </w:r>
          </w:p>
        </w:tc>
        <w:tc>
          <w:tcPr>
            <w:tcW w:w="2385" w:type="dxa"/>
          </w:tcPr>
          <w:p w14:paraId="65F7863B" w14:textId="2C3AAF74"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CWSRF Fee Acct</w:t>
            </w:r>
          </w:p>
        </w:tc>
        <w:tc>
          <w:tcPr>
            <w:tcW w:w="932" w:type="dxa"/>
          </w:tcPr>
          <w:p w14:paraId="6DD65DDD" w14:textId="3ADF3544"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6DBC8D49" w14:textId="177DF61B"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74C6624E" w14:textId="49412BAA"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1AAC6DF7" w14:textId="77777777" w:rsidTr="3E5FD1E2">
        <w:trPr>
          <w:trHeight w:val="300"/>
        </w:trPr>
        <w:tc>
          <w:tcPr>
            <w:tcW w:w="935" w:type="dxa"/>
          </w:tcPr>
          <w:p w14:paraId="1F86D4A2" w14:textId="4AE5D5E9"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FE55</w:t>
            </w:r>
          </w:p>
        </w:tc>
        <w:tc>
          <w:tcPr>
            <w:tcW w:w="2385" w:type="dxa"/>
          </w:tcPr>
          <w:p w14:paraId="4C2E5249" w14:textId="67BABA78"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DWSRF Fee Acct</w:t>
            </w:r>
          </w:p>
        </w:tc>
        <w:tc>
          <w:tcPr>
            <w:tcW w:w="932" w:type="dxa"/>
          </w:tcPr>
          <w:p w14:paraId="4D89E76F" w14:textId="1EF28550"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23F27056" w14:textId="765D3EAB"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0DC94969" w14:textId="3FAA8289"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484BF97C" w14:textId="77777777" w:rsidTr="3E5FD1E2">
        <w:trPr>
          <w:trHeight w:val="300"/>
        </w:trPr>
        <w:tc>
          <w:tcPr>
            <w:tcW w:w="935" w:type="dxa"/>
          </w:tcPr>
          <w:p w14:paraId="71806E88" w14:textId="626B82B1"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I045</w:t>
            </w:r>
          </w:p>
        </w:tc>
        <w:tc>
          <w:tcPr>
            <w:tcW w:w="2385" w:type="dxa"/>
          </w:tcPr>
          <w:p w14:paraId="07FCE312" w14:textId="23468C00"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Gen FD Investment Acc</w:t>
            </w:r>
          </w:p>
        </w:tc>
        <w:tc>
          <w:tcPr>
            <w:tcW w:w="932" w:type="dxa"/>
          </w:tcPr>
          <w:p w14:paraId="65325067" w14:textId="7545703B"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795FCB69" w14:textId="222209CB"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270220DE" w14:textId="6297E3A6"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7BFE5C52" w14:textId="77777777" w:rsidTr="3E5FD1E2">
        <w:trPr>
          <w:trHeight w:val="300"/>
        </w:trPr>
        <w:tc>
          <w:tcPr>
            <w:tcW w:w="935" w:type="dxa"/>
          </w:tcPr>
          <w:p w14:paraId="1E356395" w14:textId="02DD2215"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I054</w:t>
            </w:r>
          </w:p>
        </w:tc>
        <w:tc>
          <w:tcPr>
            <w:tcW w:w="2385" w:type="dxa"/>
          </w:tcPr>
          <w:p w14:paraId="5F3196CF" w14:textId="516EA9FC"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Turnpike: Facility Sustainment</w:t>
            </w:r>
          </w:p>
        </w:tc>
        <w:tc>
          <w:tcPr>
            <w:tcW w:w="932" w:type="dxa"/>
          </w:tcPr>
          <w:p w14:paraId="59782128" w14:textId="674519D5"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26C698D2" w14:textId="5BFFAC1D"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3F29C01B" w14:textId="108FBF90"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r w:rsidR="7F202F74" w14:paraId="3EB1C01A" w14:textId="77777777" w:rsidTr="3E5FD1E2">
        <w:trPr>
          <w:trHeight w:val="300"/>
        </w:trPr>
        <w:tc>
          <w:tcPr>
            <w:tcW w:w="935" w:type="dxa"/>
          </w:tcPr>
          <w:p w14:paraId="2CEE6433" w14:textId="74CC480E"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I145</w:t>
            </w:r>
          </w:p>
        </w:tc>
        <w:tc>
          <w:tcPr>
            <w:tcW w:w="2385" w:type="dxa"/>
          </w:tcPr>
          <w:p w14:paraId="28E1C266" w14:textId="26909F42"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 CD - General Fund</w:t>
            </w:r>
          </w:p>
        </w:tc>
        <w:tc>
          <w:tcPr>
            <w:tcW w:w="932" w:type="dxa"/>
          </w:tcPr>
          <w:p w14:paraId="78FC7014" w14:textId="0281AEBE"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USD</w:t>
            </w:r>
          </w:p>
        </w:tc>
        <w:tc>
          <w:tcPr>
            <w:tcW w:w="1793" w:type="dxa"/>
          </w:tcPr>
          <w:p w14:paraId="06904ED4" w14:textId="7537138D"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CITIZENS BANK</w:t>
            </w:r>
          </w:p>
        </w:tc>
        <w:tc>
          <w:tcPr>
            <w:tcW w:w="785" w:type="dxa"/>
          </w:tcPr>
          <w:p w14:paraId="73EFDBEF" w14:textId="52ABA547" w:rsidR="7F202F74" w:rsidRDefault="7F202F74" w:rsidP="7F202F74">
            <w:pPr>
              <w:rPr>
                <w:rFonts w:ascii="Aptos Narrow" w:eastAsia="Aptos Narrow" w:hAnsi="Aptos Narrow" w:cs="Aptos Narrow"/>
                <w:color w:val="000000" w:themeColor="text1"/>
                <w:szCs w:val="16"/>
              </w:rPr>
            </w:pPr>
            <w:r w:rsidRPr="7F202F74">
              <w:rPr>
                <w:rFonts w:ascii="Aptos Narrow" w:eastAsia="Aptos Narrow" w:hAnsi="Aptos Narrow" w:cs="Aptos Narrow"/>
                <w:color w:val="000000" w:themeColor="text1"/>
                <w:szCs w:val="16"/>
              </w:rPr>
              <w:t>Yes</w:t>
            </w:r>
          </w:p>
        </w:tc>
      </w:tr>
    </w:tbl>
    <w:p w14:paraId="716748F7" w14:textId="76E9AC7A" w:rsidR="7F202F74" w:rsidRDefault="7F202F74" w:rsidP="7F202F74">
      <w:pPr>
        <w:pStyle w:val="BodyText"/>
        <w:rPr>
          <w:b/>
          <w:bCs/>
          <w:color w:val="FF0000"/>
          <w:highlight w:val="yellow"/>
        </w:rPr>
      </w:pPr>
    </w:p>
    <w:p w14:paraId="12AD1C8E" w14:textId="342D288F" w:rsidR="1A63AA2F" w:rsidRDefault="1A63AA2F" w:rsidP="26632780">
      <w:pPr>
        <w:pStyle w:val="BodyText"/>
        <w:numPr>
          <w:ilvl w:val="0"/>
          <w:numId w:val="9"/>
        </w:numPr>
        <w:rPr>
          <w:rFonts w:eastAsia="Arial" w:cs="Arial"/>
          <w:b/>
          <w:bCs/>
          <w:color w:val="FF0000"/>
        </w:rPr>
      </w:pPr>
      <w:r w:rsidRPr="26632780">
        <w:rPr>
          <w:rFonts w:eastAsia="Arial" w:cs="Arial"/>
          <w:color w:val="FF0000"/>
        </w:rPr>
        <w:t>Notifications of import failures to be sen</w:t>
      </w:r>
      <w:r w:rsidR="03660BA3" w:rsidRPr="26632780">
        <w:rPr>
          <w:rFonts w:eastAsia="Arial" w:cs="Arial"/>
          <w:color w:val="FF0000"/>
        </w:rPr>
        <w:t>t</w:t>
      </w:r>
      <w:r w:rsidRPr="26632780">
        <w:rPr>
          <w:rFonts w:eastAsia="Arial" w:cs="Arial"/>
          <w:color w:val="FF0000"/>
        </w:rPr>
        <w:t xml:space="preserve"> to DEAM</w:t>
      </w:r>
      <w:r w:rsidR="5F64DB75" w:rsidRPr="26632780">
        <w:rPr>
          <w:rFonts w:eastAsia="Arial" w:cs="Arial"/>
          <w:color w:val="FF0000"/>
        </w:rPr>
        <w:t>, BOA</w:t>
      </w:r>
      <w:r w:rsidR="32005CB3" w:rsidRPr="26632780">
        <w:rPr>
          <w:rFonts w:eastAsia="Arial" w:cs="Arial"/>
          <w:color w:val="FF0000"/>
        </w:rPr>
        <w:t xml:space="preserve"> and Treasury</w:t>
      </w:r>
      <w:r w:rsidR="41678115" w:rsidRPr="26632780">
        <w:rPr>
          <w:rFonts w:eastAsia="Arial" w:cs="Arial"/>
          <w:color w:val="FF0000"/>
        </w:rPr>
        <w:t>.</w:t>
      </w:r>
      <w:commentRangeStart w:id="19"/>
      <w:commentRangeEnd w:id="19"/>
      <w:r>
        <w:rPr>
          <w:rStyle w:val="CommentReference"/>
          <w:rFonts w:eastAsia="Arial" w:cs="Arial"/>
          <w:b/>
          <w:color w:val="FF0000"/>
          <w:sz w:val="20"/>
          <w:szCs w:val="20"/>
        </w:rPr>
        <w:commentReference w:id="19"/>
      </w:r>
    </w:p>
    <w:p w14:paraId="1F558422" w14:textId="4E1A762D" w:rsidR="1A63AA2F" w:rsidRDefault="1A63AA2F" w:rsidP="0F9554D7">
      <w:pPr>
        <w:pStyle w:val="BodyText"/>
        <w:numPr>
          <w:ilvl w:val="0"/>
          <w:numId w:val="9"/>
        </w:numPr>
        <w:rPr>
          <w:rFonts w:eastAsia="Arial" w:cs="Arial"/>
          <w:color w:val="FF0000"/>
        </w:rPr>
      </w:pPr>
      <w:r w:rsidRPr="26632780">
        <w:rPr>
          <w:rFonts w:eastAsia="Arial" w:cs="Arial"/>
          <w:color w:val="FF0000"/>
        </w:rPr>
        <w:t xml:space="preserve">Notifications on </w:t>
      </w:r>
      <w:r w:rsidR="7CC23DCF" w:rsidRPr="26632780">
        <w:rPr>
          <w:rFonts w:eastAsia="Arial" w:cs="Arial"/>
          <w:color w:val="FF0000"/>
        </w:rPr>
        <w:t>bank updat</w:t>
      </w:r>
      <w:r w:rsidR="72BB9EC5" w:rsidRPr="26632780">
        <w:rPr>
          <w:rFonts w:eastAsia="Arial" w:cs="Arial"/>
          <w:color w:val="FF0000"/>
        </w:rPr>
        <w:t xml:space="preserve">e </w:t>
      </w:r>
      <w:r w:rsidR="20B99A05" w:rsidRPr="26632780">
        <w:rPr>
          <w:rFonts w:eastAsia="Arial" w:cs="Arial"/>
          <w:color w:val="FF0000"/>
        </w:rPr>
        <w:t>process to</w:t>
      </w:r>
      <w:r w:rsidR="2D1A7B4F" w:rsidRPr="26632780">
        <w:rPr>
          <w:rFonts w:eastAsia="Arial" w:cs="Arial"/>
          <w:color w:val="FF0000"/>
        </w:rPr>
        <w:t xml:space="preserve"> </w:t>
      </w:r>
      <w:r w:rsidR="72BB9EC5" w:rsidRPr="26632780">
        <w:rPr>
          <w:rFonts w:eastAsia="Arial" w:cs="Arial"/>
          <w:color w:val="FF0000"/>
        </w:rPr>
        <w:t xml:space="preserve"> be sent to </w:t>
      </w:r>
      <w:r w:rsidR="5A95260C" w:rsidRPr="26632780">
        <w:rPr>
          <w:rFonts w:eastAsia="Arial" w:cs="Arial"/>
          <w:color w:val="FF0000"/>
        </w:rPr>
        <w:t>DEAM</w:t>
      </w:r>
      <w:r w:rsidR="149188CE" w:rsidRPr="26632780">
        <w:rPr>
          <w:rFonts w:eastAsia="Arial" w:cs="Arial"/>
          <w:color w:val="FF0000"/>
        </w:rPr>
        <w:t>, BOA</w:t>
      </w:r>
      <w:r w:rsidR="5A95260C" w:rsidRPr="26632780">
        <w:rPr>
          <w:rFonts w:eastAsia="Arial" w:cs="Arial"/>
          <w:color w:val="FF0000"/>
        </w:rPr>
        <w:t xml:space="preserve"> and Treasury</w:t>
      </w:r>
      <w:r w:rsidR="5A95260C" w:rsidRPr="26632780">
        <w:rPr>
          <w:rFonts w:eastAsia="Arial" w:cs="Arial"/>
          <w:b/>
          <w:bCs/>
          <w:color w:val="FF0000"/>
        </w:rPr>
        <w:t>.</w:t>
      </w:r>
      <w:commentRangeStart w:id="20"/>
      <w:commentRangeEnd w:id="20"/>
      <w:r w:rsidRPr="26632780">
        <w:rPr>
          <w:rStyle w:val="CommentReference"/>
          <w:rFonts w:eastAsia="Arial" w:cs="Arial"/>
          <w:b/>
          <w:color w:val="FF0000"/>
          <w:sz w:val="20"/>
          <w:szCs w:val="20"/>
        </w:rPr>
        <w:commentReference w:id="20"/>
      </w:r>
      <w:r w:rsidRPr="26632780">
        <w:rPr>
          <w:rFonts w:eastAsia="Arial" w:cs="Arial"/>
          <w:b/>
          <w:bCs/>
          <w:color w:val="FF0000"/>
        </w:rPr>
        <w:t xml:space="preserve">  </w:t>
      </w:r>
    </w:p>
    <w:p w14:paraId="3578B137" w14:textId="75A1784D" w:rsidR="1A63AA2F" w:rsidRDefault="1A63AA2F" w:rsidP="7F202F74">
      <w:pPr>
        <w:pStyle w:val="BodyText"/>
        <w:numPr>
          <w:ilvl w:val="0"/>
          <w:numId w:val="9"/>
        </w:numPr>
        <w:rPr>
          <w:rFonts w:eastAsia="Arial" w:cs="Arial"/>
          <w:color w:val="FF0000"/>
        </w:rPr>
      </w:pPr>
      <w:r w:rsidRPr="3E5FD1E2">
        <w:rPr>
          <w:rFonts w:eastAsia="Arial" w:cs="Arial"/>
          <w:color w:val="FF0000"/>
        </w:rPr>
        <w:t xml:space="preserve">Infor will provide the file layout for the Bank to provide the upload </w:t>
      </w:r>
      <w:r w:rsidR="752DD814" w:rsidRPr="3E5FD1E2">
        <w:rPr>
          <w:rFonts w:eastAsia="Arial" w:cs="Arial"/>
          <w:color w:val="FF0000"/>
        </w:rPr>
        <w:t>file</w:t>
      </w:r>
      <w:r w:rsidR="752DD814" w:rsidRPr="3E5FD1E2">
        <w:rPr>
          <w:rFonts w:eastAsia="Arial" w:cs="Arial"/>
          <w:b/>
          <w:bCs/>
          <w:color w:val="FF0000"/>
        </w:rPr>
        <w:t>.</w:t>
      </w:r>
    </w:p>
    <w:p w14:paraId="507BA2AE" w14:textId="147D68BD" w:rsidR="09A9D6EF" w:rsidRDefault="09A9D6EF" w:rsidP="3E5FD1E2">
      <w:pPr>
        <w:pStyle w:val="BodyText"/>
        <w:numPr>
          <w:ilvl w:val="0"/>
          <w:numId w:val="9"/>
        </w:numPr>
        <w:rPr>
          <w:lang w:val="en-AU"/>
        </w:rPr>
      </w:pPr>
      <w:r w:rsidRPr="3E5FD1E2">
        <w:rPr>
          <w:rFonts w:eastAsia="Arial" w:cs="Arial"/>
          <w:color w:val="000000" w:themeColor="text1"/>
          <w:sz w:val="19"/>
          <w:szCs w:val="19"/>
        </w:rPr>
        <w:t>Bank recon inbound file will need to be decrypted.</w:t>
      </w:r>
    </w:p>
    <w:p w14:paraId="75228B6D" w14:textId="07ED3B2D" w:rsidR="1E1550E6" w:rsidRDefault="1E1550E6" w:rsidP="7F202F74">
      <w:pPr>
        <w:pStyle w:val="ListParagraph"/>
        <w:spacing w:before="120"/>
        <w:ind w:left="1800"/>
        <w:rPr>
          <w:rFonts w:eastAsia="Arial"/>
          <w:color w:val="000000" w:themeColor="text1"/>
          <w:lang w:val="en-US"/>
        </w:rPr>
      </w:pPr>
    </w:p>
    <w:p w14:paraId="7C7DEE34" w14:textId="3055B040" w:rsidR="1E1550E6" w:rsidRDefault="1E1550E6" w:rsidP="7F202F74">
      <w:pPr>
        <w:pStyle w:val="BodyText"/>
        <w:ind w:left="1800"/>
        <w:rPr>
          <w:b/>
          <w:bCs/>
          <w:color w:val="FF0000"/>
          <w:highlight w:val="yellow"/>
        </w:rPr>
      </w:pPr>
    </w:p>
    <w:p w14:paraId="79FA97EC" w14:textId="77777777" w:rsidR="00B536CE" w:rsidRPr="00B536CE" w:rsidRDefault="00B536CE" w:rsidP="00F16F6A">
      <w:pPr>
        <w:pStyle w:val="BodyText"/>
        <w:ind w:left="1800"/>
      </w:pPr>
    </w:p>
    <w:p w14:paraId="2E15FA29" w14:textId="22CE54E4" w:rsidR="2AAD55C5" w:rsidRDefault="2AAD55C5" w:rsidP="2AAD55C5">
      <w:pPr>
        <w:pStyle w:val="ListParagraph"/>
        <w:spacing w:after="0"/>
        <w:ind w:left="2160"/>
        <w:rPr>
          <w:rFonts w:eastAsia="Arial"/>
          <w:color w:val="000000" w:themeColor="text1"/>
          <w:lang w:val="en-US"/>
        </w:rPr>
      </w:pPr>
    </w:p>
    <w:p w14:paraId="1FDF11BD" w14:textId="7F017D76" w:rsidR="333B2223" w:rsidRDefault="333B2223" w:rsidP="333B2223">
      <w:pPr>
        <w:pStyle w:val="BodyText"/>
        <w:ind w:left="1800"/>
        <w:rPr>
          <w:highlight w:val="yellow"/>
        </w:rPr>
      </w:pPr>
    </w:p>
    <w:p w14:paraId="7C53D119" w14:textId="4A0AA3F8" w:rsidR="00897903" w:rsidRDefault="001F6C91" w:rsidP="00062132">
      <w:pPr>
        <w:pStyle w:val="Heading1"/>
      </w:pPr>
      <w:bookmarkStart w:id="21" w:name="_Functional_Specifications"/>
      <w:bookmarkStart w:id="22" w:name="_Toc105005163"/>
      <w:bookmarkStart w:id="23" w:name="_Toc203043005"/>
      <w:bookmarkEnd w:id="21"/>
      <w:r>
        <w:lastRenderedPageBreak/>
        <w:t>Functional Specifications</w:t>
      </w:r>
      <w:bookmarkEnd w:id="22"/>
      <w:bookmarkEnd w:id="23"/>
    </w:p>
    <w:p w14:paraId="0BA2C84A" w14:textId="77777777" w:rsidR="00897903" w:rsidRDefault="00897903" w:rsidP="00897903">
      <w:pPr>
        <w:pStyle w:val="BodyText"/>
      </w:pPr>
    </w:p>
    <w:p w14:paraId="7EEA6B76" w14:textId="4146B0FE" w:rsidR="00897903" w:rsidRDefault="00EF0F03" w:rsidP="00897903">
      <w:pPr>
        <w:pStyle w:val="Heading2"/>
      </w:pPr>
      <w:bookmarkStart w:id="24" w:name="_Toc105005164"/>
      <w:bookmarkStart w:id="25" w:name="_Toc203043006"/>
      <w:r>
        <w:t>Overview</w:t>
      </w:r>
      <w:bookmarkEnd w:id="24"/>
      <w:bookmarkEnd w:id="25"/>
    </w:p>
    <w:p w14:paraId="5FA2CB69" w14:textId="0BDC7BFD" w:rsidR="00931F43" w:rsidRDefault="00494B23" w:rsidP="00994D5D">
      <w:pPr>
        <w:pStyle w:val="BodyText"/>
        <w:ind w:left="709"/>
      </w:pPr>
      <w:r>
        <w:t xml:space="preserve">The document can also be </w:t>
      </w:r>
      <w:r w:rsidR="27F880A1">
        <w:t>thought of</w:t>
      </w:r>
      <w:r>
        <w:t xml:space="preserve"> as a “Functional Design Document”</w:t>
      </w:r>
      <w:r w:rsidR="00F16F6A">
        <w:t xml:space="preserve"> which </w:t>
      </w:r>
      <w:r w:rsidR="00994D5D">
        <w:t xml:space="preserve">describes the detailed design for </w:t>
      </w:r>
      <w:r w:rsidR="002002EB">
        <w:t>Citizens Bank</w:t>
      </w:r>
      <w:r w:rsidR="00994D5D">
        <w:t xml:space="preserve"> </w:t>
      </w:r>
      <w:r w:rsidR="00D33C25">
        <w:t xml:space="preserve">Cash Ledger </w:t>
      </w:r>
      <w:r w:rsidR="00994D5D">
        <w:t xml:space="preserve">Reconciliation interface automation. </w:t>
      </w:r>
    </w:p>
    <w:p w14:paraId="1ABD8F3E" w14:textId="512DF377" w:rsidR="00EE4E8E" w:rsidRDefault="00504109" w:rsidP="00EE4E8E">
      <w:pPr>
        <w:pStyle w:val="Heading2"/>
      </w:pPr>
      <w:bookmarkStart w:id="26" w:name="_Toc105005165"/>
      <w:bookmarkStart w:id="27" w:name="_Toc203043007"/>
      <w:r>
        <w:t>Functional Requirements</w:t>
      </w:r>
      <w:bookmarkEnd w:id="26"/>
      <w:bookmarkEnd w:id="27"/>
    </w:p>
    <w:tbl>
      <w:tblPr>
        <w:tblStyle w:val="LightGrid-Accent1"/>
        <w:tblW w:w="5000" w:type="pct"/>
        <w:tblLook w:val="04A0" w:firstRow="1" w:lastRow="0" w:firstColumn="1" w:lastColumn="0" w:noHBand="0" w:noVBand="1"/>
      </w:tblPr>
      <w:tblGrid>
        <w:gridCol w:w="1834"/>
        <w:gridCol w:w="8586"/>
      </w:tblGrid>
      <w:tr w:rsidR="00113778" w:rsidRPr="00113778" w14:paraId="4E79C7E5" w14:textId="77777777" w:rsidTr="2F10E1BE">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880" w:type="pct"/>
            <w:hideMark/>
          </w:tcPr>
          <w:p w14:paraId="7641BD87" w14:textId="1B204435" w:rsidR="0BE364FF" w:rsidRDefault="0BE364FF" w:rsidP="0BE364FF">
            <w:pPr>
              <w:rPr>
                <w:rFonts w:eastAsia="Arial" w:cs="Arial"/>
                <w:b w:val="0"/>
                <w:bCs w:val="0"/>
                <w:color w:val="000000" w:themeColor="text1"/>
              </w:rPr>
            </w:pPr>
            <w:r w:rsidRPr="0BE364FF">
              <w:rPr>
                <w:rFonts w:eastAsia="Arial" w:cs="Arial"/>
                <w:color w:val="000000" w:themeColor="text1"/>
              </w:rPr>
              <w:t>Functional Requirement ID</w:t>
            </w:r>
          </w:p>
        </w:tc>
        <w:tc>
          <w:tcPr>
            <w:tcW w:w="4120" w:type="pct"/>
            <w:hideMark/>
          </w:tcPr>
          <w:p w14:paraId="6E9F2C68" w14:textId="0885D175" w:rsidR="0BE364FF" w:rsidRDefault="0BE364FF" w:rsidP="0BE364FF">
            <w:pPr>
              <w:cnfStyle w:val="100000000000" w:firstRow="1" w:lastRow="0" w:firstColumn="0" w:lastColumn="0" w:oddVBand="0" w:evenVBand="0" w:oddHBand="0" w:evenHBand="0" w:firstRowFirstColumn="0" w:firstRowLastColumn="0" w:lastRowFirstColumn="0" w:lastRowLastColumn="0"/>
              <w:rPr>
                <w:rFonts w:eastAsia="Arial" w:cs="Arial"/>
                <w:b w:val="0"/>
                <w:bCs w:val="0"/>
                <w:color w:val="000000" w:themeColor="text1"/>
              </w:rPr>
            </w:pPr>
            <w:r w:rsidRPr="0BE364FF">
              <w:rPr>
                <w:rFonts w:eastAsia="Arial" w:cs="Arial"/>
                <w:color w:val="000000" w:themeColor="text1"/>
              </w:rPr>
              <w:t>Requirement Definition</w:t>
            </w:r>
          </w:p>
        </w:tc>
      </w:tr>
      <w:tr w:rsidR="00113778" w:rsidRPr="00113778" w14:paraId="72AB5A32" w14:textId="77777777" w:rsidTr="2F10E1B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880" w:type="pct"/>
            <w:hideMark/>
          </w:tcPr>
          <w:p w14:paraId="5919929C" w14:textId="53304C5C" w:rsidR="0BE364FF" w:rsidRPr="00104C7D" w:rsidRDefault="00F862B1" w:rsidP="0BE364FF">
            <w:pPr>
              <w:rPr>
                <w:rFonts w:eastAsia="Arial" w:cs="Arial"/>
                <w:b w:val="0"/>
                <w:bCs w:val="0"/>
                <w:color w:val="000000" w:themeColor="text1"/>
              </w:rPr>
            </w:pPr>
            <w:r w:rsidRPr="00104C7D">
              <w:rPr>
                <w:rFonts w:eastAsia="Arial" w:cs="Arial"/>
                <w:b w:val="0"/>
                <w:bCs w:val="0"/>
                <w:color w:val="000000" w:themeColor="text1"/>
              </w:rPr>
              <w:t>3.2.1</w:t>
            </w:r>
          </w:p>
        </w:tc>
        <w:tc>
          <w:tcPr>
            <w:tcW w:w="4120" w:type="pct"/>
            <w:hideMark/>
          </w:tcPr>
          <w:p w14:paraId="7C7FE4DE" w14:textId="5D34E3CE" w:rsidR="0BE364FF" w:rsidRDefault="00104C7D" w:rsidP="0BE364FF">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r w:rsidRPr="2AFFA669">
              <w:rPr>
                <w:rFonts w:eastAsia="Arial" w:cs="Arial"/>
                <w:color w:val="000000" w:themeColor="text1"/>
              </w:rPr>
              <w:t xml:space="preserve">Transfer of </w:t>
            </w:r>
            <w:r w:rsidR="68C4A89B" w:rsidRPr="2AFFA669">
              <w:rPr>
                <w:rFonts w:eastAsia="Arial" w:cs="Arial"/>
                <w:color w:val="000000" w:themeColor="text1"/>
              </w:rPr>
              <w:t xml:space="preserve">Bank </w:t>
            </w:r>
            <w:r w:rsidRPr="2AFFA669">
              <w:rPr>
                <w:rFonts w:eastAsia="Arial" w:cs="Arial"/>
                <w:color w:val="000000" w:themeColor="text1"/>
              </w:rPr>
              <w:t>Recon Input File to SFTP</w:t>
            </w:r>
          </w:p>
        </w:tc>
      </w:tr>
      <w:tr w:rsidR="00113778" w:rsidRPr="00113778" w14:paraId="614F94BB" w14:textId="77777777" w:rsidTr="2F10E1BE">
        <w:trPr>
          <w:cnfStyle w:val="000000010000" w:firstRow="0" w:lastRow="0" w:firstColumn="0" w:lastColumn="0" w:oddVBand="0" w:evenVBand="0" w:oddHBand="0" w:evenHBand="1"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880" w:type="pct"/>
          </w:tcPr>
          <w:p w14:paraId="1E4D0478" w14:textId="0C9DFAAD" w:rsidR="0BE364FF" w:rsidRPr="00104C7D" w:rsidRDefault="001B1F6E" w:rsidP="0BE364FF">
            <w:pPr>
              <w:rPr>
                <w:rFonts w:eastAsia="Arial" w:cs="Arial"/>
                <w:b w:val="0"/>
                <w:bCs w:val="0"/>
                <w:color w:val="000000" w:themeColor="text1"/>
              </w:rPr>
            </w:pPr>
            <w:r w:rsidRPr="00104C7D">
              <w:rPr>
                <w:rFonts w:eastAsia="Arial" w:cs="Arial"/>
                <w:b w:val="0"/>
                <w:bCs w:val="0"/>
                <w:color w:val="000000" w:themeColor="text1"/>
              </w:rPr>
              <w:t>3.2.2</w:t>
            </w:r>
          </w:p>
        </w:tc>
        <w:tc>
          <w:tcPr>
            <w:tcW w:w="4120" w:type="pct"/>
            <w:hideMark/>
          </w:tcPr>
          <w:p w14:paraId="0ADAC4E2" w14:textId="3042D1ED" w:rsidR="0BE364FF" w:rsidRDefault="00104C7D" w:rsidP="0BE364FF">
            <w:pPr>
              <w:cnfStyle w:val="000000010000" w:firstRow="0" w:lastRow="0" w:firstColumn="0" w:lastColumn="0" w:oddVBand="0" w:evenVBand="0" w:oddHBand="0" w:evenHBand="1" w:firstRowFirstColumn="0" w:firstRowLastColumn="0" w:lastRowFirstColumn="0" w:lastRowLastColumn="0"/>
              <w:rPr>
                <w:rFonts w:eastAsia="Arial" w:cs="Arial"/>
                <w:color w:val="000000" w:themeColor="text1"/>
              </w:rPr>
            </w:pPr>
            <w:r>
              <w:rPr>
                <w:rFonts w:eastAsia="Arial" w:cs="Arial"/>
                <w:color w:val="000000" w:themeColor="text1"/>
              </w:rPr>
              <w:t>IPA Picks up the File in SFTP</w:t>
            </w:r>
          </w:p>
        </w:tc>
      </w:tr>
      <w:tr w:rsidR="00113778" w:rsidRPr="00113778" w14:paraId="1763ED3F" w14:textId="77777777" w:rsidTr="2F10E1BE">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14:paraId="09210F30" w14:textId="4CFA5D0A" w:rsidR="0BE364FF" w:rsidRPr="00104C7D" w:rsidRDefault="001B1F6E" w:rsidP="0BE364FF">
            <w:pPr>
              <w:rPr>
                <w:rFonts w:eastAsia="Arial" w:cs="Arial"/>
                <w:b w:val="0"/>
                <w:bCs w:val="0"/>
                <w:color w:val="000000" w:themeColor="text1"/>
              </w:rPr>
            </w:pPr>
            <w:r w:rsidRPr="00104C7D">
              <w:rPr>
                <w:rFonts w:eastAsia="Arial" w:cs="Arial"/>
                <w:b w:val="0"/>
                <w:bCs w:val="0"/>
                <w:color w:val="000000" w:themeColor="text1"/>
              </w:rPr>
              <w:t>3.2.3</w:t>
            </w:r>
          </w:p>
        </w:tc>
        <w:tc>
          <w:tcPr>
            <w:tcW w:w="4120" w:type="pct"/>
          </w:tcPr>
          <w:p w14:paraId="4B348F02" w14:textId="0BB13507" w:rsidR="0BE364FF" w:rsidRDefault="3B9805B9" w:rsidP="0BE364FF">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r w:rsidRPr="2F10E1BE">
              <w:rPr>
                <w:rFonts w:eastAsia="Arial" w:cs="Arial"/>
                <w:color w:val="000000" w:themeColor="text1"/>
              </w:rPr>
              <w:t>IPA Import to CashLedgerBankUpdate Business C</w:t>
            </w:r>
            <w:r w:rsidR="0011340B">
              <w:rPr>
                <w:rFonts w:eastAsia="Arial" w:cs="Arial"/>
                <w:color w:val="000000" w:themeColor="text1"/>
              </w:rPr>
              <w:t>la</w:t>
            </w:r>
            <w:r w:rsidRPr="2F10E1BE">
              <w:rPr>
                <w:rFonts w:eastAsia="Arial" w:cs="Arial"/>
                <w:color w:val="000000" w:themeColor="text1"/>
              </w:rPr>
              <w:t>ss</w:t>
            </w:r>
          </w:p>
        </w:tc>
      </w:tr>
      <w:tr w:rsidR="00763A46" w:rsidRPr="00113778" w14:paraId="149B04A3" w14:textId="77777777" w:rsidTr="2F10E1BE">
        <w:trPr>
          <w:cnfStyle w:val="000000010000" w:firstRow="0" w:lastRow="0" w:firstColumn="0" w:lastColumn="0" w:oddVBand="0" w:evenVBand="0" w:oddHBand="0" w:evenHBand="1"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14:paraId="63D5E051" w14:textId="78031923" w:rsidR="00763A46" w:rsidRPr="00104C7D" w:rsidRDefault="001B1F6E" w:rsidP="0BE364FF">
            <w:pPr>
              <w:rPr>
                <w:rFonts w:eastAsia="Arial" w:cs="Arial"/>
                <w:b w:val="0"/>
                <w:bCs w:val="0"/>
                <w:color w:val="000000" w:themeColor="text1"/>
              </w:rPr>
            </w:pPr>
            <w:r w:rsidRPr="00104C7D">
              <w:rPr>
                <w:rFonts w:eastAsia="Arial" w:cs="Arial"/>
                <w:b w:val="0"/>
                <w:bCs w:val="0"/>
                <w:color w:val="000000" w:themeColor="text1"/>
              </w:rPr>
              <w:t>3.2.4</w:t>
            </w:r>
          </w:p>
        </w:tc>
        <w:tc>
          <w:tcPr>
            <w:tcW w:w="4120" w:type="pct"/>
          </w:tcPr>
          <w:p w14:paraId="1F0B6E81" w14:textId="4BB8423A" w:rsidR="00763A46" w:rsidRDefault="00104C7D" w:rsidP="0BE364FF">
            <w:pPr>
              <w:cnfStyle w:val="000000010000" w:firstRow="0" w:lastRow="0" w:firstColumn="0" w:lastColumn="0" w:oddVBand="0" w:evenVBand="0" w:oddHBand="0" w:evenHBand="1" w:firstRowFirstColumn="0" w:firstRowLastColumn="0" w:lastRowFirstColumn="0" w:lastRowLastColumn="0"/>
              <w:rPr>
                <w:rFonts w:eastAsia="Arial" w:cs="Arial"/>
                <w:color w:val="000000" w:themeColor="text1"/>
              </w:rPr>
            </w:pPr>
            <w:r>
              <w:rPr>
                <w:rFonts w:eastAsia="Arial" w:cs="Arial"/>
                <w:color w:val="000000" w:themeColor="text1"/>
              </w:rPr>
              <w:t xml:space="preserve">Import Notification </w:t>
            </w:r>
            <w:r w:rsidR="00241031">
              <w:rPr>
                <w:rFonts w:eastAsia="Arial" w:cs="Arial"/>
                <w:color w:val="000000" w:themeColor="text1"/>
              </w:rPr>
              <w:t>–</w:t>
            </w:r>
            <w:r>
              <w:rPr>
                <w:rFonts w:eastAsia="Arial" w:cs="Arial"/>
                <w:color w:val="000000" w:themeColor="text1"/>
              </w:rPr>
              <w:t xml:space="preserve"> </w:t>
            </w:r>
            <w:r w:rsidR="00241031">
              <w:rPr>
                <w:rFonts w:eastAsia="Arial" w:cs="Arial"/>
                <w:color w:val="000000" w:themeColor="text1"/>
              </w:rPr>
              <w:t>Successful</w:t>
            </w:r>
          </w:p>
        </w:tc>
      </w:tr>
      <w:tr w:rsidR="00113778" w:rsidRPr="00113778" w14:paraId="5FB15276" w14:textId="77777777" w:rsidTr="2F10E1BE">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14:paraId="3A40C218" w14:textId="28640E96" w:rsidR="0BE364FF" w:rsidRPr="00104C7D" w:rsidRDefault="001B1F6E" w:rsidP="0BE364FF">
            <w:pPr>
              <w:rPr>
                <w:rFonts w:eastAsia="Arial" w:cs="Arial"/>
                <w:b w:val="0"/>
                <w:bCs w:val="0"/>
                <w:color w:val="000000" w:themeColor="text1"/>
              </w:rPr>
            </w:pPr>
            <w:r w:rsidRPr="00104C7D">
              <w:rPr>
                <w:rFonts w:eastAsia="Arial" w:cs="Arial"/>
                <w:b w:val="0"/>
                <w:bCs w:val="0"/>
                <w:color w:val="000000" w:themeColor="text1"/>
              </w:rPr>
              <w:t>3.2.5</w:t>
            </w:r>
          </w:p>
        </w:tc>
        <w:tc>
          <w:tcPr>
            <w:tcW w:w="4120" w:type="pct"/>
            <w:hideMark/>
          </w:tcPr>
          <w:p w14:paraId="2F5E06B8" w14:textId="037D7162" w:rsidR="0BE364FF" w:rsidRDefault="00241031" w:rsidP="0BE364FF">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r>
              <w:rPr>
                <w:rFonts w:eastAsia="Arial" w:cs="Arial"/>
                <w:color w:val="000000" w:themeColor="text1"/>
              </w:rPr>
              <w:t>Import Notification – Failed and Error Handling</w:t>
            </w:r>
          </w:p>
        </w:tc>
      </w:tr>
      <w:tr w:rsidR="001B1F6E" w:rsidRPr="00113778" w14:paraId="1363DA95" w14:textId="77777777" w:rsidTr="2F10E1BE">
        <w:trPr>
          <w:cnfStyle w:val="000000010000" w:firstRow="0" w:lastRow="0" w:firstColumn="0" w:lastColumn="0" w:oddVBand="0" w:evenVBand="0" w:oddHBand="0" w:evenHBand="1"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14:paraId="72FAC41A" w14:textId="44CB5AFD" w:rsidR="001B1F6E" w:rsidRPr="00104C7D" w:rsidRDefault="001B1F6E" w:rsidP="0BE364FF">
            <w:pPr>
              <w:rPr>
                <w:rFonts w:eastAsia="Arial" w:cs="Arial"/>
                <w:b w:val="0"/>
                <w:bCs w:val="0"/>
                <w:color w:val="000000" w:themeColor="text1"/>
              </w:rPr>
            </w:pPr>
            <w:r w:rsidRPr="00104C7D">
              <w:rPr>
                <w:rFonts w:eastAsia="Arial" w:cs="Arial"/>
                <w:b w:val="0"/>
                <w:bCs w:val="0"/>
                <w:color w:val="000000" w:themeColor="text1"/>
              </w:rPr>
              <w:t>3.2.6</w:t>
            </w:r>
          </w:p>
        </w:tc>
        <w:tc>
          <w:tcPr>
            <w:tcW w:w="4120" w:type="pct"/>
          </w:tcPr>
          <w:p w14:paraId="1941FBC1" w14:textId="66C021D6" w:rsidR="001B1F6E" w:rsidRPr="0BE364FF" w:rsidRDefault="00241031" w:rsidP="0BE364FF">
            <w:pPr>
              <w:cnfStyle w:val="000000010000" w:firstRow="0" w:lastRow="0" w:firstColumn="0" w:lastColumn="0" w:oddVBand="0" w:evenVBand="0" w:oddHBand="0" w:evenHBand="1" w:firstRowFirstColumn="0" w:firstRowLastColumn="0" w:lastRowFirstColumn="0" w:lastRowLastColumn="0"/>
              <w:rPr>
                <w:rFonts w:eastAsia="Arial" w:cs="Arial"/>
                <w:color w:val="000000" w:themeColor="text1"/>
              </w:rPr>
            </w:pPr>
            <w:r>
              <w:rPr>
                <w:rFonts w:eastAsia="Arial" w:cs="Arial"/>
                <w:color w:val="000000" w:themeColor="text1"/>
              </w:rPr>
              <w:t>Update Ledger Transactions</w:t>
            </w:r>
          </w:p>
        </w:tc>
      </w:tr>
      <w:tr w:rsidR="001B1F6E" w:rsidRPr="00113778" w14:paraId="375CE7C0" w14:textId="77777777" w:rsidTr="2F10E1BE">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14:paraId="1B5D2A66" w14:textId="78D16FA6" w:rsidR="001B1F6E" w:rsidRPr="00104C7D" w:rsidRDefault="001B1F6E" w:rsidP="0BE364FF">
            <w:pPr>
              <w:rPr>
                <w:rFonts w:eastAsia="Arial" w:cs="Arial"/>
                <w:b w:val="0"/>
                <w:bCs w:val="0"/>
                <w:color w:val="000000" w:themeColor="text1"/>
              </w:rPr>
            </w:pPr>
            <w:r w:rsidRPr="00104C7D">
              <w:rPr>
                <w:rFonts w:eastAsia="Arial" w:cs="Arial"/>
                <w:b w:val="0"/>
                <w:bCs w:val="0"/>
                <w:color w:val="000000" w:themeColor="text1"/>
              </w:rPr>
              <w:t>3.2.7</w:t>
            </w:r>
          </w:p>
        </w:tc>
        <w:tc>
          <w:tcPr>
            <w:tcW w:w="4120" w:type="pct"/>
          </w:tcPr>
          <w:p w14:paraId="60304892" w14:textId="370B8787" w:rsidR="001B1F6E" w:rsidRPr="0BE364FF" w:rsidRDefault="00241031" w:rsidP="0BE364FF">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r>
              <w:rPr>
                <w:rFonts w:eastAsia="Arial" w:cs="Arial"/>
                <w:color w:val="000000" w:themeColor="text1"/>
              </w:rPr>
              <w:t>Notification for Successful Update of Ledger Transactions</w:t>
            </w:r>
          </w:p>
        </w:tc>
      </w:tr>
      <w:tr w:rsidR="001B1F6E" w:rsidRPr="00113778" w14:paraId="2BEF2144" w14:textId="77777777" w:rsidTr="2F10E1BE">
        <w:trPr>
          <w:cnfStyle w:val="000000010000" w:firstRow="0" w:lastRow="0" w:firstColumn="0" w:lastColumn="0" w:oddVBand="0" w:evenVBand="0" w:oddHBand="0" w:evenHBand="1"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14:paraId="7DF7A7B1" w14:textId="1E918109" w:rsidR="001B1F6E" w:rsidRPr="00104C7D" w:rsidRDefault="001B1F6E" w:rsidP="0BE364FF">
            <w:pPr>
              <w:rPr>
                <w:rFonts w:eastAsia="Arial" w:cs="Arial"/>
                <w:b w:val="0"/>
                <w:bCs w:val="0"/>
                <w:color w:val="000000" w:themeColor="text1"/>
              </w:rPr>
            </w:pPr>
            <w:r w:rsidRPr="00104C7D">
              <w:rPr>
                <w:rFonts w:eastAsia="Arial" w:cs="Arial"/>
                <w:b w:val="0"/>
                <w:bCs w:val="0"/>
                <w:color w:val="000000" w:themeColor="text1"/>
              </w:rPr>
              <w:t>3.2.8</w:t>
            </w:r>
          </w:p>
        </w:tc>
        <w:tc>
          <w:tcPr>
            <w:tcW w:w="4120" w:type="pct"/>
          </w:tcPr>
          <w:p w14:paraId="20E929A3" w14:textId="07F6BB73" w:rsidR="001B1F6E" w:rsidRPr="0BE364FF" w:rsidRDefault="5DDBFCB8" w:rsidP="0BE364FF">
            <w:pPr>
              <w:cnfStyle w:val="000000010000" w:firstRow="0" w:lastRow="0" w:firstColumn="0" w:lastColumn="0" w:oddVBand="0" w:evenVBand="0" w:oddHBand="0" w:evenHBand="1" w:firstRowFirstColumn="0" w:firstRowLastColumn="0" w:lastRowFirstColumn="0" w:lastRowLastColumn="0"/>
              <w:rPr>
                <w:rFonts w:eastAsia="Arial" w:cs="Arial"/>
                <w:color w:val="000000" w:themeColor="text1"/>
              </w:rPr>
            </w:pPr>
            <w:r w:rsidRPr="2F10E1BE">
              <w:rPr>
                <w:rFonts w:eastAsia="Arial" w:cs="Arial"/>
                <w:color w:val="000000" w:themeColor="text1"/>
              </w:rPr>
              <w:t>Notific</w:t>
            </w:r>
            <w:r w:rsidR="0011340B">
              <w:rPr>
                <w:rFonts w:eastAsia="Arial" w:cs="Arial"/>
                <w:color w:val="000000" w:themeColor="text1"/>
              </w:rPr>
              <w:t>a</w:t>
            </w:r>
            <w:r w:rsidRPr="2F10E1BE">
              <w:rPr>
                <w:rFonts w:eastAsia="Arial" w:cs="Arial"/>
                <w:color w:val="000000" w:themeColor="text1"/>
              </w:rPr>
              <w:t>tion for Update of Ledger Transactions with Error</w:t>
            </w:r>
          </w:p>
        </w:tc>
      </w:tr>
      <w:tr w:rsidR="009631AE" w:rsidRPr="00113778" w14:paraId="52DF2856" w14:textId="77777777" w:rsidTr="2F10E1BE">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14:paraId="2FA5260E" w14:textId="0DF19B4C" w:rsidR="009631AE" w:rsidRPr="00104C7D" w:rsidRDefault="009631AE" w:rsidP="0BE364FF">
            <w:pPr>
              <w:rPr>
                <w:rFonts w:eastAsia="Arial" w:cs="Arial"/>
                <w:b w:val="0"/>
                <w:bCs w:val="0"/>
                <w:color w:val="000000" w:themeColor="text1"/>
              </w:rPr>
            </w:pPr>
            <w:r>
              <w:rPr>
                <w:rFonts w:eastAsia="Arial" w:cs="Arial"/>
                <w:b w:val="0"/>
                <w:bCs w:val="0"/>
                <w:color w:val="000000" w:themeColor="text1"/>
              </w:rPr>
              <w:t>3.2.9</w:t>
            </w:r>
          </w:p>
        </w:tc>
        <w:tc>
          <w:tcPr>
            <w:tcW w:w="4120" w:type="pct"/>
          </w:tcPr>
          <w:p w14:paraId="6DB1A3A0" w14:textId="5092A28E" w:rsidR="009631AE" w:rsidRDefault="009631AE" w:rsidP="0BE364FF">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r>
              <w:rPr>
                <w:rFonts w:eastAsia="Arial" w:cs="Arial"/>
                <w:color w:val="000000" w:themeColor="text1"/>
              </w:rPr>
              <w:t>Review of Cash Ledger Transactions Status</w:t>
            </w:r>
          </w:p>
        </w:tc>
      </w:tr>
    </w:tbl>
    <w:p w14:paraId="3CFDB7D6" w14:textId="14613090" w:rsidR="0BE364FF" w:rsidRDefault="0BE364FF"/>
    <w:p w14:paraId="1A6F18E1" w14:textId="3A2D3061" w:rsidR="00344F8A" w:rsidRDefault="74491DBE" w:rsidP="2AFFA669">
      <w:pPr>
        <w:pStyle w:val="Heading3"/>
        <w:rPr>
          <w:noProof/>
        </w:rPr>
      </w:pPr>
      <w:r w:rsidRPr="2AFFA669">
        <w:rPr>
          <w:noProof/>
        </w:rPr>
        <w:t xml:space="preserve">TRANSFER OF </w:t>
      </w:r>
      <w:r w:rsidR="10165618" w:rsidRPr="2AFFA669">
        <w:rPr>
          <w:noProof/>
        </w:rPr>
        <w:t>B</w:t>
      </w:r>
      <w:r w:rsidR="3367E020" w:rsidRPr="2AFFA669">
        <w:rPr>
          <w:noProof/>
        </w:rPr>
        <w:t>ANK</w:t>
      </w:r>
      <w:r w:rsidR="10165618" w:rsidRPr="2AFFA669">
        <w:rPr>
          <w:noProof/>
        </w:rPr>
        <w:t xml:space="preserve"> RECON </w:t>
      </w:r>
      <w:r w:rsidR="00B277D8" w:rsidRPr="2AFFA669">
        <w:rPr>
          <w:noProof/>
        </w:rPr>
        <w:t xml:space="preserve">INPUT </w:t>
      </w:r>
      <w:r w:rsidR="10165618" w:rsidRPr="2AFFA669">
        <w:rPr>
          <w:noProof/>
        </w:rPr>
        <w:t>FILE TO SFTP</w:t>
      </w:r>
      <w:r>
        <w:tab/>
      </w:r>
    </w:p>
    <w:p w14:paraId="551D34DC" w14:textId="479198D8" w:rsidR="00344F8A" w:rsidRDefault="48D42E15" w:rsidP="0F9554D7">
      <w:pPr>
        <w:ind w:left="1418"/>
        <w:rPr>
          <w:rFonts w:eastAsia="Arial" w:cs="Arial"/>
          <w:b/>
          <w:bCs/>
          <w:sz w:val="22"/>
          <w:szCs w:val="22"/>
        </w:rPr>
      </w:pPr>
      <w:r>
        <w:t xml:space="preserve">The extraction of the </w:t>
      </w:r>
      <w:r w:rsidR="00535BDA">
        <w:t xml:space="preserve">reconciliation </w:t>
      </w:r>
      <w:r>
        <w:t xml:space="preserve">file from </w:t>
      </w:r>
      <w:r w:rsidR="002002EB">
        <w:t>Citizens Bank</w:t>
      </w:r>
      <w:r>
        <w:t xml:space="preserve"> and placement on the sftp directory will be automated. </w:t>
      </w:r>
      <w:r w:rsidRPr="0F9554D7">
        <w:rPr>
          <w:highlight w:val="yellow"/>
        </w:rPr>
        <w:t xml:space="preserve">However, </w:t>
      </w:r>
      <w:r w:rsidR="0226F0D0" w:rsidRPr="0F9554D7">
        <w:rPr>
          <w:highlight w:val="yellow"/>
        </w:rPr>
        <w:t>the bank</w:t>
      </w:r>
      <w:r w:rsidRPr="0F9554D7">
        <w:rPr>
          <w:highlight w:val="yellow"/>
        </w:rPr>
        <w:t xml:space="preserve"> will be allowed to</w:t>
      </w:r>
      <w:r w:rsidR="005F1060" w:rsidRPr="0F9554D7">
        <w:rPr>
          <w:highlight w:val="yellow"/>
        </w:rPr>
        <w:t xml:space="preserve"> access and</w:t>
      </w:r>
      <w:r w:rsidRPr="0F9554D7">
        <w:rPr>
          <w:highlight w:val="yellow"/>
        </w:rPr>
        <w:t xml:space="preserve"> </w:t>
      </w:r>
      <w:r w:rsidR="00B277D8" w:rsidRPr="0F9554D7">
        <w:rPr>
          <w:highlight w:val="yellow"/>
        </w:rPr>
        <w:t xml:space="preserve">manually </w:t>
      </w:r>
      <w:r w:rsidRPr="0F9554D7">
        <w:rPr>
          <w:highlight w:val="yellow"/>
        </w:rPr>
        <w:t>place the reconciliation file</w:t>
      </w:r>
      <w:r w:rsidR="00605987" w:rsidRPr="0F9554D7">
        <w:rPr>
          <w:highlight w:val="yellow"/>
        </w:rPr>
        <w:t xml:space="preserve"> to the </w:t>
      </w:r>
      <w:r w:rsidR="005F1060" w:rsidRPr="0F9554D7">
        <w:rPr>
          <w:highlight w:val="yellow"/>
        </w:rPr>
        <w:t xml:space="preserve">bank’s </w:t>
      </w:r>
      <w:r w:rsidR="00605987" w:rsidRPr="0F9554D7">
        <w:rPr>
          <w:highlight w:val="yellow"/>
        </w:rPr>
        <w:t>sftp directory</w:t>
      </w:r>
      <w:r w:rsidRPr="0F9554D7">
        <w:rPr>
          <w:highlight w:val="yellow"/>
        </w:rPr>
        <w:t xml:space="preserve"> on demand.</w:t>
      </w:r>
      <w:r w:rsidR="00F36E91" w:rsidRPr="0F9554D7">
        <w:rPr>
          <w:highlight w:val="yellow"/>
        </w:rPr>
        <w:t xml:space="preserve"> </w:t>
      </w:r>
      <w:r w:rsidRPr="0F9554D7">
        <w:rPr>
          <w:highlight w:val="yellow"/>
        </w:rPr>
        <w:t xml:space="preserve">Infor FSM will be able to retrieve files from </w:t>
      </w:r>
      <w:r w:rsidR="35AB7995" w:rsidRPr="0F9554D7">
        <w:rPr>
          <w:highlight w:val="yellow"/>
        </w:rPr>
        <w:t>the bank’s</w:t>
      </w:r>
      <w:r w:rsidR="002371ED" w:rsidRPr="0F9554D7">
        <w:rPr>
          <w:highlight w:val="yellow"/>
        </w:rPr>
        <w:t xml:space="preserve"> </w:t>
      </w:r>
      <w:r w:rsidRPr="0F9554D7">
        <w:rPr>
          <w:highlight w:val="yellow"/>
        </w:rPr>
        <w:t>sftp site.</w:t>
      </w:r>
      <w:r w:rsidR="0F321D69" w:rsidRPr="0F9554D7">
        <w:rPr>
          <w:highlight w:val="yellow"/>
        </w:rPr>
        <w:t xml:space="preserve"> </w:t>
      </w:r>
      <w:r w:rsidR="0F321D69" w:rsidRPr="0F9554D7">
        <w:rPr>
          <w:rFonts w:eastAsia="Arial" w:cs="Arial"/>
          <w:color w:val="FF0000"/>
          <w:sz w:val="16"/>
          <w:szCs w:val="16"/>
          <w:highlight w:val="yellow"/>
        </w:rPr>
        <w:t>&lt;</w:t>
      </w:r>
      <w:r w:rsidR="0F321D69" w:rsidRPr="0F9554D7">
        <w:rPr>
          <w:rFonts w:eastAsia="Arial" w:cs="Arial"/>
          <w:b/>
          <w:bCs/>
          <w:color w:val="FF0000"/>
          <w:sz w:val="18"/>
          <w:szCs w:val="18"/>
          <w:highlight w:val="yellow"/>
        </w:rPr>
        <w:t>SoNH to coordinate with the bank &gt;</w:t>
      </w:r>
    </w:p>
    <w:p w14:paraId="22D5144F" w14:textId="77777777" w:rsidR="004B68E0" w:rsidRDefault="004B68E0" w:rsidP="0F9554D7">
      <w:pPr>
        <w:ind w:left="1418"/>
        <w:rPr>
          <w:b/>
          <w:bCs/>
          <w:color w:val="FF0000"/>
          <w:sz w:val="22"/>
          <w:szCs w:val="22"/>
          <w:highlight w:val="yellow"/>
        </w:rPr>
      </w:pPr>
    </w:p>
    <w:p w14:paraId="28B29062" w14:textId="55A4AC71" w:rsidR="004B68E0" w:rsidRPr="00066744" w:rsidRDefault="002F4594" w:rsidP="001B1F6E">
      <w:pPr>
        <w:ind w:left="1418"/>
      </w:pPr>
      <w:r>
        <w:t xml:space="preserve">The recon file </w:t>
      </w:r>
      <w:r w:rsidR="00D61CB0">
        <w:t>will be extracted and place</w:t>
      </w:r>
      <w:r w:rsidR="00066744">
        <w:t>d to sftp directory</w:t>
      </w:r>
      <w:r w:rsidR="00D61CB0">
        <w:t xml:space="preserve"> </w:t>
      </w:r>
      <w:r w:rsidR="00D61CB0" w:rsidRPr="4B3A65D5">
        <w:rPr>
          <w:b/>
        </w:rPr>
        <w:t xml:space="preserve">per </w:t>
      </w:r>
      <w:r w:rsidR="00066744" w:rsidRPr="4B3A65D5">
        <w:rPr>
          <w:b/>
        </w:rPr>
        <w:t>bank account</w:t>
      </w:r>
      <w:r w:rsidR="00666435">
        <w:t xml:space="preserve"> or cash management account</w:t>
      </w:r>
      <w:r w:rsidR="00066744">
        <w:t>.</w:t>
      </w:r>
    </w:p>
    <w:p w14:paraId="0A91CC3C" w14:textId="08D38F6F" w:rsidR="00344F8A" w:rsidRDefault="00344F8A" w:rsidP="001B1F6E">
      <w:pPr>
        <w:pStyle w:val="BodyText"/>
        <w:ind w:left="1418"/>
        <w:rPr>
          <w:noProof/>
        </w:rPr>
      </w:pPr>
    </w:p>
    <w:tbl>
      <w:tblPr>
        <w:tblStyle w:val="TableGrid"/>
        <w:tblW w:w="0" w:type="auto"/>
        <w:tblInd w:w="-113"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99"/>
        <w:gridCol w:w="7134"/>
      </w:tblGrid>
      <w:tr w:rsidR="5C6BEB08" w14:paraId="0210355C" w14:textId="77777777" w:rsidTr="6607067F">
        <w:trPr>
          <w:trHeight w:val="300"/>
        </w:trPr>
        <w:tc>
          <w:tcPr>
            <w:tcW w:w="1899" w:type="dxa"/>
            <w:tcBorders>
              <w:top w:val="single" w:sz="6" w:space="0" w:color="auto"/>
              <w:left w:val="single" w:sz="6" w:space="0" w:color="auto"/>
              <w:bottom w:val="single" w:sz="6" w:space="0" w:color="auto"/>
              <w:right w:val="nil"/>
            </w:tcBorders>
            <w:shd w:val="clear" w:color="auto" w:fill="13A3F7"/>
            <w:tcMar>
              <w:left w:w="105" w:type="dxa"/>
              <w:right w:w="105" w:type="dxa"/>
            </w:tcMar>
            <w:vAlign w:val="center"/>
          </w:tcPr>
          <w:p w14:paraId="575B61D4" w14:textId="7D79A009" w:rsidR="5C6BEB08" w:rsidRDefault="5C6BEB08" w:rsidP="5C6BEB08">
            <w:pPr>
              <w:pStyle w:val="TableText"/>
              <w:jc w:val="center"/>
              <w:rPr>
                <w:rFonts w:eastAsia="Arial" w:cs="Arial"/>
                <w:b/>
                <w:bCs/>
                <w:color w:val="FFFFFF" w:themeColor="background1"/>
                <w:szCs w:val="16"/>
              </w:rPr>
            </w:pPr>
            <w:r w:rsidRPr="5C6BEB08">
              <w:rPr>
                <w:rFonts w:eastAsia="Arial" w:cs="Arial"/>
                <w:color w:val="FFFFFF" w:themeColor="background1"/>
                <w:szCs w:val="16"/>
              </w:rPr>
              <w:t>Functional Requirement ID</w:t>
            </w:r>
          </w:p>
        </w:tc>
        <w:tc>
          <w:tcPr>
            <w:tcW w:w="7134" w:type="dxa"/>
            <w:tcBorders>
              <w:top w:val="single" w:sz="6" w:space="0" w:color="auto"/>
              <w:left w:val="nil"/>
              <w:bottom w:val="single" w:sz="6" w:space="0" w:color="auto"/>
              <w:right w:val="single" w:sz="6" w:space="0" w:color="auto"/>
            </w:tcBorders>
            <w:shd w:val="clear" w:color="auto" w:fill="13A3F7"/>
            <w:tcMar>
              <w:left w:w="105" w:type="dxa"/>
              <w:right w:w="105" w:type="dxa"/>
            </w:tcMar>
            <w:vAlign w:val="center"/>
          </w:tcPr>
          <w:p w14:paraId="20B77471" w14:textId="3A76E7DC" w:rsidR="5C6BEB08" w:rsidRDefault="5C6BEB08" w:rsidP="5C6BEB08">
            <w:pPr>
              <w:pStyle w:val="TableText"/>
              <w:jc w:val="center"/>
              <w:rPr>
                <w:rFonts w:eastAsia="Arial" w:cs="Arial"/>
                <w:b/>
                <w:bCs/>
                <w:color w:val="FFFFFF" w:themeColor="background1"/>
                <w:szCs w:val="16"/>
              </w:rPr>
            </w:pPr>
            <w:r w:rsidRPr="5C6BEB08">
              <w:rPr>
                <w:rFonts w:eastAsia="Arial" w:cs="Arial"/>
                <w:color w:val="FFFFFF" w:themeColor="background1"/>
                <w:szCs w:val="16"/>
              </w:rPr>
              <w:t>Requirement Definition</w:t>
            </w:r>
          </w:p>
        </w:tc>
      </w:tr>
      <w:tr w:rsidR="5C6BEB08" w14:paraId="2AE5986C" w14:textId="77777777" w:rsidTr="6607067F">
        <w:trPr>
          <w:trHeight w:val="300"/>
        </w:trPr>
        <w:tc>
          <w:tcPr>
            <w:tcW w:w="1899" w:type="dxa"/>
            <w:tcBorders>
              <w:top w:val="single" w:sz="6" w:space="0" w:color="auto"/>
              <w:left w:val="single" w:sz="6" w:space="0" w:color="auto"/>
              <w:bottom w:val="single" w:sz="6" w:space="0" w:color="auto"/>
              <w:right w:val="single" w:sz="6" w:space="0" w:color="auto"/>
            </w:tcBorders>
            <w:shd w:val="clear" w:color="auto" w:fill="E8E8E8"/>
            <w:tcMar>
              <w:left w:w="105" w:type="dxa"/>
              <w:right w:w="105" w:type="dxa"/>
            </w:tcMar>
            <w:vAlign w:val="center"/>
          </w:tcPr>
          <w:p w14:paraId="45E92DDB" w14:textId="731D6EC5" w:rsidR="5C6BEB08" w:rsidRDefault="5C6BEB08" w:rsidP="5C6BEB08">
            <w:pPr>
              <w:pStyle w:val="TableText"/>
              <w:rPr>
                <w:rFonts w:eastAsia="Arial" w:cs="Arial"/>
                <w:color w:val="000000" w:themeColor="text1"/>
                <w:szCs w:val="16"/>
              </w:rPr>
            </w:pPr>
            <w:r w:rsidRPr="5C6BEB08">
              <w:rPr>
                <w:rFonts w:eastAsia="Arial" w:cs="Arial"/>
                <w:color w:val="000000" w:themeColor="text1"/>
                <w:szCs w:val="16"/>
                <w:lang w:val="en-AU"/>
              </w:rPr>
              <w:t>3.2.1.1</w:t>
            </w:r>
          </w:p>
        </w:tc>
        <w:tc>
          <w:tcPr>
            <w:tcW w:w="7134" w:type="dxa"/>
            <w:tcBorders>
              <w:top w:val="single" w:sz="6" w:space="0" w:color="auto"/>
              <w:left w:val="single" w:sz="6" w:space="0" w:color="auto"/>
              <w:bottom w:val="single" w:sz="6" w:space="0" w:color="auto"/>
              <w:right w:val="single" w:sz="6" w:space="0" w:color="auto"/>
            </w:tcBorders>
            <w:shd w:val="clear" w:color="auto" w:fill="E8E8E8"/>
            <w:tcMar>
              <w:left w:w="105" w:type="dxa"/>
              <w:right w:w="105" w:type="dxa"/>
            </w:tcMar>
            <w:vAlign w:val="center"/>
          </w:tcPr>
          <w:p w14:paraId="61C24E05" w14:textId="2650C8F1" w:rsidR="1511DEDD" w:rsidRDefault="006B5D50" w:rsidP="5C6BEB08">
            <w:pPr>
              <w:pStyle w:val="TableText"/>
              <w:rPr>
                <w:rFonts w:eastAsia="Arial" w:cs="Arial"/>
                <w:color w:val="000000" w:themeColor="text1"/>
                <w:szCs w:val="16"/>
              </w:rPr>
            </w:pPr>
            <w:r>
              <w:rPr>
                <w:rFonts w:eastAsia="Arial" w:cs="Arial"/>
                <w:color w:val="000000" w:themeColor="text1"/>
                <w:szCs w:val="16"/>
              </w:rPr>
              <w:t>The bank</w:t>
            </w:r>
            <w:r w:rsidR="5C6BEB08" w:rsidRPr="5C6BEB08">
              <w:rPr>
                <w:rFonts w:eastAsia="Arial" w:cs="Arial"/>
                <w:color w:val="000000" w:themeColor="text1"/>
                <w:szCs w:val="16"/>
              </w:rPr>
              <w:t xml:space="preserve"> must establish a secure SFTP connection for file transfer.</w:t>
            </w:r>
          </w:p>
          <w:p w14:paraId="7B79DD4A" w14:textId="2EEDF580" w:rsidR="2237EEFF" w:rsidRDefault="2237EEFF" w:rsidP="6607067F">
            <w:pPr>
              <w:pStyle w:val="TableText"/>
              <w:rPr>
                <w:color w:val="000000" w:themeColor="text1"/>
                <w:highlight w:val="yellow"/>
              </w:rPr>
            </w:pPr>
            <w:r>
              <w:t xml:space="preserve">SFTP Directory: </w:t>
            </w:r>
            <w:r w:rsidR="47630D7E" w:rsidRPr="6607067F">
              <w:rPr>
                <w:color w:val="FF0000"/>
                <w:highlight w:val="yellow"/>
              </w:rPr>
              <w:t>/Inbox</w:t>
            </w:r>
          </w:p>
        </w:tc>
      </w:tr>
      <w:tr w:rsidR="5C6BEB08" w14:paraId="5BEA2BE6" w14:textId="77777777" w:rsidTr="6607067F">
        <w:trPr>
          <w:trHeight w:val="300"/>
        </w:trPr>
        <w:tc>
          <w:tcPr>
            <w:tcW w:w="1899"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ECCE447" w14:textId="18B86B0F" w:rsidR="5C6BEB08" w:rsidRDefault="5C6BEB08" w:rsidP="5C6BEB08">
            <w:pPr>
              <w:pStyle w:val="TableText"/>
              <w:rPr>
                <w:rFonts w:eastAsia="Arial" w:cs="Arial"/>
                <w:color w:val="000000" w:themeColor="text1"/>
                <w:szCs w:val="16"/>
              </w:rPr>
            </w:pPr>
            <w:r w:rsidRPr="5C6BEB08">
              <w:rPr>
                <w:rFonts w:eastAsia="Arial" w:cs="Arial"/>
                <w:color w:val="000000" w:themeColor="text1"/>
                <w:szCs w:val="16"/>
                <w:lang w:val="en-AU"/>
              </w:rPr>
              <w:t>3.2.1.2</w:t>
            </w:r>
          </w:p>
        </w:tc>
        <w:tc>
          <w:tcPr>
            <w:tcW w:w="7134"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568DC93" w14:textId="177F6DA5" w:rsidR="5C6BEB08" w:rsidRDefault="5C6BEB08" w:rsidP="3E5FD1E2">
            <w:pPr>
              <w:pStyle w:val="TableText"/>
              <w:rPr>
                <w:rFonts w:eastAsia="Arial" w:cs="Arial"/>
                <w:color w:val="000000" w:themeColor="text1"/>
              </w:rPr>
            </w:pPr>
            <w:commentRangeStart w:id="28"/>
            <w:r w:rsidRPr="6607067F">
              <w:rPr>
                <w:rFonts w:eastAsia="Arial" w:cs="Arial"/>
                <w:color w:val="000000" w:themeColor="text1"/>
              </w:rPr>
              <w:t>Filename</w:t>
            </w:r>
            <w:commentRangeEnd w:id="28"/>
            <w:r w:rsidRPr="6607067F">
              <w:rPr>
                <w:rStyle w:val="CommentReference"/>
                <w:rFonts w:eastAsia="Arial" w:cs="Arial"/>
                <w:color w:val="000000" w:themeColor="text1"/>
                <w:szCs w:val="20"/>
              </w:rPr>
              <w:commentReference w:id="28"/>
            </w:r>
            <w:r w:rsidRPr="6607067F">
              <w:rPr>
                <w:rFonts w:eastAsia="Arial" w:cs="Arial"/>
                <w:color w:val="000000" w:themeColor="text1"/>
              </w:rPr>
              <w:t xml:space="preserve"> format </w:t>
            </w:r>
            <w:r w:rsidR="07C3BEE7" w:rsidRPr="6607067F">
              <w:rPr>
                <w:color w:val="FF0000"/>
                <w:highlight w:val="yellow"/>
              </w:rPr>
              <w:t>O1601.RCN</w:t>
            </w:r>
            <w:r w:rsidR="5E30608D" w:rsidRPr="6607067F">
              <w:rPr>
                <w:color w:val="FF0000"/>
                <w:highlight w:val="yellow"/>
              </w:rPr>
              <w:t>.csv</w:t>
            </w:r>
            <w:r w:rsidR="002F6082" w:rsidRPr="6607067F">
              <w:rPr>
                <w:color w:val="FF0000"/>
              </w:rPr>
              <w:t xml:space="preserve"> </w:t>
            </w:r>
            <w:r w:rsidR="2F7C0F92" w:rsidRPr="6607067F">
              <w:rPr>
                <w:color w:val="FF0000"/>
              </w:rPr>
              <w:t xml:space="preserve"> </w:t>
            </w:r>
          </w:p>
        </w:tc>
      </w:tr>
      <w:tr w:rsidR="5C6BEB08" w14:paraId="034444E5" w14:textId="77777777" w:rsidTr="6607067F">
        <w:trPr>
          <w:trHeight w:val="300"/>
        </w:trPr>
        <w:tc>
          <w:tcPr>
            <w:tcW w:w="1899" w:type="dxa"/>
            <w:tcBorders>
              <w:top w:val="single" w:sz="6" w:space="0" w:color="auto"/>
              <w:left w:val="single" w:sz="6" w:space="0" w:color="auto"/>
              <w:bottom w:val="single" w:sz="6" w:space="0" w:color="auto"/>
              <w:right w:val="single" w:sz="6" w:space="0" w:color="auto"/>
            </w:tcBorders>
            <w:shd w:val="clear" w:color="auto" w:fill="E8E8E8"/>
            <w:tcMar>
              <w:left w:w="105" w:type="dxa"/>
              <w:right w:w="105" w:type="dxa"/>
            </w:tcMar>
            <w:vAlign w:val="center"/>
          </w:tcPr>
          <w:p w14:paraId="61D43AA5" w14:textId="437FBEDC" w:rsidR="5C6BEB08" w:rsidRDefault="5C6BEB08" w:rsidP="5C6BEB08">
            <w:pPr>
              <w:pStyle w:val="TableText"/>
              <w:rPr>
                <w:rFonts w:eastAsia="Arial" w:cs="Arial"/>
                <w:color w:val="000000" w:themeColor="text1"/>
                <w:szCs w:val="16"/>
              </w:rPr>
            </w:pPr>
            <w:r w:rsidRPr="5C6BEB08">
              <w:rPr>
                <w:rFonts w:eastAsia="Arial" w:cs="Arial"/>
                <w:color w:val="000000" w:themeColor="text1"/>
                <w:szCs w:val="16"/>
              </w:rPr>
              <w:t>3.2.1.3</w:t>
            </w:r>
          </w:p>
        </w:tc>
        <w:tc>
          <w:tcPr>
            <w:tcW w:w="7134" w:type="dxa"/>
            <w:tcBorders>
              <w:top w:val="single" w:sz="6" w:space="0" w:color="auto"/>
              <w:left w:val="single" w:sz="6" w:space="0" w:color="auto"/>
              <w:bottom w:val="single" w:sz="6" w:space="0" w:color="auto"/>
              <w:right w:val="single" w:sz="6" w:space="0" w:color="auto"/>
            </w:tcBorders>
            <w:shd w:val="clear" w:color="auto" w:fill="E8E8E8"/>
            <w:tcMar>
              <w:left w:w="105" w:type="dxa"/>
              <w:right w:w="105" w:type="dxa"/>
            </w:tcMar>
            <w:vAlign w:val="center"/>
          </w:tcPr>
          <w:p w14:paraId="75612AC4" w14:textId="62FD5E24" w:rsidR="5C6BEB08" w:rsidRDefault="00622059" w:rsidP="3E5FD1E2">
            <w:pPr>
              <w:pStyle w:val="BodyText"/>
              <w:ind w:left="0"/>
              <w:rPr>
                <w:rFonts w:eastAsia="Arial" w:cs="Arial"/>
                <w:color w:val="000000" w:themeColor="text1"/>
                <w:sz w:val="16"/>
                <w:szCs w:val="16"/>
              </w:rPr>
            </w:pPr>
            <w:r w:rsidRPr="3E5FD1E2">
              <w:rPr>
                <w:rFonts w:eastAsia="Arial" w:cs="Arial"/>
                <w:color w:val="000000" w:themeColor="text1"/>
                <w:sz w:val="16"/>
                <w:szCs w:val="16"/>
              </w:rPr>
              <w:t xml:space="preserve">Input </w:t>
            </w:r>
            <w:r w:rsidR="00D83404" w:rsidRPr="3E5FD1E2">
              <w:rPr>
                <w:rFonts w:eastAsia="Arial" w:cs="Arial"/>
                <w:color w:val="000000" w:themeColor="text1"/>
                <w:sz w:val="16"/>
                <w:szCs w:val="16"/>
              </w:rPr>
              <w:t xml:space="preserve">files </w:t>
            </w:r>
            <w:r w:rsidR="5C6BEB08" w:rsidRPr="3E5FD1E2">
              <w:rPr>
                <w:rFonts w:eastAsia="Arial" w:cs="Arial"/>
                <w:color w:val="000000" w:themeColor="text1"/>
                <w:sz w:val="16"/>
                <w:szCs w:val="16"/>
              </w:rPr>
              <w:t>must adhere to FSM CashLedger</w:t>
            </w:r>
            <w:r w:rsidRPr="3E5FD1E2">
              <w:rPr>
                <w:rFonts w:eastAsia="Arial" w:cs="Arial"/>
                <w:color w:val="000000" w:themeColor="text1"/>
                <w:sz w:val="16"/>
                <w:szCs w:val="16"/>
              </w:rPr>
              <w:t xml:space="preserve">BankUpdate </w:t>
            </w:r>
            <w:r w:rsidR="5C6BEB08" w:rsidRPr="3E5FD1E2">
              <w:rPr>
                <w:rFonts w:eastAsia="Arial" w:cs="Arial"/>
                <w:color w:val="000000" w:themeColor="text1"/>
                <w:sz w:val="16"/>
                <w:szCs w:val="16"/>
              </w:rPr>
              <w:t>format.</w:t>
            </w:r>
          </w:p>
        </w:tc>
      </w:tr>
    </w:tbl>
    <w:p w14:paraId="202010AF" w14:textId="28F2A55E" w:rsidR="6607067F" w:rsidRDefault="6607067F"/>
    <w:p w14:paraId="4980D073" w14:textId="23399677" w:rsidR="00344F8A" w:rsidRDefault="00344F8A" w:rsidP="5C6BEB08">
      <w:pPr>
        <w:pStyle w:val="BodyText"/>
        <w:rPr>
          <w:noProof/>
        </w:rPr>
      </w:pPr>
    </w:p>
    <w:p w14:paraId="153230FB" w14:textId="196630D8" w:rsidR="00344F8A" w:rsidRDefault="00F80E83" w:rsidP="00E71CC5">
      <w:pPr>
        <w:pStyle w:val="Heading3"/>
        <w:rPr>
          <w:bCs/>
          <w:noProof/>
          <w:szCs w:val="24"/>
        </w:rPr>
      </w:pPr>
      <w:r>
        <w:rPr>
          <w:noProof/>
        </w:rPr>
        <w:t>IPA PICKS UP THE FILE IN SFTP</w:t>
      </w:r>
    </w:p>
    <w:p w14:paraId="79480CC4" w14:textId="3BAF64AC" w:rsidR="00344F8A" w:rsidRDefault="4DFE37F3" w:rsidP="0067491F">
      <w:pPr>
        <w:pStyle w:val="BodyText"/>
        <w:ind w:left="1418"/>
        <w:rPr>
          <w:rFonts w:eastAsia="Arial" w:cs="Arial"/>
        </w:rPr>
      </w:pPr>
      <w:r w:rsidRPr="2F10E1BE">
        <w:rPr>
          <w:rFonts w:eastAsia="Arial" w:cs="Arial"/>
          <w:color w:val="000000" w:themeColor="text1"/>
        </w:rPr>
        <w:t xml:space="preserve">IPA automatically picks up files from the SFTP </w:t>
      </w:r>
      <w:r w:rsidR="007B6604">
        <w:rPr>
          <w:rFonts w:eastAsia="Arial" w:cs="Arial"/>
          <w:color w:val="000000" w:themeColor="text1"/>
        </w:rPr>
        <w:t>folder</w:t>
      </w:r>
      <w:r w:rsidRPr="2F10E1BE">
        <w:rPr>
          <w:rFonts w:eastAsia="Arial" w:cs="Arial"/>
          <w:color w:val="000000" w:themeColor="text1"/>
        </w:rPr>
        <w:t xml:space="preserve"> location for further processing.</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99"/>
        <w:gridCol w:w="7134"/>
      </w:tblGrid>
      <w:tr w:rsidR="5C6BEB08" w14:paraId="1D07DA08" w14:textId="77777777" w:rsidTr="3E5FD1E2">
        <w:trPr>
          <w:trHeight w:val="300"/>
        </w:trPr>
        <w:tc>
          <w:tcPr>
            <w:tcW w:w="1899" w:type="dxa"/>
            <w:tcBorders>
              <w:top w:val="single" w:sz="6" w:space="0" w:color="auto"/>
              <w:left w:val="single" w:sz="6" w:space="0" w:color="auto"/>
              <w:bottom w:val="single" w:sz="6" w:space="0" w:color="auto"/>
              <w:right w:val="nil"/>
            </w:tcBorders>
            <w:shd w:val="clear" w:color="auto" w:fill="13A3F7"/>
            <w:tcMar>
              <w:left w:w="105" w:type="dxa"/>
              <w:right w:w="105" w:type="dxa"/>
            </w:tcMar>
            <w:vAlign w:val="center"/>
          </w:tcPr>
          <w:p w14:paraId="78BF09B2" w14:textId="673A4991" w:rsidR="5C6BEB08" w:rsidRDefault="5C6BEB08" w:rsidP="5C6BEB08">
            <w:pPr>
              <w:pStyle w:val="TableText"/>
              <w:jc w:val="center"/>
              <w:rPr>
                <w:rFonts w:eastAsia="Arial" w:cs="Arial"/>
                <w:b/>
                <w:bCs/>
                <w:color w:val="FFFFFF" w:themeColor="background1"/>
                <w:szCs w:val="16"/>
              </w:rPr>
            </w:pPr>
            <w:r w:rsidRPr="5C6BEB08">
              <w:rPr>
                <w:rFonts w:eastAsia="Arial" w:cs="Arial"/>
                <w:color w:val="FFFFFF" w:themeColor="background1"/>
                <w:szCs w:val="16"/>
              </w:rPr>
              <w:lastRenderedPageBreak/>
              <w:t>Functional Requirement ID</w:t>
            </w:r>
          </w:p>
        </w:tc>
        <w:tc>
          <w:tcPr>
            <w:tcW w:w="7134" w:type="dxa"/>
            <w:tcBorders>
              <w:top w:val="single" w:sz="6" w:space="0" w:color="auto"/>
              <w:left w:val="nil"/>
              <w:bottom w:val="single" w:sz="6" w:space="0" w:color="auto"/>
              <w:right w:val="single" w:sz="6" w:space="0" w:color="auto"/>
            </w:tcBorders>
            <w:shd w:val="clear" w:color="auto" w:fill="13A3F7"/>
            <w:tcMar>
              <w:left w:w="105" w:type="dxa"/>
              <w:right w:w="105" w:type="dxa"/>
            </w:tcMar>
            <w:vAlign w:val="center"/>
          </w:tcPr>
          <w:p w14:paraId="067BF07B" w14:textId="0F5C6D32" w:rsidR="5C6BEB08" w:rsidRDefault="5C6BEB08" w:rsidP="5C6BEB08">
            <w:pPr>
              <w:pStyle w:val="TableText"/>
              <w:jc w:val="center"/>
              <w:rPr>
                <w:rFonts w:eastAsia="Arial" w:cs="Arial"/>
                <w:b/>
                <w:bCs/>
                <w:color w:val="FFFFFF" w:themeColor="background1"/>
                <w:szCs w:val="16"/>
              </w:rPr>
            </w:pPr>
            <w:r w:rsidRPr="5C6BEB08">
              <w:rPr>
                <w:rFonts w:eastAsia="Arial" w:cs="Arial"/>
                <w:color w:val="FFFFFF" w:themeColor="background1"/>
                <w:szCs w:val="16"/>
              </w:rPr>
              <w:t>Requirement Definition</w:t>
            </w:r>
          </w:p>
        </w:tc>
      </w:tr>
      <w:tr w:rsidR="5C6BEB08" w14:paraId="2F5492E8" w14:textId="77777777" w:rsidTr="3E5FD1E2">
        <w:trPr>
          <w:trHeight w:val="300"/>
        </w:trPr>
        <w:tc>
          <w:tcPr>
            <w:tcW w:w="1899" w:type="dxa"/>
            <w:tcBorders>
              <w:top w:val="single" w:sz="6" w:space="0" w:color="auto"/>
              <w:left w:val="single" w:sz="6" w:space="0" w:color="auto"/>
              <w:bottom w:val="single" w:sz="6" w:space="0" w:color="auto"/>
              <w:right w:val="single" w:sz="6" w:space="0" w:color="auto"/>
            </w:tcBorders>
            <w:shd w:val="clear" w:color="auto" w:fill="E8E8E8"/>
            <w:tcMar>
              <w:left w:w="105" w:type="dxa"/>
              <w:right w:w="105" w:type="dxa"/>
            </w:tcMar>
            <w:vAlign w:val="center"/>
          </w:tcPr>
          <w:p w14:paraId="312F8CED" w14:textId="72A1427E" w:rsidR="5C6BEB08" w:rsidRDefault="5C6BEB08" w:rsidP="5C6BEB08">
            <w:pPr>
              <w:pStyle w:val="TableText"/>
              <w:rPr>
                <w:rFonts w:eastAsia="Arial" w:cs="Arial"/>
                <w:color w:val="000000" w:themeColor="text1"/>
                <w:szCs w:val="16"/>
              </w:rPr>
            </w:pPr>
            <w:r w:rsidRPr="5C6BEB08">
              <w:rPr>
                <w:rFonts w:eastAsia="Arial" w:cs="Arial"/>
                <w:color w:val="000000" w:themeColor="text1"/>
                <w:szCs w:val="16"/>
                <w:lang w:val="en-AU"/>
              </w:rPr>
              <w:t>3.2.2.1</w:t>
            </w:r>
          </w:p>
        </w:tc>
        <w:tc>
          <w:tcPr>
            <w:tcW w:w="7134" w:type="dxa"/>
            <w:tcBorders>
              <w:top w:val="single" w:sz="6" w:space="0" w:color="auto"/>
              <w:left w:val="single" w:sz="6" w:space="0" w:color="auto"/>
              <w:bottom w:val="single" w:sz="6" w:space="0" w:color="auto"/>
              <w:right w:val="single" w:sz="6" w:space="0" w:color="auto"/>
            </w:tcBorders>
            <w:shd w:val="clear" w:color="auto" w:fill="E8E8E8"/>
            <w:tcMar>
              <w:left w:w="105" w:type="dxa"/>
              <w:right w:w="105" w:type="dxa"/>
            </w:tcMar>
            <w:vAlign w:val="center"/>
          </w:tcPr>
          <w:p w14:paraId="5B96F0D3" w14:textId="1AC70C11" w:rsidR="5C6BEB08" w:rsidRDefault="5C6BEB08" w:rsidP="5C6BEB08">
            <w:pPr>
              <w:spacing w:line="259" w:lineRule="auto"/>
              <w:rPr>
                <w:rFonts w:eastAsia="Arial" w:cs="Arial"/>
                <w:color w:val="000000" w:themeColor="text1"/>
                <w:sz w:val="16"/>
                <w:szCs w:val="16"/>
              </w:rPr>
            </w:pPr>
            <w:r w:rsidRPr="5C6BEB08">
              <w:rPr>
                <w:rFonts w:eastAsia="Arial" w:cs="Arial"/>
                <w:color w:val="000000" w:themeColor="text1"/>
                <w:sz w:val="16"/>
                <w:szCs w:val="16"/>
              </w:rPr>
              <w:t>Once input files are detected in the SFTP Input Folder, the import process should be initiated immediately.</w:t>
            </w:r>
          </w:p>
        </w:tc>
      </w:tr>
    </w:tbl>
    <w:p w14:paraId="48DF8097" w14:textId="0EB36B74" w:rsidR="3E5FD1E2" w:rsidRDefault="3E5FD1E2"/>
    <w:p w14:paraId="5702CC53" w14:textId="77777777" w:rsidR="00072325" w:rsidRDefault="00072325" w:rsidP="00EF7FA1">
      <w:pPr>
        <w:ind w:left="1440"/>
      </w:pPr>
    </w:p>
    <w:p w14:paraId="101E63B2" w14:textId="520C152B" w:rsidR="000033CF" w:rsidRDefault="000033CF" w:rsidP="0067491F">
      <w:pPr>
        <w:pStyle w:val="Heading3"/>
      </w:pPr>
      <w:r>
        <w:t>IPA IMPORT TO CASHLEDGERBANKUPDATE</w:t>
      </w:r>
      <w:r w:rsidR="002D23FA">
        <w:t xml:space="preserve"> BUSINESS CLASS</w:t>
      </w:r>
    </w:p>
    <w:p w14:paraId="00C55DDE" w14:textId="066677C9" w:rsidR="001727FA" w:rsidRPr="001727FA" w:rsidRDefault="001727FA" w:rsidP="00CE1B7E">
      <w:pPr>
        <w:pStyle w:val="BodyText"/>
        <w:ind w:left="1418"/>
        <w:rPr>
          <w:rFonts w:ascii="Segoe UI" w:hAnsi="Segoe UI" w:cs="Segoe UI"/>
          <w:sz w:val="18"/>
          <w:szCs w:val="18"/>
          <w:lang w:val="en-PH" w:eastAsia="en-PH"/>
        </w:rPr>
      </w:pPr>
      <w:r w:rsidRPr="001727FA">
        <w:rPr>
          <w:lang w:eastAsia="en-PH"/>
        </w:rPr>
        <w:t xml:space="preserve">IPA will automatically import FSM formatted files into FSM's Cash Ledger </w:t>
      </w:r>
      <w:r>
        <w:rPr>
          <w:lang w:eastAsia="en-PH"/>
        </w:rPr>
        <w:t>Bank Update business class</w:t>
      </w:r>
      <w:r w:rsidRPr="001727FA">
        <w:rPr>
          <w:lang w:eastAsia="en-PH"/>
        </w:rPr>
        <w:t xml:space="preserve"> for further processing.</w:t>
      </w:r>
      <w:r w:rsidRPr="001727FA">
        <w:rPr>
          <w:lang w:val="en-PH" w:eastAsia="en-PH"/>
        </w:rPr>
        <w:t> </w:t>
      </w:r>
    </w:p>
    <w:tbl>
      <w:tblPr>
        <w:tblW w:w="88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75"/>
        <w:gridCol w:w="7140"/>
      </w:tblGrid>
      <w:tr w:rsidR="001727FA" w:rsidRPr="001727FA" w14:paraId="739E833B" w14:textId="77777777" w:rsidTr="6607067F">
        <w:trPr>
          <w:trHeight w:val="318"/>
        </w:trPr>
        <w:tc>
          <w:tcPr>
            <w:tcW w:w="1675" w:type="dxa"/>
            <w:tcBorders>
              <w:top w:val="single" w:sz="6" w:space="0" w:color="auto"/>
              <w:left w:val="single" w:sz="6" w:space="0" w:color="auto"/>
              <w:bottom w:val="single" w:sz="6" w:space="0" w:color="auto"/>
              <w:right w:val="nil"/>
            </w:tcBorders>
            <w:shd w:val="clear" w:color="auto" w:fill="13A3F7"/>
            <w:vAlign w:val="center"/>
            <w:hideMark/>
          </w:tcPr>
          <w:p w14:paraId="2EAEBF41" w14:textId="77777777" w:rsidR="001727FA" w:rsidRPr="001727FA" w:rsidRDefault="001727FA" w:rsidP="001727FA">
            <w:pPr>
              <w:jc w:val="center"/>
              <w:textAlignment w:val="baseline"/>
              <w:rPr>
                <w:rFonts w:ascii="Times New Roman" w:hAnsi="Times New Roman"/>
                <w:b/>
                <w:bCs/>
                <w:color w:val="FFFFFF"/>
                <w:sz w:val="24"/>
                <w:szCs w:val="24"/>
                <w:lang w:val="en-PH" w:eastAsia="en-PH"/>
              </w:rPr>
            </w:pPr>
            <w:r w:rsidRPr="001727FA">
              <w:rPr>
                <w:rFonts w:cs="Arial"/>
                <w:color w:val="FFFFFF"/>
                <w:sz w:val="16"/>
                <w:szCs w:val="16"/>
                <w:lang w:eastAsia="en-PH"/>
              </w:rPr>
              <w:t>Functional Requirement ID</w:t>
            </w:r>
            <w:r w:rsidRPr="001727FA">
              <w:rPr>
                <w:rFonts w:cs="Arial"/>
                <w:b/>
                <w:bCs/>
                <w:color w:val="FFFFFF"/>
                <w:sz w:val="16"/>
                <w:szCs w:val="16"/>
                <w:lang w:val="en-PH" w:eastAsia="en-PH"/>
              </w:rPr>
              <w:t> </w:t>
            </w:r>
          </w:p>
        </w:tc>
        <w:tc>
          <w:tcPr>
            <w:tcW w:w="7140" w:type="dxa"/>
            <w:tcBorders>
              <w:top w:val="single" w:sz="6" w:space="0" w:color="auto"/>
              <w:left w:val="nil"/>
              <w:bottom w:val="single" w:sz="6" w:space="0" w:color="auto"/>
              <w:right w:val="single" w:sz="6" w:space="0" w:color="auto"/>
            </w:tcBorders>
            <w:shd w:val="clear" w:color="auto" w:fill="13A3F7"/>
            <w:vAlign w:val="center"/>
            <w:hideMark/>
          </w:tcPr>
          <w:p w14:paraId="00EBDD89" w14:textId="77777777" w:rsidR="001727FA" w:rsidRPr="001727FA" w:rsidRDefault="001727FA" w:rsidP="001727FA">
            <w:pPr>
              <w:jc w:val="center"/>
              <w:textAlignment w:val="baseline"/>
              <w:rPr>
                <w:rFonts w:ascii="Times New Roman" w:hAnsi="Times New Roman"/>
                <w:b/>
                <w:bCs/>
                <w:color w:val="FFFFFF"/>
                <w:sz w:val="24"/>
                <w:szCs w:val="24"/>
                <w:lang w:val="en-PH" w:eastAsia="en-PH"/>
              </w:rPr>
            </w:pPr>
            <w:r w:rsidRPr="001727FA">
              <w:rPr>
                <w:rFonts w:cs="Arial"/>
                <w:color w:val="FFFFFF"/>
                <w:sz w:val="16"/>
                <w:szCs w:val="16"/>
                <w:lang w:eastAsia="en-PH"/>
              </w:rPr>
              <w:t>Requirement Definition</w:t>
            </w:r>
            <w:r w:rsidRPr="001727FA">
              <w:rPr>
                <w:rFonts w:cs="Arial"/>
                <w:b/>
                <w:bCs/>
                <w:color w:val="FFFFFF"/>
                <w:sz w:val="16"/>
                <w:szCs w:val="16"/>
                <w:lang w:val="en-PH" w:eastAsia="en-PH"/>
              </w:rPr>
              <w:t> </w:t>
            </w:r>
          </w:p>
        </w:tc>
      </w:tr>
      <w:tr w:rsidR="001727FA" w:rsidRPr="001727FA" w14:paraId="5E7DFD77" w14:textId="77777777" w:rsidTr="6607067F">
        <w:trPr>
          <w:trHeight w:val="318"/>
        </w:trPr>
        <w:tc>
          <w:tcPr>
            <w:tcW w:w="1675"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231D684F" w14:textId="77777777" w:rsidR="001727FA" w:rsidRPr="001727FA" w:rsidRDefault="001727FA" w:rsidP="001727FA">
            <w:pPr>
              <w:textAlignment w:val="baseline"/>
              <w:rPr>
                <w:rFonts w:ascii="Times New Roman" w:hAnsi="Times New Roman"/>
                <w:sz w:val="24"/>
                <w:szCs w:val="24"/>
                <w:lang w:val="en-PH" w:eastAsia="en-PH"/>
              </w:rPr>
            </w:pPr>
            <w:r w:rsidRPr="001727FA">
              <w:rPr>
                <w:rFonts w:cs="Arial"/>
                <w:sz w:val="16"/>
                <w:szCs w:val="16"/>
                <w:lang w:eastAsia="en-PH"/>
              </w:rPr>
              <w:t>3.2.3.1</w:t>
            </w:r>
            <w:r w:rsidRPr="001727FA">
              <w:rPr>
                <w:rFonts w:cs="Arial"/>
                <w:sz w:val="16"/>
                <w:szCs w:val="16"/>
                <w:lang w:val="en-PH" w:eastAsia="en-PH"/>
              </w:rPr>
              <w:t> </w:t>
            </w:r>
          </w:p>
        </w:tc>
        <w:tc>
          <w:tcPr>
            <w:tcW w:w="7140" w:type="dxa"/>
            <w:tcBorders>
              <w:top w:val="single" w:sz="6" w:space="0" w:color="auto"/>
              <w:left w:val="single" w:sz="6" w:space="0" w:color="auto"/>
              <w:bottom w:val="single" w:sz="6" w:space="0" w:color="auto"/>
              <w:right w:val="single" w:sz="6" w:space="0" w:color="auto"/>
            </w:tcBorders>
            <w:shd w:val="clear" w:color="auto" w:fill="E8E8E8"/>
            <w:vAlign w:val="center"/>
            <w:hideMark/>
          </w:tcPr>
          <w:tbl>
            <w:tblPr>
              <w:tblW w:w="66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1"/>
              <w:gridCol w:w="4979"/>
            </w:tblGrid>
            <w:tr w:rsidR="001727FA" w:rsidRPr="00915706" w14:paraId="2110C1DE" w14:textId="77777777" w:rsidTr="6607067F">
              <w:trPr>
                <w:trHeight w:val="318"/>
              </w:trPr>
              <w:tc>
                <w:tcPr>
                  <w:tcW w:w="169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3A375B51" w14:textId="77777777" w:rsidR="001727FA" w:rsidRPr="00915706" w:rsidRDefault="001727FA" w:rsidP="001727FA">
                  <w:pPr>
                    <w:textAlignment w:val="baseline"/>
                    <w:rPr>
                      <w:rFonts w:ascii="Times New Roman" w:hAnsi="Times New Roman"/>
                      <w:b/>
                      <w:bCs/>
                      <w:sz w:val="16"/>
                      <w:szCs w:val="16"/>
                      <w:lang w:val="en-PH" w:eastAsia="en-PH"/>
                    </w:rPr>
                  </w:pPr>
                  <w:r w:rsidRPr="00915706">
                    <w:rPr>
                      <w:rFonts w:cs="Arial"/>
                      <w:b/>
                      <w:bCs/>
                      <w:sz w:val="16"/>
                      <w:szCs w:val="16"/>
                      <w:lang w:eastAsia="en-PH"/>
                    </w:rPr>
                    <w:t>Interface Type</w:t>
                  </w:r>
                  <w:r w:rsidRPr="00915706">
                    <w:rPr>
                      <w:rFonts w:cs="Arial"/>
                      <w:b/>
                      <w:bCs/>
                      <w:sz w:val="16"/>
                      <w:szCs w:val="16"/>
                      <w:lang w:val="en-PH" w:eastAsia="en-PH"/>
                    </w:rPr>
                    <w:t> </w:t>
                  </w:r>
                </w:p>
              </w:tc>
              <w:tc>
                <w:tcPr>
                  <w:tcW w:w="497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78B70A3D" w14:textId="77777777" w:rsidR="001727FA" w:rsidRPr="00915706" w:rsidRDefault="001727FA" w:rsidP="001727FA">
                  <w:pPr>
                    <w:textAlignment w:val="baseline"/>
                    <w:rPr>
                      <w:rFonts w:ascii="Times New Roman" w:hAnsi="Times New Roman"/>
                      <w:sz w:val="16"/>
                      <w:szCs w:val="16"/>
                      <w:lang w:val="en-PH" w:eastAsia="en-PH"/>
                    </w:rPr>
                  </w:pPr>
                  <w:r w:rsidRPr="00915706">
                    <w:rPr>
                      <w:rFonts w:cs="Arial"/>
                      <w:sz w:val="16"/>
                      <w:szCs w:val="16"/>
                      <w:lang w:eastAsia="en-PH"/>
                    </w:rPr>
                    <w:t>Inbound</w:t>
                  </w:r>
                  <w:r w:rsidRPr="00915706">
                    <w:rPr>
                      <w:rFonts w:cs="Arial"/>
                      <w:sz w:val="16"/>
                      <w:szCs w:val="16"/>
                      <w:lang w:val="en-PH" w:eastAsia="en-PH"/>
                    </w:rPr>
                    <w:t> </w:t>
                  </w:r>
                </w:p>
              </w:tc>
            </w:tr>
            <w:tr w:rsidR="001727FA" w:rsidRPr="00915706" w14:paraId="19846125" w14:textId="77777777" w:rsidTr="6607067F">
              <w:trPr>
                <w:trHeight w:val="318"/>
              </w:trPr>
              <w:tc>
                <w:tcPr>
                  <w:tcW w:w="169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1AEA374B" w14:textId="77777777" w:rsidR="001727FA" w:rsidRPr="00915706" w:rsidRDefault="001727FA" w:rsidP="001727FA">
                  <w:pPr>
                    <w:textAlignment w:val="baseline"/>
                    <w:rPr>
                      <w:rFonts w:ascii="Times New Roman" w:hAnsi="Times New Roman"/>
                      <w:b/>
                      <w:bCs/>
                      <w:sz w:val="16"/>
                      <w:szCs w:val="16"/>
                      <w:lang w:val="en-PH" w:eastAsia="en-PH"/>
                    </w:rPr>
                  </w:pPr>
                  <w:r w:rsidRPr="00915706">
                    <w:rPr>
                      <w:rFonts w:cs="Arial"/>
                      <w:b/>
                      <w:bCs/>
                      <w:sz w:val="16"/>
                      <w:szCs w:val="16"/>
                      <w:lang w:eastAsia="en-PH"/>
                    </w:rPr>
                    <w:t>Source System</w:t>
                  </w:r>
                  <w:r w:rsidRPr="00915706">
                    <w:rPr>
                      <w:rFonts w:cs="Arial"/>
                      <w:b/>
                      <w:bCs/>
                      <w:sz w:val="16"/>
                      <w:szCs w:val="16"/>
                      <w:lang w:val="en-PH" w:eastAsia="en-PH"/>
                    </w:rPr>
                    <w:t> </w:t>
                  </w:r>
                </w:p>
              </w:tc>
              <w:tc>
                <w:tcPr>
                  <w:tcW w:w="497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26580353" w14:textId="210F7F64" w:rsidR="001727FA" w:rsidRPr="00915706" w:rsidRDefault="002002EB" w:rsidP="001727FA">
                  <w:pPr>
                    <w:textAlignment w:val="baseline"/>
                    <w:rPr>
                      <w:rFonts w:ascii="Times New Roman" w:hAnsi="Times New Roman"/>
                      <w:sz w:val="16"/>
                      <w:szCs w:val="16"/>
                      <w:lang w:val="en-PH" w:eastAsia="en-PH"/>
                    </w:rPr>
                  </w:pPr>
                  <w:r>
                    <w:rPr>
                      <w:rFonts w:cs="Arial"/>
                      <w:sz w:val="16"/>
                      <w:szCs w:val="16"/>
                      <w:lang w:eastAsia="en-PH"/>
                    </w:rPr>
                    <w:t>Citizens Bank</w:t>
                  </w:r>
                  <w:r w:rsidR="008B2BF7">
                    <w:rPr>
                      <w:rFonts w:cs="Arial"/>
                      <w:sz w:val="16"/>
                      <w:szCs w:val="16"/>
                      <w:lang w:eastAsia="en-PH"/>
                    </w:rPr>
                    <w:t xml:space="preserve"> </w:t>
                  </w:r>
                  <w:r w:rsidR="00855CC8" w:rsidRPr="00915706">
                    <w:rPr>
                      <w:rFonts w:cs="Arial"/>
                      <w:sz w:val="16"/>
                      <w:szCs w:val="16"/>
                      <w:lang w:eastAsia="en-PH"/>
                    </w:rPr>
                    <w:t>(</w:t>
                  </w:r>
                  <w:r w:rsidR="008B2BF7">
                    <w:rPr>
                      <w:rFonts w:cs="Arial"/>
                      <w:sz w:val="16"/>
                      <w:szCs w:val="16"/>
                      <w:lang w:eastAsia="en-PH"/>
                    </w:rPr>
                    <w:t>CB</w:t>
                  </w:r>
                  <w:r w:rsidR="00855CC8" w:rsidRPr="00915706">
                    <w:rPr>
                      <w:rFonts w:cs="Arial"/>
                      <w:sz w:val="16"/>
                      <w:szCs w:val="16"/>
                      <w:lang w:eastAsia="en-PH"/>
                    </w:rPr>
                    <w:t>)</w:t>
                  </w:r>
                </w:p>
              </w:tc>
            </w:tr>
            <w:tr w:rsidR="001727FA" w:rsidRPr="00915706" w14:paraId="217C30F8" w14:textId="77777777" w:rsidTr="6607067F">
              <w:trPr>
                <w:trHeight w:val="318"/>
              </w:trPr>
              <w:tc>
                <w:tcPr>
                  <w:tcW w:w="169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068F81B1" w14:textId="77777777" w:rsidR="001727FA" w:rsidRPr="00915706" w:rsidRDefault="001727FA" w:rsidP="001727FA">
                  <w:pPr>
                    <w:textAlignment w:val="baseline"/>
                    <w:rPr>
                      <w:rFonts w:ascii="Times New Roman" w:hAnsi="Times New Roman"/>
                      <w:b/>
                      <w:bCs/>
                      <w:sz w:val="16"/>
                      <w:szCs w:val="16"/>
                      <w:lang w:val="en-PH" w:eastAsia="en-PH"/>
                    </w:rPr>
                  </w:pPr>
                  <w:r w:rsidRPr="00915706">
                    <w:rPr>
                      <w:rFonts w:cs="Arial"/>
                      <w:b/>
                      <w:bCs/>
                      <w:sz w:val="16"/>
                      <w:szCs w:val="16"/>
                      <w:lang w:eastAsia="en-PH"/>
                    </w:rPr>
                    <w:t>Target System</w:t>
                  </w:r>
                  <w:r w:rsidRPr="00915706">
                    <w:rPr>
                      <w:rFonts w:cs="Arial"/>
                      <w:b/>
                      <w:bCs/>
                      <w:sz w:val="16"/>
                      <w:szCs w:val="16"/>
                      <w:lang w:val="en-PH" w:eastAsia="en-PH"/>
                    </w:rPr>
                    <w:t> </w:t>
                  </w:r>
                </w:p>
              </w:tc>
              <w:tc>
                <w:tcPr>
                  <w:tcW w:w="497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4A6F0E16" w14:textId="77777777" w:rsidR="001727FA" w:rsidRPr="00915706" w:rsidRDefault="001727FA" w:rsidP="001727FA">
                  <w:pPr>
                    <w:textAlignment w:val="baseline"/>
                    <w:rPr>
                      <w:rFonts w:ascii="Times New Roman" w:hAnsi="Times New Roman"/>
                      <w:sz w:val="16"/>
                      <w:szCs w:val="16"/>
                      <w:lang w:val="en-PH" w:eastAsia="en-PH"/>
                    </w:rPr>
                  </w:pPr>
                  <w:r w:rsidRPr="00915706">
                    <w:rPr>
                      <w:rFonts w:cs="Arial"/>
                      <w:sz w:val="16"/>
                      <w:szCs w:val="16"/>
                      <w:lang w:eastAsia="en-PH"/>
                    </w:rPr>
                    <w:t>Infor Financials and Supply Management (FSM)</w:t>
                  </w:r>
                  <w:r w:rsidRPr="00915706">
                    <w:rPr>
                      <w:rFonts w:cs="Arial"/>
                      <w:sz w:val="16"/>
                      <w:szCs w:val="16"/>
                      <w:lang w:val="en-PH" w:eastAsia="en-PH"/>
                    </w:rPr>
                    <w:t> </w:t>
                  </w:r>
                </w:p>
              </w:tc>
            </w:tr>
            <w:tr w:rsidR="001727FA" w:rsidRPr="00915706" w14:paraId="7AAE615B" w14:textId="77777777" w:rsidTr="6607067F">
              <w:trPr>
                <w:trHeight w:val="318"/>
              </w:trPr>
              <w:tc>
                <w:tcPr>
                  <w:tcW w:w="169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346F5ECE" w14:textId="77777777" w:rsidR="001727FA" w:rsidRPr="00915706" w:rsidRDefault="001727FA" w:rsidP="001727FA">
                  <w:pPr>
                    <w:textAlignment w:val="baseline"/>
                    <w:rPr>
                      <w:rFonts w:ascii="Times New Roman" w:hAnsi="Times New Roman"/>
                      <w:b/>
                      <w:bCs/>
                      <w:sz w:val="16"/>
                      <w:szCs w:val="16"/>
                      <w:lang w:val="en-PH" w:eastAsia="en-PH"/>
                    </w:rPr>
                  </w:pPr>
                  <w:r w:rsidRPr="00915706">
                    <w:rPr>
                      <w:rFonts w:cs="Arial"/>
                      <w:b/>
                      <w:bCs/>
                      <w:sz w:val="16"/>
                      <w:szCs w:val="16"/>
                      <w:lang w:eastAsia="en-PH"/>
                    </w:rPr>
                    <w:t>Frequency</w:t>
                  </w:r>
                  <w:r w:rsidRPr="00915706">
                    <w:rPr>
                      <w:rFonts w:cs="Arial"/>
                      <w:b/>
                      <w:bCs/>
                      <w:sz w:val="16"/>
                      <w:szCs w:val="16"/>
                      <w:lang w:val="en-PH" w:eastAsia="en-PH"/>
                    </w:rPr>
                    <w:t> </w:t>
                  </w:r>
                </w:p>
              </w:tc>
              <w:tc>
                <w:tcPr>
                  <w:tcW w:w="497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2F94CDF8" w14:textId="77777777" w:rsidR="001727FA" w:rsidRPr="00915706" w:rsidRDefault="001727FA" w:rsidP="001727FA">
                  <w:pPr>
                    <w:textAlignment w:val="baseline"/>
                    <w:rPr>
                      <w:rFonts w:ascii="Times New Roman" w:hAnsi="Times New Roman"/>
                      <w:sz w:val="16"/>
                      <w:szCs w:val="16"/>
                      <w:lang w:val="en-PH" w:eastAsia="en-PH"/>
                    </w:rPr>
                  </w:pPr>
                  <w:r w:rsidRPr="00915706">
                    <w:rPr>
                      <w:rFonts w:cs="Arial"/>
                      <w:sz w:val="16"/>
                      <w:szCs w:val="16"/>
                      <w:lang w:eastAsia="en-PH"/>
                    </w:rPr>
                    <w:t>Once input files are detected</w:t>
                  </w:r>
                  <w:r w:rsidRPr="00915706">
                    <w:rPr>
                      <w:rFonts w:cs="Arial"/>
                      <w:sz w:val="16"/>
                      <w:szCs w:val="16"/>
                      <w:lang w:val="en-PH" w:eastAsia="en-PH"/>
                    </w:rPr>
                    <w:t> </w:t>
                  </w:r>
                </w:p>
              </w:tc>
            </w:tr>
            <w:tr w:rsidR="001727FA" w:rsidRPr="00915706" w14:paraId="7C7FD963" w14:textId="77777777" w:rsidTr="6607067F">
              <w:trPr>
                <w:trHeight w:val="318"/>
              </w:trPr>
              <w:tc>
                <w:tcPr>
                  <w:tcW w:w="169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0ED9DE17" w14:textId="77777777" w:rsidR="001727FA" w:rsidRPr="00915706" w:rsidRDefault="001727FA" w:rsidP="001727FA">
                  <w:pPr>
                    <w:textAlignment w:val="baseline"/>
                    <w:rPr>
                      <w:rFonts w:ascii="Times New Roman" w:hAnsi="Times New Roman"/>
                      <w:b/>
                      <w:bCs/>
                      <w:sz w:val="16"/>
                      <w:szCs w:val="16"/>
                      <w:lang w:val="en-PH" w:eastAsia="en-PH"/>
                    </w:rPr>
                  </w:pPr>
                  <w:r w:rsidRPr="00915706">
                    <w:rPr>
                      <w:rFonts w:cs="Arial"/>
                      <w:b/>
                      <w:bCs/>
                      <w:sz w:val="16"/>
                      <w:szCs w:val="16"/>
                      <w:lang w:eastAsia="en-PH"/>
                    </w:rPr>
                    <w:t>Trigger</w:t>
                  </w:r>
                  <w:r w:rsidRPr="00915706">
                    <w:rPr>
                      <w:rFonts w:cs="Arial"/>
                      <w:b/>
                      <w:bCs/>
                      <w:sz w:val="16"/>
                      <w:szCs w:val="16"/>
                      <w:lang w:val="en-PH" w:eastAsia="en-PH"/>
                    </w:rPr>
                    <w:t> </w:t>
                  </w:r>
                </w:p>
              </w:tc>
              <w:tc>
                <w:tcPr>
                  <w:tcW w:w="497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5729DFE9" w14:textId="79B47EA4" w:rsidR="001727FA" w:rsidRPr="00915706" w:rsidRDefault="001727FA" w:rsidP="6607067F">
                  <w:pPr>
                    <w:textAlignment w:val="baseline"/>
                    <w:rPr>
                      <w:rFonts w:cs="Arial"/>
                      <w:sz w:val="16"/>
                      <w:szCs w:val="16"/>
                      <w:lang w:val="en-AU" w:eastAsia="en-PH"/>
                    </w:rPr>
                  </w:pPr>
                  <w:r w:rsidRPr="6607067F">
                    <w:rPr>
                      <w:rFonts w:cs="Arial"/>
                      <w:sz w:val="16"/>
                      <w:szCs w:val="16"/>
                      <w:lang w:eastAsia="en-PH"/>
                    </w:rPr>
                    <w:t xml:space="preserve">File existing in </w:t>
                  </w:r>
                  <w:r w:rsidRPr="6607067F">
                    <w:rPr>
                      <w:rFonts w:cs="Arial"/>
                      <w:sz w:val="16"/>
                      <w:szCs w:val="16"/>
                      <w:lang w:val="en-AU" w:eastAsia="en-PH"/>
                    </w:rPr>
                    <w:t xml:space="preserve">designated </w:t>
                  </w:r>
                  <w:r w:rsidR="6B6C6688" w:rsidRPr="6607067F">
                    <w:rPr>
                      <w:rFonts w:cs="Arial"/>
                      <w:sz w:val="16"/>
                      <w:szCs w:val="16"/>
                      <w:lang w:val="en-AU" w:eastAsia="en-PH"/>
                    </w:rPr>
                    <w:t>bank</w:t>
                  </w:r>
                  <w:r w:rsidRPr="6607067F">
                    <w:rPr>
                      <w:rFonts w:cs="Arial"/>
                      <w:sz w:val="16"/>
                      <w:szCs w:val="16"/>
                      <w:lang w:val="en-AU" w:eastAsia="en-PH"/>
                    </w:rPr>
                    <w:t> SFTP </w:t>
                  </w:r>
                  <w:r w:rsidR="071B9D34" w:rsidRPr="6607067F">
                    <w:rPr>
                      <w:rFonts w:cs="Arial"/>
                      <w:sz w:val="16"/>
                      <w:szCs w:val="16"/>
                      <w:lang w:val="en-AU" w:eastAsia="en-PH"/>
                    </w:rPr>
                    <w:t>directory</w:t>
                  </w:r>
                </w:p>
              </w:tc>
            </w:tr>
            <w:tr w:rsidR="001727FA" w:rsidRPr="00915706" w14:paraId="67FAC15A" w14:textId="77777777" w:rsidTr="6607067F">
              <w:trPr>
                <w:trHeight w:val="318"/>
              </w:trPr>
              <w:tc>
                <w:tcPr>
                  <w:tcW w:w="169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4FC3B2CF" w14:textId="77777777" w:rsidR="001727FA" w:rsidRPr="00915706" w:rsidRDefault="001727FA" w:rsidP="001727FA">
                  <w:pPr>
                    <w:textAlignment w:val="baseline"/>
                    <w:rPr>
                      <w:rFonts w:ascii="Times New Roman" w:hAnsi="Times New Roman"/>
                      <w:b/>
                      <w:bCs/>
                      <w:sz w:val="16"/>
                      <w:szCs w:val="16"/>
                      <w:lang w:val="en-PH" w:eastAsia="en-PH"/>
                    </w:rPr>
                  </w:pPr>
                  <w:r w:rsidRPr="00915706">
                    <w:rPr>
                      <w:rFonts w:cs="Arial"/>
                      <w:b/>
                      <w:bCs/>
                      <w:sz w:val="16"/>
                      <w:szCs w:val="16"/>
                      <w:lang w:eastAsia="en-PH"/>
                    </w:rPr>
                    <w:t>File Location </w:t>
                  </w:r>
                  <w:r w:rsidRPr="00915706">
                    <w:rPr>
                      <w:rFonts w:cs="Arial"/>
                      <w:b/>
                      <w:bCs/>
                      <w:sz w:val="16"/>
                      <w:szCs w:val="16"/>
                      <w:lang w:val="en-PH" w:eastAsia="en-PH"/>
                    </w:rPr>
                    <w:t> </w:t>
                  </w:r>
                </w:p>
              </w:tc>
              <w:tc>
                <w:tcPr>
                  <w:tcW w:w="497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21AF952E" w14:textId="20E47F13" w:rsidR="001727FA" w:rsidRPr="003B744A" w:rsidRDefault="41159277" w:rsidP="6607067F">
                  <w:pPr>
                    <w:textAlignment w:val="baseline"/>
                    <w:rPr>
                      <w:color w:val="FF0000"/>
                      <w:sz w:val="16"/>
                      <w:szCs w:val="16"/>
                      <w:highlight w:val="yellow"/>
                      <w:lang w:val="en-PH" w:eastAsia="en-PH"/>
                    </w:rPr>
                  </w:pPr>
                  <w:r w:rsidRPr="00915706">
                    <w:rPr>
                      <w:rFonts w:cs="Arial"/>
                      <w:sz w:val="16"/>
                      <w:szCs w:val="16"/>
                      <w:shd w:val="clear" w:color="auto" w:fill="FFFF00"/>
                      <w:lang w:eastAsia="en-PH"/>
                    </w:rPr>
                    <w:t>/Inbox</w:t>
                  </w:r>
                </w:p>
              </w:tc>
            </w:tr>
            <w:tr w:rsidR="001727FA" w:rsidRPr="00915706" w14:paraId="08CE7FA5" w14:textId="77777777" w:rsidTr="6607067F">
              <w:trPr>
                <w:trHeight w:val="318"/>
              </w:trPr>
              <w:tc>
                <w:tcPr>
                  <w:tcW w:w="169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19D88A04" w14:textId="77777777" w:rsidR="001727FA" w:rsidRPr="00915706" w:rsidRDefault="001727FA" w:rsidP="001727FA">
                  <w:pPr>
                    <w:textAlignment w:val="baseline"/>
                    <w:rPr>
                      <w:rFonts w:ascii="Times New Roman" w:hAnsi="Times New Roman"/>
                      <w:b/>
                      <w:bCs/>
                      <w:sz w:val="16"/>
                      <w:szCs w:val="16"/>
                      <w:lang w:val="en-PH" w:eastAsia="en-PH"/>
                    </w:rPr>
                  </w:pPr>
                  <w:r w:rsidRPr="00915706">
                    <w:rPr>
                      <w:rFonts w:cs="Arial"/>
                      <w:b/>
                      <w:bCs/>
                      <w:sz w:val="16"/>
                      <w:szCs w:val="16"/>
                      <w:lang w:eastAsia="en-PH"/>
                    </w:rPr>
                    <w:t>File Name</w:t>
                  </w:r>
                  <w:r w:rsidRPr="00915706">
                    <w:rPr>
                      <w:rFonts w:cs="Arial"/>
                      <w:b/>
                      <w:bCs/>
                      <w:sz w:val="16"/>
                      <w:szCs w:val="16"/>
                      <w:lang w:val="en-PH" w:eastAsia="en-PH"/>
                    </w:rPr>
                    <w:t> </w:t>
                  </w:r>
                </w:p>
              </w:tc>
              <w:tc>
                <w:tcPr>
                  <w:tcW w:w="497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233379A5" w14:textId="4F67F5DD" w:rsidR="001727FA" w:rsidRPr="00915706" w:rsidRDefault="5AF1305F" w:rsidP="6607067F">
                  <w:pPr>
                    <w:spacing w:line="259" w:lineRule="auto"/>
                  </w:pPr>
                  <w:r w:rsidRPr="6607067F">
                    <w:rPr>
                      <w:color w:val="FF0000"/>
                      <w:sz w:val="16"/>
                      <w:szCs w:val="16"/>
                      <w:highlight w:val="yellow"/>
                    </w:rPr>
                    <w:t>O1601.RCN</w:t>
                  </w:r>
                </w:p>
              </w:tc>
            </w:tr>
            <w:tr w:rsidR="001727FA" w:rsidRPr="00915706" w14:paraId="678BEED7" w14:textId="77777777" w:rsidTr="6607067F">
              <w:trPr>
                <w:trHeight w:val="318"/>
              </w:trPr>
              <w:tc>
                <w:tcPr>
                  <w:tcW w:w="169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7503821A" w14:textId="77777777" w:rsidR="001727FA" w:rsidRPr="00915706" w:rsidRDefault="001727FA" w:rsidP="001727FA">
                  <w:pPr>
                    <w:textAlignment w:val="baseline"/>
                    <w:rPr>
                      <w:rFonts w:ascii="Times New Roman" w:hAnsi="Times New Roman"/>
                      <w:b/>
                      <w:bCs/>
                      <w:sz w:val="16"/>
                      <w:szCs w:val="16"/>
                      <w:lang w:val="en-PH" w:eastAsia="en-PH"/>
                    </w:rPr>
                  </w:pPr>
                  <w:r w:rsidRPr="00915706">
                    <w:rPr>
                      <w:rFonts w:cs="Arial"/>
                      <w:b/>
                      <w:bCs/>
                      <w:sz w:val="16"/>
                      <w:szCs w:val="16"/>
                      <w:lang w:eastAsia="en-PH"/>
                    </w:rPr>
                    <w:t>File Format</w:t>
                  </w:r>
                  <w:r w:rsidRPr="00915706">
                    <w:rPr>
                      <w:rFonts w:cs="Arial"/>
                      <w:b/>
                      <w:bCs/>
                      <w:sz w:val="16"/>
                      <w:szCs w:val="16"/>
                      <w:lang w:val="en-PH" w:eastAsia="en-PH"/>
                    </w:rPr>
                    <w:t> </w:t>
                  </w:r>
                </w:p>
              </w:tc>
              <w:tc>
                <w:tcPr>
                  <w:tcW w:w="497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22A3233F" w14:textId="77777777" w:rsidR="001727FA" w:rsidRPr="00915706" w:rsidRDefault="001727FA" w:rsidP="001727FA">
                  <w:pPr>
                    <w:textAlignment w:val="baseline"/>
                    <w:rPr>
                      <w:rFonts w:ascii="Times New Roman" w:hAnsi="Times New Roman"/>
                      <w:sz w:val="16"/>
                      <w:szCs w:val="16"/>
                      <w:lang w:val="en-PH" w:eastAsia="en-PH"/>
                    </w:rPr>
                  </w:pPr>
                  <w:r w:rsidRPr="00915706">
                    <w:rPr>
                      <w:rFonts w:cs="Arial"/>
                      <w:sz w:val="16"/>
                      <w:szCs w:val="16"/>
                      <w:shd w:val="clear" w:color="auto" w:fill="FFFF00"/>
                      <w:lang w:eastAsia="en-PH"/>
                    </w:rPr>
                    <w:t>.csv</w:t>
                  </w:r>
                  <w:r w:rsidRPr="00915706">
                    <w:rPr>
                      <w:rFonts w:cs="Arial"/>
                      <w:sz w:val="16"/>
                      <w:szCs w:val="16"/>
                      <w:lang w:val="en-PH" w:eastAsia="en-PH"/>
                    </w:rPr>
                    <w:t> </w:t>
                  </w:r>
                </w:p>
              </w:tc>
            </w:tr>
          </w:tbl>
          <w:p w14:paraId="7E56AED4" w14:textId="77777777" w:rsidR="001727FA" w:rsidRPr="001727FA" w:rsidRDefault="001727FA" w:rsidP="001727FA">
            <w:pPr>
              <w:textAlignment w:val="baseline"/>
              <w:rPr>
                <w:rFonts w:ascii="Times New Roman" w:hAnsi="Times New Roman"/>
                <w:sz w:val="24"/>
                <w:szCs w:val="24"/>
                <w:lang w:val="en-PH" w:eastAsia="en-PH"/>
              </w:rPr>
            </w:pPr>
            <w:r w:rsidRPr="001727FA">
              <w:rPr>
                <w:rFonts w:cs="Arial"/>
                <w:sz w:val="16"/>
                <w:szCs w:val="16"/>
                <w:lang w:val="en-PH" w:eastAsia="en-PH"/>
              </w:rPr>
              <w:t> </w:t>
            </w:r>
          </w:p>
        </w:tc>
      </w:tr>
    </w:tbl>
    <w:p w14:paraId="687908FC" w14:textId="77777777" w:rsidR="001727FA" w:rsidRPr="002D23FA" w:rsidRDefault="001727FA" w:rsidP="002D23FA">
      <w:pPr>
        <w:pStyle w:val="BodyText"/>
      </w:pPr>
    </w:p>
    <w:p w14:paraId="6849DC39" w14:textId="0482BC80" w:rsidR="009F4DB0" w:rsidRDefault="00B40BDF" w:rsidP="009E2211">
      <w:pPr>
        <w:pStyle w:val="Heading3"/>
      </w:pPr>
      <w:r>
        <w:t>IMPOR</w:t>
      </w:r>
      <w:r w:rsidR="006F3258">
        <w:t>T</w:t>
      </w:r>
      <w:r>
        <w:t xml:space="preserve"> NOTIFICATION – </w:t>
      </w:r>
      <w:r w:rsidR="0090338C">
        <w:t>SUCCESSFUL</w:t>
      </w:r>
    </w:p>
    <w:p w14:paraId="6E57D58B" w14:textId="44B9927A" w:rsidR="000D1D18" w:rsidRPr="000D1D18" w:rsidRDefault="000D1D18" w:rsidP="00BE58D0">
      <w:pPr>
        <w:pStyle w:val="BodyText"/>
        <w:ind w:left="1418"/>
        <w:rPr>
          <w:lang w:val="en-PH"/>
        </w:rPr>
      </w:pPr>
      <w:r>
        <w:t xml:space="preserve">IPA will notify </w:t>
      </w:r>
      <w:r w:rsidRPr="0F9554D7">
        <w:rPr>
          <w:color w:val="FF0000"/>
        </w:rPr>
        <w:t xml:space="preserve">the </w:t>
      </w:r>
      <w:r w:rsidR="00F951D2" w:rsidRPr="0F9554D7">
        <w:rPr>
          <w:color w:val="FF0000"/>
        </w:rPr>
        <w:t>DEAM</w:t>
      </w:r>
      <w:r w:rsidR="008352BB" w:rsidRPr="4B3A65D5">
        <w:rPr>
          <w:color w:val="FF0000"/>
        </w:rPr>
        <w:t>, BOA</w:t>
      </w:r>
      <w:r w:rsidR="00F951D2" w:rsidRPr="0F9554D7">
        <w:rPr>
          <w:color w:val="FF0000"/>
        </w:rPr>
        <w:t xml:space="preserve"> and </w:t>
      </w:r>
      <w:r w:rsidR="29CEB79C" w:rsidRPr="0F9554D7">
        <w:rPr>
          <w:color w:val="FF0000"/>
        </w:rPr>
        <w:t>Treasury for</w:t>
      </w:r>
      <w:r>
        <w:t xml:space="preserve"> the </w:t>
      </w:r>
      <w:r w:rsidRPr="0F9554D7">
        <w:rPr>
          <w:b/>
          <w:bCs/>
        </w:rPr>
        <w:t>successful import</w:t>
      </w:r>
      <w:r>
        <w:t>. </w:t>
      </w:r>
    </w:p>
    <w:tbl>
      <w:tblPr>
        <w:tblW w:w="8771"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9"/>
        <w:gridCol w:w="7042"/>
      </w:tblGrid>
      <w:tr w:rsidR="000D1D18" w:rsidRPr="00E33C58" w14:paraId="504F980A" w14:textId="77777777" w:rsidTr="0F9554D7">
        <w:trPr>
          <w:trHeight w:val="300"/>
        </w:trPr>
        <w:tc>
          <w:tcPr>
            <w:tcW w:w="172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3AA8394C" w14:textId="77777777" w:rsidR="000D1D18" w:rsidRPr="00E33C58" w:rsidRDefault="000D1D18" w:rsidP="009E2211">
            <w:pPr>
              <w:pStyle w:val="BodyText"/>
              <w:spacing w:before="100" w:beforeAutospacing="1" w:after="0"/>
              <w:ind w:left="120"/>
              <w:rPr>
                <w:sz w:val="16"/>
                <w:szCs w:val="16"/>
                <w:lang w:val="en-PH"/>
              </w:rPr>
            </w:pPr>
            <w:r w:rsidRPr="00E33C58">
              <w:rPr>
                <w:b/>
                <w:bCs/>
                <w:sz w:val="16"/>
                <w:szCs w:val="16"/>
              </w:rPr>
              <w:t>To</w:t>
            </w:r>
            <w:r w:rsidRPr="00E33C58">
              <w:rPr>
                <w:sz w:val="16"/>
                <w:szCs w:val="16"/>
                <w:lang w:val="en-PH"/>
              </w:rPr>
              <w:t> </w:t>
            </w:r>
          </w:p>
        </w:tc>
        <w:tc>
          <w:tcPr>
            <w:tcW w:w="7042"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62AADF91" w14:textId="77777777" w:rsidR="000D1D18" w:rsidRPr="00E33C58" w:rsidRDefault="000D1D18" w:rsidP="009E2211">
            <w:pPr>
              <w:pStyle w:val="BodyText"/>
              <w:spacing w:before="100" w:beforeAutospacing="1" w:after="0"/>
              <w:ind w:left="175"/>
              <w:rPr>
                <w:sz w:val="16"/>
                <w:szCs w:val="16"/>
                <w:lang w:val="en-PH"/>
              </w:rPr>
            </w:pPr>
            <w:r w:rsidRPr="00E33C58">
              <w:rPr>
                <w:i/>
                <w:iCs/>
                <w:sz w:val="16"/>
                <w:szCs w:val="16"/>
              </w:rPr>
              <w:t>&lt;!ToRecipientList&gt;</w:t>
            </w:r>
            <w:r w:rsidRPr="00E33C58">
              <w:rPr>
                <w:sz w:val="16"/>
                <w:szCs w:val="16"/>
              </w:rPr>
              <w:t> </w:t>
            </w:r>
            <w:r w:rsidRPr="00E33C58">
              <w:rPr>
                <w:sz w:val="16"/>
                <w:szCs w:val="16"/>
                <w:lang w:val="en-PH"/>
              </w:rPr>
              <w:t> </w:t>
            </w:r>
          </w:p>
        </w:tc>
      </w:tr>
      <w:tr w:rsidR="000D1D18" w:rsidRPr="00E33C58" w14:paraId="3EFC8299" w14:textId="77777777" w:rsidTr="0F9554D7">
        <w:trPr>
          <w:trHeight w:val="300"/>
        </w:trPr>
        <w:tc>
          <w:tcPr>
            <w:tcW w:w="172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188893B9" w14:textId="77777777" w:rsidR="000D1D18" w:rsidRPr="00E33C58" w:rsidRDefault="000D1D18" w:rsidP="009E2211">
            <w:pPr>
              <w:pStyle w:val="BodyText"/>
              <w:spacing w:before="100" w:beforeAutospacing="1" w:after="0"/>
              <w:ind w:left="120"/>
              <w:rPr>
                <w:sz w:val="16"/>
                <w:szCs w:val="16"/>
                <w:lang w:val="en-PH"/>
              </w:rPr>
            </w:pPr>
            <w:r w:rsidRPr="00E33C58">
              <w:rPr>
                <w:b/>
                <w:bCs/>
                <w:sz w:val="16"/>
                <w:szCs w:val="16"/>
              </w:rPr>
              <w:t>Cc</w:t>
            </w:r>
            <w:r w:rsidRPr="00E33C58">
              <w:rPr>
                <w:sz w:val="16"/>
                <w:szCs w:val="16"/>
                <w:lang w:val="en-PH"/>
              </w:rPr>
              <w:t> </w:t>
            </w:r>
          </w:p>
        </w:tc>
        <w:tc>
          <w:tcPr>
            <w:tcW w:w="7042"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4A97DCC0" w14:textId="77777777" w:rsidR="000D1D18" w:rsidRPr="00E33C58" w:rsidRDefault="000D1D18" w:rsidP="009E2211">
            <w:pPr>
              <w:pStyle w:val="BodyText"/>
              <w:spacing w:before="100" w:beforeAutospacing="1" w:after="0"/>
              <w:ind w:left="175"/>
              <w:rPr>
                <w:sz w:val="16"/>
                <w:szCs w:val="16"/>
                <w:lang w:val="en-PH"/>
              </w:rPr>
            </w:pPr>
            <w:r w:rsidRPr="00E33C58">
              <w:rPr>
                <w:i/>
                <w:iCs/>
                <w:sz w:val="16"/>
                <w:szCs w:val="16"/>
              </w:rPr>
              <w:t>&lt;!CCRecipientList&gt;</w:t>
            </w:r>
            <w:r w:rsidRPr="00E33C58">
              <w:rPr>
                <w:sz w:val="16"/>
                <w:szCs w:val="16"/>
              </w:rPr>
              <w:t> </w:t>
            </w:r>
            <w:r w:rsidRPr="00E33C58">
              <w:rPr>
                <w:sz w:val="16"/>
                <w:szCs w:val="16"/>
                <w:lang w:val="en-PH"/>
              </w:rPr>
              <w:t> </w:t>
            </w:r>
          </w:p>
        </w:tc>
      </w:tr>
      <w:tr w:rsidR="000D1D18" w:rsidRPr="00E33C58" w14:paraId="73D9554A" w14:textId="77777777" w:rsidTr="0F9554D7">
        <w:trPr>
          <w:trHeight w:val="300"/>
        </w:trPr>
        <w:tc>
          <w:tcPr>
            <w:tcW w:w="172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782B010B" w14:textId="77777777" w:rsidR="000D1D18" w:rsidRPr="00E33C58" w:rsidRDefault="000D1D18" w:rsidP="009E2211">
            <w:pPr>
              <w:pStyle w:val="BodyText"/>
              <w:spacing w:before="100" w:beforeAutospacing="1" w:after="0"/>
              <w:ind w:left="120"/>
              <w:rPr>
                <w:sz w:val="16"/>
                <w:szCs w:val="16"/>
                <w:lang w:val="en-PH"/>
              </w:rPr>
            </w:pPr>
            <w:r w:rsidRPr="00E33C58">
              <w:rPr>
                <w:b/>
                <w:bCs/>
                <w:sz w:val="16"/>
                <w:szCs w:val="16"/>
              </w:rPr>
              <w:t>Bcc </w:t>
            </w:r>
            <w:r w:rsidRPr="00E33C58">
              <w:rPr>
                <w:sz w:val="16"/>
                <w:szCs w:val="16"/>
                <w:lang w:val="en-PH"/>
              </w:rPr>
              <w:t> </w:t>
            </w:r>
          </w:p>
        </w:tc>
        <w:tc>
          <w:tcPr>
            <w:tcW w:w="7042"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24D3FE8E" w14:textId="77777777" w:rsidR="000D1D18" w:rsidRPr="00E33C58" w:rsidRDefault="000D1D18" w:rsidP="009E2211">
            <w:pPr>
              <w:pStyle w:val="BodyText"/>
              <w:spacing w:before="100" w:beforeAutospacing="1" w:after="0"/>
              <w:ind w:left="175"/>
              <w:rPr>
                <w:sz w:val="16"/>
                <w:szCs w:val="16"/>
                <w:lang w:val="en-PH"/>
              </w:rPr>
            </w:pPr>
            <w:r w:rsidRPr="00E33C58">
              <w:rPr>
                <w:i/>
                <w:iCs/>
                <w:sz w:val="16"/>
                <w:szCs w:val="16"/>
              </w:rPr>
              <w:t>&lt;!BCCRecipientList&gt; </w:t>
            </w:r>
            <w:r w:rsidRPr="00E33C58">
              <w:rPr>
                <w:sz w:val="16"/>
                <w:szCs w:val="16"/>
                <w:lang w:val="en-PH"/>
              </w:rPr>
              <w:t> </w:t>
            </w:r>
          </w:p>
        </w:tc>
      </w:tr>
      <w:tr w:rsidR="000D1D18" w:rsidRPr="00E33C58" w14:paraId="2EEC97BC" w14:textId="77777777" w:rsidTr="0F9554D7">
        <w:trPr>
          <w:trHeight w:val="300"/>
        </w:trPr>
        <w:tc>
          <w:tcPr>
            <w:tcW w:w="172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73A9F190" w14:textId="77777777" w:rsidR="000D1D18" w:rsidRPr="00E33C58" w:rsidRDefault="000D1D18" w:rsidP="009E2211">
            <w:pPr>
              <w:pStyle w:val="BodyText"/>
              <w:spacing w:before="100" w:beforeAutospacing="1" w:after="0"/>
              <w:ind w:left="120"/>
              <w:rPr>
                <w:sz w:val="16"/>
                <w:szCs w:val="16"/>
                <w:lang w:val="en-PH"/>
              </w:rPr>
            </w:pPr>
            <w:r w:rsidRPr="00E33C58">
              <w:rPr>
                <w:b/>
                <w:bCs/>
                <w:sz w:val="16"/>
                <w:szCs w:val="16"/>
              </w:rPr>
              <w:t>From</w:t>
            </w:r>
            <w:r w:rsidRPr="00E33C58">
              <w:rPr>
                <w:sz w:val="16"/>
                <w:szCs w:val="16"/>
                <w:lang w:val="en-PH"/>
              </w:rPr>
              <w:t> </w:t>
            </w:r>
          </w:p>
        </w:tc>
        <w:tc>
          <w:tcPr>
            <w:tcW w:w="7042"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59A520EA" w14:textId="77777777" w:rsidR="000D1D18" w:rsidRPr="00E33C58" w:rsidRDefault="000D1D18" w:rsidP="009E2211">
            <w:pPr>
              <w:pStyle w:val="BodyText"/>
              <w:spacing w:before="100" w:beforeAutospacing="1" w:after="0"/>
              <w:ind w:left="175"/>
              <w:rPr>
                <w:sz w:val="16"/>
                <w:szCs w:val="16"/>
                <w:lang w:val="en-PH"/>
              </w:rPr>
            </w:pPr>
            <w:r w:rsidRPr="00E33C58">
              <w:rPr>
                <w:i/>
                <w:iCs/>
                <w:sz w:val="16"/>
                <w:szCs w:val="16"/>
              </w:rPr>
              <w:t>&lt;!FromEmailAddress&gt;</w:t>
            </w:r>
            <w:r w:rsidRPr="00E33C58">
              <w:rPr>
                <w:sz w:val="16"/>
                <w:szCs w:val="16"/>
                <w:lang w:val="en-PH"/>
              </w:rPr>
              <w:t> </w:t>
            </w:r>
          </w:p>
        </w:tc>
      </w:tr>
      <w:tr w:rsidR="000D1D18" w:rsidRPr="00E33C58" w14:paraId="61665CB6" w14:textId="77777777" w:rsidTr="0F9554D7">
        <w:trPr>
          <w:trHeight w:val="300"/>
        </w:trPr>
        <w:tc>
          <w:tcPr>
            <w:tcW w:w="172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4585E243" w14:textId="77777777" w:rsidR="000D1D18" w:rsidRPr="00E33C58" w:rsidRDefault="000D1D18" w:rsidP="009E2211">
            <w:pPr>
              <w:pStyle w:val="BodyText"/>
              <w:spacing w:before="100" w:beforeAutospacing="1" w:after="0"/>
              <w:ind w:left="120"/>
              <w:rPr>
                <w:sz w:val="16"/>
                <w:szCs w:val="16"/>
                <w:lang w:val="en-PH"/>
              </w:rPr>
            </w:pPr>
            <w:r w:rsidRPr="00E33C58">
              <w:rPr>
                <w:b/>
                <w:bCs/>
                <w:sz w:val="16"/>
                <w:szCs w:val="16"/>
              </w:rPr>
              <w:t>Subject</w:t>
            </w:r>
            <w:r w:rsidRPr="00E33C58">
              <w:rPr>
                <w:sz w:val="16"/>
                <w:szCs w:val="16"/>
                <w:lang w:val="en-PH"/>
              </w:rPr>
              <w:t> </w:t>
            </w:r>
          </w:p>
        </w:tc>
        <w:tc>
          <w:tcPr>
            <w:tcW w:w="7042"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3C45EB73" w14:textId="1943EFAB" w:rsidR="000D1D18" w:rsidRPr="00E33C58" w:rsidRDefault="000D1D18" w:rsidP="009E2211">
            <w:pPr>
              <w:pStyle w:val="BodyText"/>
              <w:spacing w:before="100" w:beforeAutospacing="1" w:after="0"/>
              <w:ind w:left="175"/>
              <w:rPr>
                <w:sz w:val="16"/>
                <w:szCs w:val="16"/>
                <w:lang w:val="en-PH"/>
              </w:rPr>
            </w:pPr>
            <w:r w:rsidRPr="00E33C58">
              <w:rPr>
                <w:sz w:val="16"/>
                <w:szCs w:val="16"/>
              </w:rPr>
              <w:t xml:space="preserve">[&lt;appProdline&gt;]-WU#&lt;WorkUnit&gt;:NHFIRST - Cash Ledger </w:t>
            </w:r>
            <w:r w:rsidR="003620B8" w:rsidRPr="00E33C58">
              <w:rPr>
                <w:sz w:val="16"/>
                <w:szCs w:val="16"/>
              </w:rPr>
              <w:t>Bank Upda</w:t>
            </w:r>
            <w:r w:rsidRPr="00E33C58">
              <w:rPr>
                <w:sz w:val="16"/>
                <w:szCs w:val="16"/>
              </w:rPr>
              <w:t>t</w:t>
            </w:r>
            <w:r w:rsidR="003620B8" w:rsidRPr="00E33C58">
              <w:rPr>
                <w:sz w:val="16"/>
                <w:szCs w:val="16"/>
              </w:rPr>
              <w:t>e</w:t>
            </w:r>
            <w:r w:rsidRPr="00E33C58">
              <w:rPr>
                <w:sz w:val="16"/>
                <w:szCs w:val="16"/>
              </w:rPr>
              <w:t xml:space="preserve"> imported successfully.</w:t>
            </w:r>
            <w:r w:rsidRPr="00E33C58">
              <w:rPr>
                <w:sz w:val="16"/>
                <w:szCs w:val="16"/>
                <w:lang w:val="en-PH"/>
              </w:rPr>
              <w:t> </w:t>
            </w:r>
          </w:p>
        </w:tc>
      </w:tr>
      <w:tr w:rsidR="000D1D18" w:rsidRPr="00E33C58" w14:paraId="326B0201" w14:textId="77777777" w:rsidTr="0F9554D7">
        <w:trPr>
          <w:trHeight w:val="300"/>
        </w:trPr>
        <w:tc>
          <w:tcPr>
            <w:tcW w:w="172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2EFFAC54" w14:textId="77777777" w:rsidR="000D1D18" w:rsidRPr="00E33C58" w:rsidRDefault="000D1D18" w:rsidP="009E2211">
            <w:pPr>
              <w:pStyle w:val="BodyText"/>
              <w:spacing w:before="100" w:beforeAutospacing="1" w:after="0"/>
              <w:ind w:left="120"/>
              <w:rPr>
                <w:sz w:val="16"/>
                <w:szCs w:val="16"/>
                <w:lang w:val="en-PH"/>
              </w:rPr>
            </w:pPr>
            <w:r w:rsidRPr="00E33C58">
              <w:rPr>
                <w:b/>
                <w:bCs/>
                <w:sz w:val="16"/>
                <w:szCs w:val="16"/>
              </w:rPr>
              <w:t>Body Header</w:t>
            </w:r>
            <w:r w:rsidRPr="00E33C58">
              <w:rPr>
                <w:sz w:val="16"/>
                <w:szCs w:val="16"/>
                <w:lang w:val="en-PH"/>
              </w:rPr>
              <w:t> </w:t>
            </w:r>
          </w:p>
        </w:tc>
        <w:tc>
          <w:tcPr>
            <w:tcW w:w="7042"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2182CFCF" w14:textId="64D8E0A0" w:rsidR="000D1D18" w:rsidRPr="00E33C58" w:rsidRDefault="000D1D18" w:rsidP="009E2211">
            <w:pPr>
              <w:pStyle w:val="BodyText"/>
              <w:spacing w:before="100" w:beforeAutospacing="1" w:after="0"/>
              <w:ind w:left="175"/>
              <w:rPr>
                <w:sz w:val="16"/>
                <w:szCs w:val="16"/>
                <w:lang w:val="en-PH"/>
              </w:rPr>
            </w:pPr>
            <w:r w:rsidRPr="00E33C58">
              <w:rPr>
                <w:sz w:val="16"/>
                <w:szCs w:val="16"/>
                <w:lang w:val="en-PH"/>
              </w:rPr>
              <w:t xml:space="preserve">The </w:t>
            </w:r>
            <w:r w:rsidRPr="00E33C58">
              <w:rPr>
                <w:sz w:val="16"/>
                <w:szCs w:val="16"/>
              </w:rPr>
              <w:t xml:space="preserve">Cash Ledger </w:t>
            </w:r>
            <w:r w:rsidR="003620B8" w:rsidRPr="00E33C58">
              <w:rPr>
                <w:sz w:val="16"/>
                <w:szCs w:val="16"/>
              </w:rPr>
              <w:t xml:space="preserve">Bank Update </w:t>
            </w:r>
            <w:r w:rsidRPr="00E33C58">
              <w:rPr>
                <w:sz w:val="16"/>
                <w:szCs w:val="16"/>
              </w:rPr>
              <w:t>has been imported successfully.</w:t>
            </w:r>
            <w:r w:rsidRPr="00E33C58">
              <w:rPr>
                <w:sz w:val="16"/>
                <w:szCs w:val="16"/>
                <w:lang w:val="en-PH"/>
              </w:rPr>
              <w:t> </w:t>
            </w:r>
          </w:p>
        </w:tc>
      </w:tr>
      <w:tr w:rsidR="000D1D18" w:rsidRPr="00E33C58" w14:paraId="0CCF5A68" w14:textId="77777777" w:rsidTr="0F9554D7">
        <w:trPr>
          <w:trHeight w:val="300"/>
        </w:trPr>
        <w:tc>
          <w:tcPr>
            <w:tcW w:w="172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4E38B6FB" w14:textId="77777777" w:rsidR="000D1D18" w:rsidRPr="00E33C58" w:rsidRDefault="000D1D18" w:rsidP="009E2211">
            <w:pPr>
              <w:pStyle w:val="BodyText"/>
              <w:spacing w:before="100" w:beforeAutospacing="1" w:after="0"/>
              <w:ind w:left="120"/>
              <w:rPr>
                <w:sz w:val="16"/>
                <w:szCs w:val="16"/>
                <w:lang w:val="en-PH"/>
              </w:rPr>
            </w:pPr>
            <w:r w:rsidRPr="00E33C58">
              <w:rPr>
                <w:b/>
                <w:bCs/>
                <w:sz w:val="16"/>
                <w:szCs w:val="16"/>
              </w:rPr>
              <w:t>Body</w:t>
            </w:r>
            <w:r w:rsidRPr="00E33C58">
              <w:rPr>
                <w:sz w:val="16"/>
                <w:szCs w:val="16"/>
                <w:lang w:val="en-PH"/>
              </w:rPr>
              <w:t> </w:t>
            </w:r>
          </w:p>
        </w:tc>
        <w:tc>
          <w:tcPr>
            <w:tcW w:w="7042"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70D0941F" w14:textId="21C3CD70" w:rsidR="000D1D18" w:rsidRPr="00E33C58" w:rsidRDefault="00FC1B94" w:rsidP="009E2211">
            <w:pPr>
              <w:pStyle w:val="BodyText"/>
              <w:spacing w:before="100" w:beforeAutospacing="1" w:after="0"/>
              <w:ind w:left="175"/>
              <w:rPr>
                <w:sz w:val="16"/>
                <w:szCs w:val="16"/>
                <w:lang w:val="en-PH"/>
              </w:rPr>
            </w:pPr>
            <w:r>
              <w:rPr>
                <w:sz w:val="16"/>
                <w:szCs w:val="16"/>
                <w:lang w:val="en-PH"/>
              </w:rPr>
              <w:t xml:space="preserve">File Name:  </w:t>
            </w:r>
            <w:r w:rsidR="000D1D18" w:rsidRPr="00E33C58">
              <w:rPr>
                <w:sz w:val="16"/>
                <w:szCs w:val="16"/>
                <w:lang w:val="en-PH"/>
              </w:rPr>
              <w:t>&lt;File Name&gt; </w:t>
            </w:r>
          </w:p>
        </w:tc>
      </w:tr>
      <w:tr w:rsidR="000D1D18" w:rsidRPr="00E33C58" w14:paraId="0CA74445" w14:textId="77777777" w:rsidTr="0F9554D7">
        <w:trPr>
          <w:trHeight w:val="300"/>
        </w:trPr>
        <w:tc>
          <w:tcPr>
            <w:tcW w:w="172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09CC060D" w14:textId="77777777" w:rsidR="000D1D18" w:rsidRPr="00E33C58" w:rsidRDefault="000D1D18" w:rsidP="009E2211">
            <w:pPr>
              <w:pStyle w:val="BodyText"/>
              <w:spacing w:before="100" w:beforeAutospacing="1" w:after="0"/>
              <w:ind w:left="120"/>
              <w:rPr>
                <w:sz w:val="16"/>
                <w:szCs w:val="16"/>
                <w:lang w:val="en-PH"/>
              </w:rPr>
            </w:pPr>
            <w:r w:rsidRPr="00E33C58">
              <w:rPr>
                <w:b/>
                <w:bCs/>
                <w:sz w:val="16"/>
                <w:szCs w:val="16"/>
              </w:rPr>
              <w:t>Body Footer</w:t>
            </w:r>
            <w:r w:rsidRPr="00E33C58">
              <w:rPr>
                <w:sz w:val="16"/>
                <w:szCs w:val="16"/>
                <w:lang w:val="en-PH"/>
              </w:rPr>
              <w:t> </w:t>
            </w:r>
          </w:p>
        </w:tc>
        <w:tc>
          <w:tcPr>
            <w:tcW w:w="7042"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7310D206" w14:textId="77777777" w:rsidR="000D1D18" w:rsidRPr="00E33C58" w:rsidRDefault="000D1D18" w:rsidP="009E2211">
            <w:pPr>
              <w:pStyle w:val="BodyText"/>
              <w:spacing w:before="100" w:beforeAutospacing="1" w:after="0"/>
              <w:ind w:left="175"/>
              <w:rPr>
                <w:sz w:val="16"/>
                <w:szCs w:val="16"/>
                <w:lang w:val="en-PH"/>
              </w:rPr>
            </w:pPr>
            <w:r w:rsidRPr="00E33C58">
              <w:rPr>
                <w:sz w:val="16"/>
                <w:szCs w:val="16"/>
                <w:lang w:val="en-PH"/>
              </w:rPr>
              <w:t>This is a system-generated email by Infor Process Flow. Do not reply. </w:t>
            </w:r>
          </w:p>
          <w:p w14:paraId="67561DF3" w14:textId="77777777" w:rsidR="000D1D18" w:rsidRPr="00E33C58" w:rsidRDefault="000D1D18" w:rsidP="009E2211">
            <w:pPr>
              <w:pStyle w:val="BodyText"/>
              <w:spacing w:before="100" w:beforeAutospacing="1" w:after="0"/>
              <w:ind w:left="175"/>
              <w:rPr>
                <w:sz w:val="16"/>
                <w:szCs w:val="16"/>
                <w:lang w:val="en-PH"/>
              </w:rPr>
            </w:pPr>
            <w:r w:rsidRPr="00E33C58">
              <w:rPr>
                <w:sz w:val="16"/>
                <w:szCs w:val="16"/>
                <w:lang w:val="en-PH"/>
              </w:rPr>
              <w:t> </w:t>
            </w:r>
          </w:p>
          <w:p w14:paraId="6DC7D129" w14:textId="4B5F38FC" w:rsidR="000D1D18" w:rsidRPr="00E33C58" w:rsidRDefault="000D1D18" w:rsidP="009E2211">
            <w:pPr>
              <w:pStyle w:val="BodyText"/>
              <w:spacing w:before="100" w:beforeAutospacing="1" w:after="0"/>
              <w:ind w:left="175"/>
              <w:rPr>
                <w:sz w:val="16"/>
                <w:szCs w:val="16"/>
                <w:lang w:val="en-PH"/>
              </w:rPr>
            </w:pPr>
            <w:r w:rsidRPr="00E33C58">
              <w:rPr>
                <w:noProof/>
                <w:sz w:val="16"/>
                <w:szCs w:val="16"/>
                <w:lang w:val="en-PH"/>
              </w:rPr>
              <w:drawing>
                <wp:inline distT="0" distB="0" distL="0" distR="0" wp14:anchorId="6BDBE7C8" wp14:editId="64A6C3B3">
                  <wp:extent cx="1371600" cy="1365250"/>
                  <wp:effectExtent l="0" t="0" r="0" b="6350"/>
                  <wp:docPr id="1695114672" name="Picture 2" descr="Picture 70899740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708997408,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365250"/>
                          </a:xfrm>
                          <a:prstGeom prst="rect">
                            <a:avLst/>
                          </a:prstGeom>
                          <a:noFill/>
                          <a:ln>
                            <a:noFill/>
                          </a:ln>
                        </pic:spPr>
                      </pic:pic>
                    </a:graphicData>
                  </a:graphic>
                </wp:inline>
              </w:drawing>
            </w:r>
            <w:r w:rsidRPr="00E33C58">
              <w:rPr>
                <w:sz w:val="16"/>
                <w:szCs w:val="16"/>
                <w:lang w:val="en-PH"/>
              </w:rPr>
              <w:t> </w:t>
            </w:r>
          </w:p>
          <w:p w14:paraId="6C601586" w14:textId="33766DF5" w:rsidR="000D1D18" w:rsidRPr="00E33C58" w:rsidRDefault="000D1D18" w:rsidP="0F9554D7">
            <w:pPr>
              <w:pStyle w:val="BodyText"/>
              <w:spacing w:before="100" w:beforeAutospacing="1" w:after="0"/>
              <w:ind w:left="175"/>
              <w:rPr>
                <w:sz w:val="16"/>
                <w:szCs w:val="16"/>
                <w:lang w:val="en-PH"/>
              </w:rPr>
            </w:pPr>
            <w:r w:rsidRPr="0F9554D7">
              <w:rPr>
                <w:b/>
                <w:bCs/>
                <w:i/>
                <w:iCs/>
                <w:sz w:val="16"/>
                <w:szCs w:val="16"/>
                <w:lang w:val="en-PH"/>
              </w:rPr>
              <w:t>Statement of Confidentiality</w:t>
            </w:r>
            <w:r w:rsidRPr="0F9554D7">
              <w:rPr>
                <w:sz w:val="16"/>
                <w:szCs w:val="16"/>
                <w:lang w:val="en-PH"/>
              </w:rPr>
              <w:t>:</w:t>
            </w:r>
            <w:r w:rsidR="3ED7C691" w:rsidRPr="0F9554D7">
              <w:rPr>
                <w:sz w:val="16"/>
                <w:szCs w:val="16"/>
                <w:lang w:val="en-PH"/>
              </w:rPr>
              <w:t xml:space="preserve"> </w:t>
            </w:r>
            <w:r w:rsidRPr="0F9554D7">
              <w:rPr>
                <w:sz w:val="16"/>
                <w:szCs w:val="16"/>
                <w:lang w:val="en-PH"/>
              </w:rPr>
              <w:t xml:space="preserve">The contents of this message and any attachments, if any, may contain confidential or privileged information and are intended for the exclusive use of the addressee(s). Any unauthorized disclosure, reproduction, use or dissemination (either whole or in part) is prohibited. If you are not the intended recipient of this message, please notify the </w:t>
            </w:r>
            <w:r w:rsidRPr="0F9554D7">
              <w:rPr>
                <w:sz w:val="16"/>
                <w:szCs w:val="16"/>
                <w:lang w:val="en-PH"/>
              </w:rPr>
              <w:lastRenderedPageBreak/>
              <w:t>sender immediately and destroy all copies of this message, along with attachments, if any, from your system. </w:t>
            </w:r>
          </w:p>
          <w:p w14:paraId="3D269823" w14:textId="77777777" w:rsidR="000D1D18" w:rsidRPr="00E33C58" w:rsidRDefault="000D1D18" w:rsidP="00915706">
            <w:pPr>
              <w:pStyle w:val="BodyText"/>
              <w:spacing w:before="100" w:beforeAutospacing="1" w:after="0"/>
              <w:ind w:left="175"/>
              <w:rPr>
                <w:sz w:val="16"/>
                <w:szCs w:val="16"/>
                <w:lang w:val="en-PH"/>
              </w:rPr>
            </w:pPr>
            <w:r w:rsidRPr="00E33C58">
              <w:rPr>
                <w:sz w:val="16"/>
                <w:szCs w:val="16"/>
                <w:lang w:val="en-PH"/>
              </w:rPr>
              <w:t> </w:t>
            </w:r>
          </w:p>
        </w:tc>
      </w:tr>
    </w:tbl>
    <w:p w14:paraId="07F2BE79" w14:textId="77777777" w:rsidR="000D1D18" w:rsidRPr="000D1D18" w:rsidRDefault="000D1D18" w:rsidP="000D1D18">
      <w:pPr>
        <w:pStyle w:val="BodyText"/>
        <w:ind w:left="709"/>
        <w:rPr>
          <w:lang w:val="en-PH"/>
        </w:rPr>
      </w:pPr>
      <w:r w:rsidRPr="000D1D18">
        <w:rPr>
          <w:lang w:val="en-PH"/>
        </w:rPr>
        <w:lastRenderedPageBreak/>
        <w:t> </w:t>
      </w:r>
    </w:p>
    <w:p w14:paraId="080ACD72" w14:textId="53B66EED" w:rsidR="006B0F44" w:rsidRDefault="006B0F44" w:rsidP="00D56565">
      <w:pPr>
        <w:pStyle w:val="Heading3"/>
      </w:pPr>
      <w:r w:rsidRPr="00761CC4">
        <w:t>IMPORT</w:t>
      </w:r>
      <w:r>
        <w:t xml:space="preserve"> NOTIFICATION – FAILED AND ERROR HANDLING</w:t>
      </w:r>
    </w:p>
    <w:p w14:paraId="1AF536FD" w14:textId="115947DF" w:rsidR="006B0F44" w:rsidRDefault="00DD650E" w:rsidP="00E33C58">
      <w:pPr>
        <w:pStyle w:val="BodyText"/>
        <w:ind w:left="1418"/>
        <w:rPr>
          <w:color w:val="FF0000"/>
          <w:highlight w:val="yellow"/>
        </w:rPr>
      </w:pPr>
      <w:r w:rsidRPr="00DD650E">
        <w:t xml:space="preserve">IPA detects </w:t>
      </w:r>
      <w:r w:rsidRPr="00DD650E">
        <w:rPr>
          <w:b/>
          <w:bCs/>
        </w:rPr>
        <w:t>import errors</w:t>
      </w:r>
      <w:r w:rsidRPr="00DD650E">
        <w:t xml:space="preserve"> and notifies the </w:t>
      </w:r>
      <w:r w:rsidRPr="00AA32BB">
        <w:rPr>
          <w:color w:val="FF0000"/>
          <w:highlight w:val="yellow"/>
        </w:rPr>
        <w:t>DEAM</w:t>
      </w:r>
      <w:r w:rsidR="4ADC779F" w:rsidRPr="4B3A65D5">
        <w:rPr>
          <w:color w:val="FF0000"/>
          <w:highlight w:val="yellow"/>
        </w:rPr>
        <w:t>, BOA</w:t>
      </w:r>
      <w:r w:rsidRPr="00AA32BB">
        <w:rPr>
          <w:color w:val="FF0000"/>
          <w:highlight w:val="yellow"/>
        </w:rPr>
        <w:t xml:space="preserve"> </w:t>
      </w:r>
      <w:r w:rsidR="00017180" w:rsidRPr="00AA32BB">
        <w:rPr>
          <w:color w:val="FF0000"/>
          <w:highlight w:val="yellow"/>
        </w:rPr>
        <w:t>and Treasury</w:t>
      </w:r>
      <w:r w:rsidRPr="00DD650E">
        <w:t>. </w:t>
      </w:r>
    </w:p>
    <w:tbl>
      <w:tblPr>
        <w:tblW w:w="865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693"/>
        <w:gridCol w:w="6965"/>
      </w:tblGrid>
      <w:tr w:rsidR="00446A64" w:rsidRPr="00446A64" w14:paraId="41582C58" w14:textId="77777777" w:rsidTr="0F9554D7">
        <w:trPr>
          <w:trHeight w:val="300"/>
        </w:trPr>
        <w:tc>
          <w:tcPr>
            <w:tcW w:w="1693" w:type="dxa"/>
            <w:tcBorders>
              <w:top w:val="single" w:sz="6" w:space="0" w:color="auto"/>
              <w:left w:val="single" w:sz="6" w:space="0" w:color="auto"/>
              <w:bottom w:val="single" w:sz="6" w:space="0" w:color="auto"/>
              <w:right w:val="nil"/>
            </w:tcBorders>
            <w:shd w:val="clear" w:color="auto" w:fill="13A3F7"/>
            <w:vAlign w:val="center"/>
            <w:hideMark/>
          </w:tcPr>
          <w:p w14:paraId="06A0E0C1" w14:textId="77777777" w:rsidR="00446A64" w:rsidRPr="00446A64" w:rsidRDefault="00446A64" w:rsidP="00D56565">
            <w:pPr>
              <w:pStyle w:val="BodyText"/>
              <w:spacing w:before="0" w:after="0"/>
              <w:ind w:left="273"/>
              <w:rPr>
                <w:b/>
                <w:bCs/>
                <w:lang w:val="en-PH"/>
              </w:rPr>
            </w:pPr>
            <w:r w:rsidRPr="00446A64">
              <w:t>Functional Requirement ID</w:t>
            </w:r>
            <w:r w:rsidRPr="00446A64">
              <w:rPr>
                <w:b/>
                <w:bCs/>
                <w:lang w:val="en-PH"/>
              </w:rPr>
              <w:t> </w:t>
            </w:r>
          </w:p>
        </w:tc>
        <w:tc>
          <w:tcPr>
            <w:tcW w:w="6965" w:type="dxa"/>
            <w:tcBorders>
              <w:top w:val="single" w:sz="6" w:space="0" w:color="auto"/>
              <w:left w:val="nil"/>
              <w:bottom w:val="single" w:sz="6" w:space="0" w:color="auto"/>
              <w:right w:val="single" w:sz="6" w:space="0" w:color="auto"/>
            </w:tcBorders>
            <w:shd w:val="clear" w:color="auto" w:fill="13A3F7"/>
            <w:vAlign w:val="center"/>
            <w:hideMark/>
          </w:tcPr>
          <w:p w14:paraId="64DB04E8" w14:textId="77777777" w:rsidR="00446A64" w:rsidRPr="00446A64" w:rsidRDefault="00446A64" w:rsidP="00446A64">
            <w:pPr>
              <w:pStyle w:val="BodyText"/>
              <w:spacing w:before="0" w:after="0"/>
              <w:ind w:left="709"/>
              <w:rPr>
                <w:b/>
                <w:bCs/>
                <w:lang w:val="en-PH"/>
              </w:rPr>
            </w:pPr>
            <w:r w:rsidRPr="00446A64">
              <w:t>Requirement Definition</w:t>
            </w:r>
            <w:r w:rsidRPr="00446A64">
              <w:rPr>
                <w:b/>
                <w:bCs/>
                <w:lang w:val="en-PH"/>
              </w:rPr>
              <w:t> </w:t>
            </w:r>
          </w:p>
        </w:tc>
      </w:tr>
      <w:tr w:rsidR="00446A64" w:rsidRPr="00446A64" w14:paraId="2E4D5155" w14:textId="77777777" w:rsidTr="0F9554D7">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6EAA13AB" w14:textId="77777777" w:rsidR="00446A64" w:rsidRPr="00476F90" w:rsidRDefault="00446A64" w:rsidP="00E33C58">
            <w:pPr>
              <w:pStyle w:val="BodyText"/>
              <w:spacing w:before="0" w:after="0"/>
              <w:ind w:left="273"/>
              <w:rPr>
                <w:sz w:val="16"/>
                <w:szCs w:val="16"/>
                <w:lang w:val="en-PH"/>
              </w:rPr>
            </w:pPr>
            <w:r w:rsidRPr="00476F90">
              <w:rPr>
                <w:sz w:val="16"/>
                <w:szCs w:val="16"/>
                <w:lang w:val="en-AU"/>
              </w:rPr>
              <w:t>3.2.5.1</w:t>
            </w:r>
            <w:r w:rsidRPr="00476F90">
              <w:rPr>
                <w:sz w:val="16"/>
                <w:szCs w:val="16"/>
                <w:lang w:val="en-PH"/>
              </w:rPr>
              <w:t> </w:t>
            </w:r>
          </w:p>
        </w:tc>
        <w:tc>
          <w:tcPr>
            <w:tcW w:w="6965"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0DC16FF3" w14:textId="77777777" w:rsidR="00446A64" w:rsidRPr="00476F90" w:rsidRDefault="00446A64" w:rsidP="00446A64">
            <w:pPr>
              <w:pStyle w:val="BodyText"/>
              <w:spacing w:before="0" w:after="0"/>
              <w:ind w:left="709"/>
              <w:rPr>
                <w:sz w:val="16"/>
                <w:szCs w:val="16"/>
                <w:lang w:val="en-PH"/>
              </w:rPr>
            </w:pPr>
            <w:r w:rsidRPr="00476F90">
              <w:rPr>
                <w:sz w:val="16"/>
                <w:szCs w:val="16"/>
              </w:rPr>
              <w:t>Automated error detection mechanism for the following:</w:t>
            </w:r>
            <w:r w:rsidRPr="00476F90">
              <w:rPr>
                <w:sz w:val="16"/>
                <w:szCs w:val="16"/>
                <w:lang w:val="en-PH"/>
              </w:rPr>
              <w:t> </w:t>
            </w:r>
            <w:r w:rsidRPr="00476F90">
              <w:rPr>
                <w:sz w:val="16"/>
                <w:szCs w:val="16"/>
                <w:lang w:val="en-PH"/>
              </w:rPr>
              <w:br/>
            </w:r>
            <w:r w:rsidRPr="00476F90">
              <w:rPr>
                <w:sz w:val="16"/>
                <w:szCs w:val="16"/>
              </w:rPr>
              <w:t>A. File-Level Errors:</w:t>
            </w:r>
            <w:r w:rsidRPr="00476F90">
              <w:rPr>
                <w:sz w:val="16"/>
                <w:szCs w:val="16"/>
                <w:lang w:val="en-PH"/>
              </w:rPr>
              <w:t> </w:t>
            </w:r>
          </w:p>
          <w:p w14:paraId="50F07540" w14:textId="77777777" w:rsidR="00446A64" w:rsidRPr="00476F90" w:rsidRDefault="00446A64" w:rsidP="00446A64">
            <w:pPr>
              <w:pStyle w:val="BodyText"/>
              <w:spacing w:before="0" w:after="0"/>
              <w:ind w:left="709"/>
              <w:rPr>
                <w:sz w:val="16"/>
                <w:szCs w:val="16"/>
                <w:lang w:val="en-PH"/>
              </w:rPr>
            </w:pPr>
            <w:r w:rsidRPr="00476F90">
              <w:rPr>
                <w:sz w:val="16"/>
                <w:szCs w:val="16"/>
              </w:rPr>
              <w:t>1. Corrupt File – file in sftp is unreadable</w:t>
            </w:r>
            <w:r w:rsidRPr="00476F90">
              <w:rPr>
                <w:sz w:val="16"/>
                <w:szCs w:val="16"/>
                <w:lang w:val="en-PH"/>
              </w:rPr>
              <w:t> </w:t>
            </w:r>
          </w:p>
          <w:p w14:paraId="33CEE607" w14:textId="77777777" w:rsidR="00446A64" w:rsidRPr="00476F90" w:rsidRDefault="00446A64" w:rsidP="00446A64">
            <w:pPr>
              <w:pStyle w:val="BodyText"/>
              <w:spacing w:before="0" w:after="0"/>
              <w:ind w:left="709"/>
              <w:rPr>
                <w:sz w:val="16"/>
                <w:szCs w:val="16"/>
                <w:lang w:val="en-PH"/>
              </w:rPr>
            </w:pPr>
            <w:r w:rsidRPr="00476F90">
              <w:rPr>
                <w:sz w:val="16"/>
                <w:szCs w:val="16"/>
              </w:rPr>
              <w:t>2. Unsupported File Format - file in sftp is not in a required format in this document</w:t>
            </w:r>
            <w:r w:rsidRPr="00476F90">
              <w:rPr>
                <w:sz w:val="16"/>
                <w:szCs w:val="16"/>
                <w:lang w:val="en-PH"/>
              </w:rPr>
              <w:t> </w:t>
            </w:r>
          </w:p>
          <w:p w14:paraId="235B62DA" w14:textId="77777777" w:rsidR="00446A64" w:rsidRPr="00476F90" w:rsidRDefault="00446A64" w:rsidP="00446A64">
            <w:pPr>
              <w:pStyle w:val="BodyText"/>
              <w:spacing w:before="0" w:after="0"/>
              <w:ind w:left="709"/>
              <w:rPr>
                <w:sz w:val="16"/>
                <w:szCs w:val="16"/>
                <w:lang w:val="en-PH"/>
              </w:rPr>
            </w:pPr>
            <w:r w:rsidRPr="00476F90">
              <w:rPr>
                <w:sz w:val="16"/>
                <w:szCs w:val="16"/>
              </w:rPr>
              <w:t>3. File Name Mismatch – file in sftp is not in a required file naming format in this document</w:t>
            </w:r>
            <w:r w:rsidRPr="00476F90">
              <w:rPr>
                <w:sz w:val="16"/>
                <w:szCs w:val="16"/>
                <w:lang w:val="en-PH"/>
              </w:rPr>
              <w:t> </w:t>
            </w:r>
          </w:p>
          <w:p w14:paraId="03EC038A" w14:textId="77777777" w:rsidR="00446A64" w:rsidRPr="00476F90" w:rsidRDefault="00446A64" w:rsidP="00446A64">
            <w:pPr>
              <w:pStyle w:val="BodyText"/>
              <w:spacing w:before="0" w:after="0"/>
              <w:ind w:left="709"/>
              <w:rPr>
                <w:sz w:val="16"/>
                <w:szCs w:val="16"/>
                <w:lang w:val="en-PH"/>
              </w:rPr>
            </w:pPr>
            <w:r w:rsidRPr="00476F90">
              <w:rPr>
                <w:sz w:val="16"/>
                <w:szCs w:val="16"/>
              </w:rPr>
              <w:t>4. Duplicate File – file is imported multiple times, causing redundant data (duplicate can be identified via file name or run group)</w:t>
            </w:r>
            <w:r w:rsidRPr="00476F90">
              <w:rPr>
                <w:sz w:val="16"/>
                <w:szCs w:val="16"/>
                <w:lang w:val="en-PH"/>
              </w:rPr>
              <w:t> </w:t>
            </w:r>
          </w:p>
          <w:p w14:paraId="10507D68" w14:textId="77777777" w:rsidR="00446A64" w:rsidRPr="00476F90" w:rsidRDefault="00446A64" w:rsidP="00446A64">
            <w:pPr>
              <w:pStyle w:val="BodyText"/>
              <w:spacing w:before="0" w:after="0"/>
              <w:ind w:left="709"/>
              <w:rPr>
                <w:sz w:val="16"/>
                <w:szCs w:val="16"/>
                <w:lang w:val="en-PH"/>
              </w:rPr>
            </w:pPr>
            <w:r w:rsidRPr="00476F90">
              <w:rPr>
                <w:sz w:val="16"/>
                <w:szCs w:val="16"/>
              </w:rPr>
              <w:t>B. Data Validation Errors:</w:t>
            </w:r>
            <w:r w:rsidRPr="00476F90">
              <w:rPr>
                <w:sz w:val="16"/>
                <w:szCs w:val="16"/>
                <w:lang w:val="en-PH"/>
              </w:rPr>
              <w:t> </w:t>
            </w:r>
          </w:p>
          <w:p w14:paraId="7AE7C210" w14:textId="77777777" w:rsidR="00446A64" w:rsidRPr="00476F90" w:rsidRDefault="00446A64" w:rsidP="00446A64">
            <w:pPr>
              <w:pStyle w:val="BodyText"/>
              <w:spacing w:before="0" w:after="0"/>
              <w:ind w:left="709"/>
              <w:rPr>
                <w:sz w:val="16"/>
                <w:szCs w:val="16"/>
                <w:lang w:val="en-PH"/>
              </w:rPr>
            </w:pPr>
            <w:r w:rsidRPr="00476F90">
              <w:rPr>
                <w:sz w:val="16"/>
                <w:szCs w:val="16"/>
              </w:rPr>
              <w:t>1. Missing Required Fields - A required field is blank.</w:t>
            </w:r>
            <w:r w:rsidRPr="00476F90">
              <w:rPr>
                <w:sz w:val="16"/>
                <w:szCs w:val="16"/>
                <w:lang w:val="en-PH"/>
              </w:rPr>
              <w:t> </w:t>
            </w:r>
          </w:p>
          <w:p w14:paraId="280CE45D" w14:textId="77777777" w:rsidR="00446A64" w:rsidRPr="00476F90" w:rsidRDefault="00446A64" w:rsidP="00446A64">
            <w:pPr>
              <w:pStyle w:val="BodyText"/>
              <w:spacing w:before="0" w:after="0"/>
              <w:ind w:left="709"/>
              <w:rPr>
                <w:sz w:val="16"/>
                <w:szCs w:val="16"/>
                <w:lang w:val="en-PH"/>
              </w:rPr>
            </w:pPr>
            <w:r w:rsidRPr="00476F90">
              <w:rPr>
                <w:sz w:val="16"/>
                <w:szCs w:val="16"/>
              </w:rPr>
              <w:t>2. Invalid Data Format - data does not follow the expected format.</w:t>
            </w:r>
            <w:r w:rsidRPr="00476F90">
              <w:rPr>
                <w:sz w:val="16"/>
                <w:szCs w:val="16"/>
                <w:lang w:val="en-PH"/>
              </w:rPr>
              <w:t> </w:t>
            </w:r>
          </w:p>
          <w:p w14:paraId="11A183B4" w14:textId="77777777" w:rsidR="00446A64" w:rsidRPr="00476F90" w:rsidRDefault="00446A64" w:rsidP="00446A64">
            <w:pPr>
              <w:pStyle w:val="BodyText"/>
              <w:spacing w:before="0" w:after="0"/>
              <w:ind w:left="709"/>
              <w:rPr>
                <w:sz w:val="16"/>
                <w:szCs w:val="16"/>
                <w:lang w:val="en-PH"/>
              </w:rPr>
            </w:pPr>
            <w:r w:rsidRPr="00476F90">
              <w:rPr>
                <w:sz w:val="16"/>
                <w:szCs w:val="16"/>
              </w:rPr>
              <w:t>3. Truncated Data – Data is cut off due to column size limitations.</w:t>
            </w:r>
            <w:r w:rsidRPr="00476F90">
              <w:rPr>
                <w:sz w:val="16"/>
                <w:szCs w:val="16"/>
                <w:lang w:val="en-PH"/>
              </w:rPr>
              <w:t> </w:t>
            </w:r>
            <w:r w:rsidRPr="00476F90">
              <w:rPr>
                <w:sz w:val="16"/>
                <w:szCs w:val="16"/>
                <w:lang w:val="en-PH"/>
              </w:rPr>
              <w:br/>
            </w:r>
            <w:r w:rsidRPr="00476F90">
              <w:rPr>
                <w:sz w:val="16"/>
                <w:szCs w:val="16"/>
              </w:rPr>
              <w:t>4. Reference Data Mismatch – Referenced IDs (e.g., Vendor ID) do not exist in FSM.</w:t>
            </w:r>
            <w:r w:rsidRPr="00476F90">
              <w:rPr>
                <w:sz w:val="16"/>
                <w:szCs w:val="16"/>
                <w:lang w:val="en-PH"/>
              </w:rPr>
              <w:t> </w:t>
            </w:r>
          </w:p>
          <w:p w14:paraId="7C46418A" w14:textId="77777777" w:rsidR="00446A64" w:rsidRPr="00476F90" w:rsidRDefault="00446A64" w:rsidP="00446A64">
            <w:pPr>
              <w:pStyle w:val="BodyText"/>
              <w:spacing w:before="0" w:after="0"/>
              <w:ind w:left="709"/>
              <w:rPr>
                <w:sz w:val="16"/>
                <w:szCs w:val="16"/>
                <w:lang w:val="en-PH"/>
              </w:rPr>
            </w:pPr>
            <w:r w:rsidRPr="00476F90">
              <w:rPr>
                <w:sz w:val="16"/>
                <w:szCs w:val="16"/>
              </w:rPr>
              <w:t>5. File Header Missing - The system expects headers, but they are not present, causing a format mismatch.</w:t>
            </w:r>
            <w:r w:rsidRPr="00476F90">
              <w:rPr>
                <w:sz w:val="16"/>
                <w:szCs w:val="16"/>
                <w:lang w:val="en-PH"/>
              </w:rPr>
              <w:t> </w:t>
            </w:r>
            <w:r w:rsidRPr="00476F90">
              <w:rPr>
                <w:sz w:val="16"/>
                <w:szCs w:val="16"/>
                <w:lang w:val="en-PH"/>
              </w:rPr>
              <w:br/>
            </w:r>
            <w:r w:rsidRPr="00476F90">
              <w:rPr>
                <w:sz w:val="16"/>
                <w:szCs w:val="16"/>
              </w:rPr>
              <w:t>6. Mismatched Data Types - data provided does not match data types</w:t>
            </w:r>
            <w:r w:rsidRPr="00476F90">
              <w:rPr>
                <w:sz w:val="16"/>
                <w:szCs w:val="16"/>
                <w:lang w:val="en-PH"/>
              </w:rPr>
              <w:t> </w:t>
            </w:r>
          </w:p>
        </w:tc>
      </w:tr>
      <w:tr w:rsidR="00446A64" w:rsidRPr="00446A64" w14:paraId="368C5E65" w14:textId="77777777" w:rsidTr="0F9554D7">
        <w:trPr>
          <w:trHeight w:val="300"/>
        </w:trPr>
        <w:tc>
          <w:tcPr>
            <w:tcW w:w="1693" w:type="dxa"/>
            <w:tcBorders>
              <w:top w:val="single" w:sz="6" w:space="0" w:color="auto"/>
              <w:left w:val="single" w:sz="6" w:space="0" w:color="auto"/>
              <w:bottom w:val="single" w:sz="6" w:space="0" w:color="auto"/>
              <w:right w:val="single" w:sz="6" w:space="0" w:color="auto"/>
            </w:tcBorders>
            <w:vAlign w:val="center"/>
            <w:hideMark/>
          </w:tcPr>
          <w:p w14:paraId="6735E9A4" w14:textId="77777777" w:rsidR="00446A64" w:rsidRPr="00476F90" w:rsidRDefault="00446A64" w:rsidP="00E33C58">
            <w:pPr>
              <w:pStyle w:val="BodyText"/>
              <w:spacing w:before="0" w:after="0"/>
              <w:ind w:left="273"/>
              <w:rPr>
                <w:sz w:val="16"/>
                <w:szCs w:val="16"/>
                <w:lang w:val="en-PH"/>
              </w:rPr>
            </w:pPr>
            <w:r w:rsidRPr="00476F90">
              <w:rPr>
                <w:sz w:val="16"/>
                <w:szCs w:val="16"/>
                <w:lang w:val="en-AU"/>
              </w:rPr>
              <w:t>3.2.5.2</w:t>
            </w:r>
            <w:r w:rsidRPr="00476F90">
              <w:rPr>
                <w:sz w:val="16"/>
                <w:szCs w:val="16"/>
                <w:lang w:val="en-PH"/>
              </w:rPr>
              <w:t> </w:t>
            </w:r>
          </w:p>
        </w:tc>
        <w:tc>
          <w:tcPr>
            <w:tcW w:w="6965" w:type="dxa"/>
            <w:tcBorders>
              <w:top w:val="single" w:sz="6" w:space="0" w:color="auto"/>
              <w:left w:val="single" w:sz="6" w:space="0" w:color="auto"/>
              <w:bottom w:val="single" w:sz="6" w:space="0" w:color="auto"/>
              <w:right w:val="single" w:sz="6" w:space="0" w:color="auto"/>
            </w:tcBorders>
            <w:vAlign w:val="center"/>
            <w:hideMark/>
          </w:tcPr>
          <w:p w14:paraId="1A512886" w14:textId="6F7749A6" w:rsidR="00446A64" w:rsidRPr="00476F90" w:rsidRDefault="313532DB" w:rsidP="00446A64">
            <w:pPr>
              <w:pStyle w:val="BodyText"/>
              <w:spacing w:before="0" w:after="0"/>
              <w:ind w:left="709"/>
              <w:rPr>
                <w:sz w:val="16"/>
                <w:szCs w:val="16"/>
                <w:lang w:val="en-PH"/>
              </w:rPr>
            </w:pPr>
            <w:r w:rsidRPr="2F10E1BE">
              <w:rPr>
                <w:sz w:val="16"/>
                <w:szCs w:val="16"/>
              </w:rPr>
              <w:t xml:space="preserve">A notification configured to alert </w:t>
            </w:r>
            <w:r w:rsidR="003A23A6" w:rsidRPr="00AA32BB">
              <w:rPr>
                <w:color w:val="FF0000"/>
                <w:sz w:val="16"/>
                <w:szCs w:val="16"/>
                <w:highlight w:val="yellow"/>
              </w:rPr>
              <w:t>DEAM</w:t>
            </w:r>
            <w:r w:rsidRPr="00AA32BB">
              <w:rPr>
                <w:color w:val="FF0000"/>
                <w:sz w:val="16"/>
                <w:szCs w:val="16"/>
                <w:highlight w:val="yellow"/>
              </w:rPr>
              <w:t xml:space="preserve"> </w:t>
            </w:r>
            <w:r w:rsidR="00017180" w:rsidRPr="00AA32BB">
              <w:rPr>
                <w:color w:val="FF0000"/>
                <w:sz w:val="16"/>
                <w:szCs w:val="16"/>
                <w:highlight w:val="yellow"/>
              </w:rPr>
              <w:t>and Treasury</w:t>
            </w:r>
            <w:r w:rsidR="00017180" w:rsidRPr="00AA32BB">
              <w:rPr>
                <w:color w:val="FF0000"/>
                <w:sz w:val="16"/>
                <w:szCs w:val="16"/>
              </w:rPr>
              <w:t xml:space="preserve"> </w:t>
            </w:r>
            <w:r w:rsidRPr="2F10E1BE">
              <w:rPr>
                <w:sz w:val="16"/>
                <w:szCs w:val="16"/>
              </w:rPr>
              <w:t>distribution group promptly upon error detection.</w:t>
            </w:r>
            <w:r w:rsidRPr="2F10E1BE">
              <w:rPr>
                <w:sz w:val="16"/>
                <w:szCs w:val="16"/>
                <w:lang w:val="en-PH"/>
              </w:rPr>
              <w:t> </w:t>
            </w:r>
            <w:r w:rsidR="00C01FF6" w:rsidRPr="00C01FF6">
              <w:rPr>
                <w:color w:val="FF0000"/>
                <w:sz w:val="16"/>
                <w:szCs w:val="16"/>
                <w:highlight w:val="yellow"/>
                <w:lang w:val="en-PH"/>
              </w:rPr>
              <w:t>&lt;SONH to confirm&gt;</w:t>
            </w:r>
          </w:p>
        </w:tc>
      </w:tr>
      <w:tr w:rsidR="00446A64" w:rsidRPr="00446A64" w14:paraId="692592E8" w14:textId="77777777" w:rsidTr="0F9554D7">
        <w:trPr>
          <w:trHeight w:val="300"/>
        </w:trPr>
        <w:tc>
          <w:tcPr>
            <w:tcW w:w="1693"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420E07A2" w14:textId="77777777" w:rsidR="00446A64" w:rsidRPr="00476F90" w:rsidRDefault="00446A64" w:rsidP="00E33C58">
            <w:pPr>
              <w:pStyle w:val="BodyText"/>
              <w:spacing w:before="0" w:after="0"/>
              <w:ind w:left="273"/>
              <w:rPr>
                <w:sz w:val="16"/>
                <w:szCs w:val="16"/>
                <w:lang w:val="en-PH"/>
              </w:rPr>
            </w:pPr>
            <w:r w:rsidRPr="00476F90">
              <w:rPr>
                <w:sz w:val="16"/>
                <w:szCs w:val="16"/>
                <w:lang w:val="en-AU"/>
              </w:rPr>
              <w:t>3.2.5.3</w:t>
            </w:r>
            <w:r w:rsidRPr="00476F90">
              <w:rPr>
                <w:sz w:val="16"/>
                <w:szCs w:val="16"/>
                <w:lang w:val="en-PH"/>
              </w:rPr>
              <w:t> </w:t>
            </w:r>
          </w:p>
        </w:tc>
        <w:tc>
          <w:tcPr>
            <w:tcW w:w="6965"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2F479B82" w14:textId="69FA41D9" w:rsidR="00446A64" w:rsidRPr="00476F90" w:rsidRDefault="009A712E" w:rsidP="00446A64">
            <w:pPr>
              <w:pStyle w:val="BodyText"/>
              <w:spacing w:before="0" w:after="0"/>
              <w:ind w:left="709"/>
              <w:rPr>
                <w:sz w:val="16"/>
                <w:szCs w:val="16"/>
                <w:lang w:val="en-PH"/>
              </w:rPr>
            </w:pPr>
            <w:r w:rsidRPr="00C01FF6">
              <w:rPr>
                <w:color w:val="FF0000"/>
                <w:sz w:val="16"/>
                <w:szCs w:val="16"/>
                <w:highlight w:val="yellow"/>
              </w:rPr>
              <w:t>DEAM or Treasury</w:t>
            </w:r>
            <w:r w:rsidR="313532DB" w:rsidRPr="2F10E1BE">
              <w:rPr>
                <w:sz w:val="16"/>
                <w:szCs w:val="16"/>
              </w:rPr>
              <w:t xml:space="preserve"> </w:t>
            </w:r>
            <w:r w:rsidR="00136031">
              <w:rPr>
                <w:sz w:val="16"/>
                <w:szCs w:val="16"/>
              </w:rPr>
              <w:t xml:space="preserve">to coordinate with the bank </w:t>
            </w:r>
            <w:r w:rsidR="0006054E">
              <w:rPr>
                <w:sz w:val="16"/>
                <w:szCs w:val="16"/>
              </w:rPr>
              <w:t xml:space="preserve">to </w:t>
            </w:r>
            <w:r w:rsidR="313532DB" w:rsidRPr="2F10E1BE">
              <w:rPr>
                <w:sz w:val="16"/>
                <w:szCs w:val="16"/>
              </w:rPr>
              <w:t xml:space="preserve">resolve </w:t>
            </w:r>
            <w:r w:rsidR="0006054E">
              <w:rPr>
                <w:sz w:val="16"/>
                <w:szCs w:val="16"/>
              </w:rPr>
              <w:t xml:space="preserve">the </w:t>
            </w:r>
            <w:r w:rsidR="313532DB" w:rsidRPr="2F10E1BE">
              <w:rPr>
                <w:sz w:val="16"/>
                <w:szCs w:val="16"/>
              </w:rPr>
              <w:t xml:space="preserve">errors and re-upload fixed files to the </w:t>
            </w:r>
            <w:r w:rsidR="00362BF1">
              <w:rPr>
                <w:sz w:val="16"/>
                <w:szCs w:val="16"/>
              </w:rPr>
              <w:t xml:space="preserve">bank’s </w:t>
            </w:r>
            <w:r w:rsidR="313532DB" w:rsidRPr="2F10E1BE">
              <w:rPr>
                <w:sz w:val="16"/>
                <w:szCs w:val="16"/>
              </w:rPr>
              <w:t>SFTP location for re-processing by IPA. </w:t>
            </w:r>
            <w:r w:rsidR="313532DB" w:rsidRPr="2F10E1BE">
              <w:rPr>
                <w:sz w:val="16"/>
                <w:szCs w:val="16"/>
                <w:lang w:val="en-PH"/>
              </w:rPr>
              <w:t> </w:t>
            </w:r>
            <w:r w:rsidR="00C01FF6">
              <w:rPr>
                <w:sz w:val="16"/>
                <w:szCs w:val="16"/>
                <w:lang w:val="en-PH"/>
              </w:rPr>
              <w:t xml:space="preserve"> </w:t>
            </w:r>
            <w:r w:rsidR="00C01FF6" w:rsidRPr="00C01FF6">
              <w:rPr>
                <w:color w:val="FF0000"/>
                <w:sz w:val="16"/>
                <w:szCs w:val="16"/>
                <w:highlight w:val="yellow"/>
                <w:lang w:val="en-PH"/>
              </w:rPr>
              <w:t>&lt;SONH to confirm&gt;</w:t>
            </w:r>
          </w:p>
        </w:tc>
      </w:tr>
      <w:tr w:rsidR="00446A64" w:rsidRPr="00446A64" w14:paraId="5ED5F97F" w14:textId="77777777" w:rsidTr="0F9554D7">
        <w:trPr>
          <w:trHeight w:val="300"/>
        </w:trPr>
        <w:tc>
          <w:tcPr>
            <w:tcW w:w="1693" w:type="dxa"/>
            <w:tcBorders>
              <w:top w:val="single" w:sz="6" w:space="0" w:color="auto"/>
              <w:left w:val="single" w:sz="6" w:space="0" w:color="auto"/>
              <w:bottom w:val="single" w:sz="6" w:space="0" w:color="auto"/>
              <w:right w:val="single" w:sz="6" w:space="0" w:color="auto"/>
            </w:tcBorders>
            <w:vAlign w:val="center"/>
            <w:hideMark/>
          </w:tcPr>
          <w:p w14:paraId="6181AF76" w14:textId="77777777" w:rsidR="00446A64" w:rsidRPr="00476F90" w:rsidRDefault="00446A64" w:rsidP="00E33C58">
            <w:pPr>
              <w:pStyle w:val="BodyText"/>
              <w:spacing w:before="0" w:after="0"/>
              <w:ind w:left="273"/>
              <w:rPr>
                <w:sz w:val="16"/>
                <w:szCs w:val="16"/>
                <w:lang w:val="en-PH"/>
              </w:rPr>
            </w:pPr>
            <w:r w:rsidRPr="00476F90">
              <w:rPr>
                <w:sz w:val="16"/>
                <w:szCs w:val="16"/>
                <w:lang w:val="en-AU"/>
              </w:rPr>
              <w:t>3.2.5.4</w:t>
            </w:r>
            <w:r w:rsidRPr="00476F90">
              <w:rPr>
                <w:sz w:val="16"/>
                <w:szCs w:val="16"/>
                <w:lang w:val="en-PH"/>
              </w:rPr>
              <w:t> </w:t>
            </w:r>
          </w:p>
        </w:tc>
        <w:tc>
          <w:tcPr>
            <w:tcW w:w="6965" w:type="dxa"/>
            <w:tcBorders>
              <w:top w:val="single" w:sz="6" w:space="0" w:color="auto"/>
              <w:left w:val="single" w:sz="6" w:space="0" w:color="auto"/>
              <w:bottom w:val="single" w:sz="6" w:space="0" w:color="auto"/>
              <w:right w:val="single" w:sz="6" w:space="0" w:color="auto"/>
            </w:tcBorders>
            <w:vAlign w:val="center"/>
            <w:hideMark/>
          </w:tcPr>
          <w:p w14:paraId="47353242" w14:textId="597CB554" w:rsidR="00446A64" w:rsidRPr="00476F90" w:rsidRDefault="7728DE5D" w:rsidP="00446A64">
            <w:pPr>
              <w:pStyle w:val="BodyText"/>
              <w:spacing w:before="0" w:after="0"/>
              <w:ind w:left="709"/>
              <w:rPr>
                <w:sz w:val="16"/>
                <w:szCs w:val="16"/>
                <w:lang w:val="en-PH"/>
              </w:rPr>
            </w:pPr>
            <w:r w:rsidRPr="0F9554D7">
              <w:rPr>
                <w:sz w:val="16"/>
                <w:szCs w:val="16"/>
              </w:rPr>
              <w:t>IPA picks up and reprocess fixed error files seamlessly upon re-upload.  </w:t>
            </w:r>
            <w:r w:rsidRPr="0F9554D7">
              <w:rPr>
                <w:sz w:val="16"/>
                <w:szCs w:val="16"/>
                <w:lang w:val="en-PH"/>
              </w:rPr>
              <w:t> </w:t>
            </w:r>
          </w:p>
        </w:tc>
      </w:tr>
    </w:tbl>
    <w:p w14:paraId="40F904D5" w14:textId="77777777" w:rsidR="00446A64" w:rsidRDefault="00446A64" w:rsidP="006B0F44">
      <w:pPr>
        <w:pStyle w:val="BodyText"/>
        <w:ind w:left="709"/>
      </w:pPr>
    </w:p>
    <w:tbl>
      <w:tblPr>
        <w:tblW w:w="8727"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0"/>
        <w:gridCol w:w="7007"/>
      </w:tblGrid>
      <w:tr w:rsidR="006B0F44" w:rsidRPr="00E33C58" w14:paraId="7D4505B4" w14:textId="77777777" w:rsidTr="0F9554D7">
        <w:trPr>
          <w:trHeight w:val="301"/>
        </w:trPr>
        <w:tc>
          <w:tcPr>
            <w:tcW w:w="172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4C4B4DD1" w14:textId="77777777" w:rsidR="006B0F44" w:rsidRPr="00E33C58" w:rsidRDefault="006B0F44" w:rsidP="00E33C58">
            <w:pPr>
              <w:pStyle w:val="BodyText"/>
              <w:spacing w:before="0" w:after="0"/>
              <w:ind w:left="284"/>
              <w:rPr>
                <w:sz w:val="16"/>
                <w:szCs w:val="16"/>
                <w:lang w:val="en-PH"/>
              </w:rPr>
            </w:pPr>
            <w:r w:rsidRPr="00E33C58">
              <w:rPr>
                <w:b/>
                <w:bCs/>
                <w:sz w:val="16"/>
                <w:szCs w:val="16"/>
              </w:rPr>
              <w:t>To</w:t>
            </w:r>
            <w:r w:rsidRPr="00E33C58">
              <w:rPr>
                <w:sz w:val="16"/>
                <w:szCs w:val="16"/>
                <w:lang w:val="en-PH"/>
              </w:rPr>
              <w:t> </w:t>
            </w:r>
          </w:p>
        </w:tc>
        <w:tc>
          <w:tcPr>
            <w:tcW w:w="7007"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7FF536D2" w14:textId="77777777" w:rsidR="006B0F44" w:rsidRPr="00E33C58" w:rsidRDefault="006B0F44" w:rsidP="00E33C58">
            <w:pPr>
              <w:pStyle w:val="BodyText"/>
              <w:spacing w:before="0" w:after="0"/>
              <w:ind w:left="175"/>
              <w:rPr>
                <w:sz w:val="16"/>
                <w:szCs w:val="16"/>
                <w:lang w:val="en-PH"/>
              </w:rPr>
            </w:pPr>
            <w:r w:rsidRPr="00E33C58">
              <w:rPr>
                <w:i/>
                <w:iCs/>
                <w:sz w:val="16"/>
                <w:szCs w:val="16"/>
              </w:rPr>
              <w:t>&lt;!ToRecipientList&gt;</w:t>
            </w:r>
            <w:r w:rsidRPr="00E33C58">
              <w:rPr>
                <w:sz w:val="16"/>
                <w:szCs w:val="16"/>
              </w:rPr>
              <w:t> </w:t>
            </w:r>
            <w:r w:rsidRPr="00E33C58">
              <w:rPr>
                <w:sz w:val="16"/>
                <w:szCs w:val="16"/>
                <w:lang w:val="en-PH"/>
              </w:rPr>
              <w:t> </w:t>
            </w:r>
          </w:p>
        </w:tc>
      </w:tr>
      <w:tr w:rsidR="006B0F44" w:rsidRPr="00E33C58" w14:paraId="3F763867" w14:textId="77777777" w:rsidTr="0F9554D7">
        <w:trPr>
          <w:trHeight w:val="301"/>
        </w:trPr>
        <w:tc>
          <w:tcPr>
            <w:tcW w:w="172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5BF8CE7D" w14:textId="77777777" w:rsidR="006B0F44" w:rsidRPr="00E33C58" w:rsidRDefault="006B0F44" w:rsidP="00E33C58">
            <w:pPr>
              <w:pStyle w:val="BodyText"/>
              <w:spacing w:before="0" w:after="0"/>
              <w:ind w:left="284"/>
              <w:rPr>
                <w:sz w:val="16"/>
                <w:szCs w:val="16"/>
                <w:lang w:val="en-PH"/>
              </w:rPr>
            </w:pPr>
            <w:r w:rsidRPr="00E33C58">
              <w:rPr>
                <w:b/>
                <w:bCs/>
                <w:sz w:val="16"/>
                <w:szCs w:val="16"/>
              </w:rPr>
              <w:t>Cc</w:t>
            </w:r>
            <w:r w:rsidRPr="00E33C58">
              <w:rPr>
                <w:sz w:val="16"/>
                <w:szCs w:val="16"/>
                <w:lang w:val="en-PH"/>
              </w:rPr>
              <w:t> </w:t>
            </w:r>
          </w:p>
        </w:tc>
        <w:tc>
          <w:tcPr>
            <w:tcW w:w="7007"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7316743D" w14:textId="77777777" w:rsidR="006B0F44" w:rsidRPr="00E33C58" w:rsidRDefault="006B0F44" w:rsidP="00E33C58">
            <w:pPr>
              <w:pStyle w:val="BodyText"/>
              <w:spacing w:before="0" w:after="0"/>
              <w:ind w:left="175"/>
              <w:rPr>
                <w:sz w:val="16"/>
                <w:szCs w:val="16"/>
                <w:lang w:val="en-PH"/>
              </w:rPr>
            </w:pPr>
            <w:r w:rsidRPr="00E33C58">
              <w:rPr>
                <w:i/>
                <w:iCs/>
                <w:sz w:val="16"/>
                <w:szCs w:val="16"/>
              </w:rPr>
              <w:t>&lt;!CCRecipientList&gt;</w:t>
            </w:r>
            <w:r w:rsidRPr="00E33C58">
              <w:rPr>
                <w:sz w:val="16"/>
                <w:szCs w:val="16"/>
              </w:rPr>
              <w:t> </w:t>
            </w:r>
            <w:r w:rsidRPr="00E33C58">
              <w:rPr>
                <w:sz w:val="16"/>
                <w:szCs w:val="16"/>
                <w:lang w:val="en-PH"/>
              </w:rPr>
              <w:t> </w:t>
            </w:r>
          </w:p>
        </w:tc>
      </w:tr>
      <w:tr w:rsidR="006B0F44" w:rsidRPr="00E33C58" w14:paraId="1ABA6603" w14:textId="77777777" w:rsidTr="0F9554D7">
        <w:trPr>
          <w:trHeight w:val="301"/>
        </w:trPr>
        <w:tc>
          <w:tcPr>
            <w:tcW w:w="172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355EA527" w14:textId="77777777" w:rsidR="006B0F44" w:rsidRPr="00E33C58" w:rsidRDefault="006B0F44" w:rsidP="00E33C58">
            <w:pPr>
              <w:pStyle w:val="BodyText"/>
              <w:spacing w:before="0" w:after="0"/>
              <w:ind w:left="284"/>
              <w:rPr>
                <w:sz w:val="16"/>
                <w:szCs w:val="16"/>
                <w:lang w:val="en-PH"/>
              </w:rPr>
            </w:pPr>
            <w:r w:rsidRPr="00E33C58">
              <w:rPr>
                <w:b/>
                <w:bCs/>
                <w:sz w:val="16"/>
                <w:szCs w:val="16"/>
              </w:rPr>
              <w:t>Bcc </w:t>
            </w:r>
            <w:r w:rsidRPr="00E33C58">
              <w:rPr>
                <w:sz w:val="16"/>
                <w:szCs w:val="16"/>
                <w:lang w:val="en-PH"/>
              </w:rPr>
              <w:t> </w:t>
            </w:r>
          </w:p>
        </w:tc>
        <w:tc>
          <w:tcPr>
            <w:tcW w:w="7007"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0AF2ABED" w14:textId="77777777" w:rsidR="006B0F44" w:rsidRPr="00E33C58" w:rsidRDefault="006B0F44" w:rsidP="00E33C58">
            <w:pPr>
              <w:pStyle w:val="BodyText"/>
              <w:spacing w:before="0" w:after="0"/>
              <w:ind w:left="175"/>
              <w:rPr>
                <w:sz w:val="16"/>
                <w:szCs w:val="16"/>
                <w:lang w:val="en-PH"/>
              </w:rPr>
            </w:pPr>
            <w:r w:rsidRPr="00E33C58">
              <w:rPr>
                <w:i/>
                <w:iCs/>
                <w:sz w:val="16"/>
                <w:szCs w:val="16"/>
              </w:rPr>
              <w:t>&lt;!BCCRecipientList&gt; </w:t>
            </w:r>
            <w:r w:rsidRPr="00E33C58">
              <w:rPr>
                <w:sz w:val="16"/>
                <w:szCs w:val="16"/>
                <w:lang w:val="en-PH"/>
              </w:rPr>
              <w:t> </w:t>
            </w:r>
          </w:p>
        </w:tc>
      </w:tr>
      <w:tr w:rsidR="006B0F44" w:rsidRPr="00E33C58" w14:paraId="56054E51" w14:textId="77777777" w:rsidTr="0F9554D7">
        <w:trPr>
          <w:trHeight w:val="301"/>
        </w:trPr>
        <w:tc>
          <w:tcPr>
            <w:tcW w:w="172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7BE83C6E" w14:textId="77777777" w:rsidR="006B0F44" w:rsidRPr="00E33C58" w:rsidRDefault="006B0F44" w:rsidP="00E33C58">
            <w:pPr>
              <w:pStyle w:val="BodyText"/>
              <w:spacing w:before="0" w:after="0"/>
              <w:ind w:left="284"/>
              <w:rPr>
                <w:sz w:val="16"/>
                <w:szCs w:val="16"/>
                <w:lang w:val="en-PH"/>
              </w:rPr>
            </w:pPr>
            <w:r w:rsidRPr="00E33C58">
              <w:rPr>
                <w:b/>
                <w:bCs/>
                <w:sz w:val="16"/>
                <w:szCs w:val="16"/>
              </w:rPr>
              <w:t>From</w:t>
            </w:r>
            <w:r w:rsidRPr="00E33C58">
              <w:rPr>
                <w:sz w:val="16"/>
                <w:szCs w:val="16"/>
                <w:lang w:val="en-PH"/>
              </w:rPr>
              <w:t> </w:t>
            </w:r>
          </w:p>
        </w:tc>
        <w:tc>
          <w:tcPr>
            <w:tcW w:w="7007"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176342C5" w14:textId="77777777" w:rsidR="006B0F44" w:rsidRPr="00E33C58" w:rsidRDefault="006B0F44" w:rsidP="00E33C58">
            <w:pPr>
              <w:pStyle w:val="BodyText"/>
              <w:spacing w:before="0" w:after="0"/>
              <w:ind w:left="175"/>
              <w:rPr>
                <w:sz w:val="16"/>
                <w:szCs w:val="16"/>
                <w:lang w:val="en-PH"/>
              </w:rPr>
            </w:pPr>
            <w:r w:rsidRPr="00E33C58">
              <w:rPr>
                <w:i/>
                <w:iCs/>
                <w:sz w:val="16"/>
                <w:szCs w:val="16"/>
              </w:rPr>
              <w:t>&lt;!FromEmailAddress&gt;</w:t>
            </w:r>
            <w:r w:rsidRPr="00E33C58">
              <w:rPr>
                <w:sz w:val="16"/>
                <w:szCs w:val="16"/>
                <w:lang w:val="en-PH"/>
              </w:rPr>
              <w:t> </w:t>
            </w:r>
          </w:p>
        </w:tc>
      </w:tr>
      <w:tr w:rsidR="006B0F44" w:rsidRPr="00E33C58" w14:paraId="5ABADC9F" w14:textId="77777777" w:rsidTr="0F9554D7">
        <w:trPr>
          <w:trHeight w:val="301"/>
        </w:trPr>
        <w:tc>
          <w:tcPr>
            <w:tcW w:w="172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249A4F98" w14:textId="77777777" w:rsidR="006B0F44" w:rsidRPr="00E33C58" w:rsidRDefault="006B0F44" w:rsidP="00E33C58">
            <w:pPr>
              <w:pStyle w:val="BodyText"/>
              <w:spacing w:before="0" w:after="0"/>
              <w:ind w:left="284"/>
              <w:rPr>
                <w:sz w:val="16"/>
                <w:szCs w:val="16"/>
                <w:lang w:val="en-PH"/>
              </w:rPr>
            </w:pPr>
            <w:r w:rsidRPr="00E33C58">
              <w:rPr>
                <w:b/>
                <w:bCs/>
                <w:sz w:val="16"/>
                <w:szCs w:val="16"/>
              </w:rPr>
              <w:t>Subject</w:t>
            </w:r>
            <w:r w:rsidRPr="00E33C58">
              <w:rPr>
                <w:sz w:val="16"/>
                <w:szCs w:val="16"/>
                <w:lang w:val="en-PH"/>
              </w:rPr>
              <w:t> </w:t>
            </w:r>
          </w:p>
        </w:tc>
        <w:tc>
          <w:tcPr>
            <w:tcW w:w="7007"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4EEC4FB6" w14:textId="035ACBD4" w:rsidR="006B0F44" w:rsidRPr="00E33C58" w:rsidRDefault="006B0F44" w:rsidP="00E33C58">
            <w:pPr>
              <w:pStyle w:val="BodyText"/>
              <w:spacing w:before="0" w:after="0"/>
              <w:ind w:left="175"/>
              <w:rPr>
                <w:sz w:val="16"/>
                <w:szCs w:val="16"/>
                <w:lang w:val="en-PH"/>
              </w:rPr>
            </w:pPr>
            <w:r w:rsidRPr="00E33C58">
              <w:rPr>
                <w:sz w:val="16"/>
                <w:szCs w:val="16"/>
              </w:rPr>
              <w:t xml:space="preserve">[&lt;appProdline&gt;]-WU#&lt;WorkUnit&gt;:NHFIRST - Cash Ledger Bank Update </w:t>
            </w:r>
            <w:r w:rsidR="00DD650E" w:rsidRPr="00E33C58">
              <w:rPr>
                <w:sz w:val="16"/>
                <w:szCs w:val="16"/>
              </w:rPr>
              <w:t xml:space="preserve">file </w:t>
            </w:r>
            <w:r w:rsidR="006F3AF8" w:rsidRPr="00E33C58">
              <w:rPr>
                <w:sz w:val="16"/>
                <w:szCs w:val="16"/>
              </w:rPr>
              <w:t>has import errors.</w:t>
            </w:r>
            <w:r w:rsidRPr="00E33C58">
              <w:rPr>
                <w:sz w:val="16"/>
                <w:szCs w:val="16"/>
                <w:lang w:val="en-PH"/>
              </w:rPr>
              <w:t> </w:t>
            </w:r>
          </w:p>
        </w:tc>
      </w:tr>
      <w:tr w:rsidR="006B0F44" w:rsidRPr="00E33C58" w14:paraId="16062C8C" w14:textId="77777777" w:rsidTr="0F9554D7">
        <w:trPr>
          <w:trHeight w:val="301"/>
        </w:trPr>
        <w:tc>
          <w:tcPr>
            <w:tcW w:w="172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4DAEA1FE" w14:textId="77777777" w:rsidR="006B0F44" w:rsidRPr="00E33C58" w:rsidRDefault="006B0F44" w:rsidP="00E33C58">
            <w:pPr>
              <w:pStyle w:val="BodyText"/>
              <w:spacing w:before="0" w:after="0"/>
              <w:ind w:left="284"/>
              <w:rPr>
                <w:sz w:val="16"/>
                <w:szCs w:val="16"/>
                <w:lang w:val="en-PH"/>
              </w:rPr>
            </w:pPr>
            <w:r w:rsidRPr="00E33C58">
              <w:rPr>
                <w:b/>
                <w:bCs/>
                <w:sz w:val="16"/>
                <w:szCs w:val="16"/>
              </w:rPr>
              <w:t>Body Header</w:t>
            </w:r>
            <w:r w:rsidRPr="00E33C58">
              <w:rPr>
                <w:sz w:val="16"/>
                <w:szCs w:val="16"/>
                <w:lang w:val="en-PH"/>
              </w:rPr>
              <w:t> </w:t>
            </w:r>
          </w:p>
        </w:tc>
        <w:tc>
          <w:tcPr>
            <w:tcW w:w="7007"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66DCEB3B" w14:textId="77777777" w:rsidR="001800DD" w:rsidRDefault="00551722" w:rsidP="00E33C58">
            <w:pPr>
              <w:pStyle w:val="BodyText"/>
              <w:spacing w:before="0" w:after="0"/>
              <w:ind w:left="175"/>
              <w:rPr>
                <w:sz w:val="16"/>
                <w:szCs w:val="16"/>
              </w:rPr>
            </w:pPr>
            <w:r w:rsidRPr="00E33C58">
              <w:rPr>
                <w:sz w:val="16"/>
                <w:szCs w:val="16"/>
              </w:rPr>
              <w:t xml:space="preserve">A Cash Ledger </w:t>
            </w:r>
            <w:r w:rsidR="00B52435" w:rsidRPr="00E33C58">
              <w:rPr>
                <w:sz w:val="16"/>
                <w:szCs w:val="16"/>
              </w:rPr>
              <w:t>Bank Update</w:t>
            </w:r>
            <w:r w:rsidRPr="00E33C58">
              <w:rPr>
                <w:sz w:val="16"/>
                <w:szCs w:val="16"/>
              </w:rPr>
              <w:t xml:space="preserve"> file </w:t>
            </w:r>
            <w:r w:rsidR="00CA7F32">
              <w:rPr>
                <w:sz w:val="16"/>
                <w:szCs w:val="16"/>
              </w:rPr>
              <w:t>for Account</w:t>
            </w:r>
            <w:r w:rsidRPr="00E33C58">
              <w:rPr>
                <w:sz w:val="16"/>
                <w:szCs w:val="16"/>
              </w:rPr>
              <w:t xml:space="preserve"> &lt;</w:t>
            </w:r>
            <w:r w:rsidR="00FA15D6">
              <w:rPr>
                <w:sz w:val="16"/>
                <w:szCs w:val="16"/>
              </w:rPr>
              <w:t>Account Number</w:t>
            </w:r>
            <w:r w:rsidRPr="00E33C58">
              <w:rPr>
                <w:sz w:val="16"/>
                <w:szCs w:val="16"/>
              </w:rPr>
              <w:t xml:space="preserve">&gt; has import errors. </w:t>
            </w:r>
          </w:p>
          <w:p w14:paraId="3F896C22" w14:textId="4814F3E1" w:rsidR="006B0F44" w:rsidRPr="00E33C58" w:rsidRDefault="00551722" w:rsidP="00E33C58">
            <w:pPr>
              <w:pStyle w:val="BodyText"/>
              <w:spacing w:before="0" w:after="0"/>
              <w:ind w:left="175"/>
              <w:rPr>
                <w:sz w:val="16"/>
                <w:szCs w:val="16"/>
                <w:lang w:val="en-PH"/>
              </w:rPr>
            </w:pPr>
            <w:r w:rsidRPr="00E33C58">
              <w:rPr>
                <w:sz w:val="16"/>
                <w:szCs w:val="16"/>
              </w:rPr>
              <w:t>Pls check and resubmit files.</w:t>
            </w:r>
          </w:p>
        </w:tc>
      </w:tr>
      <w:tr w:rsidR="006B0F44" w:rsidRPr="00E33C58" w14:paraId="2E368619" w14:textId="77777777" w:rsidTr="0F9554D7">
        <w:trPr>
          <w:trHeight w:val="301"/>
        </w:trPr>
        <w:tc>
          <w:tcPr>
            <w:tcW w:w="172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05E7A252" w14:textId="77777777" w:rsidR="006B0F44" w:rsidRPr="00E33C58" w:rsidRDefault="006B0F44" w:rsidP="00E33C58">
            <w:pPr>
              <w:pStyle w:val="BodyText"/>
              <w:spacing w:before="0" w:after="0"/>
              <w:ind w:left="284"/>
              <w:rPr>
                <w:sz w:val="16"/>
                <w:szCs w:val="16"/>
                <w:lang w:val="en-PH"/>
              </w:rPr>
            </w:pPr>
            <w:r w:rsidRPr="00E33C58">
              <w:rPr>
                <w:b/>
                <w:bCs/>
                <w:sz w:val="16"/>
                <w:szCs w:val="16"/>
              </w:rPr>
              <w:t>Body</w:t>
            </w:r>
            <w:r w:rsidRPr="00E33C58">
              <w:rPr>
                <w:sz w:val="16"/>
                <w:szCs w:val="16"/>
                <w:lang w:val="en-PH"/>
              </w:rPr>
              <w:t> </w:t>
            </w:r>
          </w:p>
        </w:tc>
        <w:tc>
          <w:tcPr>
            <w:tcW w:w="7007"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39A192ED" w14:textId="77777777" w:rsidR="00FC1B94" w:rsidRDefault="00FC1B94" w:rsidP="00E33C58">
            <w:pPr>
              <w:pStyle w:val="BodyText"/>
              <w:spacing w:before="0" w:after="0"/>
              <w:ind w:left="175"/>
              <w:rPr>
                <w:sz w:val="16"/>
                <w:szCs w:val="16"/>
                <w:lang w:val="en-PH"/>
              </w:rPr>
            </w:pPr>
            <w:r>
              <w:rPr>
                <w:sz w:val="16"/>
                <w:szCs w:val="16"/>
                <w:lang w:val="en-PH"/>
              </w:rPr>
              <w:t xml:space="preserve">File Name:  </w:t>
            </w:r>
            <w:r w:rsidRPr="00E33C58">
              <w:rPr>
                <w:sz w:val="16"/>
                <w:szCs w:val="16"/>
                <w:lang w:val="en-PH"/>
              </w:rPr>
              <w:t>&lt;File Name&gt; </w:t>
            </w:r>
          </w:p>
          <w:p w14:paraId="40DD8BA6" w14:textId="17688700" w:rsidR="0070147E" w:rsidRPr="00E33C58" w:rsidRDefault="00391A11" w:rsidP="00E33C58">
            <w:pPr>
              <w:pStyle w:val="BodyText"/>
              <w:spacing w:before="0" w:after="0"/>
              <w:ind w:left="175"/>
              <w:rPr>
                <w:sz w:val="16"/>
                <w:szCs w:val="16"/>
                <w:lang w:val="en-PH"/>
              </w:rPr>
            </w:pPr>
            <w:r>
              <w:rPr>
                <w:sz w:val="16"/>
                <w:szCs w:val="16"/>
                <w:lang w:val="en-PH"/>
              </w:rPr>
              <w:t xml:space="preserve">Error File:    </w:t>
            </w:r>
            <w:r w:rsidR="0070147E" w:rsidRPr="00E33C58">
              <w:rPr>
                <w:sz w:val="16"/>
                <w:szCs w:val="16"/>
                <w:lang w:val="en-PH"/>
              </w:rPr>
              <w:t>&lt;Error File Attachment&gt;  </w:t>
            </w:r>
          </w:p>
          <w:p w14:paraId="0E432AE9" w14:textId="77777777" w:rsidR="0070147E" w:rsidRPr="00E33C58" w:rsidRDefault="0070147E" w:rsidP="00E33C58">
            <w:pPr>
              <w:pStyle w:val="BodyText"/>
              <w:spacing w:before="0" w:after="0"/>
              <w:ind w:left="175"/>
              <w:rPr>
                <w:sz w:val="16"/>
                <w:szCs w:val="16"/>
                <w:lang w:val="en-PH"/>
              </w:rPr>
            </w:pPr>
            <w:r w:rsidRPr="00E33C58">
              <w:rPr>
                <w:sz w:val="16"/>
                <w:szCs w:val="16"/>
                <w:lang w:val="en-PH"/>
              </w:rPr>
              <w:t> </w:t>
            </w:r>
          </w:p>
          <w:p w14:paraId="41D1EAAF" w14:textId="77777777" w:rsidR="0070147E" w:rsidRDefault="0070147E" w:rsidP="00E33C58">
            <w:pPr>
              <w:pStyle w:val="BodyText"/>
              <w:spacing w:before="0" w:after="0"/>
              <w:ind w:left="175"/>
              <w:rPr>
                <w:sz w:val="16"/>
                <w:szCs w:val="16"/>
                <w:lang w:val="en-PH"/>
              </w:rPr>
            </w:pPr>
            <w:r w:rsidRPr="00E33C58">
              <w:rPr>
                <w:sz w:val="16"/>
                <w:szCs w:val="16"/>
                <w:lang w:val="en-PH"/>
              </w:rPr>
              <w:t>Please submit a help desk ticket. </w:t>
            </w:r>
          </w:p>
          <w:p w14:paraId="28442FE4" w14:textId="77777777" w:rsidR="00391A11" w:rsidRPr="00E33C58" w:rsidRDefault="00391A11" w:rsidP="00E33C58">
            <w:pPr>
              <w:pStyle w:val="BodyText"/>
              <w:spacing w:before="0" w:after="0"/>
              <w:ind w:left="175"/>
              <w:rPr>
                <w:sz w:val="16"/>
                <w:szCs w:val="16"/>
                <w:lang w:val="en-PH"/>
              </w:rPr>
            </w:pPr>
          </w:p>
          <w:p w14:paraId="224AE4C1" w14:textId="3E3B0EF5" w:rsidR="006B0F44" w:rsidRPr="00E33C58" w:rsidRDefault="006B0F44" w:rsidP="00E33C58">
            <w:pPr>
              <w:pStyle w:val="BodyText"/>
              <w:spacing w:before="0" w:after="0"/>
              <w:ind w:left="175"/>
              <w:rPr>
                <w:sz w:val="16"/>
                <w:szCs w:val="16"/>
                <w:lang w:val="en-PH"/>
              </w:rPr>
            </w:pPr>
          </w:p>
        </w:tc>
      </w:tr>
      <w:tr w:rsidR="006B0F44" w:rsidRPr="00E33C58" w14:paraId="69F19673" w14:textId="77777777" w:rsidTr="0F9554D7">
        <w:trPr>
          <w:trHeight w:val="301"/>
        </w:trPr>
        <w:tc>
          <w:tcPr>
            <w:tcW w:w="172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7CC33995" w14:textId="77777777" w:rsidR="006B0F44" w:rsidRPr="00E33C58" w:rsidRDefault="006B0F44" w:rsidP="00E33C58">
            <w:pPr>
              <w:pStyle w:val="BodyText"/>
              <w:spacing w:before="0" w:after="0"/>
              <w:ind w:left="284"/>
              <w:rPr>
                <w:sz w:val="16"/>
                <w:szCs w:val="16"/>
                <w:lang w:val="en-PH"/>
              </w:rPr>
            </w:pPr>
            <w:r w:rsidRPr="00E33C58">
              <w:rPr>
                <w:b/>
                <w:bCs/>
                <w:sz w:val="16"/>
                <w:szCs w:val="16"/>
              </w:rPr>
              <w:t>Body Footer</w:t>
            </w:r>
            <w:r w:rsidRPr="00E33C58">
              <w:rPr>
                <w:sz w:val="16"/>
                <w:szCs w:val="16"/>
                <w:lang w:val="en-PH"/>
              </w:rPr>
              <w:t> </w:t>
            </w:r>
          </w:p>
        </w:tc>
        <w:tc>
          <w:tcPr>
            <w:tcW w:w="7007"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6884F46D" w14:textId="77777777" w:rsidR="006B0F44" w:rsidRPr="00E33C58" w:rsidRDefault="006B0F44" w:rsidP="00E33C58">
            <w:pPr>
              <w:pStyle w:val="BodyText"/>
              <w:spacing w:before="0" w:after="0"/>
              <w:ind w:left="175"/>
              <w:rPr>
                <w:sz w:val="16"/>
                <w:szCs w:val="16"/>
                <w:lang w:val="en-PH"/>
              </w:rPr>
            </w:pPr>
            <w:r w:rsidRPr="00E33C58">
              <w:rPr>
                <w:sz w:val="16"/>
                <w:szCs w:val="16"/>
                <w:lang w:val="en-PH"/>
              </w:rPr>
              <w:t>This is a system-generated email by Infor Process Flow. Do not reply. </w:t>
            </w:r>
          </w:p>
          <w:p w14:paraId="4FA1D7A2" w14:textId="77777777" w:rsidR="006B0F44" w:rsidRPr="00E33C58" w:rsidRDefault="006B0F44" w:rsidP="00E33C58">
            <w:pPr>
              <w:pStyle w:val="BodyText"/>
              <w:spacing w:before="0" w:after="0"/>
              <w:ind w:left="175"/>
              <w:rPr>
                <w:sz w:val="16"/>
                <w:szCs w:val="16"/>
                <w:lang w:val="en-PH"/>
              </w:rPr>
            </w:pPr>
            <w:r w:rsidRPr="00E33C58">
              <w:rPr>
                <w:sz w:val="16"/>
                <w:szCs w:val="16"/>
                <w:lang w:val="en-PH"/>
              </w:rPr>
              <w:t> </w:t>
            </w:r>
          </w:p>
          <w:p w14:paraId="0EDA3A1F" w14:textId="77777777" w:rsidR="006B0F44" w:rsidRPr="00E33C58" w:rsidRDefault="006B0F44" w:rsidP="00E33C58">
            <w:pPr>
              <w:pStyle w:val="BodyText"/>
              <w:spacing w:before="0" w:after="0"/>
              <w:ind w:left="175"/>
              <w:rPr>
                <w:sz w:val="16"/>
                <w:szCs w:val="16"/>
                <w:lang w:val="en-PH"/>
              </w:rPr>
            </w:pPr>
            <w:r w:rsidRPr="00E33C58">
              <w:rPr>
                <w:noProof/>
                <w:sz w:val="16"/>
                <w:szCs w:val="16"/>
                <w:lang w:val="en-PH"/>
              </w:rPr>
              <w:drawing>
                <wp:inline distT="0" distB="0" distL="0" distR="0" wp14:anchorId="65E3E949" wp14:editId="7379828A">
                  <wp:extent cx="1371600" cy="1365250"/>
                  <wp:effectExtent l="0" t="0" r="0" b="6350"/>
                  <wp:docPr id="1764845360" name="Picture 2" descr="Picture 70899740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708997408,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365250"/>
                          </a:xfrm>
                          <a:prstGeom prst="rect">
                            <a:avLst/>
                          </a:prstGeom>
                          <a:noFill/>
                          <a:ln>
                            <a:noFill/>
                          </a:ln>
                        </pic:spPr>
                      </pic:pic>
                    </a:graphicData>
                  </a:graphic>
                </wp:inline>
              </w:drawing>
            </w:r>
            <w:r w:rsidRPr="00E33C58">
              <w:rPr>
                <w:sz w:val="16"/>
                <w:szCs w:val="16"/>
                <w:lang w:val="en-PH"/>
              </w:rPr>
              <w:t> </w:t>
            </w:r>
          </w:p>
          <w:p w14:paraId="64F469B0" w14:textId="77777777" w:rsidR="006B0F44" w:rsidRPr="00E33C58" w:rsidRDefault="006B0F44" w:rsidP="00E33C58">
            <w:pPr>
              <w:pStyle w:val="BodyText"/>
              <w:spacing w:before="0" w:after="0"/>
              <w:ind w:left="175"/>
              <w:rPr>
                <w:sz w:val="16"/>
                <w:szCs w:val="16"/>
                <w:lang w:val="en-PH"/>
              </w:rPr>
            </w:pPr>
            <w:r w:rsidRPr="00E33C58">
              <w:rPr>
                <w:sz w:val="16"/>
                <w:szCs w:val="16"/>
                <w:lang w:val="en-PH"/>
              </w:rPr>
              <w:t> </w:t>
            </w:r>
          </w:p>
          <w:p w14:paraId="0F876825" w14:textId="2F2ACC6B" w:rsidR="006B0F44" w:rsidRPr="00E33C58" w:rsidRDefault="006B0F44" w:rsidP="00E33C58">
            <w:pPr>
              <w:pStyle w:val="BodyText"/>
              <w:spacing w:before="0" w:after="0"/>
              <w:ind w:left="175"/>
              <w:rPr>
                <w:sz w:val="16"/>
                <w:szCs w:val="16"/>
                <w:lang w:val="en-PH"/>
              </w:rPr>
            </w:pPr>
            <w:r w:rsidRPr="0F9554D7">
              <w:rPr>
                <w:b/>
                <w:bCs/>
                <w:i/>
                <w:iCs/>
                <w:sz w:val="16"/>
                <w:szCs w:val="16"/>
                <w:lang w:val="en-PH"/>
              </w:rPr>
              <w:lastRenderedPageBreak/>
              <w:t>Statement of Confidentiality</w:t>
            </w:r>
            <w:r w:rsidRPr="0F9554D7">
              <w:rPr>
                <w:sz w:val="16"/>
                <w:szCs w:val="16"/>
                <w:lang w:val="en-PH"/>
              </w:rPr>
              <w:t>:</w:t>
            </w:r>
            <w:r w:rsidR="1D9A5C9A" w:rsidRPr="0F9554D7">
              <w:rPr>
                <w:sz w:val="16"/>
                <w:szCs w:val="16"/>
                <w:lang w:val="en-PH"/>
              </w:rPr>
              <w:t xml:space="preserve"> </w:t>
            </w:r>
            <w:r w:rsidRPr="0F9554D7">
              <w:rPr>
                <w:sz w:val="16"/>
                <w:szCs w:val="16"/>
                <w:lang w:val="en-PH"/>
              </w:rPr>
              <w:t>The contents of this message and any attachments, if any, may contain confidential or privileged information and are intended for the exclusive use of the addressee(s). Any unauthorized disclosure, reproduction, use or dissemination (either whole or in part) is prohibited. If you are not the intended recipient of this message, please notify the sender immediately and destroy all copies of this message, along with attachments, if any, from your system. </w:t>
            </w:r>
          </w:p>
          <w:p w14:paraId="58B319CC" w14:textId="77777777" w:rsidR="006B0F44" w:rsidRPr="00E33C58" w:rsidRDefault="006B0F44" w:rsidP="00E33C58">
            <w:pPr>
              <w:pStyle w:val="BodyText"/>
              <w:spacing w:before="0" w:after="0"/>
              <w:ind w:left="175"/>
              <w:rPr>
                <w:sz w:val="16"/>
                <w:szCs w:val="16"/>
                <w:lang w:val="en-PH"/>
              </w:rPr>
            </w:pPr>
            <w:r w:rsidRPr="00E33C58">
              <w:rPr>
                <w:sz w:val="16"/>
                <w:szCs w:val="16"/>
                <w:lang w:val="en-PH"/>
              </w:rPr>
              <w:t> </w:t>
            </w:r>
          </w:p>
        </w:tc>
      </w:tr>
    </w:tbl>
    <w:p w14:paraId="7425B6D4" w14:textId="77777777" w:rsidR="006B0F44" w:rsidRPr="000D1D18" w:rsidRDefault="006B0F44" w:rsidP="006B0F44">
      <w:pPr>
        <w:pStyle w:val="BodyText"/>
        <w:ind w:left="709"/>
        <w:rPr>
          <w:lang w:val="en-PH"/>
        </w:rPr>
      </w:pPr>
      <w:r w:rsidRPr="000D1D18">
        <w:rPr>
          <w:lang w:val="en-PH"/>
        </w:rPr>
        <w:lastRenderedPageBreak/>
        <w:t> </w:t>
      </w:r>
    </w:p>
    <w:p w14:paraId="3D27E4D5" w14:textId="77777777" w:rsidR="000D1D18" w:rsidRDefault="000D1D18" w:rsidP="000D1D18">
      <w:pPr>
        <w:pStyle w:val="BodyText"/>
        <w:ind w:left="709"/>
      </w:pPr>
    </w:p>
    <w:p w14:paraId="68F160D1" w14:textId="77777777" w:rsidR="000D1D18" w:rsidRPr="00B40BDF" w:rsidRDefault="000D1D18" w:rsidP="000D1D18">
      <w:pPr>
        <w:pStyle w:val="BodyText"/>
        <w:ind w:left="709"/>
      </w:pPr>
    </w:p>
    <w:p w14:paraId="329EF9FF" w14:textId="700385EE" w:rsidR="00FD784D" w:rsidRDefault="00682DD9" w:rsidP="000232B2">
      <w:pPr>
        <w:pStyle w:val="Heading3"/>
      </w:pPr>
      <w:r>
        <w:t>UPDATE LEDGER TRANSACTIONS</w:t>
      </w:r>
    </w:p>
    <w:p w14:paraId="5A99844B" w14:textId="18EBF91C" w:rsidR="0072064C" w:rsidRDefault="00563ED4" w:rsidP="000232B2">
      <w:pPr>
        <w:pStyle w:val="BodyText"/>
        <w:ind w:left="1418"/>
      </w:pPr>
      <w:r w:rsidRPr="02C482D6">
        <w:t xml:space="preserve">Upon successful import of Cash Ledger </w:t>
      </w:r>
      <w:r w:rsidR="007B3431" w:rsidRPr="02C482D6">
        <w:t xml:space="preserve">Bank </w:t>
      </w:r>
      <w:r w:rsidR="00CD6E76" w:rsidRPr="02C482D6">
        <w:t>Update</w:t>
      </w:r>
      <w:r w:rsidRPr="02C482D6">
        <w:t xml:space="preserve"> records,</w:t>
      </w:r>
      <w:r w:rsidR="00492C52" w:rsidRPr="02C482D6">
        <w:t xml:space="preserve"> they will be accessible in the </w:t>
      </w:r>
      <w:r w:rsidR="009B6FFC" w:rsidRPr="02C482D6">
        <w:t>Cash Ledger Bank Update</w:t>
      </w:r>
      <w:r w:rsidR="00492C52" w:rsidRPr="02C482D6">
        <w:t xml:space="preserve"> Maintenance table under the CashLedgerBankUpdate business class.</w:t>
      </w:r>
      <w:r w:rsidRPr="02C482D6">
        <w:t xml:space="preserve"> </w:t>
      </w:r>
      <w:r w:rsidR="0072064C" w:rsidRPr="02C482D6">
        <w:t xml:space="preserve">IPA will </w:t>
      </w:r>
      <w:r w:rsidR="004C25D7" w:rsidRPr="02C482D6">
        <w:t xml:space="preserve">then initiate an interface action and </w:t>
      </w:r>
      <w:r w:rsidR="0072064C" w:rsidRPr="02C482D6">
        <w:t xml:space="preserve">run the </w:t>
      </w:r>
      <w:r w:rsidR="002314F1" w:rsidRPr="02C482D6">
        <w:rPr>
          <w:b/>
          <w:bCs/>
        </w:rPr>
        <w:t>Update Ledger Transactions</w:t>
      </w:r>
      <w:r w:rsidR="0072064C" w:rsidRPr="02C482D6">
        <w:t xml:space="preserve"> for a run group in the input file and check the results. </w:t>
      </w:r>
    </w:p>
    <w:p w14:paraId="60A87309" w14:textId="04552AC2" w:rsidR="00870030" w:rsidRDefault="26ABFEEB" w:rsidP="02C482D6">
      <w:pPr>
        <w:ind w:left="1418"/>
        <w:rPr>
          <w:rFonts w:eastAsia="Arial" w:cs="Arial"/>
          <w:color w:val="000000" w:themeColor="text1"/>
        </w:rPr>
      </w:pPr>
      <w:r w:rsidRPr="02C482D6">
        <w:rPr>
          <w:rFonts w:eastAsia="Arial" w:cs="Arial"/>
          <w:color w:val="000000" w:themeColor="text1"/>
          <w:highlight w:val="yellow"/>
        </w:rPr>
        <w:t>Navigation: Cash &gt; Cash Ledger &gt; Processing tab &gt; Process section &gt; Bank Update Maintenance</w:t>
      </w:r>
    </w:p>
    <w:p w14:paraId="685CFC50" w14:textId="05B94A9C" w:rsidR="00870030" w:rsidRDefault="00870030" w:rsidP="02C482D6">
      <w:pPr>
        <w:spacing w:before="120" w:after="120"/>
        <w:rPr>
          <w:rFonts w:eastAsia="Arial" w:cs="Arial"/>
          <w:color w:val="000000" w:themeColor="text1"/>
        </w:rPr>
      </w:pPr>
    </w:p>
    <w:p w14:paraId="526D8CBB" w14:textId="79FBFC22" w:rsidR="00870030" w:rsidRDefault="26ABFEEB" w:rsidP="02C482D6">
      <w:pPr>
        <w:spacing w:before="120" w:after="120"/>
        <w:rPr>
          <w:rFonts w:eastAsia="Arial" w:cs="Arial"/>
          <w:color w:val="000000" w:themeColor="text1"/>
        </w:rPr>
      </w:pPr>
      <w:r>
        <w:rPr>
          <w:noProof/>
        </w:rPr>
        <w:drawing>
          <wp:inline distT="0" distB="0" distL="0" distR="0" wp14:anchorId="4921983B" wp14:editId="37488862">
            <wp:extent cx="6858000" cy="3114675"/>
            <wp:effectExtent l="0" t="0" r="0" b="0"/>
            <wp:docPr id="69382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2166" name="Picture 69382166"/>
                    <pic:cNvPicPr/>
                  </pic:nvPicPr>
                  <pic:blipFill>
                    <a:blip r:embed="rId16">
                      <a:extLst>
                        <a:ext uri="{28A0092B-C50C-407E-A947-70E740481C1C}">
                          <a14:useLocalDpi xmlns:a14="http://schemas.microsoft.com/office/drawing/2010/main"/>
                        </a:ext>
                      </a:extLst>
                    </a:blip>
                    <a:stretch>
                      <a:fillRect/>
                    </a:stretch>
                  </pic:blipFill>
                  <pic:spPr>
                    <a:xfrm>
                      <a:off x="0" y="0"/>
                      <a:ext cx="6858000" cy="3114675"/>
                    </a:xfrm>
                    <a:prstGeom prst="rect">
                      <a:avLst/>
                    </a:prstGeom>
                  </pic:spPr>
                </pic:pic>
              </a:graphicData>
            </a:graphic>
          </wp:inline>
        </w:drawing>
      </w:r>
    </w:p>
    <w:p w14:paraId="0FC92B9F" w14:textId="05594FD0" w:rsidR="00870030" w:rsidRDefault="00870030" w:rsidP="00870030">
      <w:pPr>
        <w:pStyle w:val="BodyText"/>
        <w:ind w:left="0"/>
      </w:pPr>
    </w:p>
    <w:p w14:paraId="1122A2ED" w14:textId="77777777" w:rsidR="00E31C02" w:rsidRDefault="00E31C02" w:rsidP="000232B2">
      <w:pPr>
        <w:ind w:left="1418"/>
      </w:pPr>
    </w:p>
    <w:p w14:paraId="666F0677" w14:textId="77777777" w:rsidR="00A04828" w:rsidRDefault="00A04828" w:rsidP="00800AF2">
      <w:pPr>
        <w:ind w:left="709"/>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5"/>
        <w:gridCol w:w="7587"/>
      </w:tblGrid>
      <w:tr w:rsidR="00A04828" w:rsidRPr="00A04828" w14:paraId="5515C612" w14:textId="77777777" w:rsidTr="02C482D6">
        <w:trPr>
          <w:trHeight w:val="300"/>
        </w:trPr>
        <w:tc>
          <w:tcPr>
            <w:tcW w:w="1605" w:type="dxa"/>
            <w:tcBorders>
              <w:top w:val="single" w:sz="6" w:space="0" w:color="auto"/>
              <w:left w:val="single" w:sz="6" w:space="0" w:color="auto"/>
              <w:bottom w:val="single" w:sz="6" w:space="0" w:color="auto"/>
              <w:right w:val="nil"/>
            </w:tcBorders>
            <w:shd w:val="clear" w:color="auto" w:fill="13A3F7"/>
            <w:vAlign w:val="center"/>
            <w:hideMark/>
          </w:tcPr>
          <w:p w14:paraId="50CC24C7" w14:textId="77777777" w:rsidR="00A04828" w:rsidRPr="00A04828" w:rsidRDefault="00A04828" w:rsidP="004A0C52">
            <w:pPr>
              <w:ind w:left="273"/>
              <w:rPr>
                <w:b/>
                <w:bCs/>
                <w:lang w:val="en-PH"/>
              </w:rPr>
            </w:pPr>
            <w:r w:rsidRPr="00A04828">
              <w:t>Functional Requirement ID</w:t>
            </w:r>
            <w:r w:rsidRPr="00A04828">
              <w:rPr>
                <w:b/>
                <w:bCs/>
                <w:lang w:val="en-PH"/>
              </w:rPr>
              <w:t> </w:t>
            </w:r>
          </w:p>
        </w:tc>
        <w:tc>
          <w:tcPr>
            <w:tcW w:w="7185" w:type="dxa"/>
            <w:tcBorders>
              <w:top w:val="single" w:sz="6" w:space="0" w:color="auto"/>
              <w:left w:val="nil"/>
              <w:bottom w:val="single" w:sz="6" w:space="0" w:color="auto"/>
              <w:right w:val="single" w:sz="6" w:space="0" w:color="auto"/>
            </w:tcBorders>
            <w:shd w:val="clear" w:color="auto" w:fill="13A3F7"/>
            <w:vAlign w:val="center"/>
            <w:hideMark/>
          </w:tcPr>
          <w:p w14:paraId="42ABD4F6" w14:textId="77777777" w:rsidR="00A04828" w:rsidRPr="00A04828" w:rsidRDefault="00A04828" w:rsidP="00680010">
            <w:pPr>
              <w:ind w:left="371"/>
              <w:rPr>
                <w:b/>
                <w:bCs/>
                <w:lang w:val="en-PH"/>
              </w:rPr>
            </w:pPr>
            <w:r w:rsidRPr="00A04828">
              <w:t>Requirement Definition</w:t>
            </w:r>
            <w:r w:rsidRPr="00A04828">
              <w:rPr>
                <w:b/>
                <w:bCs/>
                <w:lang w:val="en-PH"/>
              </w:rPr>
              <w:t> </w:t>
            </w:r>
          </w:p>
        </w:tc>
      </w:tr>
      <w:tr w:rsidR="00A04828" w:rsidRPr="00A04828" w14:paraId="4010161B" w14:textId="77777777" w:rsidTr="02C482D6">
        <w:trPr>
          <w:trHeight w:val="300"/>
        </w:trPr>
        <w:tc>
          <w:tcPr>
            <w:tcW w:w="1605"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3F5C7F2D" w14:textId="77777777" w:rsidR="00A04828" w:rsidRPr="004A0C52" w:rsidRDefault="00A04828" w:rsidP="004A0C52">
            <w:pPr>
              <w:ind w:left="273"/>
              <w:rPr>
                <w:sz w:val="16"/>
                <w:szCs w:val="16"/>
                <w:lang w:val="en-PH"/>
              </w:rPr>
            </w:pPr>
            <w:r w:rsidRPr="004A0C52">
              <w:rPr>
                <w:sz w:val="16"/>
                <w:szCs w:val="16"/>
                <w:lang w:val="en-AU"/>
              </w:rPr>
              <w:t>3.2.6.1</w:t>
            </w:r>
            <w:r w:rsidRPr="004A0C52">
              <w:rPr>
                <w:sz w:val="16"/>
                <w:szCs w:val="16"/>
                <w:lang w:val="en-PH"/>
              </w:rPr>
              <w:t> </w:t>
            </w:r>
          </w:p>
          <w:p w14:paraId="5A87A4A2" w14:textId="77777777" w:rsidR="00A04828" w:rsidRPr="004A0C52" w:rsidRDefault="00A04828" w:rsidP="004A0C52">
            <w:pPr>
              <w:ind w:left="273"/>
              <w:rPr>
                <w:sz w:val="16"/>
                <w:szCs w:val="16"/>
                <w:lang w:val="en-PH"/>
              </w:rPr>
            </w:pPr>
            <w:r w:rsidRPr="004A0C52">
              <w:rPr>
                <w:sz w:val="16"/>
                <w:szCs w:val="16"/>
                <w:lang w:val="en-PH"/>
              </w:rPr>
              <w:t> </w:t>
            </w:r>
          </w:p>
        </w:tc>
        <w:tc>
          <w:tcPr>
            <w:tcW w:w="7185"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20C3B90A" w14:textId="77777777" w:rsidR="00A04828" w:rsidRPr="004A0C52" w:rsidRDefault="00A04828" w:rsidP="00680010">
            <w:pPr>
              <w:ind w:left="371"/>
              <w:rPr>
                <w:sz w:val="16"/>
                <w:szCs w:val="16"/>
                <w:lang w:val="en-PH"/>
              </w:rPr>
            </w:pPr>
            <w:r w:rsidRPr="004A0C52">
              <w:rPr>
                <w:sz w:val="16"/>
                <w:szCs w:val="16"/>
              </w:rPr>
              <w:t>Please take note of the following parameters:</w:t>
            </w:r>
            <w:r w:rsidRPr="004A0C52">
              <w:rPr>
                <w:sz w:val="16"/>
                <w:szCs w:val="16"/>
                <w:lang w:val="en-PH"/>
              </w:rPr>
              <w:t> </w:t>
            </w:r>
          </w:p>
          <w:p w14:paraId="0F9E747A" w14:textId="77777777" w:rsidR="00A04828" w:rsidRPr="004A0C52" w:rsidRDefault="00A04828" w:rsidP="00680010">
            <w:pPr>
              <w:ind w:left="371"/>
              <w:rPr>
                <w:sz w:val="16"/>
                <w:szCs w:val="16"/>
                <w:lang w:val="en-PH"/>
              </w:rPr>
            </w:pPr>
            <w:r w:rsidRPr="004A0C52">
              <w:rPr>
                <w:sz w:val="16"/>
                <w:szCs w:val="16"/>
                <w:lang w:val="en-PH"/>
              </w:rPr>
              <w:t> </w:t>
            </w:r>
          </w:p>
          <w:tbl>
            <w:tblPr>
              <w:tblW w:w="6214" w:type="dxa"/>
              <w:tblInd w:w="3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0"/>
              <w:gridCol w:w="3554"/>
              <w:gridCol w:w="1040"/>
            </w:tblGrid>
            <w:tr w:rsidR="00A04828" w:rsidRPr="006D4361" w14:paraId="13B56172" w14:textId="77777777" w:rsidTr="3E5FD1E2">
              <w:trPr>
                <w:trHeight w:val="213"/>
              </w:trPr>
              <w:tc>
                <w:tcPr>
                  <w:tcW w:w="1620" w:type="dxa"/>
                  <w:tcBorders>
                    <w:top w:val="single" w:sz="6" w:space="0" w:color="auto"/>
                    <w:left w:val="single" w:sz="6" w:space="0" w:color="auto"/>
                    <w:bottom w:val="single" w:sz="6" w:space="0" w:color="auto"/>
                    <w:right w:val="single" w:sz="6" w:space="0" w:color="auto"/>
                  </w:tcBorders>
                  <w:shd w:val="clear" w:color="auto" w:fill="00B0F0"/>
                  <w:hideMark/>
                </w:tcPr>
                <w:p w14:paraId="4CE71681" w14:textId="77777777" w:rsidR="00A04828" w:rsidRPr="006D4361" w:rsidRDefault="00A04828" w:rsidP="00680010">
                  <w:pPr>
                    <w:ind w:left="371"/>
                    <w:rPr>
                      <w:sz w:val="14"/>
                      <w:szCs w:val="14"/>
                      <w:lang w:val="en-PH"/>
                    </w:rPr>
                  </w:pPr>
                  <w:r w:rsidRPr="006D4361">
                    <w:rPr>
                      <w:sz w:val="14"/>
                      <w:szCs w:val="14"/>
                    </w:rPr>
                    <w:t>Field</w:t>
                  </w:r>
                  <w:r w:rsidRPr="006D4361">
                    <w:rPr>
                      <w:sz w:val="14"/>
                      <w:szCs w:val="14"/>
                      <w:lang w:val="en-PH"/>
                    </w:rPr>
                    <w:t> </w:t>
                  </w:r>
                </w:p>
              </w:tc>
              <w:tc>
                <w:tcPr>
                  <w:tcW w:w="3554" w:type="dxa"/>
                  <w:tcBorders>
                    <w:top w:val="single" w:sz="6" w:space="0" w:color="auto"/>
                    <w:left w:val="single" w:sz="6" w:space="0" w:color="auto"/>
                    <w:bottom w:val="single" w:sz="6" w:space="0" w:color="auto"/>
                    <w:right w:val="single" w:sz="6" w:space="0" w:color="auto"/>
                  </w:tcBorders>
                  <w:shd w:val="clear" w:color="auto" w:fill="00B0F0"/>
                  <w:hideMark/>
                </w:tcPr>
                <w:p w14:paraId="585736D1" w14:textId="77777777" w:rsidR="00A04828" w:rsidRPr="006D4361" w:rsidRDefault="00A04828" w:rsidP="00680010">
                  <w:pPr>
                    <w:ind w:left="371"/>
                    <w:rPr>
                      <w:sz w:val="14"/>
                      <w:szCs w:val="14"/>
                      <w:lang w:val="en-PH"/>
                    </w:rPr>
                  </w:pPr>
                  <w:r w:rsidRPr="006D4361">
                    <w:rPr>
                      <w:sz w:val="14"/>
                      <w:szCs w:val="14"/>
                    </w:rPr>
                    <w:t>Value</w:t>
                  </w:r>
                  <w:r w:rsidRPr="006D4361">
                    <w:rPr>
                      <w:sz w:val="14"/>
                      <w:szCs w:val="14"/>
                      <w:lang w:val="en-PH"/>
                    </w:rPr>
                    <w:t> </w:t>
                  </w:r>
                </w:p>
              </w:tc>
              <w:tc>
                <w:tcPr>
                  <w:tcW w:w="1040" w:type="dxa"/>
                  <w:tcBorders>
                    <w:top w:val="single" w:sz="6" w:space="0" w:color="auto"/>
                    <w:left w:val="single" w:sz="6" w:space="0" w:color="auto"/>
                    <w:bottom w:val="single" w:sz="6" w:space="0" w:color="auto"/>
                    <w:right w:val="single" w:sz="6" w:space="0" w:color="auto"/>
                  </w:tcBorders>
                  <w:shd w:val="clear" w:color="auto" w:fill="00B0F0"/>
                  <w:hideMark/>
                </w:tcPr>
                <w:p w14:paraId="24DED59B" w14:textId="77777777" w:rsidR="00A04828" w:rsidRPr="006D4361" w:rsidRDefault="00A04828" w:rsidP="00680010">
                  <w:pPr>
                    <w:ind w:left="371"/>
                    <w:rPr>
                      <w:sz w:val="14"/>
                      <w:szCs w:val="14"/>
                      <w:lang w:val="en-PH"/>
                    </w:rPr>
                  </w:pPr>
                  <w:r w:rsidRPr="006D4361">
                    <w:rPr>
                      <w:sz w:val="14"/>
                      <w:szCs w:val="14"/>
                    </w:rPr>
                    <w:t>Required</w:t>
                  </w:r>
                  <w:r w:rsidRPr="006D4361">
                    <w:rPr>
                      <w:sz w:val="14"/>
                      <w:szCs w:val="14"/>
                      <w:lang w:val="en-PH"/>
                    </w:rPr>
                    <w:t> </w:t>
                  </w:r>
                </w:p>
              </w:tc>
            </w:tr>
            <w:tr w:rsidR="00A04828" w:rsidRPr="006D4361" w14:paraId="321DFAAD" w14:textId="77777777" w:rsidTr="3E5FD1E2">
              <w:trPr>
                <w:trHeight w:val="213"/>
              </w:trPr>
              <w:tc>
                <w:tcPr>
                  <w:tcW w:w="1620" w:type="dxa"/>
                  <w:tcBorders>
                    <w:top w:val="single" w:sz="6" w:space="0" w:color="auto"/>
                    <w:left w:val="single" w:sz="6" w:space="0" w:color="auto"/>
                    <w:bottom w:val="single" w:sz="6" w:space="0" w:color="auto"/>
                    <w:right w:val="single" w:sz="6" w:space="0" w:color="auto"/>
                  </w:tcBorders>
                  <w:hideMark/>
                </w:tcPr>
                <w:p w14:paraId="3068067E" w14:textId="77777777" w:rsidR="00A04828" w:rsidRPr="006D4361" w:rsidRDefault="00A04828" w:rsidP="00680010">
                  <w:pPr>
                    <w:ind w:left="371"/>
                    <w:rPr>
                      <w:sz w:val="14"/>
                      <w:szCs w:val="14"/>
                      <w:lang w:val="en-PH"/>
                    </w:rPr>
                  </w:pPr>
                  <w:r w:rsidRPr="006D4361">
                    <w:rPr>
                      <w:sz w:val="14"/>
                      <w:szCs w:val="14"/>
                    </w:rPr>
                    <w:t>Cash Management Group</w:t>
                  </w:r>
                  <w:r w:rsidRPr="006D4361">
                    <w:rPr>
                      <w:sz w:val="14"/>
                      <w:szCs w:val="14"/>
                      <w:lang w:val="en-PH"/>
                    </w:rPr>
                    <w:t> </w:t>
                  </w:r>
                </w:p>
              </w:tc>
              <w:tc>
                <w:tcPr>
                  <w:tcW w:w="3554" w:type="dxa"/>
                  <w:tcBorders>
                    <w:top w:val="single" w:sz="6" w:space="0" w:color="auto"/>
                    <w:left w:val="single" w:sz="6" w:space="0" w:color="auto"/>
                    <w:bottom w:val="single" w:sz="6" w:space="0" w:color="auto"/>
                    <w:right w:val="single" w:sz="6" w:space="0" w:color="auto"/>
                  </w:tcBorders>
                  <w:hideMark/>
                </w:tcPr>
                <w:p w14:paraId="21CDCC78" w14:textId="25BBEB19" w:rsidR="00A04828" w:rsidRPr="006D4361" w:rsidRDefault="05B08459" w:rsidP="0F9554D7">
                  <w:pPr>
                    <w:ind w:right="-180"/>
                    <w:rPr>
                      <w:sz w:val="14"/>
                      <w:szCs w:val="14"/>
                      <w:lang w:val="en-PH"/>
                    </w:rPr>
                  </w:pPr>
                  <w:r w:rsidRPr="0F9554D7">
                    <w:rPr>
                      <w:sz w:val="14"/>
                      <w:szCs w:val="14"/>
                    </w:rPr>
                    <w:t>“</w:t>
                  </w:r>
                  <w:r w:rsidR="7B4F1D6F" w:rsidRPr="0F9554D7">
                    <w:rPr>
                      <w:sz w:val="14"/>
                      <w:szCs w:val="14"/>
                    </w:rPr>
                    <w:t>SONH</w:t>
                  </w:r>
                  <w:r w:rsidRPr="0F9554D7">
                    <w:rPr>
                      <w:sz w:val="14"/>
                      <w:szCs w:val="14"/>
                    </w:rPr>
                    <w:t>”</w:t>
                  </w:r>
                  <w:r w:rsidR="7B4F1D6F" w:rsidRPr="0F9554D7">
                    <w:rPr>
                      <w:sz w:val="14"/>
                      <w:szCs w:val="14"/>
                      <w:lang w:val="en-PH"/>
                    </w:rPr>
                    <w:t> </w:t>
                  </w:r>
                </w:p>
              </w:tc>
              <w:tc>
                <w:tcPr>
                  <w:tcW w:w="1040" w:type="dxa"/>
                  <w:tcBorders>
                    <w:top w:val="single" w:sz="6" w:space="0" w:color="auto"/>
                    <w:left w:val="single" w:sz="6" w:space="0" w:color="auto"/>
                    <w:bottom w:val="single" w:sz="6" w:space="0" w:color="auto"/>
                    <w:right w:val="single" w:sz="6" w:space="0" w:color="auto"/>
                  </w:tcBorders>
                  <w:hideMark/>
                </w:tcPr>
                <w:p w14:paraId="6F29D003" w14:textId="77777777" w:rsidR="00A04828" w:rsidRPr="006D4361" w:rsidRDefault="00A04828" w:rsidP="00680010">
                  <w:pPr>
                    <w:ind w:left="371"/>
                    <w:rPr>
                      <w:sz w:val="14"/>
                      <w:szCs w:val="14"/>
                      <w:lang w:val="en-PH"/>
                    </w:rPr>
                  </w:pPr>
                  <w:r w:rsidRPr="006D4361">
                    <w:rPr>
                      <w:sz w:val="14"/>
                      <w:szCs w:val="14"/>
                    </w:rPr>
                    <w:t>Yes</w:t>
                  </w:r>
                  <w:r w:rsidRPr="006D4361">
                    <w:rPr>
                      <w:sz w:val="14"/>
                      <w:szCs w:val="14"/>
                      <w:lang w:val="en-PH"/>
                    </w:rPr>
                    <w:t> </w:t>
                  </w:r>
                </w:p>
              </w:tc>
            </w:tr>
            <w:tr w:rsidR="00A04828" w:rsidRPr="006D4361" w14:paraId="3AC76C7F" w14:textId="77777777" w:rsidTr="3E5FD1E2">
              <w:trPr>
                <w:trHeight w:val="213"/>
              </w:trPr>
              <w:tc>
                <w:tcPr>
                  <w:tcW w:w="1620" w:type="dxa"/>
                  <w:tcBorders>
                    <w:top w:val="single" w:sz="6" w:space="0" w:color="auto"/>
                    <w:left w:val="single" w:sz="6" w:space="0" w:color="auto"/>
                    <w:bottom w:val="single" w:sz="6" w:space="0" w:color="auto"/>
                    <w:right w:val="single" w:sz="6" w:space="0" w:color="auto"/>
                  </w:tcBorders>
                  <w:hideMark/>
                </w:tcPr>
                <w:p w14:paraId="432694CA" w14:textId="77777777" w:rsidR="00A04828" w:rsidRPr="006D4361" w:rsidRDefault="00A04828" w:rsidP="00680010">
                  <w:pPr>
                    <w:ind w:left="371"/>
                    <w:rPr>
                      <w:sz w:val="14"/>
                      <w:szCs w:val="14"/>
                      <w:lang w:val="en-PH"/>
                    </w:rPr>
                  </w:pPr>
                  <w:r w:rsidRPr="006D4361">
                    <w:rPr>
                      <w:sz w:val="14"/>
                      <w:szCs w:val="14"/>
                    </w:rPr>
                    <w:t>Run Group</w:t>
                  </w:r>
                  <w:r w:rsidRPr="006D4361">
                    <w:rPr>
                      <w:sz w:val="14"/>
                      <w:szCs w:val="14"/>
                      <w:lang w:val="en-PH"/>
                    </w:rPr>
                    <w:t> </w:t>
                  </w:r>
                </w:p>
              </w:tc>
              <w:tc>
                <w:tcPr>
                  <w:tcW w:w="3554" w:type="dxa"/>
                  <w:tcBorders>
                    <w:top w:val="single" w:sz="6" w:space="0" w:color="auto"/>
                    <w:left w:val="single" w:sz="6" w:space="0" w:color="auto"/>
                    <w:bottom w:val="single" w:sz="6" w:space="0" w:color="auto"/>
                    <w:right w:val="single" w:sz="6" w:space="0" w:color="auto"/>
                  </w:tcBorders>
                  <w:hideMark/>
                </w:tcPr>
                <w:p w14:paraId="0B7D1D74" w14:textId="3923241C" w:rsidR="00602637" w:rsidRPr="006D4361" w:rsidRDefault="0965BEA9" w:rsidP="0F9554D7">
                  <w:pPr>
                    <w:ind w:right="-180"/>
                    <w:rPr>
                      <w:sz w:val="14"/>
                      <w:szCs w:val="14"/>
                    </w:rPr>
                  </w:pPr>
                  <w:r w:rsidRPr="3E5FD1E2">
                    <w:rPr>
                      <w:color w:val="FF0000"/>
                      <w:sz w:val="14"/>
                      <w:szCs w:val="14"/>
                      <w:highlight w:val="yellow"/>
                    </w:rPr>
                    <w:t>&lt;</w:t>
                  </w:r>
                  <w:r w:rsidR="13268A23" w:rsidRPr="3E5FD1E2">
                    <w:rPr>
                      <w:color w:val="FF0000"/>
                      <w:sz w:val="14"/>
                      <w:szCs w:val="14"/>
                      <w:highlight w:val="yellow"/>
                    </w:rPr>
                    <w:t>CashCode</w:t>
                  </w:r>
                  <w:r w:rsidRPr="3E5FD1E2">
                    <w:rPr>
                      <w:color w:val="FF0000"/>
                      <w:sz w:val="14"/>
                      <w:szCs w:val="14"/>
                      <w:highlight w:val="yellow"/>
                    </w:rPr>
                    <w:t>&gt;_&lt;</w:t>
                  </w:r>
                  <w:r w:rsidR="42BEC9CC" w:rsidRPr="3E5FD1E2">
                    <w:rPr>
                      <w:color w:val="FF0000"/>
                      <w:sz w:val="14"/>
                      <w:szCs w:val="14"/>
                      <w:highlight w:val="yellow"/>
                    </w:rPr>
                    <w:t>*</w:t>
                  </w:r>
                  <w:r w:rsidRPr="3E5FD1E2">
                    <w:rPr>
                      <w:color w:val="FF0000"/>
                      <w:sz w:val="14"/>
                      <w:szCs w:val="14"/>
                      <w:highlight w:val="yellow"/>
                    </w:rPr>
                    <w:t>Bank</w:t>
                  </w:r>
                  <w:r w:rsidR="05D20E07" w:rsidRPr="3E5FD1E2">
                    <w:rPr>
                      <w:color w:val="FF0000"/>
                      <w:sz w:val="14"/>
                      <w:szCs w:val="14"/>
                      <w:highlight w:val="yellow"/>
                    </w:rPr>
                    <w:t xml:space="preserve"> Abbreviation</w:t>
                  </w:r>
                  <w:r w:rsidRPr="3E5FD1E2">
                    <w:rPr>
                      <w:color w:val="FF0000"/>
                      <w:sz w:val="14"/>
                      <w:szCs w:val="14"/>
                      <w:highlight w:val="yellow"/>
                    </w:rPr>
                    <w:t>&gt;</w:t>
                  </w:r>
                  <w:r w:rsidR="0AD177EC" w:rsidRPr="3E5FD1E2">
                    <w:rPr>
                      <w:color w:val="FF0000"/>
                      <w:sz w:val="14"/>
                      <w:szCs w:val="14"/>
                      <w:highlight w:val="yellow"/>
                    </w:rPr>
                    <w:t>recon</w:t>
                  </w:r>
                  <w:r w:rsidRPr="3E5FD1E2">
                    <w:rPr>
                      <w:color w:val="FF0000"/>
                      <w:sz w:val="14"/>
                      <w:szCs w:val="14"/>
                      <w:highlight w:val="yellow"/>
                    </w:rPr>
                    <w:t>_YYYYMMDD</w:t>
                  </w:r>
                  <w:r w:rsidR="54E499EB" w:rsidRPr="3E5FD1E2">
                    <w:rPr>
                      <w:sz w:val="14"/>
                      <w:szCs w:val="14"/>
                    </w:rPr>
                    <w:t xml:space="preserve"> </w:t>
                  </w:r>
                </w:p>
                <w:p w14:paraId="6A60834B" w14:textId="5B2AB595" w:rsidR="00A04828" w:rsidRPr="006D4361" w:rsidRDefault="347483CD" w:rsidP="0F9554D7">
                  <w:pPr>
                    <w:ind w:right="-180"/>
                    <w:rPr>
                      <w:sz w:val="14"/>
                      <w:szCs w:val="14"/>
                      <w:lang w:val="en-PH"/>
                    </w:rPr>
                  </w:pPr>
                  <w:r w:rsidRPr="0F9554D7">
                    <w:rPr>
                      <w:sz w:val="14"/>
                      <w:szCs w:val="14"/>
                    </w:rPr>
                    <w:t xml:space="preserve">*Citizens Bank = CB </w:t>
                  </w:r>
                </w:p>
                <w:p w14:paraId="3A26F056" w14:textId="62600901" w:rsidR="00A04828" w:rsidRPr="006D4361" w:rsidRDefault="2A15E341" w:rsidP="0F9554D7">
                  <w:pPr>
                    <w:ind w:right="-180"/>
                    <w:rPr>
                      <w:sz w:val="14"/>
                      <w:szCs w:val="14"/>
                      <w:lang w:val="en-PH"/>
                    </w:rPr>
                  </w:pPr>
                  <w:r w:rsidRPr="3E5FD1E2">
                    <w:rPr>
                      <w:sz w:val="14"/>
                      <w:szCs w:val="14"/>
                    </w:rPr>
                    <w:t>(</w:t>
                  </w:r>
                  <w:r w:rsidR="54E499EB" w:rsidRPr="3E5FD1E2">
                    <w:rPr>
                      <w:sz w:val="14"/>
                      <w:szCs w:val="14"/>
                    </w:rPr>
                    <w:t>e.g.</w:t>
                  </w:r>
                  <w:r w:rsidR="00E66EC8" w:rsidRPr="3E5FD1E2">
                    <w:rPr>
                      <w:sz w:val="14"/>
                      <w:szCs w:val="14"/>
                    </w:rPr>
                    <w:t xml:space="preserve"> </w:t>
                  </w:r>
                  <w:r w:rsidR="05467D7F" w:rsidRPr="3E5FD1E2">
                    <w:rPr>
                      <w:rFonts w:ascii="Helvetica" w:eastAsia="Helvetica" w:hAnsi="Helvetica" w:cs="Helvetica"/>
                      <w:color w:val="161618"/>
                      <w:sz w:val="14"/>
                      <w:szCs w:val="14"/>
                    </w:rPr>
                    <w:t>0042</w:t>
                  </w:r>
                  <w:r w:rsidR="182AEE7D" w:rsidRPr="3E5FD1E2">
                    <w:rPr>
                      <w:rFonts w:eastAsia="Arial" w:cs="Arial"/>
                      <w:sz w:val="14"/>
                      <w:szCs w:val="14"/>
                    </w:rPr>
                    <w:t xml:space="preserve"> </w:t>
                  </w:r>
                  <w:r w:rsidR="00E66EC8" w:rsidRPr="3E5FD1E2">
                    <w:rPr>
                      <w:sz w:val="14"/>
                      <w:szCs w:val="14"/>
                    </w:rPr>
                    <w:t>_</w:t>
                  </w:r>
                  <w:r w:rsidR="057DB9DE" w:rsidRPr="3E5FD1E2">
                    <w:rPr>
                      <w:sz w:val="14"/>
                      <w:szCs w:val="14"/>
                    </w:rPr>
                    <w:t>CB</w:t>
                  </w:r>
                  <w:r w:rsidR="6E3A2031" w:rsidRPr="3E5FD1E2">
                    <w:rPr>
                      <w:sz w:val="14"/>
                      <w:szCs w:val="14"/>
                    </w:rPr>
                    <w:t>recon</w:t>
                  </w:r>
                  <w:r w:rsidR="00E66EC8" w:rsidRPr="3E5FD1E2">
                    <w:rPr>
                      <w:sz w:val="14"/>
                      <w:szCs w:val="14"/>
                    </w:rPr>
                    <w:t>_20250730</w:t>
                  </w:r>
                  <w:r w:rsidR="54E499EB" w:rsidRPr="3E5FD1E2">
                    <w:rPr>
                      <w:sz w:val="14"/>
                      <w:szCs w:val="14"/>
                    </w:rPr>
                    <w:t>)</w:t>
                  </w:r>
                  <w:r w:rsidR="54E499EB" w:rsidRPr="3E5FD1E2">
                    <w:rPr>
                      <w:sz w:val="14"/>
                      <w:szCs w:val="14"/>
                      <w:lang w:val="en-PH"/>
                    </w:rPr>
                    <w:t> </w:t>
                  </w:r>
                </w:p>
              </w:tc>
              <w:tc>
                <w:tcPr>
                  <w:tcW w:w="1040" w:type="dxa"/>
                  <w:tcBorders>
                    <w:top w:val="single" w:sz="6" w:space="0" w:color="auto"/>
                    <w:left w:val="single" w:sz="6" w:space="0" w:color="auto"/>
                    <w:bottom w:val="single" w:sz="6" w:space="0" w:color="auto"/>
                    <w:right w:val="single" w:sz="6" w:space="0" w:color="auto"/>
                  </w:tcBorders>
                  <w:hideMark/>
                </w:tcPr>
                <w:p w14:paraId="02DEDCC0" w14:textId="77777777" w:rsidR="00A04828" w:rsidRPr="006D4361" w:rsidRDefault="00A04828" w:rsidP="00680010">
                  <w:pPr>
                    <w:ind w:left="371"/>
                    <w:rPr>
                      <w:sz w:val="14"/>
                      <w:szCs w:val="14"/>
                      <w:lang w:val="en-PH"/>
                    </w:rPr>
                  </w:pPr>
                  <w:r w:rsidRPr="006D4361">
                    <w:rPr>
                      <w:sz w:val="14"/>
                      <w:szCs w:val="14"/>
                    </w:rPr>
                    <w:t>Yes</w:t>
                  </w:r>
                  <w:r w:rsidRPr="006D4361">
                    <w:rPr>
                      <w:sz w:val="14"/>
                      <w:szCs w:val="14"/>
                      <w:lang w:val="en-PH"/>
                    </w:rPr>
                    <w:t> </w:t>
                  </w:r>
                </w:p>
              </w:tc>
            </w:tr>
            <w:tr w:rsidR="00A04828" w:rsidRPr="006D4361" w14:paraId="2F19DFB6" w14:textId="77777777" w:rsidTr="3E5FD1E2">
              <w:trPr>
                <w:trHeight w:val="213"/>
              </w:trPr>
              <w:tc>
                <w:tcPr>
                  <w:tcW w:w="1620" w:type="dxa"/>
                  <w:tcBorders>
                    <w:top w:val="single" w:sz="6" w:space="0" w:color="auto"/>
                    <w:left w:val="single" w:sz="6" w:space="0" w:color="auto"/>
                    <w:bottom w:val="single" w:sz="6" w:space="0" w:color="auto"/>
                    <w:right w:val="single" w:sz="6" w:space="0" w:color="auto"/>
                  </w:tcBorders>
                  <w:hideMark/>
                </w:tcPr>
                <w:p w14:paraId="20FACBE0" w14:textId="682D74D6" w:rsidR="00A04828" w:rsidRPr="006D4361" w:rsidRDefault="006324E7" w:rsidP="00680010">
                  <w:pPr>
                    <w:ind w:left="371"/>
                    <w:rPr>
                      <w:sz w:val="14"/>
                      <w:szCs w:val="14"/>
                      <w:lang w:val="en-PH"/>
                    </w:rPr>
                  </w:pPr>
                  <w:r w:rsidRPr="006D4361">
                    <w:rPr>
                      <w:sz w:val="14"/>
                      <w:szCs w:val="14"/>
                    </w:rPr>
                    <w:t>Ignore Duplicate Check Numbers</w:t>
                  </w:r>
                  <w:r w:rsidR="00A04828" w:rsidRPr="006D4361">
                    <w:rPr>
                      <w:sz w:val="14"/>
                      <w:szCs w:val="14"/>
                      <w:lang w:val="en-PH"/>
                    </w:rPr>
                    <w:t> </w:t>
                  </w:r>
                </w:p>
              </w:tc>
              <w:tc>
                <w:tcPr>
                  <w:tcW w:w="3554" w:type="dxa"/>
                  <w:tcBorders>
                    <w:top w:val="single" w:sz="6" w:space="0" w:color="auto"/>
                    <w:left w:val="single" w:sz="6" w:space="0" w:color="auto"/>
                    <w:bottom w:val="single" w:sz="6" w:space="0" w:color="auto"/>
                    <w:right w:val="single" w:sz="6" w:space="0" w:color="auto"/>
                  </w:tcBorders>
                  <w:hideMark/>
                </w:tcPr>
                <w:p w14:paraId="506C202C" w14:textId="3A907679" w:rsidR="00A04828" w:rsidRPr="006D4361" w:rsidRDefault="5A03B10F" w:rsidP="0F9554D7">
                  <w:pPr>
                    <w:ind w:right="-180"/>
                    <w:rPr>
                      <w:sz w:val="14"/>
                      <w:szCs w:val="14"/>
                      <w:lang w:val="en-PH"/>
                    </w:rPr>
                  </w:pPr>
                  <w:r w:rsidRPr="0F9554D7">
                    <w:rPr>
                      <w:sz w:val="14"/>
                      <w:szCs w:val="14"/>
                      <w:lang w:val="en-PH"/>
                    </w:rPr>
                    <w:t>Uncheck</w:t>
                  </w:r>
                </w:p>
              </w:tc>
              <w:tc>
                <w:tcPr>
                  <w:tcW w:w="1040" w:type="dxa"/>
                  <w:tcBorders>
                    <w:top w:val="single" w:sz="6" w:space="0" w:color="auto"/>
                    <w:left w:val="single" w:sz="6" w:space="0" w:color="auto"/>
                    <w:bottom w:val="single" w:sz="6" w:space="0" w:color="auto"/>
                    <w:right w:val="single" w:sz="6" w:space="0" w:color="auto"/>
                  </w:tcBorders>
                  <w:hideMark/>
                </w:tcPr>
                <w:p w14:paraId="5F1B22FB" w14:textId="77777777" w:rsidR="00A04828" w:rsidRPr="006D4361" w:rsidRDefault="00A04828" w:rsidP="00680010">
                  <w:pPr>
                    <w:ind w:left="371"/>
                    <w:rPr>
                      <w:sz w:val="14"/>
                      <w:szCs w:val="14"/>
                      <w:lang w:val="en-PH"/>
                    </w:rPr>
                  </w:pPr>
                  <w:r w:rsidRPr="006D4361">
                    <w:rPr>
                      <w:sz w:val="14"/>
                      <w:szCs w:val="14"/>
                    </w:rPr>
                    <w:t>No</w:t>
                  </w:r>
                  <w:r w:rsidRPr="006D4361">
                    <w:rPr>
                      <w:sz w:val="14"/>
                      <w:szCs w:val="14"/>
                      <w:lang w:val="en-PH"/>
                    </w:rPr>
                    <w:t> </w:t>
                  </w:r>
                </w:p>
              </w:tc>
            </w:tr>
            <w:tr w:rsidR="00A04828" w:rsidRPr="006D4361" w14:paraId="3E6642EB" w14:textId="77777777" w:rsidTr="3E5FD1E2">
              <w:trPr>
                <w:trHeight w:val="213"/>
              </w:trPr>
              <w:tc>
                <w:tcPr>
                  <w:tcW w:w="1620" w:type="dxa"/>
                  <w:tcBorders>
                    <w:top w:val="single" w:sz="6" w:space="0" w:color="auto"/>
                    <w:left w:val="single" w:sz="6" w:space="0" w:color="auto"/>
                    <w:bottom w:val="single" w:sz="6" w:space="0" w:color="auto"/>
                    <w:right w:val="single" w:sz="6" w:space="0" w:color="auto"/>
                  </w:tcBorders>
                  <w:hideMark/>
                </w:tcPr>
                <w:p w14:paraId="0EA80B82" w14:textId="6B4A916F" w:rsidR="00A04828" w:rsidRPr="006D4361" w:rsidRDefault="00252B0B" w:rsidP="00680010">
                  <w:pPr>
                    <w:ind w:left="371"/>
                    <w:rPr>
                      <w:sz w:val="14"/>
                      <w:szCs w:val="14"/>
                      <w:lang w:val="en-PH"/>
                    </w:rPr>
                  </w:pPr>
                  <w:r w:rsidRPr="006D4361">
                    <w:rPr>
                      <w:sz w:val="14"/>
                      <w:szCs w:val="14"/>
                    </w:rPr>
                    <w:lastRenderedPageBreak/>
                    <w:t>Bank Account Number</w:t>
                  </w:r>
                </w:p>
              </w:tc>
              <w:tc>
                <w:tcPr>
                  <w:tcW w:w="3554" w:type="dxa"/>
                  <w:tcBorders>
                    <w:top w:val="single" w:sz="6" w:space="0" w:color="auto"/>
                    <w:left w:val="single" w:sz="6" w:space="0" w:color="auto"/>
                    <w:bottom w:val="single" w:sz="6" w:space="0" w:color="auto"/>
                    <w:right w:val="single" w:sz="6" w:space="0" w:color="auto"/>
                  </w:tcBorders>
                  <w:hideMark/>
                </w:tcPr>
                <w:p w14:paraId="5FCE2B27" w14:textId="6AC05608" w:rsidR="00A04828" w:rsidRPr="006D4361" w:rsidRDefault="348AA2A2" w:rsidP="0F9554D7">
                  <w:pPr>
                    <w:ind w:right="-180"/>
                    <w:rPr>
                      <w:sz w:val="14"/>
                      <w:szCs w:val="14"/>
                      <w:lang w:val="en-PH"/>
                    </w:rPr>
                  </w:pPr>
                  <w:r w:rsidRPr="0F9554D7">
                    <w:rPr>
                      <w:sz w:val="14"/>
                      <w:szCs w:val="14"/>
                    </w:rPr>
                    <w:t>Leave &lt;blank&gt;</w:t>
                  </w:r>
                </w:p>
              </w:tc>
              <w:tc>
                <w:tcPr>
                  <w:tcW w:w="1040" w:type="dxa"/>
                  <w:tcBorders>
                    <w:top w:val="single" w:sz="6" w:space="0" w:color="auto"/>
                    <w:left w:val="single" w:sz="6" w:space="0" w:color="auto"/>
                    <w:bottom w:val="single" w:sz="6" w:space="0" w:color="auto"/>
                    <w:right w:val="single" w:sz="6" w:space="0" w:color="auto"/>
                  </w:tcBorders>
                  <w:hideMark/>
                </w:tcPr>
                <w:p w14:paraId="035A6877" w14:textId="77777777" w:rsidR="00A04828" w:rsidRPr="006D4361" w:rsidRDefault="00A04828" w:rsidP="00680010">
                  <w:pPr>
                    <w:ind w:left="371"/>
                    <w:rPr>
                      <w:sz w:val="14"/>
                      <w:szCs w:val="14"/>
                      <w:lang w:val="en-PH"/>
                    </w:rPr>
                  </w:pPr>
                  <w:r w:rsidRPr="006D4361">
                    <w:rPr>
                      <w:sz w:val="14"/>
                      <w:szCs w:val="14"/>
                    </w:rPr>
                    <w:t>No</w:t>
                  </w:r>
                  <w:r w:rsidRPr="006D4361">
                    <w:rPr>
                      <w:sz w:val="14"/>
                      <w:szCs w:val="14"/>
                      <w:lang w:val="en-PH"/>
                    </w:rPr>
                    <w:t> </w:t>
                  </w:r>
                </w:p>
              </w:tc>
            </w:tr>
          </w:tbl>
          <w:p w14:paraId="4F0F88BC" w14:textId="77777777" w:rsidR="00463AD2" w:rsidRDefault="00463AD2" w:rsidP="00680010">
            <w:pPr>
              <w:ind w:left="371"/>
              <w:jc w:val="center"/>
              <w:rPr>
                <w:sz w:val="16"/>
                <w:szCs w:val="16"/>
                <w:lang w:val="en-PH"/>
              </w:rPr>
            </w:pPr>
          </w:p>
          <w:p w14:paraId="7A25EBAC" w14:textId="4A4E306A" w:rsidR="00A04828" w:rsidRDefault="00B25DC2" w:rsidP="00463AD2">
            <w:pPr>
              <w:ind w:left="371"/>
              <w:rPr>
                <w:sz w:val="16"/>
                <w:szCs w:val="16"/>
                <w:lang w:val="en-PH"/>
              </w:rPr>
            </w:pPr>
            <w:r w:rsidRPr="00B25DC2">
              <w:rPr>
                <w:noProof/>
                <w:sz w:val="16"/>
                <w:szCs w:val="16"/>
                <w:lang w:val="en-PH"/>
              </w:rPr>
              <w:drawing>
                <wp:inline distT="0" distB="0" distL="0" distR="0" wp14:anchorId="34A42049" wp14:editId="3A295521">
                  <wp:extent cx="2026920" cy="2078234"/>
                  <wp:effectExtent l="0" t="0" r="0" b="0"/>
                  <wp:docPr id="147616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67047" name=""/>
                          <pic:cNvPicPr/>
                        </pic:nvPicPr>
                        <pic:blipFill>
                          <a:blip r:embed="rId17"/>
                          <a:stretch>
                            <a:fillRect/>
                          </a:stretch>
                        </pic:blipFill>
                        <pic:spPr>
                          <a:xfrm>
                            <a:off x="0" y="0"/>
                            <a:ext cx="2030319" cy="2081719"/>
                          </a:xfrm>
                          <a:prstGeom prst="rect">
                            <a:avLst/>
                          </a:prstGeom>
                        </pic:spPr>
                      </pic:pic>
                    </a:graphicData>
                  </a:graphic>
                </wp:inline>
              </w:drawing>
            </w:r>
          </w:p>
          <w:p w14:paraId="68C66F7D" w14:textId="77777777" w:rsidR="00463AD2" w:rsidRPr="004A0C52" w:rsidRDefault="00463AD2" w:rsidP="00680010">
            <w:pPr>
              <w:ind w:left="371"/>
              <w:jc w:val="center"/>
              <w:rPr>
                <w:sz w:val="16"/>
                <w:szCs w:val="16"/>
                <w:lang w:val="en-PH"/>
              </w:rPr>
            </w:pPr>
          </w:p>
          <w:p w14:paraId="1BCF2DB5" w14:textId="78D94D39" w:rsidR="00A04828" w:rsidRPr="004A0C52" w:rsidRDefault="00A04828" w:rsidP="00680010">
            <w:pPr>
              <w:ind w:left="371"/>
              <w:rPr>
                <w:sz w:val="16"/>
                <w:szCs w:val="16"/>
                <w:lang w:val="en-PH"/>
              </w:rPr>
            </w:pPr>
            <w:r w:rsidRPr="004A0C52">
              <w:rPr>
                <w:sz w:val="16"/>
                <w:szCs w:val="16"/>
                <w:lang w:val="en-PH"/>
              </w:rPr>
              <w:t> </w:t>
            </w:r>
          </w:p>
          <w:p w14:paraId="761934EB" w14:textId="77777777" w:rsidR="00A04828" w:rsidRPr="004A0C52" w:rsidRDefault="00A04828" w:rsidP="00680010">
            <w:pPr>
              <w:ind w:left="371"/>
              <w:rPr>
                <w:sz w:val="16"/>
                <w:szCs w:val="16"/>
                <w:lang w:val="en-PH"/>
              </w:rPr>
            </w:pPr>
            <w:r w:rsidRPr="004A0C52">
              <w:rPr>
                <w:sz w:val="16"/>
                <w:szCs w:val="16"/>
                <w:lang w:val="en-PH"/>
              </w:rPr>
              <w:t> </w:t>
            </w:r>
          </w:p>
        </w:tc>
      </w:tr>
      <w:tr w:rsidR="00A04828" w:rsidRPr="00A04828" w14:paraId="35FB9274" w14:textId="77777777" w:rsidTr="02C482D6">
        <w:trPr>
          <w:trHeight w:val="300"/>
        </w:trPr>
        <w:tc>
          <w:tcPr>
            <w:tcW w:w="1605" w:type="dxa"/>
            <w:tcBorders>
              <w:top w:val="single" w:sz="6" w:space="0" w:color="auto"/>
              <w:left w:val="single" w:sz="6" w:space="0" w:color="auto"/>
              <w:bottom w:val="single" w:sz="6" w:space="0" w:color="auto"/>
              <w:right w:val="single" w:sz="6" w:space="0" w:color="auto"/>
            </w:tcBorders>
            <w:vAlign w:val="center"/>
            <w:hideMark/>
          </w:tcPr>
          <w:p w14:paraId="442CD1AA" w14:textId="77777777" w:rsidR="00A04828" w:rsidRPr="00680010" w:rsidRDefault="00A04828" w:rsidP="00680010">
            <w:pPr>
              <w:ind w:left="273"/>
              <w:rPr>
                <w:sz w:val="16"/>
                <w:szCs w:val="16"/>
                <w:lang w:val="en-PH"/>
              </w:rPr>
            </w:pPr>
            <w:r w:rsidRPr="00680010">
              <w:rPr>
                <w:sz w:val="16"/>
                <w:szCs w:val="16"/>
                <w:lang w:val="en-AU"/>
              </w:rPr>
              <w:lastRenderedPageBreak/>
              <w:t>3.2.6.2</w:t>
            </w:r>
            <w:r w:rsidRPr="00680010">
              <w:rPr>
                <w:sz w:val="16"/>
                <w:szCs w:val="16"/>
                <w:lang w:val="en-PH"/>
              </w:rPr>
              <w:t> </w:t>
            </w:r>
          </w:p>
        </w:tc>
        <w:tc>
          <w:tcPr>
            <w:tcW w:w="7185" w:type="dxa"/>
            <w:tcBorders>
              <w:top w:val="single" w:sz="6" w:space="0" w:color="auto"/>
              <w:left w:val="single" w:sz="6" w:space="0" w:color="auto"/>
              <w:bottom w:val="single" w:sz="6" w:space="0" w:color="auto"/>
              <w:right w:val="single" w:sz="6" w:space="0" w:color="auto"/>
            </w:tcBorders>
            <w:vAlign w:val="center"/>
            <w:hideMark/>
          </w:tcPr>
          <w:p w14:paraId="341EDA2E" w14:textId="101B2CAF" w:rsidR="00650909" w:rsidRPr="00680010" w:rsidRDefault="44227F4F" w:rsidP="00680010">
            <w:pPr>
              <w:ind w:left="371"/>
              <w:rPr>
                <w:sz w:val="16"/>
                <w:szCs w:val="16"/>
              </w:rPr>
            </w:pPr>
            <w:r w:rsidRPr="2F10E1BE">
              <w:rPr>
                <w:sz w:val="16"/>
                <w:szCs w:val="16"/>
              </w:rPr>
              <w:t>Successful</w:t>
            </w:r>
            <w:r w:rsidR="1CDC58F7" w:rsidRPr="2F10E1BE">
              <w:rPr>
                <w:sz w:val="16"/>
                <w:szCs w:val="16"/>
              </w:rPr>
              <w:t xml:space="preserve"> update </w:t>
            </w:r>
            <w:r w:rsidRPr="2F10E1BE">
              <w:rPr>
                <w:sz w:val="16"/>
                <w:szCs w:val="16"/>
              </w:rPr>
              <w:t xml:space="preserve">will result in Cash Ledger Transactions with status “Reconciled” or </w:t>
            </w:r>
            <w:r w:rsidR="08261A36" w:rsidRPr="2F10E1BE">
              <w:rPr>
                <w:sz w:val="16"/>
                <w:szCs w:val="16"/>
              </w:rPr>
              <w:t xml:space="preserve">the </w:t>
            </w:r>
            <w:r w:rsidRPr="2F10E1BE">
              <w:rPr>
                <w:sz w:val="16"/>
                <w:szCs w:val="16"/>
              </w:rPr>
              <w:t>status</w:t>
            </w:r>
            <w:r w:rsidR="08261A36" w:rsidRPr="2F10E1BE">
              <w:rPr>
                <w:sz w:val="16"/>
                <w:szCs w:val="16"/>
              </w:rPr>
              <w:t xml:space="preserve"> name</w:t>
            </w:r>
            <w:r w:rsidRPr="2F10E1BE">
              <w:rPr>
                <w:sz w:val="16"/>
                <w:szCs w:val="16"/>
              </w:rPr>
              <w:t xml:space="preserve"> as indicated in </w:t>
            </w:r>
            <w:r w:rsidR="00EA7D9D">
              <w:rPr>
                <w:sz w:val="16"/>
                <w:szCs w:val="16"/>
              </w:rPr>
              <w:t xml:space="preserve">reconciliation </w:t>
            </w:r>
            <w:r w:rsidRPr="2F10E1BE">
              <w:rPr>
                <w:sz w:val="16"/>
                <w:szCs w:val="16"/>
              </w:rPr>
              <w:t>file.</w:t>
            </w:r>
          </w:p>
          <w:p w14:paraId="06744805" w14:textId="24BE5064" w:rsidR="00A04828" w:rsidRPr="00680010" w:rsidRDefault="00A04828" w:rsidP="00680010">
            <w:pPr>
              <w:ind w:left="371"/>
              <w:rPr>
                <w:sz w:val="16"/>
                <w:szCs w:val="16"/>
                <w:lang w:val="en-PH"/>
              </w:rPr>
            </w:pPr>
          </w:p>
        </w:tc>
      </w:tr>
      <w:tr w:rsidR="00C2318D" w:rsidRPr="00A04828" w14:paraId="2C7DD750" w14:textId="77777777" w:rsidTr="02C482D6">
        <w:trPr>
          <w:trHeight w:val="300"/>
        </w:trPr>
        <w:tc>
          <w:tcPr>
            <w:tcW w:w="1605" w:type="dxa"/>
            <w:tcBorders>
              <w:top w:val="single" w:sz="6" w:space="0" w:color="auto"/>
              <w:left w:val="single" w:sz="6" w:space="0" w:color="auto"/>
              <w:bottom w:val="single" w:sz="6" w:space="0" w:color="auto"/>
              <w:right w:val="single" w:sz="6" w:space="0" w:color="auto"/>
            </w:tcBorders>
            <w:vAlign w:val="center"/>
          </w:tcPr>
          <w:p w14:paraId="0ECA1C5F" w14:textId="02E7F4E8" w:rsidR="00C2318D" w:rsidRPr="00680010" w:rsidRDefault="00C2318D" w:rsidP="00680010">
            <w:pPr>
              <w:ind w:left="273"/>
              <w:rPr>
                <w:sz w:val="16"/>
                <w:szCs w:val="16"/>
                <w:lang w:val="en-AU"/>
              </w:rPr>
            </w:pPr>
            <w:r>
              <w:rPr>
                <w:sz w:val="16"/>
                <w:szCs w:val="16"/>
                <w:lang w:val="en-AU"/>
              </w:rPr>
              <w:t>3.2.6.3</w:t>
            </w:r>
          </w:p>
        </w:tc>
        <w:tc>
          <w:tcPr>
            <w:tcW w:w="7185" w:type="dxa"/>
            <w:tcBorders>
              <w:top w:val="single" w:sz="6" w:space="0" w:color="auto"/>
              <w:left w:val="single" w:sz="6" w:space="0" w:color="auto"/>
              <w:bottom w:val="single" w:sz="6" w:space="0" w:color="auto"/>
              <w:right w:val="single" w:sz="6" w:space="0" w:color="auto"/>
            </w:tcBorders>
            <w:vAlign w:val="center"/>
          </w:tcPr>
          <w:p w14:paraId="41388240" w14:textId="77777777" w:rsidR="00C2318D" w:rsidRDefault="00C2318D" w:rsidP="00C2318D">
            <w:pPr>
              <w:ind w:left="371"/>
              <w:rPr>
                <w:b/>
                <w:bCs/>
                <w:sz w:val="16"/>
                <w:szCs w:val="16"/>
              </w:rPr>
            </w:pPr>
          </w:p>
          <w:p w14:paraId="76EDE0C8" w14:textId="44606611" w:rsidR="00C2318D" w:rsidRPr="00463AD2" w:rsidRDefault="00C2318D" w:rsidP="00C2318D">
            <w:pPr>
              <w:ind w:left="371"/>
              <w:rPr>
                <w:sz w:val="16"/>
                <w:szCs w:val="16"/>
              </w:rPr>
            </w:pPr>
            <w:r w:rsidRPr="00463AD2">
              <w:rPr>
                <w:sz w:val="16"/>
                <w:szCs w:val="16"/>
              </w:rPr>
              <w:t>Error Handling:</w:t>
            </w:r>
          </w:p>
          <w:p w14:paraId="1ED555DD" w14:textId="77777777" w:rsidR="00C2318D" w:rsidRPr="00C2318D" w:rsidRDefault="00C2318D" w:rsidP="00C2318D">
            <w:pPr>
              <w:ind w:left="371"/>
              <w:rPr>
                <w:sz w:val="16"/>
                <w:szCs w:val="16"/>
              </w:rPr>
            </w:pPr>
          </w:p>
          <w:p w14:paraId="794BC6D7" w14:textId="77777777" w:rsidR="00C2318D" w:rsidRPr="00C2318D" w:rsidRDefault="00C2318D" w:rsidP="00C2318D">
            <w:pPr>
              <w:ind w:left="371"/>
              <w:rPr>
                <w:sz w:val="16"/>
                <w:szCs w:val="16"/>
              </w:rPr>
            </w:pPr>
            <w:r w:rsidRPr="00C2318D">
              <w:rPr>
                <w:sz w:val="16"/>
                <w:szCs w:val="16"/>
              </w:rPr>
              <w:t xml:space="preserve">At the end of the process, IPA will send an email to the end user telling them the file/run group name, number of records, and whether errors were encountered. </w:t>
            </w:r>
          </w:p>
          <w:p w14:paraId="6B1811DA" w14:textId="77777777" w:rsidR="00C2318D" w:rsidRPr="00C2318D" w:rsidRDefault="00C2318D" w:rsidP="00C2318D">
            <w:pPr>
              <w:ind w:left="371"/>
              <w:rPr>
                <w:sz w:val="16"/>
                <w:szCs w:val="16"/>
              </w:rPr>
            </w:pPr>
          </w:p>
          <w:p w14:paraId="1571B9D4" w14:textId="7BD4B893" w:rsidR="00C2318D" w:rsidRPr="00C2318D" w:rsidRDefault="2902E569" w:rsidP="00C2318D">
            <w:pPr>
              <w:ind w:left="371"/>
              <w:rPr>
                <w:sz w:val="16"/>
                <w:szCs w:val="16"/>
              </w:rPr>
            </w:pPr>
            <w:r w:rsidRPr="02C482D6">
              <w:rPr>
                <w:sz w:val="16"/>
                <w:szCs w:val="16"/>
              </w:rPr>
              <w:t xml:space="preserve">In cases where errors are encountered during the bank update process, </w:t>
            </w:r>
            <w:r w:rsidR="2527AC4F" w:rsidRPr="02C482D6">
              <w:rPr>
                <w:sz w:val="16"/>
                <w:szCs w:val="16"/>
              </w:rPr>
              <w:t xml:space="preserve"> </w:t>
            </w:r>
            <w:r w:rsidR="7079AA9A" w:rsidRPr="02C482D6">
              <w:rPr>
                <w:color w:val="FF0000"/>
                <w:sz w:val="16"/>
                <w:szCs w:val="16"/>
                <w:highlight w:val="yellow"/>
              </w:rPr>
              <w:t>Treasury</w:t>
            </w:r>
            <w:r w:rsidR="600254B0" w:rsidRPr="02C482D6">
              <w:rPr>
                <w:color w:val="FF0000"/>
                <w:sz w:val="16"/>
                <w:szCs w:val="16"/>
                <w:highlight w:val="yellow"/>
              </w:rPr>
              <w:t xml:space="preserve"> </w:t>
            </w:r>
            <w:r w:rsidR="7079AA9A" w:rsidRPr="02C482D6">
              <w:rPr>
                <w:sz w:val="16"/>
                <w:szCs w:val="16"/>
              </w:rPr>
              <w:t xml:space="preserve"> </w:t>
            </w:r>
            <w:r w:rsidRPr="02C482D6">
              <w:rPr>
                <w:sz w:val="16"/>
                <w:szCs w:val="16"/>
              </w:rPr>
              <w:t>needs to check the error</w:t>
            </w:r>
            <w:r w:rsidR="7079AA9A" w:rsidRPr="02C482D6">
              <w:rPr>
                <w:sz w:val="16"/>
                <w:szCs w:val="16"/>
              </w:rPr>
              <w:t>s</w:t>
            </w:r>
            <w:r w:rsidRPr="02C482D6">
              <w:rPr>
                <w:sz w:val="16"/>
                <w:szCs w:val="16"/>
              </w:rPr>
              <w:t xml:space="preserve"> via </w:t>
            </w:r>
            <w:r w:rsidR="64DA2AFF" w:rsidRPr="02C482D6">
              <w:rPr>
                <w:sz w:val="16"/>
                <w:szCs w:val="16"/>
              </w:rPr>
              <w:t>Cash &gt; Cash Ledger &gt; Processing tab &gt; Process section &gt; Bank Update Maintenance</w:t>
            </w:r>
            <w:r w:rsidRPr="02C482D6">
              <w:rPr>
                <w:sz w:val="16"/>
                <w:szCs w:val="16"/>
              </w:rPr>
              <w:t xml:space="preserve"> and resolve the error.</w:t>
            </w:r>
          </w:p>
          <w:p w14:paraId="46F2C791" w14:textId="77777777" w:rsidR="00C2318D" w:rsidRPr="00C2318D" w:rsidRDefault="00C2318D" w:rsidP="00C2318D">
            <w:pPr>
              <w:ind w:left="371"/>
              <w:rPr>
                <w:sz w:val="16"/>
                <w:szCs w:val="16"/>
              </w:rPr>
            </w:pPr>
          </w:p>
          <w:p w14:paraId="6ADEDF70" w14:textId="3AE7C6AC" w:rsidR="00C2318D" w:rsidRPr="00C2318D" w:rsidRDefault="6C3C337F" w:rsidP="00C2318D">
            <w:pPr>
              <w:ind w:left="371"/>
              <w:rPr>
                <w:sz w:val="16"/>
                <w:szCs w:val="16"/>
              </w:rPr>
            </w:pPr>
            <w:r w:rsidRPr="26632780">
              <w:rPr>
                <w:sz w:val="16"/>
                <w:szCs w:val="16"/>
              </w:rPr>
              <w:t xml:space="preserve">After correcting the error, </w:t>
            </w:r>
            <w:r w:rsidR="71F223AB" w:rsidRPr="26632780">
              <w:rPr>
                <w:color w:val="FF0000"/>
                <w:sz w:val="16"/>
                <w:szCs w:val="16"/>
                <w:highlight w:val="yellow"/>
              </w:rPr>
              <w:t>Treasury</w:t>
            </w:r>
            <w:r w:rsidRPr="26632780">
              <w:rPr>
                <w:sz w:val="16"/>
                <w:szCs w:val="16"/>
              </w:rPr>
              <w:t xml:space="preserve"> must manually run the </w:t>
            </w:r>
            <w:r w:rsidR="4FB6BFFE" w:rsidRPr="26632780">
              <w:rPr>
                <w:b/>
                <w:bCs/>
                <w:sz w:val="16"/>
                <w:szCs w:val="16"/>
              </w:rPr>
              <w:t>Update Ledger Transactions</w:t>
            </w:r>
            <w:r w:rsidRPr="26632780">
              <w:rPr>
                <w:sz w:val="16"/>
                <w:szCs w:val="16"/>
              </w:rPr>
              <w:t xml:space="preserve"> to update the Cash Ledger transactions that went into error.</w:t>
            </w:r>
          </w:p>
          <w:p w14:paraId="4ADE1688" w14:textId="77777777" w:rsidR="006D4361" w:rsidRDefault="006D4361" w:rsidP="006D4361">
            <w:pPr>
              <w:ind w:left="371"/>
              <w:rPr>
                <w:sz w:val="16"/>
                <w:szCs w:val="16"/>
              </w:rPr>
            </w:pPr>
          </w:p>
          <w:p w14:paraId="7AAF2726" w14:textId="23CFB22A" w:rsidR="006D4361" w:rsidRPr="00680010" w:rsidRDefault="7927FF8B" w:rsidP="02C482D6">
            <w:pPr>
              <w:ind w:left="371"/>
              <w:rPr>
                <w:rFonts w:eastAsia="Arial" w:cs="Arial"/>
                <w:color w:val="000000" w:themeColor="text1"/>
              </w:rPr>
            </w:pPr>
            <w:r>
              <w:rPr>
                <w:noProof/>
              </w:rPr>
              <w:drawing>
                <wp:inline distT="0" distB="0" distL="0" distR="0" wp14:anchorId="77929043" wp14:editId="1450FF2B">
                  <wp:extent cx="4572000" cy="2076450"/>
                  <wp:effectExtent l="0" t="0" r="0" b="0"/>
                  <wp:docPr id="51366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2166" name="Picture 69382166"/>
                          <pic:cNvPicPr/>
                        </pic:nvPicPr>
                        <pic:blipFill>
                          <a:blip r:embed="rId16">
                            <a:extLst>
                              <a:ext uri="{28A0092B-C50C-407E-A947-70E740481C1C}">
                                <a14:useLocalDpi xmlns:a14="http://schemas.microsoft.com/office/drawing/2010/main"/>
                              </a:ext>
                            </a:extLst>
                          </a:blip>
                          <a:stretch>
                            <a:fillRect/>
                          </a:stretch>
                        </pic:blipFill>
                        <pic:spPr>
                          <a:xfrm>
                            <a:off x="0" y="0"/>
                            <a:ext cx="4572000" cy="2076450"/>
                          </a:xfrm>
                          <a:prstGeom prst="rect">
                            <a:avLst/>
                          </a:prstGeom>
                        </pic:spPr>
                      </pic:pic>
                    </a:graphicData>
                  </a:graphic>
                </wp:inline>
              </w:drawing>
            </w:r>
          </w:p>
        </w:tc>
      </w:tr>
    </w:tbl>
    <w:p w14:paraId="3027105B" w14:textId="77777777" w:rsidR="00A04828" w:rsidRDefault="00A04828" w:rsidP="00800AF2">
      <w:pPr>
        <w:ind w:left="709"/>
      </w:pPr>
    </w:p>
    <w:p w14:paraId="14128AAF" w14:textId="36D421BA" w:rsidR="009F1ED1" w:rsidRDefault="53385703" w:rsidP="006D4361">
      <w:pPr>
        <w:pStyle w:val="Heading3"/>
      </w:pPr>
      <w:r>
        <w:t xml:space="preserve">NOTIFICATION FOR SUCCESSFUL </w:t>
      </w:r>
      <w:r w:rsidR="0050521C">
        <w:t>UPDATE OF LEDGER TRANSACTIONS</w:t>
      </w:r>
    </w:p>
    <w:p w14:paraId="7FCFC374" w14:textId="3F3D34B5" w:rsidR="00686E97" w:rsidRPr="00686E97" w:rsidRDefault="00686E97" w:rsidP="26632780">
      <w:pPr>
        <w:pStyle w:val="BodyText"/>
        <w:ind w:left="1418"/>
        <w:rPr>
          <w:lang w:val="en-PH" w:eastAsia="en-PH"/>
        </w:rPr>
      </w:pPr>
      <w:r w:rsidRPr="26632780">
        <w:rPr>
          <w:lang w:eastAsia="en-PH"/>
        </w:rPr>
        <w:t xml:space="preserve">IPA will notify the </w:t>
      </w:r>
      <w:r w:rsidR="001B137E" w:rsidRPr="26632780">
        <w:rPr>
          <w:color w:val="FF0000"/>
          <w:highlight w:val="yellow"/>
          <w:lang w:eastAsia="en-PH"/>
        </w:rPr>
        <w:t>DEAM</w:t>
      </w:r>
      <w:r w:rsidR="5934FFED" w:rsidRPr="26632780">
        <w:rPr>
          <w:color w:val="FF0000"/>
          <w:highlight w:val="yellow"/>
          <w:lang w:eastAsia="en-PH"/>
        </w:rPr>
        <w:t>, BOA</w:t>
      </w:r>
      <w:r w:rsidR="001B137E" w:rsidRPr="26632780">
        <w:rPr>
          <w:color w:val="FF0000"/>
          <w:highlight w:val="yellow"/>
          <w:lang w:eastAsia="en-PH"/>
        </w:rPr>
        <w:t xml:space="preserve"> and</w:t>
      </w:r>
      <w:r w:rsidR="001B137E" w:rsidRPr="26632780">
        <w:rPr>
          <w:color w:val="FF0000"/>
          <w:lang w:eastAsia="en-PH"/>
        </w:rPr>
        <w:t xml:space="preserve"> </w:t>
      </w:r>
      <w:r w:rsidR="00FE7C4F" w:rsidRPr="26632780">
        <w:rPr>
          <w:color w:val="FF0000"/>
          <w:highlight w:val="yellow"/>
          <w:lang w:eastAsia="en-PH"/>
        </w:rPr>
        <w:t>Treasury</w:t>
      </w:r>
      <w:r w:rsidRPr="26632780">
        <w:rPr>
          <w:color w:val="FF0000"/>
          <w:lang w:eastAsia="en-PH"/>
        </w:rPr>
        <w:t xml:space="preserve"> </w:t>
      </w:r>
      <w:r w:rsidRPr="26632780">
        <w:rPr>
          <w:lang w:eastAsia="en-PH"/>
        </w:rPr>
        <w:t xml:space="preserve">for the </w:t>
      </w:r>
      <w:r w:rsidRPr="26632780">
        <w:rPr>
          <w:b/>
          <w:bCs/>
          <w:lang w:eastAsia="en-PH"/>
        </w:rPr>
        <w:t xml:space="preserve">successful </w:t>
      </w:r>
      <w:r w:rsidR="003E65F7" w:rsidRPr="26632780">
        <w:rPr>
          <w:b/>
          <w:bCs/>
          <w:lang w:eastAsia="en-PH"/>
        </w:rPr>
        <w:t>update.</w:t>
      </w:r>
      <w:r w:rsidRPr="26632780">
        <w:rPr>
          <w:lang w:val="en-PH" w:eastAsia="en-PH"/>
        </w:rPr>
        <w:t> </w:t>
      </w:r>
    </w:p>
    <w:tbl>
      <w:tblPr>
        <w:tblW w:w="8445"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5"/>
        <w:gridCol w:w="6780"/>
      </w:tblGrid>
      <w:tr w:rsidR="00686E97" w:rsidRPr="00815720" w14:paraId="3939569C" w14:textId="77777777" w:rsidTr="2F10E1BE">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608A3838" w14:textId="77777777" w:rsidR="00686E97" w:rsidRPr="00815720" w:rsidRDefault="00686E97" w:rsidP="00686E97">
            <w:pPr>
              <w:textAlignment w:val="baseline"/>
              <w:rPr>
                <w:rFonts w:ascii="Times New Roman" w:hAnsi="Times New Roman"/>
                <w:sz w:val="16"/>
                <w:szCs w:val="16"/>
                <w:lang w:val="en-PH" w:eastAsia="en-PH"/>
              </w:rPr>
            </w:pPr>
            <w:r w:rsidRPr="00815720">
              <w:rPr>
                <w:rFonts w:cs="Arial"/>
                <w:b/>
                <w:bCs/>
                <w:color w:val="000000"/>
                <w:sz w:val="16"/>
                <w:szCs w:val="16"/>
                <w:lang w:eastAsia="en-PH"/>
              </w:rPr>
              <w:t>To</w:t>
            </w:r>
            <w:r w:rsidRPr="00815720">
              <w:rPr>
                <w:rFonts w:cs="Arial"/>
                <w:color w:val="000000"/>
                <w:sz w:val="16"/>
                <w:szCs w:val="16"/>
                <w:lang w:val="en-PH" w:eastAsia="en-PH"/>
              </w:rPr>
              <w:t> </w:t>
            </w:r>
          </w:p>
        </w:tc>
        <w:tc>
          <w:tcPr>
            <w:tcW w:w="67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319B9895" w14:textId="77777777" w:rsidR="00686E97" w:rsidRPr="00815720" w:rsidRDefault="00686E97" w:rsidP="00D40905">
            <w:pPr>
              <w:ind w:left="175"/>
              <w:textAlignment w:val="baseline"/>
              <w:rPr>
                <w:rFonts w:ascii="Times New Roman" w:hAnsi="Times New Roman"/>
                <w:sz w:val="16"/>
                <w:szCs w:val="16"/>
                <w:lang w:val="en-PH" w:eastAsia="en-PH"/>
              </w:rPr>
            </w:pPr>
            <w:r w:rsidRPr="00815720">
              <w:rPr>
                <w:rFonts w:cs="Arial"/>
                <w:i/>
                <w:iCs/>
                <w:color w:val="000000"/>
                <w:sz w:val="16"/>
                <w:szCs w:val="16"/>
                <w:lang w:eastAsia="en-PH"/>
              </w:rPr>
              <w:t>&lt;!ToRecipientList&gt;</w:t>
            </w:r>
            <w:r w:rsidRPr="00815720">
              <w:rPr>
                <w:rFonts w:cs="Arial"/>
                <w:color w:val="000000"/>
                <w:sz w:val="16"/>
                <w:szCs w:val="16"/>
                <w:lang w:eastAsia="en-PH"/>
              </w:rPr>
              <w:t> </w:t>
            </w:r>
            <w:r w:rsidRPr="00815720">
              <w:rPr>
                <w:rFonts w:cs="Arial"/>
                <w:color w:val="000000"/>
                <w:sz w:val="16"/>
                <w:szCs w:val="16"/>
                <w:lang w:val="en-PH" w:eastAsia="en-PH"/>
              </w:rPr>
              <w:t> </w:t>
            </w:r>
          </w:p>
        </w:tc>
      </w:tr>
      <w:tr w:rsidR="00686E97" w:rsidRPr="00815720" w14:paraId="5341BFE0" w14:textId="77777777" w:rsidTr="2F10E1BE">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67BC6746" w14:textId="77777777" w:rsidR="00686E97" w:rsidRPr="00815720" w:rsidRDefault="00686E97" w:rsidP="00686E97">
            <w:pPr>
              <w:textAlignment w:val="baseline"/>
              <w:rPr>
                <w:rFonts w:ascii="Times New Roman" w:hAnsi="Times New Roman"/>
                <w:sz w:val="16"/>
                <w:szCs w:val="16"/>
                <w:lang w:val="en-PH" w:eastAsia="en-PH"/>
              </w:rPr>
            </w:pPr>
            <w:r w:rsidRPr="00815720">
              <w:rPr>
                <w:rFonts w:cs="Arial"/>
                <w:b/>
                <w:bCs/>
                <w:color w:val="000000"/>
                <w:sz w:val="16"/>
                <w:szCs w:val="16"/>
                <w:lang w:eastAsia="en-PH"/>
              </w:rPr>
              <w:t>Cc</w:t>
            </w:r>
            <w:r w:rsidRPr="00815720">
              <w:rPr>
                <w:rFonts w:cs="Arial"/>
                <w:color w:val="000000"/>
                <w:sz w:val="16"/>
                <w:szCs w:val="16"/>
                <w:lang w:val="en-PH" w:eastAsia="en-PH"/>
              </w:rPr>
              <w:t> </w:t>
            </w:r>
          </w:p>
        </w:tc>
        <w:tc>
          <w:tcPr>
            <w:tcW w:w="67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41D2E902" w14:textId="77777777" w:rsidR="00686E97" w:rsidRPr="00815720" w:rsidRDefault="00686E97" w:rsidP="00D40905">
            <w:pPr>
              <w:ind w:left="175"/>
              <w:textAlignment w:val="baseline"/>
              <w:rPr>
                <w:rFonts w:ascii="Times New Roman" w:hAnsi="Times New Roman"/>
                <w:sz w:val="16"/>
                <w:szCs w:val="16"/>
                <w:lang w:val="en-PH" w:eastAsia="en-PH"/>
              </w:rPr>
            </w:pPr>
            <w:r w:rsidRPr="00815720">
              <w:rPr>
                <w:rFonts w:cs="Arial"/>
                <w:i/>
                <w:iCs/>
                <w:color w:val="000000"/>
                <w:sz w:val="16"/>
                <w:szCs w:val="16"/>
                <w:lang w:eastAsia="en-PH"/>
              </w:rPr>
              <w:t>&lt;!CCRecipientList&gt;</w:t>
            </w:r>
            <w:r w:rsidRPr="00815720">
              <w:rPr>
                <w:rFonts w:cs="Arial"/>
                <w:color w:val="000000"/>
                <w:sz w:val="16"/>
                <w:szCs w:val="16"/>
                <w:lang w:eastAsia="en-PH"/>
              </w:rPr>
              <w:t> </w:t>
            </w:r>
            <w:r w:rsidRPr="00815720">
              <w:rPr>
                <w:rFonts w:cs="Arial"/>
                <w:color w:val="000000"/>
                <w:sz w:val="16"/>
                <w:szCs w:val="16"/>
                <w:lang w:val="en-PH" w:eastAsia="en-PH"/>
              </w:rPr>
              <w:t> </w:t>
            </w:r>
          </w:p>
        </w:tc>
      </w:tr>
      <w:tr w:rsidR="00686E97" w:rsidRPr="00815720" w14:paraId="6F819DCC" w14:textId="77777777" w:rsidTr="2F10E1BE">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1C6ADF86" w14:textId="77777777" w:rsidR="00686E97" w:rsidRPr="00815720" w:rsidRDefault="00686E97" w:rsidP="00686E97">
            <w:pPr>
              <w:textAlignment w:val="baseline"/>
              <w:rPr>
                <w:rFonts w:ascii="Times New Roman" w:hAnsi="Times New Roman"/>
                <w:sz w:val="16"/>
                <w:szCs w:val="16"/>
                <w:lang w:val="en-PH" w:eastAsia="en-PH"/>
              </w:rPr>
            </w:pPr>
            <w:r w:rsidRPr="00815720">
              <w:rPr>
                <w:rFonts w:cs="Arial"/>
                <w:b/>
                <w:bCs/>
                <w:color w:val="000000"/>
                <w:sz w:val="16"/>
                <w:szCs w:val="16"/>
                <w:lang w:eastAsia="en-PH"/>
              </w:rPr>
              <w:t>Bcc </w:t>
            </w:r>
            <w:r w:rsidRPr="00815720">
              <w:rPr>
                <w:rFonts w:cs="Arial"/>
                <w:color w:val="000000"/>
                <w:sz w:val="16"/>
                <w:szCs w:val="16"/>
                <w:lang w:val="en-PH" w:eastAsia="en-PH"/>
              </w:rPr>
              <w:t> </w:t>
            </w:r>
          </w:p>
        </w:tc>
        <w:tc>
          <w:tcPr>
            <w:tcW w:w="67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4B0DE7C7" w14:textId="77777777" w:rsidR="00686E97" w:rsidRPr="00815720" w:rsidRDefault="00686E97" w:rsidP="00D40905">
            <w:pPr>
              <w:ind w:left="175"/>
              <w:textAlignment w:val="baseline"/>
              <w:rPr>
                <w:rFonts w:ascii="Times New Roman" w:hAnsi="Times New Roman"/>
                <w:sz w:val="16"/>
                <w:szCs w:val="16"/>
                <w:lang w:val="en-PH" w:eastAsia="en-PH"/>
              </w:rPr>
            </w:pPr>
            <w:r w:rsidRPr="00815720">
              <w:rPr>
                <w:rFonts w:cs="Arial"/>
                <w:i/>
                <w:iCs/>
                <w:color w:val="000000"/>
                <w:sz w:val="16"/>
                <w:szCs w:val="16"/>
                <w:lang w:eastAsia="en-PH"/>
              </w:rPr>
              <w:t>&lt;!BCCRecipientList&gt; </w:t>
            </w:r>
            <w:r w:rsidRPr="00815720">
              <w:rPr>
                <w:rFonts w:cs="Arial"/>
                <w:color w:val="000000"/>
                <w:sz w:val="16"/>
                <w:szCs w:val="16"/>
                <w:lang w:val="en-PH" w:eastAsia="en-PH"/>
              </w:rPr>
              <w:t> </w:t>
            </w:r>
          </w:p>
        </w:tc>
      </w:tr>
      <w:tr w:rsidR="00686E97" w:rsidRPr="00815720" w14:paraId="1058812F" w14:textId="77777777" w:rsidTr="2F10E1BE">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5A8F9983" w14:textId="77777777" w:rsidR="00686E97" w:rsidRPr="00815720" w:rsidRDefault="00686E97" w:rsidP="00686E97">
            <w:pPr>
              <w:textAlignment w:val="baseline"/>
              <w:rPr>
                <w:rFonts w:ascii="Times New Roman" w:hAnsi="Times New Roman"/>
                <w:sz w:val="16"/>
                <w:szCs w:val="16"/>
                <w:lang w:val="en-PH" w:eastAsia="en-PH"/>
              </w:rPr>
            </w:pPr>
            <w:r w:rsidRPr="00815720">
              <w:rPr>
                <w:rFonts w:cs="Arial"/>
                <w:b/>
                <w:bCs/>
                <w:color w:val="000000"/>
                <w:sz w:val="16"/>
                <w:szCs w:val="16"/>
                <w:lang w:eastAsia="en-PH"/>
              </w:rPr>
              <w:t>From</w:t>
            </w:r>
            <w:r w:rsidRPr="00815720">
              <w:rPr>
                <w:rFonts w:cs="Arial"/>
                <w:color w:val="000000"/>
                <w:sz w:val="16"/>
                <w:szCs w:val="16"/>
                <w:lang w:val="en-PH" w:eastAsia="en-PH"/>
              </w:rPr>
              <w:t> </w:t>
            </w:r>
          </w:p>
        </w:tc>
        <w:tc>
          <w:tcPr>
            <w:tcW w:w="67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520120EA" w14:textId="77777777" w:rsidR="00686E97" w:rsidRPr="00815720" w:rsidRDefault="00686E97" w:rsidP="00D40905">
            <w:pPr>
              <w:ind w:left="175"/>
              <w:textAlignment w:val="baseline"/>
              <w:rPr>
                <w:rFonts w:ascii="Times New Roman" w:hAnsi="Times New Roman"/>
                <w:sz w:val="16"/>
                <w:szCs w:val="16"/>
                <w:lang w:val="en-PH" w:eastAsia="en-PH"/>
              </w:rPr>
            </w:pPr>
            <w:r w:rsidRPr="00815720">
              <w:rPr>
                <w:rFonts w:cs="Arial"/>
                <w:i/>
                <w:iCs/>
                <w:color w:val="000000"/>
                <w:sz w:val="16"/>
                <w:szCs w:val="16"/>
                <w:lang w:eastAsia="en-PH"/>
              </w:rPr>
              <w:t>&lt;!FromEmailAddress&gt;</w:t>
            </w:r>
            <w:r w:rsidRPr="00815720">
              <w:rPr>
                <w:rFonts w:cs="Arial"/>
                <w:color w:val="000000"/>
                <w:sz w:val="16"/>
                <w:szCs w:val="16"/>
                <w:lang w:val="en-PH" w:eastAsia="en-PH"/>
              </w:rPr>
              <w:t> </w:t>
            </w:r>
          </w:p>
        </w:tc>
      </w:tr>
      <w:tr w:rsidR="00686E97" w:rsidRPr="00815720" w14:paraId="47C80FAE" w14:textId="77777777" w:rsidTr="2F10E1BE">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2E60A930" w14:textId="77777777" w:rsidR="00686E97" w:rsidRPr="00815720" w:rsidRDefault="00686E97" w:rsidP="00686E97">
            <w:pPr>
              <w:textAlignment w:val="baseline"/>
              <w:rPr>
                <w:rFonts w:ascii="Times New Roman" w:hAnsi="Times New Roman"/>
                <w:sz w:val="16"/>
                <w:szCs w:val="16"/>
                <w:lang w:val="en-PH" w:eastAsia="en-PH"/>
              </w:rPr>
            </w:pPr>
            <w:r w:rsidRPr="00815720">
              <w:rPr>
                <w:rFonts w:cs="Arial"/>
                <w:b/>
                <w:bCs/>
                <w:color w:val="000000"/>
                <w:sz w:val="16"/>
                <w:szCs w:val="16"/>
                <w:lang w:eastAsia="en-PH"/>
              </w:rPr>
              <w:t>Subject</w:t>
            </w:r>
            <w:r w:rsidRPr="00815720">
              <w:rPr>
                <w:rFonts w:cs="Arial"/>
                <w:color w:val="000000"/>
                <w:sz w:val="16"/>
                <w:szCs w:val="16"/>
                <w:lang w:val="en-PH" w:eastAsia="en-PH"/>
              </w:rPr>
              <w:t> </w:t>
            </w:r>
          </w:p>
        </w:tc>
        <w:tc>
          <w:tcPr>
            <w:tcW w:w="67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4D476A5B" w14:textId="754A8704" w:rsidR="00686E97" w:rsidRPr="00815720" w:rsidRDefault="00686E97" w:rsidP="00D40905">
            <w:pPr>
              <w:ind w:left="175"/>
              <w:textAlignment w:val="baseline"/>
              <w:rPr>
                <w:rFonts w:ascii="Times New Roman" w:hAnsi="Times New Roman"/>
                <w:sz w:val="16"/>
                <w:szCs w:val="16"/>
                <w:lang w:val="en-PH" w:eastAsia="en-PH"/>
              </w:rPr>
            </w:pPr>
            <w:r w:rsidRPr="00815720">
              <w:rPr>
                <w:rFonts w:cs="Arial"/>
                <w:color w:val="000000"/>
                <w:sz w:val="16"/>
                <w:szCs w:val="16"/>
                <w:lang w:eastAsia="en-PH"/>
              </w:rPr>
              <w:t xml:space="preserve">[&lt;appProdline&gt;]-WU#&lt;WorkUnit&gt;:NHFIRST </w:t>
            </w:r>
            <w:r w:rsidR="003231BB">
              <w:rPr>
                <w:rFonts w:cs="Arial"/>
                <w:color w:val="000000"/>
                <w:sz w:val="16"/>
                <w:szCs w:val="16"/>
                <w:lang w:eastAsia="en-PH"/>
              </w:rPr>
              <w:t>–</w:t>
            </w:r>
            <w:r w:rsidRPr="00815720">
              <w:rPr>
                <w:rFonts w:cs="Arial"/>
                <w:color w:val="000000"/>
                <w:sz w:val="16"/>
                <w:szCs w:val="16"/>
                <w:lang w:eastAsia="en-PH"/>
              </w:rPr>
              <w:t xml:space="preserve"> </w:t>
            </w:r>
            <w:r w:rsidR="003231BB">
              <w:rPr>
                <w:rFonts w:cs="Arial"/>
                <w:color w:val="000000"/>
                <w:sz w:val="16"/>
                <w:szCs w:val="16"/>
                <w:lang w:eastAsia="en-PH"/>
              </w:rPr>
              <w:t xml:space="preserve">Successful </w:t>
            </w:r>
            <w:r w:rsidR="00B37E25">
              <w:rPr>
                <w:rFonts w:cs="Arial"/>
                <w:color w:val="000000"/>
                <w:sz w:val="16"/>
                <w:szCs w:val="16"/>
                <w:lang w:eastAsia="en-PH"/>
              </w:rPr>
              <w:t>Update of Cash Ledger Transactions</w:t>
            </w:r>
          </w:p>
        </w:tc>
      </w:tr>
      <w:tr w:rsidR="00686E97" w:rsidRPr="00815720" w14:paraId="3E911383" w14:textId="77777777" w:rsidTr="2F10E1BE">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610E7241" w14:textId="77777777" w:rsidR="00686E97" w:rsidRPr="00815720" w:rsidRDefault="00686E97" w:rsidP="00686E97">
            <w:pPr>
              <w:textAlignment w:val="baseline"/>
              <w:rPr>
                <w:rFonts w:ascii="Times New Roman" w:hAnsi="Times New Roman"/>
                <w:sz w:val="16"/>
                <w:szCs w:val="16"/>
                <w:lang w:val="en-PH" w:eastAsia="en-PH"/>
              </w:rPr>
            </w:pPr>
            <w:r w:rsidRPr="00815720">
              <w:rPr>
                <w:rFonts w:cs="Arial"/>
                <w:b/>
                <w:bCs/>
                <w:color w:val="000000"/>
                <w:sz w:val="16"/>
                <w:szCs w:val="16"/>
                <w:lang w:eastAsia="en-PH"/>
              </w:rPr>
              <w:lastRenderedPageBreak/>
              <w:t>Body Header</w:t>
            </w:r>
            <w:r w:rsidRPr="00815720">
              <w:rPr>
                <w:rFonts w:cs="Arial"/>
                <w:color w:val="000000"/>
                <w:sz w:val="16"/>
                <w:szCs w:val="16"/>
                <w:lang w:val="en-PH" w:eastAsia="en-PH"/>
              </w:rPr>
              <w:t> </w:t>
            </w:r>
          </w:p>
        </w:tc>
        <w:tc>
          <w:tcPr>
            <w:tcW w:w="67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024224F9" w14:textId="79D3C526" w:rsidR="00686E97" w:rsidRPr="00815720" w:rsidRDefault="00686E97" w:rsidP="00D40905">
            <w:pPr>
              <w:ind w:left="175"/>
              <w:textAlignment w:val="baseline"/>
              <w:rPr>
                <w:rFonts w:ascii="Times New Roman" w:hAnsi="Times New Roman"/>
                <w:sz w:val="16"/>
                <w:szCs w:val="16"/>
                <w:lang w:val="en-PH" w:eastAsia="en-PH"/>
              </w:rPr>
            </w:pPr>
            <w:r w:rsidRPr="00815720">
              <w:rPr>
                <w:rFonts w:cs="Arial"/>
                <w:color w:val="000000"/>
                <w:sz w:val="16"/>
                <w:szCs w:val="16"/>
                <w:lang w:val="en-PH" w:eastAsia="en-PH"/>
              </w:rPr>
              <w:t xml:space="preserve">The </w:t>
            </w:r>
            <w:r w:rsidR="00FD7C0B">
              <w:rPr>
                <w:rFonts w:cs="Arial"/>
                <w:color w:val="000000"/>
                <w:sz w:val="16"/>
                <w:szCs w:val="16"/>
                <w:lang w:eastAsia="en-PH"/>
              </w:rPr>
              <w:t>Update of Cash Ledger Transactions</w:t>
            </w:r>
            <w:r w:rsidRPr="00815720">
              <w:rPr>
                <w:rFonts w:cs="Arial"/>
                <w:color w:val="000000"/>
                <w:sz w:val="16"/>
                <w:szCs w:val="16"/>
                <w:lang w:eastAsia="en-PH"/>
              </w:rPr>
              <w:t xml:space="preserve"> </w:t>
            </w:r>
            <w:r w:rsidR="006911A0">
              <w:rPr>
                <w:rFonts w:cs="Arial"/>
                <w:color w:val="000000"/>
                <w:sz w:val="16"/>
                <w:szCs w:val="16"/>
                <w:lang w:eastAsia="en-PH"/>
              </w:rPr>
              <w:t>f</w:t>
            </w:r>
            <w:r w:rsidR="003231BB">
              <w:rPr>
                <w:sz w:val="16"/>
                <w:szCs w:val="16"/>
              </w:rPr>
              <w:t xml:space="preserve">or </w:t>
            </w:r>
            <w:r w:rsidR="00952AC0">
              <w:rPr>
                <w:sz w:val="16"/>
                <w:szCs w:val="16"/>
              </w:rPr>
              <w:t>Run Group</w:t>
            </w:r>
            <w:r w:rsidR="003231BB" w:rsidRPr="00E33C58">
              <w:rPr>
                <w:sz w:val="16"/>
                <w:szCs w:val="16"/>
              </w:rPr>
              <w:t xml:space="preserve"> &lt;</w:t>
            </w:r>
            <w:r w:rsidR="00952AC0">
              <w:rPr>
                <w:sz w:val="16"/>
                <w:szCs w:val="16"/>
              </w:rPr>
              <w:t>Run Group</w:t>
            </w:r>
            <w:r w:rsidR="003231BB" w:rsidRPr="00E33C58">
              <w:rPr>
                <w:sz w:val="16"/>
                <w:szCs w:val="16"/>
              </w:rPr>
              <w:t xml:space="preserve">&gt; </w:t>
            </w:r>
            <w:r w:rsidR="00621E3D">
              <w:rPr>
                <w:rFonts w:cs="Arial"/>
                <w:sz w:val="16"/>
                <w:szCs w:val="16"/>
                <w:lang w:eastAsia="en-PH"/>
              </w:rPr>
              <w:t>w</w:t>
            </w:r>
            <w:r w:rsidR="00F53443">
              <w:rPr>
                <w:rFonts w:cs="Arial"/>
                <w:sz w:val="16"/>
                <w:szCs w:val="16"/>
                <w:lang w:eastAsia="en-PH"/>
              </w:rPr>
              <w:t>as successful.</w:t>
            </w:r>
          </w:p>
        </w:tc>
      </w:tr>
      <w:tr w:rsidR="00686E97" w:rsidRPr="00815720" w14:paraId="730CF314" w14:textId="77777777" w:rsidTr="2F10E1BE">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5EA66521" w14:textId="77777777" w:rsidR="00686E97" w:rsidRPr="00815720" w:rsidRDefault="00686E97" w:rsidP="00686E97">
            <w:pPr>
              <w:textAlignment w:val="baseline"/>
              <w:rPr>
                <w:rFonts w:ascii="Times New Roman" w:hAnsi="Times New Roman"/>
                <w:sz w:val="16"/>
                <w:szCs w:val="16"/>
                <w:lang w:val="en-PH" w:eastAsia="en-PH"/>
              </w:rPr>
            </w:pPr>
            <w:r w:rsidRPr="00815720">
              <w:rPr>
                <w:rFonts w:cs="Arial"/>
                <w:b/>
                <w:bCs/>
                <w:color w:val="000000"/>
                <w:sz w:val="16"/>
                <w:szCs w:val="16"/>
                <w:lang w:eastAsia="en-PH"/>
              </w:rPr>
              <w:t>Body</w:t>
            </w:r>
            <w:r w:rsidRPr="00815720">
              <w:rPr>
                <w:rFonts w:cs="Arial"/>
                <w:color w:val="000000"/>
                <w:sz w:val="16"/>
                <w:szCs w:val="16"/>
                <w:lang w:val="en-PH" w:eastAsia="en-PH"/>
              </w:rPr>
              <w:t> </w:t>
            </w:r>
          </w:p>
        </w:tc>
        <w:tc>
          <w:tcPr>
            <w:tcW w:w="67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308279FB" w14:textId="4B0686B9" w:rsidR="00686E97" w:rsidRPr="00815720" w:rsidRDefault="00391A11" w:rsidP="00D40905">
            <w:pPr>
              <w:ind w:left="175"/>
              <w:textAlignment w:val="baseline"/>
              <w:rPr>
                <w:rFonts w:ascii="Times New Roman" w:hAnsi="Times New Roman"/>
                <w:sz w:val="16"/>
                <w:szCs w:val="16"/>
                <w:lang w:val="en-PH" w:eastAsia="en-PH"/>
              </w:rPr>
            </w:pPr>
            <w:r>
              <w:rPr>
                <w:sz w:val="16"/>
                <w:szCs w:val="16"/>
                <w:lang w:val="en-PH"/>
              </w:rPr>
              <w:t xml:space="preserve">File Name:  </w:t>
            </w:r>
            <w:r w:rsidR="00D40905">
              <w:rPr>
                <w:sz w:val="16"/>
                <w:szCs w:val="16"/>
                <w:lang w:val="en-PH"/>
              </w:rPr>
              <w:t xml:space="preserve">       </w:t>
            </w:r>
            <w:r w:rsidRPr="00E33C58">
              <w:rPr>
                <w:sz w:val="16"/>
                <w:szCs w:val="16"/>
                <w:lang w:val="en-PH"/>
              </w:rPr>
              <w:t>&lt;File Name&gt; </w:t>
            </w:r>
          </w:p>
          <w:p w14:paraId="188E679B" w14:textId="5C48E1D9" w:rsidR="00686E97" w:rsidRPr="00815720" w:rsidRDefault="00391A11" w:rsidP="00D40905">
            <w:pPr>
              <w:ind w:left="175"/>
              <w:textAlignment w:val="baseline"/>
              <w:rPr>
                <w:rFonts w:ascii="Times New Roman" w:hAnsi="Times New Roman"/>
                <w:sz w:val="16"/>
                <w:szCs w:val="16"/>
                <w:lang w:val="en-PH" w:eastAsia="en-PH"/>
              </w:rPr>
            </w:pPr>
            <w:r>
              <w:rPr>
                <w:rFonts w:cs="Arial"/>
                <w:sz w:val="16"/>
                <w:szCs w:val="16"/>
                <w:lang w:val="en-PH" w:eastAsia="en-PH"/>
              </w:rPr>
              <w:t xml:space="preserve">Run Group:  </w:t>
            </w:r>
            <w:r w:rsidR="00D40905">
              <w:rPr>
                <w:rFonts w:cs="Arial"/>
                <w:sz w:val="16"/>
                <w:szCs w:val="16"/>
                <w:lang w:val="en-PH" w:eastAsia="en-PH"/>
              </w:rPr>
              <w:t xml:space="preserve">     </w:t>
            </w:r>
            <w:r w:rsidR="00686E97" w:rsidRPr="00815720">
              <w:rPr>
                <w:rFonts w:cs="Arial"/>
                <w:sz w:val="16"/>
                <w:szCs w:val="16"/>
                <w:lang w:val="en-PH" w:eastAsia="en-PH"/>
              </w:rPr>
              <w:t>&lt;Run Group&gt;  </w:t>
            </w:r>
          </w:p>
          <w:p w14:paraId="2A295B7C" w14:textId="6D3479D3" w:rsidR="00686E97" w:rsidRPr="00815720" w:rsidRDefault="00D40905" w:rsidP="00D40905">
            <w:pPr>
              <w:ind w:left="175"/>
              <w:textAlignment w:val="baseline"/>
              <w:rPr>
                <w:rFonts w:ascii="Times New Roman" w:hAnsi="Times New Roman"/>
                <w:sz w:val="16"/>
                <w:szCs w:val="16"/>
                <w:lang w:val="en-PH" w:eastAsia="en-PH"/>
              </w:rPr>
            </w:pPr>
            <w:r>
              <w:rPr>
                <w:rFonts w:cs="Arial"/>
                <w:sz w:val="16"/>
                <w:szCs w:val="16"/>
                <w:lang w:val="en-PH" w:eastAsia="en-PH"/>
              </w:rPr>
              <w:t xml:space="preserve">No. of Records: </w:t>
            </w:r>
            <w:r w:rsidR="00686E97" w:rsidRPr="00815720">
              <w:rPr>
                <w:rFonts w:cs="Arial"/>
                <w:sz w:val="16"/>
                <w:szCs w:val="16"/>
                <w:lang w:val="en-PH" w:eastAsia="en-PH"/>
              </w:rPr>
              <w:t>&lt;No.of Records&gt;  </w:t>
            </w:r>
          </w:p>
          <w:p w14:paraId="0FA7640A" w14:textId="70919297" w:rsidR="00686E97" w:rsidRPr="00815720" w:rsidRDefault="00D40905" w:rsidP="00D40905">
            <w:pPr>
              <w:ind w:left="175"/>
              <w:textAlignment w:val="baseline"/>
              <w:rPr>
                <w:rFonts w:ascii="Times New Roman" w:hAnsi="Times New Roman"/>
                <w:sz w:val="16"/>
                <w:szCs w:val="16"/>
                <w:lang w:val="en-PH" w:eastAsia="en-PH"/>
              </w:rPr>
            </w:pPr>
            <w:r>
              <w:rPr>
                <w:rFonts w:cs="Arial"/>
                <w:sz w:val="16"/>
                <w:szCs w:val="16"/>
                <w:lang w:val="en-PH" w:eastAsia="en-PH"/>
              </w:rPr>
              <w:t xml:space="preserve">Work Unit:          </w:t>
            </w:r>
            <w:r w:rsidR="00686E97" w:rsidRPr="00815720">
              <w:rPr>
                <w:rFonts w:cs="Arial"/>
                <w:sz w:val="16"/>
                <w:szCs w:val="16"/>
                <w:lang w:val="en-PH" w:eastAsia="en-PH"/>
              </w:rPr>
              <w:t>&lt;WorkUnit&gt; </w:t>
            </w:r>
          </w:p>
          <w:p w14:paraId="23B58BC2" w14:textId="77777777" w:rsidR="00686E97" w:rsidRPr="00815720" w:rsidRDefault="00686E97" w:rsidP="00D40905">
            <w:pPr>
              <w:ind w:left="175"/>
              <w:textAlignment w:val="baseline"/>
              <w:rPr>
                <w:rFonts w:ascii="Times New Roman" w:hAnsi="Times New Roman"/>
                <w:sz w:val="16"/>
                <w:szCs w:val="16"/>
                <w:lang w:val="en-PH" w:eastAsia="en-PH"/>
              </w:rPr>
            </w:pPr>
            <w:r w:rsidRPr="00815720">
              <w:rPr>
                <w:rFonts w:ascii="Segoe UI" w:hAnsi="Segoe UI" w:cs="Segoe UI"/>
                <w:sz w:val="16"/>
                <w:szCs w:val="16"/>
                <w:lang w:val="en-PH" w:eastAsia="en-PH"/>
              </w:rPr>
              <w:t>  </w:t>
            </w:r>
          </w:p>
          <w:p w14:paraId="010BA26D" w14:textId="7199E041" w:rsidR="00686E97" w:rsidRDefault="00686E97" w:rsidP="00D40905">
            <w:pPr>
              <w:ind w:left="175"/>
              <w:textAlignment w:val="baseline"/>
              <w:rPr>
                <w:rFonts w:cs="Arial"/>
                <w:color w:val="00B0F0"/>
                <w:sz w:val="16"/>
                <w:szCs w:val="16"/>
                <w:lang w:val="en-PH" w:eastAsia="en-PH"/>
              </w:rPr>
            </w:pPr>
            <w:r w:rsidRPr="2F10E1BE">
              <w:rPr>
                <w:rFonts w:cs="Arial"/>
                <w:color w:val="00B0F0"/>
                <w:sz w:val="16"/>
                <w:szCs w:val="16"/>
                <w:lang w:val="en-PH" w:eastAsia="en-PH"/>
              </w:rPr>
              <w:t>   </w:t>
            </w:r>
          </w:p>
          <w:p w14:paraId="06BF46D4" w14:textId="7A780AB7" w:rsidR="00D40905" w:rsidRPr="00815720" w:rsidRDefault="00D40905" w:rsidP="00D40905">
            <w:pPr>
              <w:ind w:left="175"/>
              <w:textAlignment w:val="baseline"/>
              <w:rPr>
                <w:rFonts w:ascii="Times New Roman" w:hAnsi="Times New Roman"/>
                <w:sz w:val="16"/>
                <w:szCs w:val="16"/>
                <w:lang w:val="en-PH" w:eastAsia="en-PH"/>
              </w:rPr>
            </w:pPr>
          </w:p>
        </w:tc>
      </w:tr>
      <w:tr w:rsidR="00686E97" w:rsidRPr="00815720" w14:paraId="0FD206C0" w14:textId="77777777" w:rsidTr="2F10E1BE">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52D62BB8" w14:textId="77777777" w:rsidR="00686E97" w:rsidRPr="00815720" w:rsidRDefault="00686E97" w:rsidP="00686E97">
            <w:pPr>
              <w:textAlignment w:val="baseline"/>
              <w:rPr>
                <w:rFonts w:ascii="Times New Roman" w:hAnsi="Times New Roman"/>
                <w:sz w:val="16"/>
                <w:szCs w:val="16"/>
                <w:lang w:val="en-PH" w:eastAsia="en-PH"/>
              </w:rPr>
            </w:pPr>
            <w:r w:rsidRPr="00815720">
              <w:rPr>
                <w:rFonts w:cs="Arial"/>
                <w:b/>
                <w:bCs/>
                <w:color w:val="000000"/>
                <w:sz w:val="16"/>
                <w:szCs w:val="16"/>
                <w:lang w:eastAsia="en-PH"/>
              </w:rPr>
              <w:t>Body Footer</w:t>
            </w:r>
            <w:r w:rsidRPr="00815720">
              <w:rPr>
                <w:rFonts w:cs="Arial"/>
                <w:color w:val="000000"/>
                <w:sz w:val="16"/>
                <w:szCs w:val="16"/>
                <w:lang w:val="en-PH" w:eastAsia="en-PH"/>
              </w:rPr>
              <w:t> </w:t>
            </w:r>
          </w:p>
        </w:tc>
        <w:tc>
          <w:tcPr>
            <w:tcW w:w="678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7D580995" w14:textId="77777777" w:rsidR="00686E97" w:rsidRPr="00815720" w:rsidRDefault="00686E97" w:rsidP="00D40905">
            <w:pPr>
              <w:ind w:left="175"/>
              <w:textAlignment w:val="baseline"/>
              <w:rPr>
                <w:rFonts w:ascii="Times New Roman" w:hAnsi="Times New Roman"/>
                <w:sz w:val="16"/>
                <w:szCs w:val="16"/>
                <w:lang w:val="en-PH" w:eastAsia="en-PH"/>
              </w:rPr>
            </w:pPr>
            <w:r w:rsidRPr="00815720">
              <w:rPr>
                <w:rFonts w:cs="Arial"/>
                <w:color w:val="000000"/>
                <w:sz w:val="16"/>
                <w:szCs w:val="16"/>
                <w:lang w:val="en-PH" w:eastAsia="en-PH"/>
              </w:rPr>
              <w:t>This is a system-generated email by Infor Process Flow. Do not reply. </w:t>
            </w:r>
          </w:p>
          <w:p w14:paraId="35748DDE" w14:textId="77777777" w:rsidR="00686E97" w:rsidRPr="00815720" w:rsidRDefault="00686E97" w:rsidP="00D40905">
            <w:pPr>
              <w:ind w:left="175"/>
              <w:textAlignment w:val="baseline"/>
              <w:rPr>
                <w:rFonts w:ascii="Times New Roman" w:hAnsi="Times New Roman"/>
                <w:sz w:val="16"/>
                <w:szCs w:val="16"/>
                <w:lang w:val="en-PH" w:eastAsia="en-PH"/>
              </w:rPr>
            </w:pPr>
            <w:r w:rsidRPr="00815720">
              <w:rPr>
                <w:rFonts w:cs="Arial"/>
                <w:color w:val="000000"/>
                <w:sz w:val="16"/>
                <w:szCs w:val="16"/>
                <w:lang w:val="en-PH" w:eastAsia="en-PH"/>
              </w:rPr>
              <w:t> </w:t>
            </w:r>
          </w:p>
          <w:p w14:paraId="5373577D" w14:textId="2F65BA2B" w:rsidR="00686E97" w:rsidRPr="00815720" w:rsidRDefault="00686E97" w:rsidP="00D40905">
            <w:pPr>
              <w:ind w:left="175"/>
              <w:textAlignment w:val="baseline"/>
              <w:rPr>
                <w:rFonts w:ascii="Times New Roman" w:hAnsi="Times New Roman"/>
                <w:sz w:val="16"/>
                <w:szCs w:val="16"/>
                <w:lang w:val="en-PH" w:eastAsia="en-PH"/>
              </w:rPr>
            </w:pPr>
            <w:r w:rsidRPr="00815720">
              <w:rPr>
                <w:rFonts w:ascii="Times New Roman" w:hAnsi="Times New Roman"/>
                <w:noProof/>
                <w:sz w:val="16"/>
                <w:szCs w:val="16"/>
                <w:lang w:val="en-PH" w:eastAsia="en-PH"/>
              </w:rPr>
              <w:drawing>
                <wp:inline distT="0" distB="0" distL="0" distR="0" wp14:anchorId="297B71F6" wp14:editId="7DF8085C">
                  <wp:extent cx="1371600" cy="1363980"/>
                  <wp:effectExtent l="0" t="0" r="0" b="7620"/>
                  <wp:docPr id="866469798" name="Picture 5" descr="Picture 70899740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icture 708997408,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363980"/>
                          </a:xfrm>
                          <a:prstGeom prst="rect">
                            <a:avLst/>
                          </a:prstGeom>
                          <a:noFill/>
                          <a:ln>
                            <a:noFill/>
                          </a:ln>
                        </pic:spPr>
                      </pic:pic>
                    </a:graphicData>
                  </a:graphic>
                </wp:inline>
              </w:drawing>
            </w:r>
            <w:r w:rsidRPr="00815720">
              <w:rPr>
                <w:rFonts w:cs="Arial"/>
                <w:color w:val="000000"/>
                <w:sz w:val="16"/>
                <w:szCs w:val="16"/>
                <w:lang w:val="en-PH" w:eastAsia="en-PH"/>
              </w:rPr>
              <w:t> </w:t>
            </w:r>
          </w:p>
          <w:p w14:paraId="0AF02816" w14:textId="77777777" w:rsidR="00686E97" w:rsidRPr="00815720" w:rsidRDefault="00686E97" w:rsidP="00D40905">
            <w:pPr>
              <w:ind w:left="175"/>
              <w:textAlignment w:val="baseline"/>
              <w:rPr>
                <w:rFonts w:ascii="Times New Roman" w:hAnsi="Times New Roman"/>
                <w:sz w:val="16"/>
                <w:szCs w:val="16"/>
                <w:lang w:val="en-PH" w:eastAsia="en-PH"/>
              </w:rPr>
            </w:pPr>
            <w:r w:rsidRPr="00815720">
              <w:rPr>
                <w:rFonts w:cs="Arial"/>
                <w:color w:val="000000"/>
                <w:sz w:val="16"/>
                <w:szCs w:val="16"/>
                <w:lang w:val="en-PH" w:eastAsia="en-PH"/>
              </w:rPr>
              <w:t> </w:t>
            </w:r>
          </w:p>
          <w:p w14:paraId="3A3E8705" w14:textId="77777777" w:rsidR="00686E97" w:rsidRPr="00815720" w:rsidRDefault="00686E97" w:rsidP="00D40905">
            <w:pPr>
              <w:ind w:left="175"/>
              <w:textAlignment w:val="baseline"/>
              <w:rPr>
                <w:rFonts w:ascii="Times New Roman" w:hAnsi="Times New Roman"/>
                <w:sz w:val="16"/>
                <w:szCs w:val="16"/>
                <w:lang w:val="en-PH" w:eastAsia="en-PH"/>
              </w:rPr>
            </w:pPr>
            <w:r w:rsidRPr="00815720">
              <w:rPr>
                <w:rFonts w:cs="Arial"/>
                <w:b/>
                <w:bCs/>
                <w:i/>
                <w:iCs/>
                <w:color w:val="000000"/>
                <w:sz w:val="16"/>
                <w:szCs w:val="16"/>
                <w:lang w:val="en-PH" w:eastAsia="en-PH"/>
              </w:rPr>
              <w:t>Statement of Confidentiality</w:t>
            </w:r>
            <w:r w:rsidRPr="00815720">
              <w:rPr>
                <w:rFonts w:cs="Arial"/>
                <w:color w:val="000000"/>
                <w:sz w:val="16"/>
                <w:szCs w:val="16"/>
                <w:lang w:val="en-PH" w:eastAsia="en-PH"/>
              </w:rPr>
              <w:t>:The contents of this message and any attachments, if any, may contain confidential or privileged information and are intended for the exclusive use of the addressee(s). Any unauthorized disclosure, reproduction, use or dissemination (either whole or in part) is prohibited. If you are not the intended recipient of this message, please notify the sender immediately and destroy all copies of this message, along with attachments, if any, from your system. </w:t>
            </w:r>
          </w:p>
          <w:p w14:paraId="0BCE990C" w14:textId="77777777" w:rsidR="00686E97" w:rsidRPr="00815720" w:rsidRDefault="00686E97" w:rsidP="00D40905">
            <w:pPr>
              <w:ind w:left="175"/>
              <w:textAlignment w:val="baseline"/>
              <w:rPr>
                <w:rFonts w:ascii="Times New Roman" w:hAnsi="Times New Roman"/>
                <w:sz w:val="16"/>
                <w:szCs w:val="16"/>
                <w:lang w:val="en-PH" w:eastAsia="en-PH"/>
              </w:rPr>
            </w:pPr>
            <w:r w:rsidRPr="00815720">
              <w:rPr>
                <w:rFonts w:cs="Arial"/>
                <w:color w:val="000000"/>
                <w:sz w:val="16"/>
                <w:szCs w:val="16"/>
                <w:lang w:val="en-PH" w:eastAsia="en-PH"/>
              </w:rPr>
              <w:t> </w:t>
            </w:r>
          </w:p>
        </w:tc>
      </w:tr>
    </w:tbl>
    <w:p w14:paraId="6F5B5935" w14:textId="30D1381E" w:rsidR="009B3928" w:rsidRDefault="009B3928" w:rsidP="000D7BBF">
      <w:pPr>
        <w:pStyle w:val="Heading3"/>
      </w:pPr>
      <w:r>
        <w:t xml:space="preserve">NOTIFICATION FOR </w:t>
      </w:r>
      <w:r w:rsidR="00FC3232">
        <w:t>UPDATE OF LEDGER TRANSACTIONS</w:t>
      </w:r>
      <w:r w:rsidRPr="0020776B">
        <w:t xml:space="preserve"> WITH ERROR</w:t>
      </w:r>
    </w:p>
    <w:p w14:paraId="4E8823A3" w14:textId="5FFD9100" w:rsidR="006E1842" w:rsidRPr="00922F69" w:rsidRDefault="000212D7" w:rsidP="004820F7">
      <w:pPr>
        <w:pStyle w:val="BodyText"/>
        <w:ind w:left="1418"/>
        <w:rPr>
          <w:color w:val="FF0000"/>
          <w:highlight w:val="yellow"/>
        </w:rPr>
      </w:pPr>
      <w:r>
        <w:t>IPA</w:t>
      </w:r>
      <w:r w:rsidR="006E6ADD">
        <w:t xml:space="preserve"> </w:t>
      </w:r>
      <w:r w:rsidR="56C65DEE">
        <w:t>detects the</w:t>
      </w:r>
      <w:r>
        <w:t xml:space="preserve"> </w:t>
      </w:r>
      <w:r w:rsidR="006E6ADD">
        <w:t xml:space="preserve">errors and notifies </w:t>
      </w:r>
      <w:r w:rsidR="006E6ADD" w:rsidRPr="26632780">
        <w:rPr>
          <w:color w:val="FF0000"/>
          <w:highlight w:val="yellow"/>
        </w:rPr>
        <w:t>DEAM</w:t>
      </w:r>
      <w:r w:rsidR="1F4A2DEB" w:rsidRPr="26632780">
        <w:rPr>
          <w:color w:val="FF0000"/>
          <w:highlight w:val="yellow"/>
        </w:rPr>
        <w:t>, BOA</w:t>
      </w:r>
      <w:r w:rsidR="006E6ADD" w:rsidRPr="26632780">
        <w:rPr>
          <w:color w:val="FF0000"/>
          <w:highlight w:val="yellow"/>
        </w:rPr>
        <w:t xml:space="preserve"> and </w:t>
      </w:r>
      <w:r w:rsidR="00922F69" w:rsidRPr="26632780">
        <w:rPr>
          <w:color w:val="FF0000"/>
          <w:highlight w:val="yellow"/>
        </w:rPr>
        <w:t>Treasury</w:t>
      </w:r>
      <w:r w:rsidR="006E6ADD">
        <w:t>.</w:t>
      </w:r>
      <w:r w:rsidR="00922F69">
        <w:t xml:space="preserve"> </w:t>
      </w:r>
    </w:p>
    <w:tbl>
      <w:tblPr>
        <w:tblW w:w="8432"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54"/>
        <w:gridCol w:w="6778"/>
      </w:tblGrid>
      <w:tr w:rsidR="00E11920" w:rsidRPr="00E11920" w14:paraId="0BAF1378" w14:textId="77777777" w:rsidTr="1C96FE23">
        <w:trPr>
          <w:trHeight w:val="257"/>
        </w:trPr>
        <w:tc>
          <w:tcPr>
            <w:tcW w:w="1654" w:type="dxa"/>
            <w:tcBorders>
              <w:top w:val="single" w:sz="6" w:space="0" w:color="auto"/>
              <w:left w:val="single" w:sz="6" w:space="0" w:color="auto"/>
              <w:bottom w:val="single" w:sz="6" w:space="0" w:color="auto"/>
              <w:right w:val="nil"/>
            </w:tcBorders>
            <w:shd w:val="clear" w:color="auto" w:fill="13A3F7"/>
            <w:vAlign w:val="center"/>
            <w:hideMark/>
          </w:tcPr>
          <w:p w14:paraId="7887F7C3" w14:textId="77777777" w:rsidR="00E11920" w:rsidRPr="00E11920" w:rsidRDefault="00E11920" w:rsidP="00E11920">
            <w:pPr>
              <w:pStyle w:val="BodyText"/>
              <w:spacing w:before="0" w:after="0"/>
              <w:ind w:left="261"/>
              <w:jc w:val="both"/>
              <w:rPr>
                <w:b/>
                <w:bCs/>
                <w:lang w:val="en-PH"/>
              </w:rPr>
            </w:pPr>
            <w:r w:rsidRPr="00E11920">
              <w:t>Functional Requirement ID</w:t>
            </w:r>
            <w:r w:rsidRPr="00E11920">
              <w:rPr>
                <w:b/>
                <w:bCs/>
                <w:lang w:val="en-PH"/>
              </w:rPr>
              <w:t> </w:t>
            </w:r>
          </w:p>
        </w:tc>
        <w:tc>
          <w:tcPr>
            <w:tcW w:w="6778" w:type="dxa"/>
            <w:tcBorders>
              <w:top w:val="single" w:sz="6" w:space="0" w:color="auto"/>
              <w:left w:val="nil"/>
              <w:bottom w:val="single" w:sz="6" w:space="0" w:color="auto"/>
              <w:right w:val="single" w:sz="6" w:space="0" w:color="auto"/>
            </w:tcBorders>
            <w:shd w:val="clear" w:color="auto" w:fill="13A3F7"/>
            <w:vAlign w:val="center"/>
            <w:hideMark/>
          </w:tcPr>
          <w:p w14:paraId="1338F8D7" w14:textId="77777777" w:rsidR="00E11920" w:rsidRPr="00E11920" w:rsidRDefault="00E11920" w:rsidP="00E11920">
            <w:pPr>
              <w:pStyle w:val="BodyText"/>
              <w:spacing w:before="0" w:after="0"/>
              <w:ind w:left="709"/>
              <w:rPr>
                <w:b/>
                <w:bCs/>
                <w:lang w:val="en-PH"/>
              </w:rPr>
            </w:pPr>
            <w:r w:rsidRPr="00E11920">
              <w:t>Requirement Definition</w:t>
            </w:r>
            <w:r w:rsidRPr="00E11920">
              <w:rPr>
                <w:b/>
                <w:bCs/>
                <w:lang w:val="en-PH"/>
              </w:rPr>
              <w:t> </w:t>
            </w:r>
          </w:p>
        </w:tc>
      </w:tr>
      <w:tr w:rsidR="00E11920" w:rsidRPr="00E11920" w14:paraId="7666207E" w14:textId="77777777" w:rsidTr="1C96FE23">
        <w:trPr>
          <w:trHeight w:val="257"/>
        </w:trPr>
        <w:tc>
          <w:tcPr>
            <w:tcW w:w="1654"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568AA162" w14:textId="77777777" w:rsidR="00E11920" w:rsidRPr="00FC3232" w:rsidRDefault="00E11920" w:rsidP="00E11920">
            <w:pPr>
              <w:pStyle w:val="BodyText"/>
              <w:spacing w:before="0" w:after="0"/>
              <w:ind w:left="261"/>
              <w:rPr>
                <w:sz w:val="16"/>
                <w:szCs w:val="16"/>
                <w:lang w:val="en-PH"/>
              </w:rPr>
            </w:pPr>
            <w:r w:rsidRPr="00FC3232">
              <w:rPr>
                <w:sz w:val="16"/>
                <w:szCs w:val="16"/>
                <w:lang w:val="en-AU"/>
              </w:rPr>
              <w:t>3.2.7.1</w:t>
            </w:r>
            <w:r w:rsidRPr="00FC3232">
              <w:rPr>
                <w:sz w:val="16"/>
                <w:szCs w:val="16"/>
                <w:lang w:val="en-PH"/>
              </w:rPr>
              <w:t> </w:t>
            </w:r>
          </w:p>
        </w:tc>
        <w:tc>
          <w:tcPr>
            <w:tcW w:w="6778"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1F5E0EAF" w14:textId="77777777" w:rsidR="00E11920" w:rsidRPr="00FC3232" w:rsidRDefault="00E11920" w:rsidP="00FC3232">
            <w:pPr>
              <w:pStyle w:val="BodyText"/>
              <w:spacing w:before="0" w:after="0"/>
              <w:ind w:left="599"/>
              <w:rPr>
                <w:sz w:val="16"/>
                <w:szCs w:val="16"/>
                <w:lang w:val="en-PH"/>
              </w:rPr>
            </w:pPr>
            <w:r w:rsidRPr="00FC3232">
              <w:rPr>
                <w:sz w:val="16"/>
                <w:szCs w:val="16"/>
              </w:rPr>
              <w:t>A notification configured to alert agency distribution group promptly upon error detection.</w:t>
            </w:r>
            <w:r w:rsidRPr="00FC3232">
              <w:rPr>
                <w:sz w:val="16"/>
                <w:szCs w:val="16"/>
                <w:lang w:val="en-PH"/>
              </w:rPr>
              <w:t> </w:t>
            </w:r>
          </w:p>
        </w:tc>
      </w:tr>
      <w:tr w:rsidR="00E11920" w:rsidRPr="00E11920" w14:paraId="086E726A" w14:textId="77777777" w:rsidTr="1C96FE23">
        <w:trPr>
          <w:trHeight w:val="257"/>
        </w:trPr>
        <w:tc>
          <w:tcPr>
            <w:tcW w:w="1654" w:type="dxa"/>
            <w:tcBorders>
              <w:top w:val="single" w:sz="6" w:space="0" w:color="auto"/>
              <w:left w:val="single" w:sz="6" w:space="0" w:color="auto"/>
              <w:bottom w:val="single" w:sz="6" w:space="0" w:color="auto"/>
              <w:right w:val="single" w:sz="6" w:space="0" w:color="auto"/>
            </w:tcBorders>
            <w:vAlign w:val="center"/>
            <w:hideMark/>
          </w:tcPr>
          <w:p w14:paraId="46F98892" w14:textId="77777777" w:rsidR="00E11920" w:rsidRPr="00FC3232" w:rsidRDefault="00E11920" w:rsidP="00E11920">
            <w:pPr>
              <w:pStyle w:val="BodyText"/>
              <w:spacing w:before="0" w:after="0"/>
              <w:ind w:left="261"/>
              <w:rPr>
                <w:sz w:val="16"/>
                <w:szCs w:val="16"/>
                <w:lang w:val="en-PH"/>
              </w:rPr>
            </w:pPr>
            <w:r w:rsidRPr="00FC3232">
              <w:rPr>
                <w:sz w:val="16"/>
                <w:szCs w:val="16"/>
                <w:lang w:val="en-AU"/>
              </w:rPr>
              <w:t>3.2.7.2</w:t>
            </w:r>
            <w:r w:rsidRPr="00FC3232">
              <w:rPr>
                <w:sz w:val="16"/>
                <w:szCs w:val="16"/>
                <w:lang w:val="en-PH"/>
              </w:rPr>
              <w:t> </w:t>
            </w:r>
          </w:p>
        </w:tc>
        <w:tc>
          <w:tcPr>
            <w:tcW w:w="6778" w:type="dxa"/>
            <w:tcBorders>
              <w:top w:val="single" w:sz="6" w:space="0" w:color="auto"/>
              <w:left w:val="single" w:sz="6" w:space="0" w:color="auto"/>
              <w:bottom w:val="single" w:sz="6" w:space="0" w:color="auto"/>
              <w:right w:val="single" w:sz="6" w:space="0" w:color="auto"/>
            </w:tcBorders>
            <w:vAlign w:val="center"/>
            <w:hideMark/>
          </w:tcPr>
          <w:p w14:paraId="6DF91A2F" w14:textId="43BD8074" w:rsidR="00E11920" w:rsidRPr="00FC3232" w:rsidRDefault="3FC0AEDC" w:rsidP="00FC3232">
            <w:pPr>
              <w:ind w:left="599"/>
              <w:rPr>
                <w:sz w:val="16"/>
                <w:szCs w:val="16"/>
              </w:rPr>
            </w:pPr>
            <w:r w:rsidRPr="1C96FE23">
              <w:rPr>
                <w:sz w:val="16"/>
                <w:szCs w:val="16"/>
              </w:rPr>
              <w:t xml:space="preserve">Real-time detection of </w:t>
            </w:r>
            <w:r w:rsidR="7A50C9D9" w:rsidRPr="1C96FE23">
              <w:rPr>
                <w:sz w:val="16"/>
                <w:szCs w:val="16"/>
              </w:rPr>
              <w:t>update e</w:t>
            </w:r>
            <w:r w:rsidRPr="1C96FE23">
              <w:rPr>
                <w:sz w:val="16"/>
                <w:szCs w:val="16"/>
              </w:rPr>
              <w:t>rrors within FSM.</w:t>
            </w:r>
            <w:r w:rsidR="221E5F7E" w:rsidRPr="1C96FE23">
              <w:rPr>
                <w:sz w:val="16"/>
                <w:szCs w:val="16"/>
              </w:rPr>
              <w:t xml:space="preserve"> Upon update of the le</w:t>
            </w:r>
            <w:r w:rsidR="4EBBEBEF" w:rsidRPr="1C96FE23">
              <w:rPr>
                <w:sz w:val="16"/>
                <w:szCs w:val="16"/>
              </w:rPr>
              <w:t>d</w:t>
            </w:r>
            <w:r w:rsidR="221E5F7E" w:rsidRPr="1C96FE23">
              <w:rPr>
                <w:sz w:val="16"/>
                <w:szCs w:val="16"/>
              </w:rPr>
              <w:t>ger transactions</w:t>
            </w:r>
            <w:r w:rsidR="0A950EDB" w:rsidRPr="1C96FE23">
              <w:rPr>
                <w:sz w:val="16"/>
                <w:szCs w:val="16"/>
              </w:rPr>
              <w:t xml:space="preserve"> per run group, the remaining records in the Cash</w:t>
            </w:r>
            <w:r w:rsidR="4E18CD8F" w:rsidRPr="1C96FE23">
              <w:rPr>
                <w:sz w:val="16"/>
                <w:szCs w:val="16"/>
              </w:rPr>
              <w:t>Le</w:t>
            </w:r>
            <w:r w:rsidR="2955DDDE" w:rsidRPr="1C96FE23">
              <w:rPr>
                <w:sz w:val="16"/>
                <w:szCs w:val="16"/>
              </w:rPr>
              <w:t>d</w:t>
            </w:r>
            <w:r w:rsidR="4E18CD8F" w:rsidRPr="1C96FE23">
              <w:rPr>
                <w:sz w:val="16"/>
                <w:szCs w:val="16"/>
              </w:rPr>
              <w:t>ger</w:t>
            </w:r>
            <w:r w:rsidR="0A950EDB" w:rsidRPr="1C96FE23">
              <w:rPr>
                <w:sz w:val="16"/>
                <w:szCs w:val="16"/>
              </w:rPr>
              <w:t>BankUpdate</w:t>
            </w:r>
            <w:r w:rsidR="4E18CD8F" w:rsidRPr="1C96FE23">
              <w:rPr>
                <w:sz w:val="16"/>
                <w:szCs w:val="16"/>
              </w:rPr>
              <w:t xml:space="preserve"> business class </w:t>
            </w:r>
            <w:r w:rsidR="425ED1E6" w:rsidRPr="1C96FE23">
              <w:rPr>
                <w:sz w:val="16"/>
                <w:szCs w:val="16"/>
              </w:rPr>
              <w:t>contain er</w:t>
            </w:r>
            <w:r w:rsidR="3C95B548" w:rsidRPr="1C96FE23">
              <w:rPr>
                <w:sz w:val="16"/>
                <w:szCs w:val="16"/>
              </w:rPr>
              <w:t>ro</w:t>
            </w:r>
            <w:r w:rsidR="4A6AE74E" w:rsidRPr="1C96FE23">
              <w:rPr>
                <w:sz w:val="16"/>
                <w:szCs w:val="16"/>
              </w:rPr>
              <w:t xml:space="preserve">r messages. </w:t>
            </w:r>
            <w:r w:rsidRPr="1C96FE23">
              <w:rPr>
                <w:sz w:val="16"/>
                <w:szCs w:val="16"/>
                <w:lang w:val="en-PH"/>
              </w:rPr>
              <w:t> </w:t>
            </w:r>
          </w:p>
        </w:tc>
      </w:tr>
      <w:tr w:rsidR="00E11920" w:rsidRPr="00E11920" w14:paraId="660D8C5D" w14:textId="77777777" w:rsidTr="1C96FE23">
        <w:trPr>
          <w:trHeight w:val="257"/>
        </w:trPr>
        <w:tc>
          <w:tcPr>
            <w:tcW w:w="1654"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1028115F" w14:textId="77777777" w:rsidR="00E11920" w:rsidRPr="00FC3232" w:rsidRDefault="00E11920" w:rsidP="00E11920">
            <w:pPr>
              <w:pStyle w:val="BodyText"/>
              <w:spacing w:before="0" w:after="0"/>
              <w:ind w:left="261"/>
              <w:rPr>
                <w:sz w:val="16"/>
                <w:szCs w:val="16"/>
                <w:lang w:val="en-PH"/>
              </w:rPr>
            </w:pPr>
            <w:r w:rsidRPr="00FC3232">
              <w:rPr>
                <w:sz w:val="16"/>
                <w:szCs w:val="16"/>
                <w:lang w:val="en-AU"/>
              </w:rPr>
              <w:t>3.2.7.3</w:t>
            </w:r>
            <w:r w:rsidRPr="00FC3232">
              <w:rPr>
                <w:sz w:val="16"/>
                <w:szCs w:val="16"/>
                <w:lang w:val="en-PH"/>
              </w:rPr>
              <w:t> </w:t>
            </w:r>
          </w:p>
        </w:tc>
        <w:tc>
          <w:tcPr>
            <w:tcW w:w="6778" w:type="dxa"/>
            <w:tcBorders>
              <w:top w:val="single" w:sz="6" w:space="0" w:color="auto"/>
              <w:left w:val="single" w:sz="6" w:space="0" w:color="auto"/>
              <w:bottom w:val="single" w:sz="6" w:space="0" w:color="auto"/>
              <w:right w:val="single" w:sz="6" w:space="0" w:color="auto"/>
            </w:tcBorders>
            <w:shd w:val="clear" w:color="auto" w:fill="E8E8E8"/>
            <w:vAlign w:val="center"/>
            <w:hideMark/>
          </w:tcPr>
          <w:p w14:paraId="6C2F1A36" w14:textId="5398011E" w:rsidR="00E11920" w:rsidRPr="00FC3232" w:rsidRDefault="002079FF" w:rsidP="00FC3232">
            <w:pPr>
              <w:pStyle w:val="BodyText"/>
              <w:spacing w:before="0" w:after="0"/>
              <w:ind w:left="599"/>
              <w:rPr>
                <w:sz w:val="16"/>
                <w:szCs w:val="16"/>
                <w:lang w:val="en-PH"/>
              </w:rPr>
            </w:pPr>
            <w:r>
              <w:rPr>
                <w:sz w:val="16"/>
                <w:szCs w:val="16"/>
              </w:rPr>
              <w:t>Treasury</w:t>
            </w:r>
            <w:r w:rsidR="00E11920" w:rsidRPr="00FC3232">
              <w:rPr>
                <w:sz w:val="16"/>
                <w:szCs w:val="16"/>
              </w:rPr>
              <w:t xml:space="preserve"> resolves</w:t>
            </w:r>
            <w:r>
              <w:rPr>
                <w:sz w:val="16"/>
                <w:szCs w:val="16"/>
              </w:rPr>
              <w:t xml:space="preserve"> the</w:t>
            </w:r>
            <w:r w:rsidR="00E11920" w:rsidRPr="00FC3232">
              <w:rPr>
                <w:sz w:val="16"/>
                <w:szCs w:val="16"/>
              </w:rPr>
              <w:t xml:space="preserve"> error</w:t>
            </w:r>
            <w:r w:rsidR="009D47F5">
              <w:rPr>
                <w:sz w:val="16"/>
                <w:szCs w:val="16"/>
              </w:rPr>
              <w:t>/</w:t>
            </w:r>
            <w:r w:rsidR="00E11920" w:rsidRPr="00FC3232">
              <w:rPr>
                <w:sz w:val="16"/>
                <w:szCs w:val="16"/>
              </w:rPr>
              <w:t xml:space="preserve">s manually and re-runs the </w:t>
            </w:r>
            <w:r>
              <w:rPr>
                <w:sz w:val="16"/>
                <w:szCs w:val="16"/>
              </w:rPr>
              <w:t>Update Ledger Transactions</w:t>
            </w:r>
            <w:r w:rsidR="00E11920" w:rsidRPr="00FC3232">
              <w:rPr>
                <w:sz w:val="16"/>
                <w:szCs w:val="16"/>
              </w:rPr>
              <w:t xml:space="preserve"> until </w:t>
            </w:r>
            <w:r w:rsidR="009B6C88">
              <w:rPr>
                <w:sz w:val="16"/>
                <w:szCs w:val="16"/>
              </w:rPr>
              <w:t>the records are completely updated</w:t>
            </w:r>
            <w:r w:rsidR="00E11920" w:rsidRPr="00FC3232">
              <w:rPr>
                <w:sz w:val="16"/>
                <w:szCs w:val="16"/>
              </w:rPr>
              <w:t>.</w:t>
            </w:r>
            <w:r w:rsidR="00E11920" w:rsidRPr="00FC3232">
              <w:rPr>
                <w:sz w:val="16"/>
                <w:szCs w:val="16"/>
                <w:lang w:val="en-PH"/>
              </w:rPr>
              <w:t> </w:t>
            </w:r>
          </w:p>
        </w:tc>
      </w:tr>
    </w:tbl>
    <w:p w14:paraId="5D8BF26E" w14:textId="77777777" w:rsidR="00E11920" w:rsidRDefault="00E11920" w:rsidP="006E6ADD">
      <w:pPr>
        <w:pStyle w:val="BodyText"/>
        <w:ind w:left="709"/>
        <w:rPr>
          <w:color w:val="FF0000"/>
          <w:highlight w:val="yellow"/>
        </w:rPr>
      </w:pPr>
    </w:p>
    <w:tbl>
      <w:tblPr>
        <w:tblW w:w="843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65"/>
        <w:gridCol w:w="6765"/>
      </w:tblGrid>
      <w:tr w:rsidR="00153C67" w:rsidRPr="00F25762" w14:paraId="04254E9D" w14:textId="77777777" w:rsidTr="02C482D6">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4E5C2917" w14:textId="77777777" w:rsidR="00153C67" w:rsidRPr="00F25762" w:rsidRDefault="00153C67" w:rsidP="00F25762">
            <w:pPr>
              <w:pStyle w:val="BodyText"/>
              <w:spacing w:before="0" w:after="0"/>
              <w:ind w:left="262"/>
              <w:rPr>
                <w:sz w:val="16"/>
                <w:szCs w:val="16"/>
                <w:lang w:val="en-PH"/>
              </w:rPr>
            </w:pPr>
            <w:r w:rsidRPr="00F25762">
              <w:rPr>
                <w:b/>
                <w:bCs/>
                <w:sz w:val="16"/>
                <w:szCs w:val="16"/>
              </w:rPr>
              <w:t>To</w:t>
            </w:r>
            <w:r w:rsidRPr="00F25762">
              <w:rPr>
                <w:sz w:val="16"/>
                <w:szCs w:val="16"/>
                <w:lang w:val="en-PH"/>
              </w:rPr>
              <w:t> </w:t>
            </w:r>
          </w:p>
        </w:tc>
        <w:tc>
          <w:tcPr>
            <w:tcW w:w="67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40A13970" w14:textId="77777777" w:rsidR="00153C67" w:rsidRPr="00F25762" w:rsidRDefault="00153C67" w:rsidP="00D40905">
            <w:pPr>
              <w:pStyle w:val="BodyText"/>
              <w:spacing w:before="0" w:after="0"/>
              <w:ind w:left="163"/>
              <w:rPr>
                <w:sz w:val="16"/>
                <w:szCs w:val="16"/>
                <w:lang w:val="en-PH"/>
              </w:rPr>
            </w:pPr>
            <w:r w:rsidRPr="00F25762">
              <w:rPr>
                <w:i/>
                <w:iCs/>
                <w:sz w:val="16"/>
                <w:szCs w:val="16"/>
              </w:rPr>
              <w:t>&lt;!ToRecipientList&gt;</w:t>
            </w:r>
            <w:r w:rsidRPr="00F25762">
              <w:rPr>
                <w:sz w:val="16"/>
                <w:szCs w:val="16"/>
              </w:rPr>
              <w:t> </w:t>
            </w:r>
            <w:r w:rsidRPr="00F25762">
              <w:rPr>
                <w:sz w:val="16"/>
                <w:szCs w:val="16"/>
                <w:lang w:val="en-PH"/>
              </w:rPr>
              <w:t> </w:t>
            </w:r>
          </w:p>
        </w:tc>
      </w:tr>
      <w:tr w:rsidR="00153C67" w:rsidRPr="00F25762" w14:paraId="0715211D" w14:textId="77777777" w:rsidTr="02C482D6">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2645971B" w14:textId="77777777" w:rsidR="00153C67" w:rsidRPr="00F25762" w:rsidRDefault="00153C67" w:rsidP="00F25762">
            <w:pPr>
              <w:pStyle w:val="BodyText"/>
              <w:spacing w:before="0" w:after="0"/>
              <w:ind w:left="262"/>
              <w:rPr>
                <w:sz w:val="16"/>
                <w:szCs w:val="16"/>
                <w:lang w:val="en-PH"/>
              </w:rPr>
            </w:pPr>
            <w:r w:rsidRPr="00F25762">
              <w:rPr>
                <w:b/>
                <w:bCs/>
                <w:sz w:val="16"/>
                <w:szCs w:val="16"/>
              </w:rPr>
              <w:t>Cc</w:t>
            </w:r>
            <w:r w:rsidRPr="00F25762">
              <w:rPr>
                <w:sz w:val="16"/>
                <w:szCs w:val="16"/>
                <w:lang w:val="en-PH"/>
              </w:rPr>
              <w:t> </w:t>
            </w:r>
          </w:p>
        </w:tc>
        <w:tc>
          <w:tcPr>
            <w:tcW w:w="67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56C2B7E1" w14:textId="77777777" w:rsidR="00153C67" w:rsidRPr="00F25762" w:rsidRDefault="00153C67" w:rsidP="00D40905">
            <w:pPr>
              <w:pStyle w:val="BodyText"/>
              <w:spacing w:before="0" w:after="0"/>
              <w:ind w:left="163"/>
              <w:rPr>
                <w:sz w:val="16"/>
                <w:szCs w:val="16"/>
                <w:lang w:val="en-PH"/>
              </w:rPr>
            </w:pPr>
            <w:r w:rsidRPr="00F25762">
              <w:rPr>
                <w:i/>
                <w:iCs/>
                <w:sz w:val="16"/>
                <w:szCs w:val="16"/>
              </w:rPr>
              <w:t>&lt;!CCRecipientList&gt;</w:t>
            </w:r>
            <w:r w:rsidRPr="00F25762">
              <w:rPr>
                <w:sz w:val="16"/>
                <w:szCs w:val="16"/>
              </w:rPr>
              <w:t> </w:t>
            </w:r>
            <w:r w:rsidRPr="00F25762">
              <w:rPr>
                <w:sz w:val="16"/>
                <w:szCs w:val="16"/>
                <w:lang w:val="en-PH"/>
              </w:rPr>
              <w:t> </w:t>
            </w:r>
          </w:p>
        </w:tc>
      </w:tr>
      <w:tr w:rsidR="00153C67" w:rsidRPr="00F25762" w14:paraId="4113F20D" w14:textId="77777777" w:rsidTr="02C482D6">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50A3F800" w14:textId="77777777" w:rsidR="00153C67" w:rsidRPr="00F25762" w:rsidRDefault="00153C67" w:rsidP="00F25762">
            <w:pPr>
              <w:pStyle w:val="BodyText"/>
              <w:spacing w:before="0" w:after="0"/>
              <w:ind w:left="262"/>
              <w:rPr>
                <w:sz w:val="16"/>
                <w:szCs w:val="16"/>
                <w:lang w:val="en-PH"/>
              </w:rPr>
            </w:pPr>
            <w:r w:rsidRPr="00F25762">
              <w:rPr>
                <w:b/>
                <w:bCs/>
                <w:sz w:val="16"/>
                <w:szCs w:val="16"/>
              </w:rPr>
              <w:t>Bcc </w:t>
            </w:r>
            <w:r w:rsidRPr="00F25762">
              <w:rPr>
                <w:sz w:val="16"/>
                <w:szCs w:val="16"/>
                <w:lang w:val="en-PH"/>
              </w:rPr>
              <w:t> </w:t>
            </w:r>
          </w:p>
        </w:tc>
        <w:tc>
          <w:tcPr>
            <w:tcW w:w="67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3D6E071E" w14:textId="77777777" w:rsidR="00153C67" w:rsidRPr="00F25762" w:rsidRDefault="00153C67" w:rsidP="00D40905">
            <w:pPr>
              <w:pStyle w:val="BodyText"/>
              <w:spacing w:before="0" w:after="0"/>
              <w:ind w:left="163"/>
              <w:rPr>
                <w:sz w:val="16"/>
                <w:szCs w:val="16"/>
                <w:lang w:val="en-PH"/>
              </w:rPr>
            </w:pPr>
            <w:r w:rsidRPr="00F25762">
              <w:rPr>
                <w:i/>
                <w:iCs/>
                <w:sz w:val="16"/>
                <w:szCs w:val="16"/>
              </w:rPr>
              <w:t>&lt;!BCCRecipientList&gt; </w:t>
            </w:r>
            <w:r w:rsidRPr="00F25762">
              <w:rPr>
                <w:sz w:val="16"/>
                <w:szCs w:val="16"/>
                <w:lang w:val="en-PH"/>
              </w:rPr>
              <w:t> </w:t>
            </w:r>
          </w:p>
        </w:tc>
      </w:tr>
      <w:tr w:rsidR="00153C67" w:rsidRPr="00F25762" w14:paraId="2C332D05" w14:textId="77777777" w:rsidTr="02C482D6">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3539A2A2" w14:textId="77777777" w:rsidR="00153C67" w:rsidRPr="00F25762" w:rsidRDefault="00153C67" w:rsidP="00F25762">
            <w:pPr>
              <w:pStyle w:val="BodyText"/>
              <w:spacing w:before="0" w:after="0"/>
              <w:ind w:left="262"/>
              <w:rPr>
                <w:sz w:val="16"/>
                <w:szCs w:val="16"/>
                <w:lang w:val="en-PH"/>
              </w:rPr>
            </w:pPr>
            <w:r w:rsidRPr="00F25762">
              <w:rPr>
                <w:b/>
                <w:bCs/>
                <w:sz w:val="16"/>
                <w:szCs w:val="16"/>
              </w:rPr>
              <w:t>From</w:t>
            </w:r>
            <w:r w:rsidRPr="00F25762">
              <w:rPr>
                <w:sz w:val="16"/>
                <w:szCs w:val="16"/>
                <w:lang w:val="en-PH"/>
              </w:rPr>
              <w:t> </w:t>
            </w:r>
          </w:p>
        </w:tc>
        <w:tc>
          <w:tcPr>
            <w:tcW w:w="67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7F20E662" w14:textId="77777777" w:rsidR="00153C67" w:rsidRPr="00F25762" w:rsidRDefault="00153C67" w:rsidP="00D40905">
            <w:pPr>
              <w:pStyle w:val="BodyText"/>
              <w:spacing w:before="0" w:after="0"/>
              <w:ind w:left="163"/>
              <w:rPr>
                <w:sz w:val="16"/>
                <w:szCs w:val="16"/>
                <w:lang w:val="en-PH"/>
              </w:rPr>
            </w:pPr>
            <w:r w:rsidRPr="00F25762">
              <w:rPr>
                <w:i/>
                <w:iCs/>
                <w:sz w:val="16"/>
                <w:szCs w:val="16"/>
              </w:rPr>
              <w:t>&lt;!FromEmailAddress&gt;</w:t>
            </w:r>
            <w:r w:rsidRPr="00F25762">
              <w:rPr>
                <w:sz w:val="16"/>
                <w:szCs w:val="16"/>
                <w:lang w:val="en-PH"/>
              </w:rPr>
              <w:t> </w:t>
            </w:r>
          </w:p>
        </w:tc>
      </w:tr>
      <w:tr w:rsidR="00153C67" w:rsidRPr="00F25762" w14:paraId="5FC09D18" w14:textId="77777777" w:rsidTr="02C482D6">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4252F68D" w14:textId="77777777" w:rsidR="00153C67" w:rsidRPr="00F25762" w:rsidRDefault="00153C67" w:rsidP="00F25762">
            <w:pPr>
              <w:pStyle w:val="BodyText"/>
              <w:spacing w:before="0" w:after="0"/>
              <w:ind w:left="262"/>
              <w:rPr>
                <w:sz w:val="16"/>
                <w:szCs w:val="16"/>
                <w:lang w:val="en-PH"/>
              </w:rPr>
            </w:pPr>
            <w:r w:rsidRPr="00F25762">
              <w:rPr>
                <w:b/>
                <w:bCs/>
                <w:sz w:val="16"/>
                <w:szCs w:val="16"/>
              </w:rPr>
              <w:t>Subject</w:t>
            </w:r>
            <w:r w:rsidRPr="00F25762">
              <w:rPr>
                <w:sz w:val="16"/>
                <w:szCs w:val="16"/>
                <w:lang w:val="en-PH"/>
              </w:rPr>
              <w:t> </w:t>
            </w:r>
          </w:p>
        </w:tc>
        <w:tc>
          <w:tcPr>
            <w:tcW w:w="67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03C961FB" w14:textId="2328AE8D" w:rsidR="00153C67" w:rsidRPr="00F25762" w:rsidRDefault="00153C67" w:rsidP="00D40905">
            <w:pPr>
              <w:pStyle w:val="BodyText"/>
              <w:spacing w:before="0" w:after="0"/>
              <w:ind w:left="163"/>
              <w:rPr>
                <w:sz w:val="16"/>
                <w:szCs w:val="16"/>
                <w:lang w:val="en-PH"/>
              </w:rPr>
            </w:pPr>
            <w:r w:rsidRPr="00F25762">
              <w:rPr>
                <w:sz w:val="16"/>
                <w:szCs w:val="16"/>
              </w:rPr>
              <w:t xml:space="preserve">[&lt;appProdline&gt;]-WU#&lt;WorkUnit&gt;:NHFIRST -  </w:t>
            </w:r>
            <w:r w:rsidR="00F25762">
              <w:rPr>
                <w:sz w:val="16"/>
                <w:szCs w:val="16"/>
              </w:rPr>
              <w:t>Update of Cash Ledger Transactions</w:t>
            </w:r>
            <w:r w:rsidR="00B16BF6">
              <w:rPr>
                <w:sz w:val="16"/>
                <w:szCs w:val="16"/>
              </w:rPr>
              <w:t xml:space="preserve"> </w:t>
            </w:r>
            <w:r w:rsidR="00FD7C0B">
              <w:rPr>
                <w:sz w:val="16"/>
                <w:szCs w:val="16"/>
              </w:rPr>
              <w:t>W</w:t>
            </w:r>
            <w:r w:rsidR="00B16BF6">
              <w:rPr>
                <w:sz w:val="16"/>
                <w:szCs w:val="16"/>
              </w:rPr>
              <w:t>ith Error</w:t>
            </w:r>
          </w:p>
        </w:tc>
      </w:tr>
      <w:tr w:rsidR="00153C67" w:rsidRPr="00F25762" w14:paraId="794F91BE" w14:textId="77777777" w:rsidTr="02C482D6">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7B57836C" w14:textId="77777777" w:rsidR="00153C67" w:rsidRPr="00F25762" w:rsidRDefault="00153C67" w:rsidP="00F25762">
            <w:pPr>
              <w:pStyle w:val="BodyText"/>
              <w:spacing w:before="0" w:after="0"/>
              <w:ind w:left="262"/>
              <w:rPr>
                <w:sz w:val="16"/>
                <w:szCs w:val="16"/>
                <w:lang w:val="en-PH"/>
              </w:rPr>
            </w:pPr>
            <w:r w:rsidRPr="00F25762">
              <w:rPr>
                <w:b/>
                <w:bCs/>
                <w:sz w:val="16"/>
                <w:szCs w:val="16"/>
              </w:rPr>
              <w:t>Body Header</w:t>
            </w:r>
            <w:r w:rsidRPr="00F25762">
              <w:rPr>
                <w:sz w:val="16"/>
                <w:szCs w:val="16"/>
                <w:lang w:val="en-PH"/>
              </w:rPr>
              <w:t> </w:t>
            </w:r>
          </w:p>
        </w:tc>
        <w:tc>
          <w:tcPr>
            <w:tcW w:w="67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6759C10A" w14:textId="5AABF342" w:rsidR="00153C67" w:rsidRPr="00F25762" w:rsidRDefault="2FAACEDF" w:rsidP="00D40905">
            <w:pPr>
              <w:pStyle w:val="BodyText"/>
              <w:spacing w:before="0" w:after="0"/>
              <w:ind w:left="163"/>
              <w:rPr>
                <w:sz w:val="16"/>
                <w:szCs w:val="16"/>
                <w:lang w:val="en-PH"/>
              </w:rPr>
            </w:pPr>
            <w:r w:rsidRPr="2F10E1BE">
              <w:rPr>
                <w:rFonts w:cs="Arial"/>
                <w:color w:val="000000" w:themeColor="text1"/>
                <w:sz w:val="16"/>
                <w:szCs w:val="16"/>
                <w:lang w:val="en-PH" w:eastAsia="en-PH"/>
              </w:rPr>
              <w:t xml:space="preserve">The </w:t>
            </w:r>
            <w:r w:rsidRPr="2F10E1BE">
              <w:rPr>
                <w:rFonts w:cs="Arial"/>
                <w:color w:val="000000" w:themeColor="text1"/>
                <w:sz w:val="16"/>
                <w:szCs w:val="16"/>
                <w:lang w:eastAsia="en-PH"/>
              </w:rPr>
              <w:t>Update of Cash Ledger Transactions</w:t>
            </w:r>
            <w:r w:rsidR="65002DFB" w:rsidRPr="2F10E1BE">
              <w:rPr>
                <w:rFonts w:cs="Arial"/>
                <w:color w:val="000000" w:themeColor="text1"/>
                <w:sz w:val="16"/>
                <w:szCs w:val="16"/>
                <w:lang w:eastAsia="en-PH"/>
              </w:rPr>
              <w:t xml:space="preserve"> for</w:t>
            </w:r>
            <w:r w:rsidR="1851CF17" w:rsidRPr="2F10E1BE">
              <w:rPr>
                <w:sz w:val="16"/>
                <w:szCs w:val="16"/>
              </w:rPr>
              <w:t xml:space="preserve"> Run Group &lt;Run Group&gt; </w:t>
            </w:r>
            <w:r w:rsidR="5C3E3198" w:rsidRPr="2F10E1BE">
              <w:rPr>
                <w:sz w:val="16"/>
                <w:szCs w:val="16"/>
              </w:rPr>
              <w:t>encountered</w:t>
            </w:r>
            <w:r w:rsidR="3DF2CA3A" w:rsidRPr="2F10E1BE">
              <w:rPr>
                <w:sz w:val="16"/>
                <w:szCs w:val="16"/>
              </w:rPr>
              <w:t xml:space="preserve"> an</w:t>
            </w:r>
            <w:r w:rsidR="5C3E3198" w:rsidRPr="2F10E1BE">
              <w:rPr>
                <w:sz w:val="16"/>
                <w:szCs w:val="16"/>
              </w:rPr>
              <w:t xml:space="preserve"> error.</w:t>
            </w:r>
            <w:r w:rsidR="65002DFB" w:rsidRPr="2F10E1BE">
              <w:rPr>
                <w:sz w:val="16"/>
                <w:szCs w:val="16"/>
              </w:rPr>
              <w:t xml:space="preserve"> </w:t>
            </w:r>
            <w:r w:rsidR="5C3E3198" w:rsidRPr="2F10E1BE">
              <w:rPr>
                <w:sz w:val="16"/>
                <w:szCs w:val="16"/>
              </w:rPr>
              <w:t xml:space="preserve">Please correct </w:t>
            </w:r>
            <w:r w:rsidR="2BC75AE8" w:rsidRPr="2F10E1BE">
              <w:rPr>
                <w:sz w:val="16"/>
                <w:szCs w:val="16"/>
              </w:rPr>
              <w:t xml:space="preserve">the </w:t>
            </w:r>
            <w:r w:rsidR="5C3E3198" w:rsidRPr="2F10E1BE">
              <w:rPr>
                <w:sz w:val="16"/>
                <w:szCs w:val="16"/>
              </w:rPr>
              <w:t xml:space="preserve">error manually </w:t>
            </w:r>
            <w:r w:rsidR="00E271ED">
              <w:rPr>
                <w:sz w:val="16"/>
                <w:szCs w:val="16"/>
              </w:rPr>
              <w:t>and re-</w:t>
            </w:r>
            <w:r w:rsidR="5C3E3198" w:rsidRPr="2F10E1BE">
              <w:rPr>
                <w:sz w:val="16"/>
                <w:szCs w:val="16"/>
              </w:rPr>
              <w:t xml:space="preserve">run </w:t>
            </w:r>
            <w:r w:rsidR="00E271ED">
              <w:rPr>
                <w:sz w:val="16"/>
                <w:szCs w:val="16"/>
              </w:rPr>
              <w:t xml:space="preserve">the </w:t>
            </w:r>
            <w:r w:rsidR="2BC75AE8" w:rsidRPr="2F10E1BE">
              <w:rPr>
                <w:sz w:val="16"/>
                <w:szCs w:val="16"/>
              </w:rPr>
              <w:t>Update Ledger Transactions.</w:t>
            </w:r>
          </w:p>
        </w:tc>
      </w:tr>
      <w:tr w:rsidR="00153C67" w:rsidRPr="00F25762" w14:paraId="113A1F92" w14:textId="77777777" w:rsidTr="02C482D6">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7C97228D" w14:textId="77777777" w:rsidR="00153C67" w:rsidRPr="00F25762" w:rsidRDefault="00153C67" w:rsidP="00F25762">
            <w:pPr>
              <w:pStyle w:val="BodyText"/>
              <w:spacing w:before="0" w:after="0"/>
              <w:ind w:left="262"/>
              <w:rPr>
                <w:sz w:val="16"/>
                <w:szCs w:val="16"/>
                <w:lang w:val="en-PH"/>
              </w:rPr>
            </w:pPr>
            <w:r w:rsidRPr="00F25762">
              <w:rPr>
                <w:b/>
                <w:bCs/>
                <w:sz w:val="16"/>
                <w:szCs w:val="16"/>
              </w:rPr>
              <w:t>Body</w:t>
            </w:r>
            <w:r w:rsidRPr="00F25762">
              <w:rPr>
                <w:sz w:val="16"/>
                <w:szCs w:val="16"/>
                <w:lang w:val="en-PH"/>
              </w:rPr>
              <w:t> </w:t>
            </w:r>
          </w:p>
        </w:tc>
        <w:tc>
          <w:tcPr>
            <w:tcW w:w="67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72AE4573" w14:textId="77777777" w:rsidR="00D40905" w:rsidRPr="00815720" w:rsidRDefault="00D40905" w:rsidP="00D40905">
            <w:pPr>
              <w:ind w:left="163"/>
              <w:textAlignment w:val="baseline"/>
              <w:rPr>
                <w:rFonts w:ascii="Times New Roman" w:hAnsi="Times New Roman"/>
                <w:sz w:val="16"/>
                <w:szCs w:val="16"/>
                <w:lang w:val="en-PH" w:eastAsia="en-PH"/>
              </w:rPr>
            </w:pPr>
            <w:r>
              <w:rPr>
                <w:sz w:val="16"/>
                <w:szCs w:val="16"/>
                <w:lang w:val="en-PH"/>
              </w:rPr>
              <w:t xml:space="preserve">File Name:         </w:t>
            </w:r>
            <w:r w:rsidRPr="00E33C58">
              <w:rPr>
                <w:sz w:val="16"/>
                <w:szCs w:val="16"/>
                <w:lang w:val="en-PH"/>
              </w:rPr>
              <w:t>&lt;File Name&gt; </w:t>
            </w:r>
          </w:p>
          <w:p w14:paraId="22AB37ED" w14:textId="77777777" w:rsidR="00D40905" w:rsidRPr="00815720" w:rsidRDefault="00D40905" w:rsidP="00D40905">
            <w:pPr>
              <w:ind w:left="163"/>
              <w:textAlignment w:val="baseline"/>
              <w:rPr>
                <w:rFonts w:ascii="Times New Roman" w:hAnsi="Times New Roman"/>
                <w:sz w:val="16"/>
                <w:szCs w:val="16"/>
                <w:lang w:val="en-PH" w:eastAsia="en-PH"/>
              </w:rPr>
            </w:pPr>
            <w:r>
              <w:rPr>
                <w:rFonts w:cs="Arial"/>
                <w:sz w:val="16"/>
                <w:szCs w:val="16"/>
                <w:lang w:val="en-PH" w:eastAsia="en-PH"/>
              </w:rPr>
              <w:t xml:space="preserve">Run Group:       </w:t>
            </w:r>
            <w:r w:rsidRPr="00815720">
              <w:rPr>
                <w:rFonts w:cs="Arial"/>
                <w:sz w:val="16"/>
                <w:szCs w:val="16"/>
                <w:lang w:val="en-PH" w:eastAsia="en-PH"/>
              </w:rPr>
              <w:t>&lt;Run Group&gt;  </w:t>
            </w:r>
          </w:p>
          <w:p w14:paraId="755E9087" w14:textId="77777777" w:rsidR="00E93982" w:rsidRDefault="00D40905" w:rsidP="00D40905">
            <w:pPr>
              <w:ind w:left="163"/>
              <w:textAlignment w:val="baseline"/>
              <w:rPr>
                <w:rFonts w:cs="Arial"/>
                <w:sz w:val="16"/>
                <w:szCs w:val="16"/>
                <w:lang w:val="en-PH" w:eastAsia="en-PH"/>
              </w:rPr>
            </w:pPr>
            <w:r>
              <w:rPr>
                <w:rFonts w:cs="Arial"/>
                <w:sz w:val="16"/>
                <w:szCs w:val="16"/>
                <w:lang w:val="en-PH" w:eastAsia="en-PH"/>
              </w:rPr>
              <w:t xml:space="preserve">No. of Records: </w:t>
            </w:r>
            <w:r w:rsidRPr="00815720">
              <w:rPr>
                <w:rFonts w:cs="Arial"/>
                <w:sz w:val="16"/>
                <w:szCs w:val="16"/>
                <w:lang w:val="en-PH" w:eastAsia="en-PH"/>
              </w:rPr>
              <w:t>&lt;No.of Records&gt; </w:t>
            </w:r>
          </w:p>
          <w:p w14:paraId="1D8D4F59" w14:textId="2EB14B12" w:rsidR="00D40905" w:rsidRPr="00815720" w:rsidRDefault="00E93982" w:rsidP="00D40905">
            <w:pPr>
              <w:ind w:left="163"/>
              <w:textAlignment w:val="baseline"/>
              <w:rPr>
                <w:rFonts w:ascii="Times New Roman" w:hAnsi="Times New Roman"/>
                <w:sz w:val="16"/>
                <w:szCs w:val="16"/>
                <w:lang w:val="en-PH" w:eastAsia="en-PH"/>
              </w:rPr>
            </w:pPr>
            <w:r>
              <w:rPr>
                <w:rFonts w:cs="Arial"/>
                <w:sz w:val="16"/>
                <w:szCs w:val="16"/>
                <w:lang w:val="en-PH" w:eastAsia="en-PH"/>
              </w:rPr>
              <w:t>No. of Successful Records:</w:t>
            </w:r>
            <w:r w:rsidR="00D40905" w:rsidRPr="00815720">
              <w:rPr>
                <w:rFonts w:cs="Arial"/>
                <w:sz w:val="16"/>
                <w:szCs w:val="16"/>
                <w:lang w:val="en-PH" w:eastAsia="en-PH"/>
              </w:rPr>
              <w:t> </w:t>
            </w:r>
            <w:r w:rsidR="00DF05EC">
              <w:rPr>
                <w:rFonts w:cs="Arial"/>
                <w:sz w:val="16"/>
                <w:szCs w:val="16"/>
                <w:lang w:val="en-PH" w:eastAsia="en-PH"/>
              </w:rPr>
              <w:t>&lt;</w:t>
            </w:r>
            <w:r w:rsidR="00390F7E">
              <w:rPr>
                <w:rFonts w:cs="Arial"/>
                <w:sz w:val="16"/>
                <w:szCs w:val="16"/>
                <w:lang w:val="en-PH" w:eastAsia="en-PH"/>
              </w:rPr>
              <w:t xml:space="preserve">Total </w:t>
            </w:r>
            <w:r w:rsidR="00DF05EC">
              <w:rPr>
                <w:rFonts w:cs="Arial"/>
                <w:sz w:val="16"/>
                <w:szCs w:val="16"/>
                <w:lang w:val="en-PH" w:eastAsia="en-PH"/>
              </w:rPr>
              <w:t xml:space="preserve">No.of Records </w:t>
            </w:r>
            <w:r w:rsidR="007E1826">
              <w:rPr>
                <w:rFonts w:cs="Arial"/>
                <w:sz w:val="16"/>
                <w:szCs w:val="16"/>
                <w:lang w:val="en-PH" w:eastAsia="en-PH"/>
              </w:rPr>
              <w:t>less</w:t>
            </w:r>
            <w:r w:rsidR="00390F7E">
              <w:rPr>
                <w:rFonts w:cs="Arial"/>
                <w:sz w:val="16"/>
                <w:szCs w:val="16"/>
                <w:lang w:val="en-PH" w:eastAsia="en-PH"/>
              </w:rPr>
              <w:t xml:space="preserve"> </w:t>
            </w:r>
            <w:r w:rsidR="007E1826">
              <w:rPr>
                <w:rFonts w:cs="Arial"/>
                <w:sz w:val="16"/>
                <w:szCs w:val="16"/>
                <w:lang w:val="en-PH" w:eastAsia="en-PH"/>
              </w:rPr>
              <w:t xml:space="preserve">No.of </w:t>
            </w:r>
            <w:r w:rsidR="00390F7E">
              <w:rPr>
                <w:rFonts w:cs="Arial"/>
                <w:sz w:val="16"/>
                <w:szCs w:val="16"/>
                <w:lang w:val="en-PH" w:eastAsia="en-PH"/>
              </w:rPr>
              <w:t>Reco</w:t>
            </w:r>
            <w:r w:rsidR="007E1826">
              <w:rPr>
                <w:rFonts w:cs="Arial"/>
                <w:sz w:val="16"/>
                <w:szCs w:val="16"/>
                <w:lang w:val="en-PH" w:eastAsia="en-PH"/>
              </w:rPr>
              <w:t>r</w:t>
            </w:r>
            <w:r w:rsidR="00390F7E">
              <w:rPr>
                <w:rFonts w:cs="Arial"/>
                <w:sz w:val="16"/>
                <w:szCs w:val="16"/>
                <w:lang w:val="en-PH" w:eastAsia="en-PH"/>
              </w:rPr>
              <w:t>ds with Error</w:t>
            </w:r>
            <w:r w:rsidR="00DF05EC">
              <w:rPr>
                <w:rFonts w:cs="Arial"/>
                <w:sz w:val="16"/>
                <w:szCs w:val="16"/>
                <w:lang w:val="en-PH" w:eastAsia="en-PH"/>
              </w:rPr>
              <w:t>&gt;</w:t>
            </w:r>
          </w:p>
          <w:p w14:paraId="61DC970E" w14:textId="13BDBB21" w:rsidR="00DF05EC" w:rsidRPr="00815720" w:rsidRDefault="00DF05EC" w:rsidP="00DF05EC">
            <w:pPr>
              <w:ind w:left="163"/>
              <w:textAlignment w:val="baseline"/>
              <w:rPr>
                <w:rFonts w:ascii="Times New Roman" w:hAnsi="Times New Roman"/>
                <w:sz w:val="16"/>
                <w:szCs w:val="16"/>
                <w:lang w:val="en-PH" w:eastAsia="en-PH"/>
              </w:rPr>
            </w:pPr>
            <w:r>
              <w:rPr>
                <w:rFonts w:cs="Arial"/>
                <w:sz w:val="16"/>
                <w:szCs w:val="16"/>
                <w:lang w:val="en-PH" w:eastAsia="en-PH"/>
              </w:rPr>
              <w:t xml:space="preserve">No. of </w:t>
            </w:r>
            <w:r w:rsidR="007E1826">
              <w:rPr>
                <w:rFonts w:cs="Arial"/>
                <w:sz w:val="16"/>
                <w:szCs w:val="16"/>
                <w:lang w:val="en-PH" w:eastAsia="en-PH"/>
              </w:rPr>
              <w:t>Failed Records</w:t>
            </w:r>
            <w:r>
              <w:rPr>
                <w:rFonts w:cs="Arial"/>
                <w:sz w:val="16"/>
                <w:szCs w:val="16"/>
                <w:lang w:val="en-PH" w:eastAsia="en-PH"/>
              </w:rPr>
              <w:t>:</w:t>
            </w:r>
            <w:r w:rsidRPr="00815720">
              <w:rPr>
                <w:rFonts w:cs="Arial"/>
                <w:sz w:val="16"/>
                <w:szCs w:val="16"/>
                <w:lang w:val="en-PH" w:eastAsia="en-PH"/>
              </w:rPr>
              <w:t> </w:t>
            </w:r>
            <w:r>
              <w:rPr>
                <w:rFonts w:cs="Arial"/>
                <w:sz w:val="16"/>
                <w:szCs w:val="16"/>
                <w:lang w:val="en-PH" w:eastAsia="en-PH"/>
              </w:rPr>
              <w:t>&lt;No.of Records wit</w:t>
            </w:r>
            <w:r w:rsidR="002B27A9">
              <w:rPr>
                <w:rFonts w:cs="Arial"/>
                <w:sz w:val="16"/>
                <w:szCs w:val="16"/>
                <w:lang w:val="en-PH" w:eastAsia="en-PH"/>
              </w:rPr>
              <w:t>h</w:t>
            </w:r>
            <w:r>
              <w:rPr>
                <w:rFonts w:cs="Arial"/>
                <w:sz w:val="16"/>
                <w:szCs w:val="16"/>
                <w:lang w:val="en-PH" w:eastAsia="en-PH"/>
              </w:rPr>
              <w:t xml:space="preserve"> Error&gt;</w:t>
            </w:r>
          </w:p>
          <w:p w14:paraId="72ACF7CB" w14:textId="77777777" w:rsidR="000760A3" w:rsidRDefault="000760A3" w:rsidP="00D40905">
            <w:pPr>
              <w:ind w:left="163"/>
              <w:textAlignment w:val="baseline"/>
              <w:rPr>
                <w:rFonts w:cs="Arial"/>
                <w:sz w:val="16"/>
                <w:szCs w:val="16"/>
                <w:lang w:val="en-PH" w:eastAsia="en-PH"/>
              </w:rPr>
            </w:pPr>
          </w:p>
          <w:p w14:paraId="5129D16A" w14:textId="36443B8A" w:rsidR="00D40905" w:rsidRPr="00815720" w:rsidRDefault="00D40905" w:rsidP="00D40905">
            <w:pPr>
              <w:ind w:left="163"/>
              <w:textAlignment w:val="baseline"/>
              <w:rPr>
                <w:rFonts w:ascii="Times New Roman" w:hAnsi="Times New Roman"/>
                <w:sz w:val="16"/>
                <w:szCs w:val="16"/>
                <w:lang w:val="en-PH" w:eastAsia="en-PH"/>
              </w:rPr>
            </w:pPr>
            <w:r>
              <w:rPr>
                <w:rFonts w:cs="Arial"/>
                <w:sz w:val="16"/>
                <w:szCs w:val="16"/>
                <w:lang w:val="en-PH" w:eastAsia="en-PH"/>
              </w:rPr>
              <w:t xml:space="preserve">Work Unit:          </w:t>
            </w:r>
            <w:r w:rsidRPr="00815720">
              <w:rPr>
                <w:rFonts w:cs="Arial"/>
                <w:sz w:val="16"/>
                <w:szCs w:val="16"/>
                <w:lang w:val="en-PH" w:eastAsia="en-PH"/>
              </w:rPr>
              <w:t>&lt;WorkUnit&gt; </w:t>
            </w:r>
          </w:p>
          <w:p w14:paraId="7EB1E025" w14:textId="77777777" w:rsidR="00153C67" w:rsidRPr="00F25762" w:rsidRDefault="00153C67" w:rsidP="00D40905">
            <w:pPr>
              <w:pStyle w:val="BodyText"/>
              <w:spacing w:before="0" w:after="0"/>
              <w:ind w:left="163"/>
              <w:rPr>
                <w:sz w:val="16"/>
                <w:szCs w:val="16"/>
                <w:lang w:val="en-PH"/>
              </w:rPr>
            </w:pPr>
            <w:r w:rsidRPr="00F25762">
              <w:rPr>
                <w:sz w:val="16"/>
                <w:szCs w:val="16"/>
                <w:lang w:val="en-PH"/>
              </w:rPr>
              <w:t>  </w:t>
            </w:r>
          </w:p>
          <w:p w14:paraId="1B53C44C" w14:textId="2A48351A" w:rsidR="00153C67" w:rsidRPr="00F25762" w:rsidRDefault="007819DA" w:rsidP="00D40905">
            <w:pPr>
              <w:pStyle w:val="BodyText"/>
              <w:spacing w:before="0" w:after="0"/>
              <w:ind w:left="163"/>
              <w:rPr>
                <w:sz w:val="16"/>
                <w:szCs w:val="16"/>
                <w:lang w:val="en-PH"/>
              </w:rPr>
            </w:pPr>
            <w:r w:rsidRPr="000D7BBF">
              <w:rPr>
                <w:rFonts w:cs="Arial"/>
                <w:color w:val="00B0F0"/>
                <w:sz w:val="16"/>
                <w:szCs w:val="16"/>
                <w:lang w:val="en-PH" w:eastAsia="en-PH"/>
              </w:rPr>
              <w:t>&lt;Link to Cash Ledger Bank Update Maintenance&gt;</w:t>
            </w:r>
            <w:r w:rsidR="00153C67" w:rsidRPr="00F25762">
              <w:rPr>
                <w:sz w:val="16"/>
                <w:szCs w:val="16"/>
                <w:lang w:val="en-PH"/>
              </w:rPr>
              <w:t> </w:t>
            </w:r>
          </w:p>
          <w:p w14:paraId="63877C60" w14:textId="77777777" w:rsidR="000760A3" w:rsidRDefault="000760A3" w:rsidP="00D40905">
            <w:pPr>
              <w:pStyle w:val="BodyText"/>
              <w:spacing w:before="0" w:after="0"/>
              <w:ind w:left="163"/>
              <w:rPr>
                <w:sz w:val="16"/>
                <w:szCs w:val="16"/>
                <w:lang w:val="en-PH"/>
              </w:rPr>
            </w:pPr>
          </w:p>
          <w:p w14:paraId="3F31BD03" w14:textId="77777777" w:rsidR="00153C67" w:rsidRDefault="00153C67" w:rsidP="00D40905">
            <w:pPr>
              <w:pStyle w:val="BodyText"/>
              <w:spacing w:before="0" w:after="0"/>
              <w:ind w:left="163"/>
              <w:rPr>
                <w:sz w:val="16"/>
                <w:szCs w:val="16"/>
                <w:lang w:val="en-PH"/>
              </w:rPr>
            </w:pPr>
            <w:r w:rsidRPr="00F25762">
              <w:rPr>
                <w:sz w:val="16"/>
                <w:szCs w:val="16"/>
                <w:lang w:val="en-PH"/>
              </w:rPr>
              <w:t>Please submit a help desk ticket. </w:t>
            </w:r>
          </w:p>
          <w:p w14:paraId="779E5BF1" w14:textId="62FB7369" w:rsidR="00D73651" w:rsidRPr="00F25762" w:rsidRDefault="00D73651" w:rsidP="00D40905">
            <w:pPr>
              <w:pStyle w:val="BodyText"/>
              <w:spacing w:before="0" w:after="0"/>
              <w:ind w:left="163"/>
              <w:rPr>
                <w:sz w:val="16"/>
                <w:szCs w:val="16"/>
                <w:lang w:val="en-PH"/>
              </w:rPr>
            </w:pPr>
          </w:p>
        </w:tc>
      </w:tr>
      <w:tr w:rsidR="00153C67" w:rsidRPr="00F25762" w14:paraId="637AF81F" w14:textId="77777777" w:rsidTr="02C482D6">
        <w:trPr>
          <w:trHeight w:val="300"/>
        </w:trPr>
        <w:tc>
          <w:tcPr>
            <w:tcW w:w="16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7DD9D09E" w14:textId="77777777" w:rsidR="00153C67" w:rsidRPr="00F25762" w:rsidRDefault="00153C67" w:rsidP="00F25762">
            <w:pPr>
              <w:pStyle w:val="BodyText"/>
              <w:spacing w:before="0" w:after="0"/>
              <w:ind w:left="262"/>
              <w:rPr>
                <w:sz w:val="16"/>
                <w:szCs w:val="16"/>
                <w:lang w:val="en-PH"/>
              </w:rPr>
            </w:pPr>
            <w:r w:rsidRPr="00F25762">
              <w:rPr>
                <w:b/>
                <w:bCs/>
                <w:sz w:val="16"/>
                <w:szCs w:val="16"/>
              </w:rPr>
              <w:lastRenderedPageBreak/>
              <w:t>Body Footer</w:t>
            </w:r>
            <w:r w:rsidRPr="00F25762">
              <w:rPr>
                <w:sz w:val="16"/>
                <w:szCs w:val="16"/>
                <w:lang w:val="en-PH"/>
              </w:rPr>
              <w:t> </w:t>
            </w:r>
          </w:p>
        </w:tc>
        <w:tc>
          <w:tcPr>
            <w:tcW w:w="676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hideMark/>
          </w:tcPr>
          <w:p w14:paraId="28254086" w14:textId="77777777" w:rsidR="00153C67" w:rsidRPr="00F25762" w:rsidRDefault="00153C67" w:rsidP="00D40905">
            <w:pPr>
              <w:pStyle w:val="BodyText"/>
              <w:spacing w:before="0" w:after="0"/>
              <w:ind w:left="163"/>
              <w:rPr>
                <w:sz w:val="16"/>
                <w:szCs w:val="16"/>
                <w:lang w:val="en-PH"/>
              </w:rPr>
            </w:pPr>
            <w:r w:rsidRPr="00F25762">
              <w:rPr>
                <w:sz w:val="16"/>
                <w:szCs w:val="16"/>
                <w:lang w:val="en-PH"/>
              </w:rPr>
              <w:t>This is a system-generated email by Infor Process Flow. Do not reply. </w:t>
            </w:r>
          </w:p>
          <w:p w14:paraId="382929B9" w14:textId="77777777" w:rsidR="00153C67" w:rsidRPr="00F25762" w:rsidRDefault="00153C67" w:rsidP="00D40905">
            <w:pPr>
              <w:pStyle w:val="BodyText"/>
              <w:spacing w:before="0" w:after="0"/>
              <w:ind w:left="163"/>
              <w:rPr>
                <w:sz w:val="16"/>
                <w:szCs w:val="16"/>
                <w:lang w:val="en-PH"/>
              </w:rPr>
            </w:pPr>
            <w:r w:rsidRPr="00F25762">
              <w:rPr>
                <w:sz w:val="16"/>
                <w:szCs w:val="16"/>
                <w:lang w:val="en-PH"/>
              </w:rPr>
              <w:t> </w:t>
            </w:r>
          </w:p>
          <w:p w14:paraId="1E327E44" w14:textId="69462C40" w:rsidR="00153C67" w:rsidRPr="00F25762" w:rsidRDefault="00153C67" w:rsidP="00D40905">
            <w:pPr>
              <w:pStyle w:val="BodyText"/>
              <w:spacing w:before="0" w:after="0"/>
              <w:ind w:left="163"/>
              <w:rPr>
                <w:sz w:val="16"/>
                <w:szCs w:val="16"/>
                <w:lang w:val="en-PH"/>
              </w:rPr>
            </w:pPr>
            <w:r w:rsidRPr="00F25762">
              <w:rPr>
                <w:noProof/>
                <w:sz w:val="16"/>
                <w:szCs w:val="16"/>
                <w:lang w:val="en-PH"/>
              </w:rPr>
              <w:drawing>
                <wp:inline distT="0" distB="0" distL="0" distR="0" wp14:anchorId="0E7234B1" wp14:editId="01D52702">
                  <wp:extent cx="1371600" cy="1365250"/>
                  <wp:effectExtent l="0" t="0" r="0" b="6350"/>
                  <wp:docPr id="329558957" name="Picture 11" descr="Picture 1775761699,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icture 1775761699,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365250"/>
                          </a:xfrm>
                          <a:prstGeom prst="rect">
                            <a:avLst/>
                          </a:prstGeom>
                          <a:noFill/>
                          <a:ln>
                            <a:noFill/>
                          </a:ln>
                        </pic:spPr>
                      </pic:pic>
                    </a:graphicData>
                  </a:graphic>
                </wp:inline>
              </w:drawing>
            </w:r>
            <w:r w:rsidRPr="00F25762">
              <w:rPr>
                <w:sz w:val="16"/>
                <w:szCs w:val="16"/>
                <w:lang w:val="en-PH"/>
              </w:rPr>
              <w:t> </w:t>
            </w:r>
          </w:p>
          <w:p w14:paraId="1222CB4D" w14:textId="77777777" w:rsidR="00153C67" w:rsidRPr="00F25762" w:rsidRDefault="00153C67" w:rsidP="00D40905">
            <w:pPr>
              <w:pStyle w:val="BodyText"/>
              <w:spacing w:before="0" w:after="0"/>
              <w:ind w:left="163"/>
              <w:rPr>
                <w:sz w:val="16"/>
                <w:szCs w:val="16"/>
                <w:lang w:val="en-PH"/>
              </w:rPr>
            </w:pPr>
            <w:r w:rsidRPr="00F25762">
              <w:rPr>
                <w:sz w:val="16"/>
                <w:szCs w:val="16"/>
                <w:lang w:val="en-PH"/>
              </w:rPr>
              <w:t> </w:t>
            </w:r>
          </w:p>
          <w:p w14:paraId="5BDDFF38" w14:textId="77777777" w:rsidR="00153C67" w:rsidRPr="00F25762" w:rsidRDefault="00153C67" w:rsidP="00D40905">
            <w:pPr>
              <w:pStyle w:val="BodyText"/>
              <w:spacing w:before="0" w:after="0"/>
              <w:ind w:left="163"/>
              <w:rPr>
                <w:sz w:val="16"/>
                <w:szCs w:val="16"/>
                <w:lang w:val="en-PH"/>
              </w:rPr>
            </w:pPr>
            <w:r w:rsidRPr="00F25762">
              <w:rPr>
                <w:b/>
                <w:bCs/>
                <w:i/>
                <w:iCs/>
                <w:sz w:val="16"/>
                <w:szCs w:val="16"/>
                <w:lang w:val="en-PH"/>
              </w:rPr>
              <w:t>Statement of Confidentiality</w:t>
            </w:r>
            <w:r w:rsidRPr="00F25762">
              <w:rPr>
                <w:sz w:val="16"/>
                <w:szCs w:val="16"/>
                <w:lang w:val="en-PH"/>
              </w:rPr>
              <w:t>:The contents of this message and any attachments, if any, may contain confidential or privileged information and are intended for the exclusive use of the addressee(s). Any unauthorized disclosure, reproduction, use or dissemination (either whole or in part) is prohibited. If you are not the intended recipient of this message, please notify the sender immediately and destroy all copies of this message, along with attachments, if any, from your system. </w:t>
            </w:r>
          </w:p>
          <w:p w14:paraId="6E94F4A9" w14:textId="77777777" w:rsidR="00153C67" w:rsidRPr="00F25762" w:rsidRDefault="00153C67" w:rsidP="00D40905">
            <w:pPr>
              <w:pStyle w:val="BodyText"/>
              <w:spacing w:before="0" w:after="0"/>
              <w:ind w:left="163"/>
              <w:rPr>
                <w:sz w:val="16"/>
                <w:szCs w:val="16"/>
                <w:lang w:val="en-PH"/>
              </w:rPr>
            </w:pPr>
            <w:r w:rsidRPr="00F25762">
              <w:rPr>
                <w:sz w:val="16"/>
                <w:szCs w:val="16"/>
                <w:lang w:val="en-PH"/>
              </w:rPr>
              <w:t> </w:t>
            </w:r>
          </w:p>
        </w:tc>
      </w:tr>
    </w:tbl>
    <w:p w14:paraId="5F46E57D" w14:textId="0411676D" w:rsidR="02C482D6" w:rsidRDefault="02C482D6" w:rsidP="02C482D6">
      <w:pPr>
        <w:pStyle w:val="Heading3"/>
        <w:numPr>
          <w:ilvl w:val="0"/>
          <w:numId w:val="0"/>
        </w:numPr>
      </w:pPr>
    </w:p>
    <w:p w14:paraId="48D1CE6F" w14:textId="1D4D25A0" w:rsidR="6EB431B2" w:rsidRDefault="6EB431B2" w:rsidP="02C482D6">
      <w:pPr>
        <w:ind w:left="720"/>
        <w:rPr>
          <w:rFonts w:eastAsia="Arial" w:cs="Arial"/>
          <w:color w:val="000000" w:themeColor="text1"/>
        </w:rPr>
      </w:pPr>
      <w:r w:rsidRPr="02C482D6">
        <w:rPr>
          <w:rFonts w:eastAsia="Arial" w:cs="Arial"/>
          <w:color w:val="000000" w:themeColor="text1"/>
          <w:highlight w:val="yellow"/>
        </w:rPr>
        <w:t>Navigation: Cash &gt; Cash Ledger &gt; Processing tab &gt; Process section &gt; Bank Update Maintenance</w:t>
      </w:r>
    </w:p>
    <w:p w14:paraId="7A8A50EC" w14:textId="7CF49DC0" w:rsidR="02C482D6" w:rsidRDefault="02C482D6" w:rsidP="02C482D6">
      <w:pPr>
        <w:spacing w:before="120" w:after="120"/>
        <w:rPr>
          <w:rFonts w:eastAsia="Arial" w:cs="Arial"/>
          <w:color w:val="000000" w:themeColor="text1"/>
        </w:rPr>
      </w:pPr>
    </w:p>
    <w:p w14:paraId="09674588" w14:textId="1162D420" w:rsidR="6EB431B2" w:rsidRDefault="6EB431B2" w:rsidP="02C482D6">
      <w:pPr>
        <w:spacing w:before="120" w:after="120"/>
        <w:rPr>
          <w:rFonts w:eastAsia="Arial" w:cs="Arial"/>
          <w:color w:val="000000" w:themeColor="text1"/>
        </w:rPr>
      </w:pPr>
      <w:commentRangeStart w:id="29"/>
      <w:r>
        <w:rPr>
          <w:noProof/>
        </w:rPr>
        <w:drawing>
          <wp:inline distT="0" distB="0" distL="0" distR="0" wp14:anchorId="6CCD722B" wp14:editId="3B4DE1D1">
            <wp:extent cx="6858000" cy="3114675"/>
            <wp:effectExtent l="0" t="0" r="0" b="0"/>
            <wp:docPr id="1032902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02647" name="Picture 1032902647"/>
                    <pic:cNvPicPr/>
                  </pic:nvPicPr>
                  <pic:blipFill>
                    <a:blip r:embed="rId16">
                      <a:extLst>
                        <a:ext uri="{28A0092B-C50C-407E-A947-70E740481C1C}">
                          <a14:useLocalDpi xmlns:a14="http://schemas.microsoft.com/office/drawing/2010/main"/>
                        </a:ext>
                      </a:extLst>
                    </a:blip>
                    <a:stretch>
                      <a:fillRect/>
                    </a:stretch>
                  </pic:blipFill>
                  <pic:spPr>
                    <a:xfrm>
                      <a:off x="0" y="0"/>
                      <a:ext cx="6858000" cy="3114675"/>
                    </a:xfrm>
                    <a:prstGeom prst="rect">
                      <a:avLst/>
                    </a:prstGeom>
                  </pic:spPr>
                </pic:pic>
              </a:graphicData>
            </a:graphic>
          </wp:inline>
        </w:drawing>
      </w:r>
      <w:commentRangeEnd w:id="29"/>
      <w:r>
        <w:rPr>
          <w:rStyle w:val="CommentReference"/>
          <w:rFonts w:eastAsia="Arial" w:cs="Arial"/>
          <w:color w:val="000000" w:themeColor="text1"/>
          <w:sz w:val="20"/>
          <w:szCs w:val="20"/>
        </w:rPr>
        <w:commentReference w:id="29"/>
      </w:r>
    </w:p>
    <w:p w14:paraId="5E833DF1" w14:textId="11D05AF2" w:rsidR="02C482D6" w:rsidRDefault="02C482D6" w:rsidP="02C482D6">
      <w:pPr>
        <w:pStyle w:val="BodyText"/>
      </w:pPr>
    </w:p>
    <w:p w14:paraId="6FCC0426" w14:textId="5D2C4B0B" w:rsidR="00365E19" w:rsidRDefault="00774B74" w:rsidP="00365E19">
      <w:pPr>
        <w:pStyle w:val="Heading3"/>
      </w:pPr>
      <w:r>
        <w:t>REVIEW OF CASH LEDGER TRANSACTIONS STATUS</w:t>
      </w:r>
    </w:p>
    <w:p w14:paraId="526D752D" w14:textId="040E140A" w:rsidR="00855046" w:rsidRDefault="004E5B31" w:rsidP="00855046">
      <w:pPr>
        <w:pStyle w:val="BodyText"/>
      </w:pPr>
      <w:r>
        <w:t>Successful update of cash ledger transactions</w:t>
      </w:r>
      <w:r w:rsidR="002458BD">
        <w:t xml:space="preserve"> in FSM marks the completion of the process</w:t>
      </w:r>
      <w:r w:rsidR="00A635D1">
        <w:t xml:space="preserve"> and checks the status of the Cash Ledger transactions</w:t>
      </w:r>
      <w:r w:rsidR="009B2560">
        <w:t xml:space="preserve"> as indicate</w:t>
      </w:r>
      <w:r w:rsidR="00804DFC">
        <w:t xml:space="preserve">d in the </w:t>
      </w:r>
      <w:r w:rsidR="00994181">
        <w:t xml:space="preserve">bank reconciliation </w:t>
      </w:r>
      <w:r w:rsidR="00804DFC">
        <w:t>file.</w:t>
      </w:r>
    </w:p>
    <w:p w14:paraId="5C043894" w14:textId="3BD610B4" w:rsidR="583D81C3" w:rsidRDefault="583D81C3" w:rsidP="02C482D6">
      <w:pPr>
        <w:pStyle w:val="BodyText"/>
        <w:rPr>
          <w:rFonts w:eastAsia="Arial" w:cs="Arial"/>
          <w:color w:val="000000" w:themeColor="text1"/>
        </w:rPr>
      </w:pPr>
      <w:r w:rsidRPr="02C482D6">
        <w:rPr>
          <w:rFonts w:eastAsia="Arial" w:cs="Arial"/>
          <w:color w:val="000000" w:themeColor="text1"/>
          <w:highlight w:val="yellow"/>
        </w:rPr>
        <w:t>Cash &gt; Cash Ledger &gt; Processing tab &gt; Process section &gt; Transactions &gt; All Transactions tab &gt; Filter Bank Transaction Code or Status</w:t>
      </w:r>
    </w:p>
    <w:p w14:paraId="4D376C46" w14:textId="01A6F403" w:rsidR="583D81C3" w:rsidRDefault="583D81C3" w:rsidP="02C482D6">
      <w:pPr>
        <w:pStyle w:val="BodyText"/>
      </w:pPr>
      <w:r>
        <w:rPr>
          <w:noProof/>
        </w:rPr>
        <w:lastRenderedPageBreak/>
        <w:drawing>
          <wp:inline distT="0" distB="0" distL="0" distR="0" wp14:anchorId="25FAF3C0" wp14:editId="12D9C65F">
            <wp:extent cx="5886450" cy="2567146"/>
            <wp:effectExtent l="0" t="0" r="0" b="0"/>
            <wp:docPr id="527247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47751" name="Picture 527247751"/>
                    <pic:cNvPicPr/>
                  </pic:nvPicPr>
                  <pic:blipFill>
                    <a:blip r:embed="rId18">
                      <a:extLst>
                        <a:ext uri="{28A0092B-C50C-407E-A947-70E740481C1C}">
                          <a14:useLocalDpi xmlns:a14="http://schemas.microsoft.com/office/drawing/2010/main"/>
                        </a:ext>
                      </a:extLst>
                    </a:blip>
                    <a:stretch>
                      <a:fillRect/>
                    </a:stretch>
                  </pic:blipFill>
                  <pic:spPr>
                    <a:xfrm>
                      <a:off x="0" y="0"/>
                      <a:ext cx="5886450" cy="2567146"/>
                    </a:xfrm>
                    <a:prstGeom prst="rect">
                      <a:avLst/>
                    </a:prstGeom>
                  </pic:spPr>
                </pic:pic>
              </a:graphicData>
            </a:graphic>
          </wp:inline>
        </w:drawing>
      </w:r>
    </w:p>
    <w:p w14:paraId="5D0D0DB7" w14:textId="7F814FD4" w:rsidR="00596E91" w:rsidRDefault="00596E91" w:rsidP="009631AE">
      <w:pPr>
        <w:pStyle w:val="BodyText"/>
        <w:ind w:left="0"/>
      </w:pPr>
    </w:p>
    <w:p w14:paraId="165767D6" w14:textId="3A66C7D1" w:rsidR="00B05D79" w:rsidRPr="00A635D1" w:rsidRDefault="133EF08F" w:rsidP="00855046">
      <w:pPr>
        <w:pStyle w:val="BodyText"/>
      </w:pPr>
      <w:r>
        <w:t xml:space="preserve"> </w:t>
      </w:r>
    </w:p>
    <w:p w14:paraId="6EE80F99" w14:textId="5D4D8F5D" w:rsidR="00A10AB9" w:rsidRDefault="00B104ED" w:rsidP="00121132">
      <w:pPr>
        <w:pStyle w:val="Heading2"/>
      </w:pPr>
      <w:r w:rsidRPr="009B3928">
        <w:rPr>
          <w:lang w:val="en-PH" w:eastAsia="en-PH"/>
        </w:rPr>
        <w:t> </w:t>
      </w:r>
      <w:bookmarkStart w:id="32" w:name="_Toc105005166"/>
      <w:bookmarkStart w:id="33" w:name="_Toc203043008"/>
      <w:r w:rsidR="003734D5">
        <w:t>Business Process F</w:t>
      </w:r>
      <w:r w:rsidR="006A418E">
        <w:t>low</w:t>
      </w:r>
      <w:bookmarkEnd w:id="32"/>
      <w:bookmarkEnd w:id="33"/>
    </w:p>
    <w:p w14:paraId="1177F379" w14:textId="4E87101B" w:rsidR="5C689526" w:rsidRDefault="5C689526"/>
    <w:p w14:paraId="1AA2E36D" w14:textId="291883A4" w:rsidR="728AA9DE" w:rsidRDefault="005A5E9B">
      <w:r>
        <w:rPr>
          <w:noProof/>
        </w:rPr>
        <w:drawing>
          <wp:inline distT="0" distB="0" distL="0" distR="0" wp14:anchorId="2C7EE5B3" wp14:editId="54A8412D">
            <wp:extent cx="6337300" cy="2436583"/>
            <wp:effectExtent l="0" t="0" r="6350" b="1905"/>
            <wp:docPr id="81234270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42705" name="Picture 1" descr="A diagram of a flowchar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43235" cy="2438865"/>
                    </a:xfrm>
                    <a:prstGeom prst="rect">
                      <a:avLst/>
                    </a:prstGeom>
                  </pic:spPr>
                </pic:pic>
              </a:graphicData>
            </a:graphic>
          </wp:inline>
        </w:drawing>
      </w:r>
    </w:p>
    <w:p w14:paraId="74F5FDBE" w14:textId="3B364341" w:rsidR="006A31FA" w:rsidRDefault="006A31FA" w:rsidP="00F86EC9">
      <w:pPr>
        <w:pStyle w:val="BodyText"/>
        <w:ind w:left="709"/>
      </w:pPr>
    </w:p>
    <w:p w14:paraId="7CFB95F1" w14:textId="650D0FC4" w:rsidR="00E068D4" w:rsidRDefault="006B1C33" w:rsidP="00E212E0">
      <w:pPr>
        <w:pStyle w:val="Heading2"/>
      </w:pPr>
      <w:bookmarkStart w:id="34" w:name="_Toc105005168"/>
      <w:bookmarkStart w:id="35" w:name="_Toc203043009"/>
      <w:r>
        <w:t>Field Mapping</w:t>
      </w:r>
      <w:bookmarkEnd w:id="34"/>
      <w:bookmarkEnd w:id="35"/>
      <w:r w:rsidR="00357D1D">
        <w:t xml:space="preserve"> </w:t>
      </w:r>
    </w:p>
    <w:tbl>
      <w:tblPr>
        <w:tblStyle w:val="InforTable0"/>
        <w:tblW w:w="10209" w:type="dxa"/>
        <w:tblInd w:w="-10" w:type="dxa"/>
        <w:tblLayout w:type="fixed"/>
        <w:tblLook w:val="04A0" w:firstRow="1" w:lastRow="0" w:firstColumn="1" w:lastColumn="0" w:noHBand="0" w:noVBand="1"/>
      </w:tblPr>
      <w:tblGrid>
        <w:gridCol w:w="1440"/>
        <w:gridCol w:w="990"/>
        <w:gridCol w:w="750"/>
        <w:gridCol w:w="1040"/>
        <w:gridCol w:w="1552"/>
        <w:gridCol w:w="2133"/>
        <w:gridCol w:w="2304"/>
      </w:tblGrid>
      <w:tr w:rsidR="006931FE" w:rsidRPr="00854AE0" w14:paraId="3A61395C" w14:textId="77777777" w:rsidTr="3E5FD1E2">
        <w:trPr>
          <w:cnfStyle w:val="100000000000" w:firstRow="1" w:lastRow="0" w:firstColumn="0" w:lastColumn="0" w:oddVBand="0" w:evenVBand="0" w:oddHBand="0" w:evenHBand="0" w:firstRowFirstColumn="0" w:firstRowLastColumn="0" w:lastRowFirstColumn="0" w:lastRowLastColumn="0"/>
          <w:trHeight w:val="261"/>
        </w:trPr>
        <w:tc>
          <w:tcPr>
            <w:tcW w:w="1440" w:type="dxa"/>
          </w:tcPr>
          <w:p w14:paraId="50557310" w14:textId="59DBCC54" w:rsidR="006931FE" w:rsidRPr="009F605D" w:rsidRDefault="7F656BEE" w:rsidP="26632780">
            <w:pPr>
              <w:jc w:val="center"/>
              <w:rPr>
                <w:rFonts w:ascii="Calibri" w:hAnsi="Calibri" w:cs="Calibri"/>
                <w:sz w:val="18"/>
                <w:szCs w:val="18"/>
                <w:lang w:val="en-PH" w:eastAsia="en-PH"/>
              </w:rPr>
            </w:pPr>
            <w:bookmarkStart w:id="36" w:name="_Hlk65088769"/>
            <w:bookmarkStart w:id="37" w:name="_Toc105005169"/>
            <w:r w:rsidRPr="26632780">
              <w:rPr>
                <w:rFonts w:ascii="Calibri" w:hAnsi="Calibri" w:cs="Calibri"/>
                <w:sz w:val="18"/>
                <w:szCs w:val="18"/>
                <w:lang w:val="en-PH" w:eastAsia="en-PH"/>
              </w:rPr>
              <w:t> </w:t>
            </w:r>
            <w:r w:rsidR="0DB61FB5" w:rsidRPr="26632780">
              <w:rPr>
                <w:rFonts w:ascii="Calibri" w:hAnsi="Calibri" w:cs="Calibri"/>
                <w:sz w:val="18"/>
                <w:szCs w:val="18"/>
                <w:lang w:val="en-PH" w:eastAsia="en-PH"/>
              </w:rPr>
              <w:t xml:space="preserve"> FSM F</w:t>
            </w:r>
            <w:r w:rsidR="0367C572" w:rsidRPr="26632780">
              <w:rPr>
                <w:rFonts w:ascii="Calibri" w:hAnsi="Calibri" w:cs="Calibri"/>
                <w:sz w:val="18"/>
                <w:szCs w:val="18"/>
                <w:lang w:val="en-PH" w:eastAsia="en-PH"/>
              </w:rPr>
              <w:t>ield</w:t>
            </w:r>
          </w:p>
        </w:tc>
        <w:tc>
          <w:tcPr>
            <w:tcW w:w="990" w:type="dxa"/>
            <w:hideMark/>
          </w:tcPr>
          <w:p w14:paraId="44A910A2" w14:textId="34A59BC4" w:rsidR="006931FE" w:rsidRPr="009F605D" w:rsidRDefault="7F656BEE" w:rsidP="26632780">
            <w:pPr>
              <w:jc w:val="center"/>
              <w:rPr>
                <w:rFonts w:ascii="Calibri" w:hAnsi="Calibri" w:cs="Calibri"/>
                <w:sz w:val="18"/>
                <w:szCs w:val="18"/>
                <w:lang w:val="en-PH" w:eastAsia="en-PH"/>
              </w:rPr>
            </w:pPr>
            <w:r w:rsidRPr="26632780">
              <w:rPr>
                <w:rFonts w:ascii="Calibri" w:hAnsi="Calibri" w:cs="Calibri"/>
                <w:sz w:val="18"/>
                <w:szCs w:val="18"/>
                <w:lang w:val="en-PH" w:eastAsia="en-PH"/>
              </w:rPr>
              <w:t>Type </w:t>
            </w:r>
          </w:p>
        </w:tc>
        <w:tc>
          <w:tcPr>
            <w:tcW w:w="750" w:type="dxa"/>
            <w:hideMark/>
          </w:tcPr>
          <w:p w14:paraId="24EFED19" w14:textId="77777777" w:rsidR="006931FE" w:rsidRPr="009F605D" w:rsidRDefault="006931FE" w:rsidP="2D50FB4B">
            <w:pPr>
              <w:ind w:left="-93"/>
              <w:jc w:val="center"/>
              <w:rPr>
                <w:rFonts w:ascii="Calibri" w:hAnsi="Calibri" w:cs="Calibri"/>
                <w:sz w:val="18"/>
                <w:szCs w:val="18"/>
                <w:lang w:val="en-PH" w:eastAsia="en-PH"/>
              </w:rPr>
            </w:pPr>
            <w:r w:rsidRPr="2D50FB4B">
              <w:rPr>
                <w:rFonts w:ascii="Calibri" w:hAnsi="Calibri" w:cs="Calibri"/>
                <w:sz w:val="18"/>
                <w:szCs w:val="18"/>
                <w:lang w:val="en-PH" w:eastAsia="en-PH"/>
              </w:rPr>
              <w:t>Field Size</w:t>
            </w:r>
          </w:p>
        </w:tc>
        <w:tc>
          <w:tcPr>
            <w:tcW w:w="1040" w:type="dxa"/>
            <w:hideMark/>
          </w:tcPr>
          <w:p w14:paraId="23678E2F" w14:textId="77777777" w:rsidR="006931FE" w:rsidRPr="009F605D" w:rsidRDefault="006931FE" w:rsidP="2D50FB4B">
            <w:pPr>
              <w:ind w:left="-93"/>
              <w:jc w:val="center"/>
              <w:rPr>
                <w:rFonts w:ascii="Calibri" w:hAnsi="Calibri" w:cs="Calibri"/>
                <w:sz w:val="18"/>
                <w:szCs w:val="18"/>
                <w:lang w:val="en-PH" w:eastAsia="en-PH"/>
              </w:rPr>
            </w:pPr>
            <w:r w:rsidRPr="2D50FB4B">
              <w:rPr>
                <w:rFonts w:ascii="Calibri" w:hAnsi="Calibri" w:cs="Calibri"/>
                <w:sz w:val="18"/>
                <w:szCs w:val="18"/>
                <w:lang w:val="en-PH" w:eastAsia="en-PH"/>
              </w:rPr>
              <w:t>Required Field?</w:t>
            </w:r>
          </w:p>
        </w:tc>
        <w:tc>
          <w:tcPr>
            <w:tcW w:w="1552" w:type="dxa"/>
            <w:hideMark/>
          </w:tcPr>
          <w:p w14:paraId="56C65A18" w14:textId="77777777" w:rsidR="006931FE" w:rsidRPr="009F605D" w:rsidRDefault="7F656BEE" w:rsidP="26632780">
            <w:pPr>
              <w:jc w:val="center"/>
              <w:rPr>
                <w:rFonts w:ascii="Calibri" w:hAnsi="Calibri" w:cs="Calibri"/>
                <w:sz w:val="18"/>
                <w:szCs w:val="18"/>
                <w:lang w:val="en-PH" w:eastAsia="en-PH"/>
              </w:rPr>
            </w:pPr>
            <w:r w:rsidRPr="26632780">
              <w:rPr>
                <w:rFonts w:ascii="Calibri" w:hAnsi="Calibri" w:cs="Calibri"/>
                <w:sz w:val="18"/>
                <w:szCs w:val="18"/>
                <w:lang w:val="en-PH" w:eastAsia="en-PH"/>
              </w:rPr>
              <w:t>Remarks</w:t>
            </w:r>
          </w:p>
        </w:tc>
        <w:tc>
          <w:tcPr>
            <w:tcW w:w="2133" w:type="dxa"/>
            <w:hideMark/>
          </w:tcPr>
          <w:p w14:paraId="127B2D54" w14:textId="77777777" w:rsidR="006931FE" w:rsidRPr="009F605D" w:rsidRDefault="7F656BEE" w:rsidP="26632780">
            <w:pPr>
              <w:jc w:val="center"/>
              <w:rPr>
                <w:rFonts w:ascii="Calibri" w:hAnsi="Calibri" w:cs="Calibri"/>
                <w:sz w:val="18"/>
                <w:szCs w:val="18"/>
                <w:lang w:val="en-PH" w:eastAsia="en-PH"/>
              </w:rPr>
            </w:pPr>
            <w:r w:rsidRPr="26632780">
              <w:rPr>
                <w:rFonts w:ascii="Calibri" w:hAnsi="Calibri" w:cs="Calibri"/>
                <w:sz w:val="18"/>
                <w:szCs w:val="18"/>
                <w:lang w:val="en-PH" w:eastAsia="en-PH"/>
              </w:rPr>
              <w:t>Sample Value</w:t>
            </w:r>
          </w:p>
        </w:tc>
        <w:tc>
          <w:tcPr>
            <w:tcW w:w="2304" w:type="dxa"/>
            <w:hideMark/>
          </w:tcPr>
          <w:p w14:paraId="1A86A47E" w14:textId="77777777" w:rsidR="006931FE" w:rsidRPr="009F605D" w:rsidRDefault="7F656BEE" w:rsidP="26632780">
            <w:pPr>
              <w:jc w:val="center"/>
              <w:rPr>
                <w:rFonts w:ascii="Calibri" w:hAnsi="Calibri" w:cs="Calibri"/>
                <w:sz w:val="18"/>
                <w:szCs w:val="18"/>
                <w:lang w:val="en-PH" w:eastAsia="en-PH"/>
              </w:rPr>
            </w:pPr>
            <w:r w:rsidRPr="26632780">
              <w:rPr>
                <w:rFonts w:ascii="Calibri" w:hAnsi="Calibri" w:cs="Calibri"/>
                <w:sz w:val="18"/>
                <w:szCs w:val="18"/>
                <w:lang w:val="en-PH" w:eastAsia="en-PH"/>
              </w:rPr>
              <w:t>Bank Values /Fields</w:t>
            </w:r>
          </w:p>
        </w:tc>
      </w:tr>
      <w:tr w:rsidR="2D50FB4B" w14:paraId="27761E37" w14:textId="77777777" w:rsidTr="3E5FD1E2">
        <w:trPr>
          <w:cnfStyle w:val="000000100000" w:firstRow="0" w:lastRow="0" w:firstColumn="0" w:lastColumn="0" w:oddVBand="0" w:evenVBand="0" w:oddHBand="1" w:evenHBand="0" w:firstRowFirstColumn="0" w:firstRowLastColumn="0" w:lastRowFirstColumn="0" w:lastRowLastColumn="0"/>
          <w:trHeight w:val="300"/>
        </w:trPr>
        <w:tc>
          <w:tcPr>
            <w:tcW w:w="7905" w:type="dxa"/>
            <w:gridSpan w:val="6"/>
          </w:tcPr>
          <w:p w14:paraId="090132EC" w14:textId="0AB7C2D7" w:rsidR="7D149A2A" w:rsidRDefault="6FD50740" w:rsidP="26632780">
            <w:pPr>
              <w:rPr>
                <w:rFonts w:ascii="Calibri" w:hAnsi="Calibri" w:cs="Calibri"/>
                <w:color w:val="000000" w:themeColor="text1"/>
                <w:lang w:val="en-PH" w:eastAsia="en-PH"/>
              </w:rPr>
            </w:pPr>
            <w:r w:rsidRPr="26632780">
              <w:rPr>
                <w:rFonts w:ascii="Calibri" w:hAnsi="Calibri" w:cs="Calibri"/>
                <w:b/>
                <w:bCs/>
                <w:color w:val="0070C0"/>
                <w:lang w:val="en-PH" w:eastAsia="en-PH"/>
              </w:rPr>
              <w:t>CashLedgerBankUpdate</w:t>
            </w:r>
            <w:r w:rsidRPr="26632780">
              <w:rPr>
                <w:rFonts w:ascii="Calibri" w:hAnsi="Calibri" w:cs="Calibri"/>
                <w:color w:val="000000" w:themeColor="text1"/>
                <w:lang w:val="en-PH" w:eastAsia="en-PH"/>
              </w:rPr>
              <w:t xml:space="preserve"> Business Class</w:t>
            </w:r>
          </w:p>
        </w:tc>
        <w:tc>
          <w:tcPr>
            <w:tcW w:w="2304" w:type="dxa"/>
            <w:hideMark/>
          </w:tcPr>
          <w:p w14:paraId="53CE4F10" w14:textId="5E14EACA" w:rsidR="2D50FB4B" w:rsidRPr="00B360C4" w:rsidRDefault="00B360C4" w:rsidP="26632780">
            <w:pPr>
              <w:rPr>
                <w:rFonts w:ascii="Calibri" w:hAnsi="Calibri" w:cs="Calibri"/>
                <w:color w:val="000000" w:themeColor="text1"/>
                <w:szCs w:val="16"/>
                <w:lang w:val="en-PH" w:eastAsia="en-PH"/>
              </w:rPr>
            </w:pPr>
            <w:r w:rsidRPr="00B360C4">
              <w:rPr>
                <w:rFonts w:ascii="Calibri" w:hAnsi="Calibri" w:cs="Calibri"/>
                <w:color w:val="FF0000"/>
                <w:szCs w:val="16"/>
                <w:lang w:val="en-PH" w:eastAsia="en-PH"/>
              </w:rPr>
              <w:t xml:space="preserve">Note: </w:t>
            </w:r>
            <w:r w:rsidRPr="00B360C4">
              <w:rPr>
                <w:rFonts w:ascii="Calibri" w:hAnsi="Calibri" w:cs="Calibri"/>
                <w:color w:val="000000" w:themeColor="text1"/>
                <w:szCs w:val="16"/>
                <w:lang w:val="en-PH" w:eastAsia="en-PH"/>
              </w:rPr>
              <w:t>Use the Description column in the bank format</w:t>
            </w:r>
            <w:r w:rsidR="00E97343">
              <w:rPr>
                <w:rFonts w:ascii="Calibri" w:hAnsi="Calibri" w:cs="Calibri"/>
                <w:color w:val="000000" w:themeColor="text1"/>
                <w:szCs w:val="16"/>
                <w:lang w:val="en-PH" w:eastAsia="en-PH"/>
              </w:rPr>
              <w:t xml:space="preserve"> </w:t>
            </w:r>
            <w:r w:rsidRPr="00B360C4">
              <w:rPr>
                <w:rFonts w:ascii="Calibri" w:hAnsi="Calibri" w:cs="Calibri"/>
                <w:color w:val="000000" w:themeColor="text1"/>
                <w:szCs w:val="16"/>
                <w:lang w:val="en-PH" w:eastAsia="en-PH"/>
              </w:rPr>
              <w:t xml:space="preserve"> below for the mapping:</w:t>
            </w:r>
          </w:p>
        </w:tc>
      </w:tr>
      <w:tr w:rsidR="006931FE" w:rsidRPr="00854AE0" w14:paraId="2D38B435" w14:textId="77777777" w:rsidTr="3E5FD1E2">
        <w:trPr>
          <w:cnfStyle w:val="000000010000" w:firstRow="0" w:lastRow="0" w:firstColumn="0" w:lastColumn="0" w:oddVBand="0" w:evenVBand="0" w:oddHBand="0" w:evenHBand="1" w:firstRowFirstColumn="0" w:firstRowLastColumn="0" w:lastRowFirstColumn="0" w:lastRowLastColumn="0"/>
          <w:trHeight w:val="145"/>
        </w:trPr>
        <w:tc>
          <w:tcPr>
            <w:tcW w:w="1440" w:type="dxa"/>
          </w:tcPr>
          <w:p w14:paraId="6EDC1D3A" w14:textId="51A920D4"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CashManagementGroup </w:t>
            </w:r>
          </w:p>
        </w:tc>
        <w:tc>
          <w:tcPr>
            <w:tcW w:w="990" w:type="dxa"/>
            <w:hideMark/>
          </w:tcPr>
          <w:p w14:paraId="0B751E9F" w14:textId="43BAC31E"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AlphaUpper </w:t>
            </w:r>
          </w:p>
        </w:tc>
        <w:tc>
          <w:tcPr>
            <w:tcW w:w="750" w:type="dxa"/>
            <w:hideMark/>
          </w:tcPr>
          <w:p w14:paraId="27246572"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4 </w:t>
            </w:r>
          </w:p>
        </w:tc>
        <w:tc>
          <w:tcPr>
            <w:tcW w:w="1040" w:type="dxa"/>
            <w:hideMark/>
          </w:tcPr>
          <w:p w14:paraId="3A549C48"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Yes</w:t>
            </w:r>
          </w:p>
        </w:tc>
        <w:tc>
          <w:tcPr>
            <w:tcW w:w="1552" w:type="dxa"/>
            <w:hideMark/>
          </w:tcPr>
          <w:p w14:paraId="5AFC5623" w14:textId="77777777"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Default value of "</w:t>
            </w:r>
            <w:r w:rsidRPr="26632780">
              <w:rPr>
                <w:rFonts w:ascii="Calibri" w:hAnsi="Calibri" w:cs="Calibri"/>
                <w:b/>
                <w:bCs/>
                <w:color w:val="000000" w:themeColor="text1"/>
                <w:lang w:val="en-PH" w:eastAsia="en-PH"/>
              </w:rPr>
              <w:t>SONH</w:t>
            </w:r>
            <w:r w:rsidRPr="26632780">
              <w:rPr>
                <w:rFonts w:ascii="Calibri" w:hAnsi="Calibri" w:cs="Calibri"/>
                <w:color w:val="000000" w:themeColor="text1"/>
                <w:lang w:val="en-PH" w:eastAsia="en-PH"/>
              </w:rPr>
              <w:t>" </w:t>
            </w:r>
          </w:p>
        </w:tc>
        <w:tc>
          <w:tcPr>
            <w:tcW w:w="2133" w:type="dxa"/>
            <w:hideMark/>
          </w:tcPr>
          <w:p w14:paraId="1D8170B5" w14:textId="77777777"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 </w:t>
            </w:r>
          </w:p>
        </w:tc>
        <w:tc>
          <w:tcPr>
            <w:tcW w:w="2304" w:type="dxa"/>
            <w:hideMark/>
          </w:tcPr>
          <w:p w14:paraId="09CD8A20" w14:textId="77777777"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 </w:t>
            </w:r>
          </w:p>
        </w:tc>
      </w:tr>
      <w:tr w:rsidR="006931FE" w:rsidRPr="00854AE0" w14:paraId="1328EC3A" w14:textId="77777777" w:rsidTr="3E5FD1E2">
        <w:trPr>
          <w:cnfStyle w:val="000000100000" w:firstRow="0" w:lastRow="0" w:firstColumn="0" w:lastColumn="0" w:oddVBand="0" w:evenVBand="0" w:oddHBand="1" w:evenHBand="0" w:firstRowFirstColumn="0" w:firstRowLastColumn="0" w:lastRowFirstColumn="0" w:lastRowLastColumn="0"/>
          <w:trHeight w:val="145"/>
        </w:trPr>
        <w:tc>
          <w:tcPr>
            <w:tcW w:w="1440" w:type="dxa"/>
          </w:tcPr>
          <w:p w14:paraId="5082F0BF" w14:textId="5A209952"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RunGroup </w:t>
            </w:r>
          </w:p>
        </w:tc>
        <w:tc>
          <w:tcPr>
            <w:tcW w:w="990" w:type="dxa"/>
            <w:hideMark/>
          </w:tcPr>
          <w:p w14:paraId="32C4B668" w14:textId="0BEE5015"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AlphaUpper </w:t>
            </w:r>
          </w:p>
        </w:tc>
        <w:tc>
          <w:tcPr>
            <w:tcW w:w="750" w:type="dxa"/>
            <w:hideMark/>
          </w:tcPr>
          <w:p w14:paraId="3F9694D0"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30 </w:t>
            </w:r>
          </w:p>
        </w:tc>
        <w:tc>
          <w:tcPr>
            <w:tcW w:w="1040" w:type="dxa"/>
            <w:hideMark/>
          </w:tcPr>
          <w:p w14:paraId="0ED7D206"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Yes</w:t>
            </w:r>
          </w:p>
        </w:tc>
        <w:tc>
          <w:tcPr>
            <w:tcW w:w="1552" w:type="dxa"/>
            <w:noWrap/>
            <w:hideMark/>
          </w:tcPr>
          <w:p w14:paraId="08A0D739" w14:textId="77777777" w:rsidR="006931FE" w:rsidRPr="009F605D" w:rsidRDefault="006931FE" w:rsidP="26632780">
            <w:pPr>
              <w:jc w:val="center"/>
              <w:rPr>
                <w:rFonts w:ascii="Calibri" w:hAnsi="Calibri" w:cs="Calibri"/>
                <w:color w:val="000000"/>
                <w:lang w:val="en-PH" w:eastAsia="en-PH"/>
              </w:rPr>
            </w:pPr>
          </w:p>
        </w:tc>
        <w:tc>
          <w:tcPr>
            <w:tcW w:w="2133" w:type="dxa"/>
            <w:noWrap/>
            <w:hideMark/>
          </w:tcPr>
          <w:p w14:paraId="1D6D4B2C" w14:textId="0AEAE253" w:rsidR="006931FE" w:rsidRPr="009F605D" w:rsidRDefault="45C0F5A4" w:rsidP="26632780">
            <w:pPr>
              <w:rPr>
                <w:rFonts w:ascii="Calibri" w:hAnsi="Calibri" w:cs="Calibri"/>
                <w:color w:val="000000"/>
                <w:highlight w:val="yellow"/>
                <w:lang w:val="en-PH" w:eastAsia="en-PH"/>
              </w:rPr>
            </w:pPr>
            <w:r w:rsidRPr="3E5FD1E2">
              <w:rPr>
                <w:rFonts w:ascii="Calibri" w:hAnsi="Calibri" w:cs="Calibri"/>
                <w:color w:val="000000" w:themeColor="text1"/>
                <w:highlight w:val="yellow"/>
                <w:lang w:val="en-PH" w:eastAsia="en-PH"/>
              </w:rPr>
              <w:t>0042</w:t>
            </w:r>
            <w:r w:rsidR="6A89BD3E" w:rsidRPr="3E5FD1E2">
              <w:rPr>
                <w:rFonts w:ascii="Calibri" w:hAnsi="Calibri" w:cs="Calibri"/>
                <w:color w:val="000000" w:themeColor="text1"/>
                <w:highlight w:val="yellow"/>
                <w:lang w:val="en-PH" w:eastAsia="en-PH"/>
              </w:rPr>
              <w:t>_CB</w:t>
            </w:r>
            <w:r w:rsidR="76CCF10F" w:rsidRPr="3E5FD1E2">
              <w:rPr>
                <w:rFonts w:ascii="Calibri" w:hAnsi="Calibri" w:cs="Calibri"/>
                <w:color w:val="000000" w:themeColor="text1"/>
                <w:highlight w:val="yellow"/>
                <w:lang w:val="en-PH" w:eastAsia="en-PH"/>
              </w:rPr>
              <w:t>recon</w:t>
            </w:r>
            <w:r w:rsidR="6A89BD3E" w:rsidRPr="3E5FD1E2">
              <w:rPr>
                <w:rFonts w:ascii="Calibri" w:hAnsi="Calibri" w:cs="Calibri"/>
                <w:color w:val="000000" w:themeColor="text1"/>
                <w:highlight w:val="yellow"/>
                <w:lang w:val="en-PH" w:eastAsia="en-PH"/>
              </w:rPr>
              <w:t>_20250701</w:t>
            </w:r>
          </w:p>
        </w:tc>
        <w:tc>
          <w:tcPr>
            <w:tcW w:w="2304" w:type="dxa"/>
            <w:noWrap/>
            <w:hideMark/>
          </w:tcPr>
          <w:p w14:paraId="2B5CEACD" w14:textId="719726F5" w:rsidR="006931FE" w:rsidRPr="009F605D" w:rsidRDefault="1DF6A5FA" w:rsidP="26632780">
            <w:pPr>
              <w:rPr>
                <w:rFonts w:ascii="Calibri" w:hAnsi="Calibri" w:cs="Calibri"/>
                <w:highlight w:val="yellow"/>
                <w:lang w:val="en-PH" w:eastAsia="en-PH"/>
              </w:rPr>
            </w:pPr>
            <w:r w:rsidRPr="3E5FD1E2">
              <w:rPr>
                <w:rFonts w:ascii="Calibri" w:hAnsi="Calibri" w:cs="Calibri"/>
                <w:lang w:val="en-PH" w:eastAsia="en-PH"/>
              </w:rPr>
              <w:t>&lt;</w:t>
            </w:r>
            <w:r w:rsidR="5014B6DF" w:rsidRPr="3E5FD1E2">
              <w:rPr>
                <w:rFonts w:ascii="Calibri" w:hAnsi="Calibri" w:cs="Calibri"/>
                <w:highlight w:val="yellow"/>
                <w:lang w:val="en-PH" w:eastAsia="en-PH"/>
              </w:rPr>
              <w:t>Cash Code</w:t>
            </w:r>
            <w:r w:rsidRPr="3E5FD1E2">
              <w:rPr>
                <w:rFonts w:ascii="Calibri" w:hAnsi="Calibri" w:cs="Calibri"/>
                <w:highlight w:val="yellow"/>
                <w:lang w:val="en-PH" w:eastAsia="en-PH"/>
              </w:rPr>
              <w:t>&gt;_&lt;</w:t>
            </w:r>
            <w:r w:rsidR="63DCB1AE" w:rsidRPr="3E5FD1E2">
              <w:rPr>
                <w:rFonts w:ascii="Calibri" w:hAnsi="Calibri" w:cs="Calibri"/>
                <w:highlight w:val="yellow"/>
                <w:lang w:val="en-PH" w:eastAsia="en-PH"/>
              </w:rPr>
              <w:t>*</w:t>
            </w:r>
            <w:r w:rsidRPr="3E5FD1E2">
              <w:rPr>
                <w:rFonts w:ascii="Calibri" w:hAnsi="Calibri" w:cs="Calibri"/>
                <w:highlight w:val="yellow"/>
                <w:lang w:val="en-PH" w:eastAsia="en-PH"/>
              </w:rPr>
              <w:t>Bank</w:t>
            </w:r>
            <w:r w:rsidR="6CC7B5F5" w:rsidRPr="3E5FD1E2">
              <w:rPr>
                <w:rFonts w:ascii="Calibri" w:hAnsi="Calibri" w:cs="Calibri"/>
                <w:highlight w:val="yellow"/>
                <w:lang w:val="en-PH" w:eastAsia="en-PH"/>
              </w:rPr>
              <w:t xml:space="preserve"> Abbreviation</w:t>
            </w:r>
            <w:r w:rsidRPr="3E5FD1E2">
              <w:rPr>
                <w:rFonts w:ascii="Calibri" w:hAnsi="Calibri" w:cs="Calibri"/>
                <w:highlight w:val="yellow"/>
                <w:lang w:val="en-PH" w:eastAsia="en-PH"/>
              </w:rPr>
              <w:t>&gt;</w:t>
            </w:r>
            <w:r w:rsidR="680A1840" w:rsidRPr="3E5FD1E2">
              <w:rPr>
                <w:rFonts w:ascii="Calibri" w:hAnsi="Calibri" w:cs="Calibri"/>
                <w:highlight w:val="yellow"/>
                <w:lang w:val="en-PH" w:eastAsia="en-PH"/>
              </w:rPr>
              <w:t>recon</w:t>
            </w:r>
            <w:r w:rsidRPr="3E5FD1E2">
              <w:rPr>
                <w:rFonts w:ascii="Calibri" w:hAnsi="Calibri" w:cs="Calibri"/>
                <w:highlight w:val="yellow"/>
                <w:lang w:val="en-PH" w:eastAsia="en-PH"/>
              </w:rPr>
              <w:t>_YYYYMMDD</w:t>
            </w:r>
          </w:p>
          <w:p w14:paraId="605567D5" w14:textId="0E807E6C" w:rsidR="006931FE" w:rsidRPr="009F605D" w:rsidRDefault="006931FE" w:rsidP="26632780">
            <w:pPr>
              <w:rPr>
                <w:rFonts w:ascii="Calibri" w:hAnsi="Calibri" w:cs="Calibri"/>
                <w:lang w:val="en-PH" w:eastAsia="en-PH"/>
              </w:rPr>
            </w:pPr>
          </w:p>
          <w:p w14:paraId="04E9A9EF" w14:textId="7037A4CA" w:rsidR="006931FE" w:rsidRPr="009F605D" w:rsidRDefault="2989918D" w:rsidP="26632780">
            <w:pPr>
              <w:rPr>
                <w:rFonts w:ascii="Calibri" w:hAnsi="Calibri" w:cs="Calibri"/>
                <w:lang w:val="en-PH" w:eastAsia="en-PH"/>
              </w:rPr>
            </w:pPr>
            <w:r w:rsidRPr="26632780">
              <w:rPr>
                <w:rFonts w:ascii="Calibri" w:hAnsi="Calibri" w:cs="Calibri"/>
                <w:lang w:val="en-PH" w:eastAsia="en-PH"/>
              </w:rPr>
              <w:lastRenderedPageBreak/>
              <w:t>*Citizens Bank = CB</w:t>
            </w:r>
          </w:p>
        </w:tc>
      </w:tr>
      <w:tr w:rsidR="006931FE" w:rsidRPr="00854AE0" w14:paraId="2B2B4F56" w14:textId="77777777" w:rsidTr="3E5FD1E2">
        <w:trPr>
          <w:cnfStyle w:val="000000010000" w:firstRow="0" w:lastRow="0" w:firstColumn="0" w:lastColumn="0" w:oddVBand="0" w:evenVBand="0" w:oddHBand="0" w:evenHBand="1" w:firstRowFirstColumn="0" w:firstRowLastColumn="0" w:lastRowFirstColumn="0" w:lastRowLastColumn="0"/>
          <w:trHeight w:val="145"/>
        </w:trPr>
        <w:tc>
          <w:tcPr>
            <w:tcW w:w="1440" w:type="dxa"/>
          </w:tcPr>
          <w:p w14:paraId="63F44A60" w14:textId="5C7C4462"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lastRenderedPageBreak/>
              <w:t>CashManagementAccount </w:t>
            </w:r>
          </w:p>
        </w:tc>
        <w:tc>
          <w:tcPr>
            <w:tcW w:w="990" w:type="dxa"/>
            <w:hideMark/>
          </w:tcPr>
          <w:p w14:paraId="735EB510" w14:textId="6481D5CF"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AlphaUpper </w:t>
            </w:r>
          </w:p>
        </w:tc>
        <w:tc>
          <w:tcPr>
            <w:tcW w:w="750" w:type="dxa"/>
            <w:hideMark/>
          </w:tcPr>
          <w:p w14:paraId="13552A04"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35 </w:t>
            </w:r>
          </w:p>
        </w:tc>
        <w:tc>
          <w:tcPr>
            <w:tcW w:w="1040" w:type="dxa"/>
            <w:hideMark/>
          </w:tcPr>
          <w:p w14:paraId="45399107"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Yes</w:t>
            </w:r>
          </w:p>
        </w:tc>
        <w:tc>
          <w:tcPr>
            <w:tcW w:w="1552" w:type="dxa"/>
            <w:hideMark/>
          </w:tcPr>
          <w:p w14:paraId="4C7D8E83" w14:textId="77777777"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 </w:t>
            </w:r>
          </w:p>
        </w:tc>
        <w:tc>
          <w:tcPr>
            <w:tcW w:w="2133" w:type="dxa"/>
            <w:hideMark/>
          </w:tcPr>
          <w:p w14:paraId="07D110AF" w14:textId="6585194F" w:rsidR="0096416B" w:rsidRPr="009F605D" w:rsidRDefault="0096416B" w:rsidP="26632780">
            <w:pPr>
              <w:rPr>
                <w:rFonts w:ascii="Calibri" w:hAnsi="Calibri" w:cs="Calibri"/>
                <w:lang w:val="en-PH" w:eastAsia="en-PH"/>
              </w:rPr>
            </w:pPr>
            <w:r w:rsidRPr="0096416B">
              <w:rPr>
                <w:rFonts w:ascii="Calibri" w:hAnsi="Calibri" w:cs="Calibri"/>
                <w:highlight w:val="yellow"/>
                <w:lang w:val="en-PH" w:eastAsia="en-PH"/>
              </w:rPr>
              <w:t>3311832932</w:t>
            </w:r>
          </w:p>
        </w:tc>
        <w:tc>
          <w:tcPr>
            <w:tcW w:w="2304" w:type="dxa"/>
            <w:hideMark/>
          </w:tcPr>
          <w:p w14:paraId="7A79BBEC" w14:textId="0D8D2252" w:rsidR="006931FE" w:rsidRPr="009F605D" w:rsidRDefault="7F656BEE" w:rsidP="26632780">
            <w:pPr>
              <w:rPr>
                <w:rFonts w:ascii="Calibri" w:hAnsi="Calibri" w:cs="Calibri"/>
                <w:lang w:val="en-PH" w:eastAsia="en-PH"/>
              </w:rPr>
            </w:pPr>
            <w:r w:rsidRPr="007A5F6D">
              <w:rPr>
                <w:rFonts w:ascii="Calibri" w:hAnsi="Calibri" w:cs="Calibri"/>
                <w:highlight w:val="yellow"/>
                <w:lang w:val="en-PH" w:eastAsia="en-PH"/>
              </w:rPr>
              <w:t>Account Number</w:t>
            </w:r>
          </w:p>
        </w:tc>
      </w:tr>
      <w:tr w:rsidR="4A284F45" w14:paraId="72BC8395" w14:textId="77777777" w:rsidTr="3E5FD1E2">
        <w:trPr>
          <w:cnfStyle w:val="000000100000" w:firstRow="0" w:lastRow="0" w:firstColumn="0" w:lastColumn="0" w:oddVBand="0" w:evenVBand="0" w:oddHBand="1" w:evenHBand="0" w:firstRowFirstColumn="0" w:firstRowLastColumn="0" w:lastRowFirstColumn="0" w:lastRowLastColumn="0"/>
          <w:trHeight w:val="300"/>
        </w:trPr>
        <w:tc>
          <w:tcPr>
            <w:tcW w:w="1440" w:type="dxa"/>
          </w:tcPr>
          <w:p w14:paraId="4A2D5D60" w14:textId="1BF4E859" w:rsidR="4A284F45" w:rsidRDefault="6240B271" w:rsidP="26632780">
            <w:pPr>
              <w:rPr>
                <w:rFonts w:ascii="Calibri" w:hAnsi="Calibri" w:cs="Calibri"/>
                <w:color w:val="000000" w:themeColor="text1"/>
                <w:lang w:val="en-PH" w:eastAsia="en-PH"/>
              </w:rPr>
            </w:pPr>
            <w:r w:rsidRPr="26632780">
              <w:rPr>
                <w:rFonts w:ascii="Calibri" w:hAnsi="Calibri" w:cs="Calibri"/>
                <w:color w:val="000000" w:themeColor="text1"/>
                <w:lang w:val="en-PH" w:eastAsia="en-PH"/>
              </w:rPr>
              <w:t>Sequence Number</w:t>
            </w:r>
          </w:p>
        </w:tc>
        <w:tc>
          <w:tcPr>
            <w:tcW w:w="990" w:type="dxa"/>
            <w:hideMark/>
          </w:tcPr>
          <w:p w14:paraId="50F5AB05" w14:textId="1DA47B6D" w:rsidR="4A284F45" w:rsidRDefault="17A97AEE" w:rsidP="26632780">
            <w:pPr>
              <w:rPr>
                <w:rFonts w:ascii="Calibri" w:hAnsi="Calibri" w:cs="Calibri"/>
                <w:color w:val="000000" w:themeColor="text1"/>
                <w:lang w:val="en-PH" w:eastAsia="en-PH"/>
              </w:rPr>
            </w:pPr>
            <w:r w:rsidRPr="26632780">
              <w:rPr>
                <w:rFonts w:ascii="Calibri" w:hAnsi="Calibri" w:cs="Calibri"/>
                <w:color w:val="000000" w:themeColor="text1"/>
                <w:lang w:val="en-PH" w:eastAsia="en-PH"/>
              </w:rPr>
              <w:t>Numeric</w:t>
            </w:r>
          </w:p>
        </w:tc>
        <w:tc>
          <w:tcPr>
            <w:tcW w:w="750" w:type="dxa"/>
            <w:hideMark/>
          </w:tcPr>
          <w:p w14:paraId="7DF40857" w14:textId="264A53DB" w:rsidR="4A284F45" w:rsidRDefault="3A86E9BC" w:rsidP="1BC69E71">
            <w:pPr>
              <w:ind w:left="-90"/>
              <w:jc w:val="center"/>
              <w:rPr>
                <w:rFonts w:ascii="Calibri" w:hAnsi="Calibri" w:cs="Calibri"/>
                <w:color w:val="000000" w:themeColor="text1"/>
                <w:lang w:val="en-PH" w:eastAsia="en-PH"/>
              </w:rPr>
            </w:pPr>
            <w:r w:rsidRPr="1BC69E71">
              <w:rPr>
                <w:rFonts w:ascii="Calibri" w:hAnsi="Calibri" w:cs="Calibri"/>
                <w:color w:val="000000" w:themeColor="text1"/>
                <w:lang w:val="en-PH" w:eastAsia="en-PH"/>
              </w:rPr>
              <w:t>10</w:t>
            </w:r>
          </w:p>
        </w:tc>
        <w:tc>
          <w:tcPr>
            <w:tcW w:w="1040" w:type="dxa"/>
            <w:hideMark/>
          </w:tcPr>
          <w:p w14:paraId="2B08FF86" w14:textId="32532093" w:rsidR="4A284F45" w:rsidRDefault="3A86E9BC" w:rsidP="1BC69E71">
            <w:pPr>
              <w:ind w:left="-90"/>
              <w:jc w:val="center"/>
              <w:rPr>
                <w:rFonts w:ascii="Calibri" w:hAnsi="Calibri" w:cs="Calibri"/>
                <w:color w:val="000000" w:themeColor="text1"/>
                <w:lang w:val="en-PH" w:eastAsia="en-PH"/>
              </w:rPr>
            </w:pPr>
            <w:r w:rsidRPr="1BC69E71">
              <w:rPr>
                <w:rFonts w:ascii="Calibri" w:hAnsi="Calibri" w:cs="Calibri"/>
                <w:color w:val="000000" w:themeColor="text1"/>
                <w:lang w:val="en-PH" w:eastAsia="en-PH"/>
              </w:rPr>
              <w:t>Yes</w:t>
            </w:r>
          </w:p>
        </w:tc>
        <w:tc>
          <w:tcPr>
            <w:tcW w:w="1552" w:type="dxa"/>
            <w:hideMark/>
          </w:tcPr>
          <w:p w14:paraId="24EC2E48" w14:textId="6D058914" w:rsidR="4A284F45" w:rsidRDefault="00C05A9F" w:rsidP="26632780">
            <w:pPr>
              <w:rPr>
                <w:rFonts w:ascii="Calibri" w:hAnsi="Calibri" w:cs="Calibri"/>
                <w:color w:val="000000" w:themeColor="text1"/>
                <w:lang w:val="en-PH" w:eastAsia="en-PH"/>
              </w:rPr>
            </w:pPr>
            <w:r w:rsidRPr="00C05A9F">
              <w:rPr>
                <w:rFonts w:ascii="Calibri" w:hAnsi="Calibri" w:cs="Calibri"/>
                <w:color w:val="000000" w:themeColor="text1"/>
                <w:highlight w:val="yellow"/>
                <w:lang w:val="en-PH" w:eastAsia="en-PH"/>
              </w:rPr>
              <w:t>IPA to assign sequence number based on the detail record sequence</w:t>
            </w:r>
          </w:p>
        </w:tc>
        <w:tc>
          <w:tcPr>
            <w:tcW w:w="2133" w:type="dxa"/>
            <w:hideMark/>
          </w:tcPr>
          <w:p w14:paraId="1472EAE6" w14:textId="61537F5C" w:rsidR="4A284F45" w:rsidRDefault="17A97AEE" w:rsidP="26632780">
            <w:pPr>
              <w:rPr>
                <w:rFonts w:ascii="Calibri" w:hAnsi="Calibri" w:cs="Calibri"/>
                <w:color w:val="000000" w:themeColor="text1"/>
                <w:lang w:val="en-PH" w:eastAsia="en-PH"/>
              </w:rPr>
            </w:pPr>
            <w:r w:rsidRPr="26632780">
              <w:rPr>
                <w:rFonts w:ascii="Calibri" w:hAnsi="Calibri" w:cs="Calibri"/>
                <w:color w:val="000000" w:themeColor="text1"/>
                <w:lang w:val="en-PH" w:eastAsia="en-PH"/>
              </w:rPr>
              <w:t>1</w:t>
            </w:r>
          </w:p>
        </w:tc>
        <w:tc>
          <w:tcPr>
            <w:tcW w:w="2304" w:type="dxa"/>
            <w:hideMark/>
          </w:tcPr>
          <w:p w14:paraId="5D6B324A" w14:textId="64D67DED" w:rsidR="4A284F45" w:rsidRDefault="4A284F45" w:rsidP="26632780">
            <w:pPr>
              <w:rPr>
                <w:rFonts w:ascii="Calibri" w:hAnsi="Calibri" w:cs="Calibri"/>
                <w:lang w:val="en-PH" w:eastAsia="en-PH"/>
              </w:rPr>
            </w:pPr>
          </w:p>
        </w:tc>
      </w:tr>
      <w:tr w:rsidR="006931FE" w:rsidRPr="00854AE0" w14:paraId="4352CDA2" w14:textId="77777777" w:rsidTr="00162856">
        <w:trPr>
          <w:cnfStyle w:val="000000010000" w:firstRow="0" w:lastRow="0" w:firstColumn="0" w:lastColumn="0" w:oddVBand="0" w:evenVBand="0" w:oddHBand="0" w:evenHBand="1" w:firstRowFirstColumn="0" w:firstRowLastColumn="0" w:lastRowFirstColumn="0" w:lastRowLastColumn="0"/>
          <w:trHeight w:val="305"/>
        </w:trPr>
        <w:tc>
          <w:tcPr>
            <w:tcW w:w="1440" w:type="dxa"/>
          </w:tcPr>
          <w:p w14:paraId="0974B5C9" w14:textId="5FA2A3D1"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TransactionAmount </w:t>
            </w:r>
          </w:p>
        </w:tc>
        <w:tc>
          <w:tcPr>
            <w:tcW w:w="990" w:type="dxa"/>
            <w:hideMark/>
          </w:tcPr>
          <w:p w14:paraId="128141B0" w14:textId="235B87C7"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Decimal </w:t>
            </w:r>
          </w:p>
        </w:tc>
        <w:tc>
          <w:tcPr>
            <w:tcW w:w="750" w:type="dxa"/>
            <w:hideMark/>
          </w:tcPr>
          <w:p w14:paraId="03C1ACAC"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16.2 </w:t>
            </w:r>
          </w:p>
        </w:tc>
        <w:tc>
          <w:tcPr>
            <w:tcW w:w="1040" w:type="dxa"/>
            <w:hideMark/>
          </w:tcPr>
          <w:p w14:paraId="3809EAA6"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No</w:t>
            </w:r>
          </w:p>
        </w:tc>
        <w:tc>
          <w:tcPr>
            <w:tcW w:w="1552" w:type="dxa"/>
            <w:hideMark/>
          </w:tcPr>
          <w:p w14:paraId="6F7BA391" w14:textId="22AFDC36" w:rsidR="006931FE" w:rsidRPr="009F605D" w:rsidRDefault="00B360C4" w:rsidP="26632780">
            <w:pPr>
              <w:rPr>
                <w:rFonts w:ascii="Calibri" w:hAnsi="Calibri" w:cs="Calibri"/>
                <w:color w:val="000000"/>
                <w:lang w:val="en-PH" w:eastAsia="en-PH"/>
              </w:rPr>
            </w:pPr>
            <w:r w:rsidRPr="26632780">
              <w:rPr>
                <w:rFonts w:ascii="Calibri" w:hAnsi="Calibri" w:cs="Calibri"/>
                <w:color w:val="000000" w:themeColor="text1"/>
                <w:lang w:val="en-PH" w:eastAsia="en-PH"/>
              </w:rPr>
              <w:t> </w:t>
            </w:r>
            <w:r w:rsidRPr="00B360C4">
              <w:rPr>
                <w:rFonts w:ascii="Calibri" w:hAnsi="Calibri" w:cs="Calibri"/>
                <w:color w:val="000000" w:themeColor="text1"/>
                <w:highlight w:val="yellow"/>
                <w:lang w:val="en-PH" w:eastAsia="en-PH"/>
              </w:rPr>
              <w:t>With 2 decimals</w:t>
            </w:r>
          </w:p>
        </w:tc>
        <w:tc>
          <w:tcPr>
            <w:tcW w:w="2133" w:type="dxa"/>
            <w:hideMark/>
          </w:tcPr>
          <w:p w14:paraId="674973F7" w14:textId="77777777" w:rsidR="006C0916" w:rsidRDefault="006C0916" w:rsidP="00B360C4">
            <w:pPr>
              <w:rPr>
                <w:rFonts w:ascii="Calibri" w:hAnsi="Calibri" w:cs="Calibri"/>
                <w:color w:val="000000" w:themeColor="text1"/>
                <w:lang w:val="en-PH" w:eastAsia="en-PH"/>
              </w:rPr>
            </w:pPr>
            <w:r w:rsidRPr="006C0916">
              <w:rPr>
                <w:rFonts w:ascii="Calibri" w:hAnsi="Calibri" w:cs="Calibri"/>
                <w:color w:val="000000" w:themeColor="text1"/>
                <w:lang w:val="en-PH" w:eastAsia="en-PH"/>
              </w:rPr>
              <w:t>000000028735</w:t>
            </w:r>
            <w:r>
              <w:rPr>
                <w:rFonts w:ascii="Calibri" w:hAnsi="Calibri" w:cs="Calibri"/>
                <w:color w:val="000000" w:themeColor="text1"/>
                <w:lang w:val="en-PH" w:eastAsia="en-PH"/>
              </w:rPr>
              <w:t xml:space="preserve"> </w:t>
            </w:r>
          </w:p>
          <w:p w14:paraId="753ED387" w14:textId="23DCC39F" w:rsidR="006931FE" w:rsidRPr="009F605D" w:rsidRDefault="006C0916" w:rsidP="26632780">
            <w:pPr>
              <w:rPr>
                <w:rFonts w:ascii="Calibri" w:hAnsi="Calibri" w:cs="Calibri"/>
                <w:color w:val="000000"/>
                <w:lang w:val="en-PH" w:eastAsia="en-PH"/>
              </w:rPr>
            </w:pPr>
            <w:r>
              <w:rPr>
                <w:rFonts w:ascii="Calibri" w:hAnsi="Calibri" w:cs="Calibri"/>
                <w:color w:val="000000" w:themeColor="text1"/>
                <w:lang w:val="en-PH" w:eastAsia="en-PH"/>
              </w:rPr>
              <w:t>(read as 287.35)</w:t>
            </w:r>
          </w:p>
        </w:tc>
        <w:tc>
          <w:tcPr>
            <w:tcW w:w="2304" w:type="dxa"/>
            <w:hideMark/>
          </w:tcPr>
          <w:p w14:paraId="0645EAF1" w14:textId="7A0188B9" w:rsidR="006931FE" w:rsidRPr="009F605D" w:rsidRDefault="00FF13F5" w:rsidP="26632780">
            <w:pPr>
              <w:rPr>
                <w:rFonts w:ascii="Calibri" w:hAnsi="Calibri" w:cs="Calibri"/>
                <w:color w:val="000000"/>
                <w:lang w:val="en-PH" w:eastAsia="en-PH"/>
              </w:rPr>
            </w:pPr>
            <w:r w:rsidRPr="005D3340">
              <w:rPr>
                <w:rFonts w:ascii="Calibri" w:hAnsi="Calibri" w:cs="Calibri"/>
                <w:color w:val="000000" w:themeColor="text1"/>
                <w:highlight w:val="yellow"/>
                <w:lang w:val="en-PH" w:eastAsia="en-PH"/>
              </w:rPr>
              <w:t>Dollar</w:t>
            </w:r>
            <w:r w:rsidR="7F656BEE" w:rsidRPr="005D3340">
              <w:rPr>
                <w:rFonts w:ascii="Calibri" w:hAnsi="Calibri" w:cs="Calibri"/>
                <w:color w:val="000000" w:themeColor="text1"/>
                <w:highlight w:val="yellow"/>
                <w:lang w:val="en-PH" w:eastAsia="en-PH"/>
              </w:rPr>
              <w:t xml:space="preserve"> Amount</w:t>
            </w:r>
            <w:r w:rsidR="7F656BEE" w:rsidRPr="26632780">
              <w:rPr>
                <w:rFonts w:ascii="Calibri" w:hAnsi="Calibri" w:cs="Calibri"/>
                <w:color w:val="000000" w:themeColor="text1"/>
                <w:lang w:val="en-PH" w:eastAsia="en-PH"/>
              </w:rPr>
              <w:t> </w:t>
            </w:r>
          </w:p>
        </w:tc>
      </w:tr>
      <w:tr w:rsidR="006931FE" w:rsidRPr="00854AE0" w14:paraId="037DC263" w14:textId="77777777" w:rsidTr="3E5FD1E2">
        <w:trPr>
          <w:cnfStyle w:val="000000100000" w:firstRow="0" w:lastRow="0" w:firstColumn="0" w:lastColumn="0" w:oddVBand="0" w:evenVBand="0" w:oddHBand="1" w:evenHBand="0" w:firstRowFirstColumn="0" w:firstRowLastColumn="0" w:lastRowFirstColumn="0" w:lastRowLastColumn="0"/>
          <w:trHeight w:val="1071"/>
        </w:trPr>
        <w:tc>
          <w:tcPr>
            <w:tcW w:w="1440" w:type="dxa"/>
          </w:tcPr>
          <w:p w14:paraId="7C3D5AF6" w14:textId="7D7373FF"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CashLedgerUpdateAction </w:t>
            </w:r>
          </w:p>
        </w:tc>
        <w:tc>
          <w:tcPr>
            <w:tcW w:w="990" w:type="dxa"/>
            <w:hideMark/>
          </w:tcPr>
          <w:p w14:paraId="6913A03D" w14:textId="022FBB9E"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Numeric </w:t>
            </w:r>
          </w:p>
        </w:tc>
        <w:tc>
          <w:tcPr>
            <w:tcW w:w="750" w:type="dxa"/>
            <w:hideMark/>
          </w:tcPr>
          <w:p w14:paraId="30F74424"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2 </w:t>
            </w:r>
          </w:p>
        </w:tc>
        <w:tc>
          <w:tcPr>
            <w:tcW w:w="1040" w:type="dxa"/>
            <w:hideMark/>
          </w:tcPr>
          <w:p w14:paraId="18FDD5D9"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Yes</w:t>
            </w:r>
          </w:p>
        </w:tc>
        <w:tc>
          <w:tcPr>
            <w:tcW w:w="1552" w:type="dxa"/>
            <w:hideMark/>
          </w:tcPr>
          <w:p w14:paraId="67148520" w14:textId="4BC1AE81" w:rsidR="004271E8" w:rsidRPr="005958F7" w:rsidRDefault="004271E8" w:rsidP="004271E8">
            <w:pPr>
              <w:rPr>
                <w:rFonts w:ascii="Calibri" w:hAnsi="Calibri" w:cs="Calibri"/>
                <w:color w:val="000000" w:themeColor="text1"/>
                <w:highlight w:val="yellow"/>
                <w:lang w:val="en-PH" w:eastAsia="en-PH"/>
              </w:rPr>
            </w:pPr>
            <w:r w:rsidRPr="005958F7">
              <w:rPr>
                <w:rFonts w:ascii="Calibri" w:hAnsi="Calibri" w:cs="Calibri"/>
                <w:color w:val="000000" w:themeColor="text1"/>
                <w:highlight w:val="yellow"/>
                <w:lang w:val="en-PH" w:eastAsia="en-PH"/>
              </w:rPr>
              <w:t xml:space="preserve">If status of bank =”P”, mark update action as </w:t>
            </w:r>
          </w:p>
          <w:p w14:paraId="19441304" w14:textId="5B3DDEA0" w:rsidR="004271E8" w:rsidRPr="005958F7" w:rsidRDefault="004271E8" w:rsidP="004271E8">
            <w:pPr>
              <w:rPr>
                <w:rFonts w:ascii="Calibri" w:hAnsi="Calibri" w:cs="Calibri"/>
                <w:color w:val="000000" w:themeColor="text1"/>
                <w:highlight w:val="yellow"/>
                <w:lang w:val="en-PH" w:eastAsia="en-PH"/>
              </w:rPr>
            </w:pPr>
            <w:r w:rsidRPr="005958F7">
              <w:rPr>
                <w:rFonts w:ascii="Calibri" w:hAnsi="Calibri" w:cs="Calibri"/>
                <w:color w:val="000000" w:themeColor="text1"/>
                <w:highlight w:val="yellow"/>
                <w:lang w:val="en-PH" w:eastAsia="en-PH"/>
              </w:rPr>
              <w:t>4 = “Paid”</w:t>
            </w:r>
            <w:r w:rsidR="00B25EE2" w:rsidRPr="005958F7">
              <w:rPr>
                <w:rFonts w:ascii="Calibri" w:hAnsi="Calibri" w:cs="Calibri"/>
                <w:color w:val="000000" w:themeColor="text1"/>
                <w:highlight w:val="yellow"/>
                <w:lang w:val="en-PH" w:eastAsia="en-PH"/>
              </w:rPr>
              <w:t>.</w:t>
            </w:r>
          </w:p>
          <w:p w14:paraId="13FEC7CA" w14:textId="1D5EB196" w:rsidR="00B25EE2" w:rsidRPr="004271E8" w:rsidRDefault="00B25EE2" w:rsidP="004271E8">
            <w:pPr>
              <w:rPr>
                <w:rFonts w:ascii="Calibri" w:hAnsi="Calibri" w:cs="Calibri"/>
                <w:color w:val="000000" w:themeColor="text1"/>
                <w:lang w:val="en-PH" w:eastAsia="en-PH"/>
              </w:rPr>
            </w:pPr>
            <w:r w:rsidRPr="005958F7">
              <w:rPr>
                <w:rFonts w:ascii="Calibri" w:hAnsi="Calibri" w:cs="Calibri"/>
                <w:color w:val="000000" w:themeColor="text1"/>
                <w:highlight w:val="yellow"/>
                <w:lang w:val="en-PH" w:eastAsia="en-PH"/>
              </w:rPr>
              <w:t>If “R”, mark update action as 6 = “Reconcile”</w:t>
            </w:r>
          </w:p>
          <w:p w14:paraId="79AC2E83" w14:textId="77777777" w:rsidR="004271E8" w:rsidRDefault="004271E8" w:rsidP="26632780">
            <w:pPr>
              <w:rPr>
                <w:rFonts w:ascii="Calibri" w:hAnsi="Calibri" w:cs="Calibri"/>
                <w:color w:val="000000" w:themeColor="text1"/>
                <w:lang w:val="en-PH" w:eastAsia="en-PH"/>
              </w:rPr>
            </w:pPr>
          </w:p>
          <w:p w14:paraId="5D01A538" w14:textId="77777777" w:rsidR="004271E8" w:rsidRPr="009F605D" w:rsidRDefault="004271E8" w:rsidP="26632780">
            <w:pPr>
              <w:rPr>
                <w:rFonts w:ascii="Calibri" w:hAnsi="Calibri" w:cs="Calibri"/>
                <w:color w:val="000000"/>
                <w:lang w:val="en-PH" w:eastAsia="en-PH"/>
              </w:rPr>
            </w:pPr>
          </w:p>
        </w:tc>
        <w:tc>
          <w:tcPr>
            <w:tcW w:w="2133" w:type="dxa"/>
            <w:hideMark/>
          </w:tcPr>
          <w:p w14:paraId="232C48CF" w14:textId="46B975E9" w:rsidR="006931FE" w:rsidRPr="009F605D" w:rsidRDefault="006C0916" w:rsidP="26632780">
            <w:pPr>
              <w:rPr>
                <w:rFonts w:ascii="Calibri" w:hAnsi="Calibri" w:cs="Calibri"/>
                <w:color w:val="000000"/>
                <w:lang w:val="en-PH" w:eastAsia="en-PH"/>
              </w:rPr>
            </w:pPr>
            <w:r>
              <w:rPr>
                <w:rFonts w:ascii="Calibri" w:hAnsi="Calibri" w:cs="Calibri"/>
                <w:color w:val="000000" w:themeColor="text1"/>
                <w:lang w:val="en-PH" w:eastAsia="en-PH"/>
              </w:rPr>
              <w:t>R</w:t>
            </w:r>
          </w:p>
        </w:tc>
        <w:tc>
          <w:tcPr>
            <w:tcW w:w="2304" w:type="dxa"/>
            <w:hideMark/>
          </w:tcPr>
          <w:p w14:paraId="74F20384" w14:textId="569EBBDF" w:rsidR="006931FE" w:rsidRPr="009F605D" w:rsidRDefault="009D511D" w:rsidP="26632780">
            <w:pPr>
              <w:rPr>
                <w:rFonts w:ascii="Calibri" w:hAnsi="Calibri" w:cs="Calibri"/>
                <w:color w:val="000000"/>
                <w:lang w:val="en-PH" w:eastAsia="en-PH"/>
              </w:rPr>
            </w:pPr>
            <w:r>
              <w:rPr>
                <w:rFonts w:ascii="Calibri" w:hAnsi="Calibri" w:cs="Calibri"/>
                <w:color w:val="000000" w:themeColor="text1"/>
                <w:highlight w:val="yellow"/>
                <w:lang w:val="en-PH" w:eastAsia="en-PH"/>
              </w:rPr>
              <w:t>Status</w:t>
            </w:r>
            <w:r w:rsidR="7F656BEE" w:rsidRPr="009D511D">
              <w:rPr>
                <w:rFonts w:ascii="Calibri" w:hAnsi="Calibri" w:cs="Calibri"/>
                <w:color w:val="000000" w:themeColor="text1"/>
                <w:highlight w:val="yellow"/>
                <w:lang w:val="en-PH" w:eastAsia="en-PH"/>
              </w:rPr>
              <w:t xml:space="preserve"> Code</w:t>
            </w:r>
            <w:r w:rsidR="7F656BEE" w:rsidRPr="26632780">
              <w:rPr>
                <w:rFonts w:ascii="Calibri" w:hAnsi="Calibri" w:cs="Calibri"/>
                <w:color w:val="000000" w:themeColor="text1"/>
                <w:lang w:val="en-PH" w:eastAsia="en-PH"/>
              </w:rPr>
              <w:t xml:space="preserve"> </w:t>
            </w:r>
          </w:p>
        </w:tc>
      </w:tr>
      <w:tr w:rsidR="006931FE" w:rsidRPr="00854AE0" w14:paraId="011CD724" w14:textId="77777777" w:rsidTr="3E5FD1E2">
        <w:trPr>
          <w:cnfStyle w:val="000000010000" w:firstRow="0" w:lastRow="0" w:firstColumn="0" w:lastColumn="0" w:oddVBand="0" w:evenVBand="0" w:oddHBand="0" w:evenHBand="1" w:firstRowFirstColumn="0" w:firstRowLastColumn="0" w:lastRowFirstColumn="0" w:lastRowLastColumn="0"/>
          <w:trHeight w:val="399"/>
        </w:trPr>
        <w:tc>
          <w:tcPr>
            <w:tcW w:w="1440" w:type="dxa"/>
          </w:tcPr>
          <w:p w14:paraId="27398D83" w14:textId="5135ED21"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ActionDate </w:t>
            </w:r>
          </w:p>
        </w:tc>
        <w:tc>
          <w:tcPr>
            <w:tcW w:w="990" w:type="dxa"/>
            <w:hideMark/>
          </w:tcPr>
          <w:p w14:paraId="5EA55522" w14:textId="6AFA8126"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YYYYMMDD </w:t>
            </w:r>
          </w:p>
        </w:tc>
        <w:tc>
          <w:tcPr>
            <w:tcW w:w="750" w:type="dxa"/>
            <w:hideMark/>
          </w:tcPr>
          <w:p w14:paraId="07BFF36A"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8 </w:t>
            </w:r>
          </w:p>
        </w:tc>
        <w:tc>
          <w:tcPr>
            <w:tcW w:w="1040" w:type="dxa"/>
            <w:hideMark/>
          </w:tcPr>
          <w:p w14:paraId="69E9D8DC"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Yes</w:t>
            </w:r>
          </w:p>
        </w:tc>
        <w:tc>
          <w:tcPr>
            <w:tcW w:w="1552" w:type="dxa"/>
            <w:hideMark/>
          </w:tcPr>
          <w:p w14:paraId="4B316855" w14:textId="3E1BF953" w:rsidR="006931FE" w:rsidRPr="009F605D" w:rsidRDefault="00167F8A" w:rsidP="26632780">
            <w:pPr>
              <w:rPr>
                <w:rFonts w:ascii="Calibri" w:hAnsi="Calibri" w:cs="Calibri"/>
                <w:color w:val="000000"/>
                <w:lang w:val="en-PH" w:eastAsia="en-PH"/>
              </w:rPr>
            </w:pPr>
            <w:r w:rsidRPr="00167F8A">
              <w:rPr>
                <w:rFonts w:ascii="Calibri" w:hAnsi="Calibri" w:cs="Calibri"/>
                <w:color w:val="000000" w:themeColor="text1"/>
                <w:highlight w:val="yellow"/>
                <w:lang w:val="en-PH" w:eastAsia="en-PH"/>
              </w:rPr>
              <w:t>Need to transform the date format from the bank field from MMDDYY to YYYYMMDD</w:t>
            </w:r>
          </w:p>
        </w:tc>
        <w:tc>
          <w:tcPr>
            <w:tcW w:w="2133" w:type="dxa"/>
            <w:hideMark/>
          </w:tcPr>
          <w:p w14:paraId="417C5ABF" w14:textId="0E306B32" w:rsidR="006931FE" w:rsidRPr="009F605D" w:rsidRDefault="00343A5F" w:rsidP="26632780">
            <w:pPr>
              <w:rPr>
                <w:rFonts w:ascii="Calibri" w:hAnsi="Calibri" w:cs="Calibri"/>
                <w:color w:val="000000"/>
                <w:lang w:val="en-PH" w:eastAsia="en-PH"/>
              </w:rPr>
            </w:pPr>
            <w:r w:rsidRPr="00343A5F">
              <w:rPr>
                <w:rFonts w:ascii="Calibri" w:hAnsi="Calibri" w:cs="Calibri"/>
                <w:color w:val="000000" w:themeColor="text1"/>
                <w:lang w:val="en-PH" w:eastAsia="en-PH"/>
              </w:rPr>
              <w:t>010926</w:t>
            </w:r>
          </w:p>
        </w:tc>
        <w:tc>
          <w:tcPr>
            <w:tcW w:w="2304" w:type="dxa"/>
            <w:hideMark/>
          </w:tcPr>
          <w:p w14:paraId="5AB2315E" w14:textId="7883D1F2" w:rsidR="006931FE" w:rsidRPr="009F605D" w:rsidRDefault="00167F8A" w:rsidP="26632780">
            <w:pPr>
              <w:rPr>
                <w:rFonts w:ascii="Calibri" w:hAnsi="Calibri" w:cs="Calibri"/>
                <w:color w:val="000000"/>
                <w:lang w:val="en-PH" w:eastAsia="en-PH"/>
              </w:rPr>
            </w:pPr>
            <w:r>
              <w:rPr>
                <w:rFonts w:ascii="Calibri" w:hAnsi="Calibri" w:cs="Calibri"/>
                <w:color w:val="000000" w:themeColor="text1"/>
                <w:highlight w:val="yellow"/>
                <w:lang w:val="en-PH" w:eastAsia="en-PH"/>
              </w:rPr>
              <w:t>Paid Date</w:t>
            </w:r>
            <w:r w:rsidR="7F656BEE" w:rsidRPr="26632780">
              <w:rPr>
                <w:rFonts w:ascii="Calibri" w:hAnsi="Calibri" w:cs="Calibri"/>
                <w:color w:val="000000" w:themeColor="text1"/>
                <w:lang w:val="en-PH" w:eastAsia="en-PH"/>
              </w:rPr>
              <w:t> </w:t>
            </w:r>
          </w:p>
        </w:tc>
      </w:tr>
      <w:tr w:rsidR="006931FE" w:rsidRPr="00854AE0" w14:paraId="24DE15C3" w14:textId="77777777" w:rsidTr="3E5FD1E2">
        <w:trPr>
          <w:cnfStyle w:val="000000100000" w:firstRow="0" w:lastRow="0" w:firstColumn="0" w:lastColumn="0" w:oddVBand="0" w:evenVBand="0" w:oddHBand="1" w:evenHBand="0" w:firstRowFirstColumn="0" w:firstRowLastColumn="0" w:lastRowFirstColumn="0" w:lastRowLastColumn="0"/>
          <w:trHeight w:val="145"/>
        </w:trPr>
        <w:tc>
          <w:tcPr>
            <w:tcW w:w="1440" w:type="dxa"/>
          </w:tcPr>
          <w:p w14:paraId="5ED75A27" w14:textId="2B12726C" w:rsidR="006931FE" w:rsidRPr="009F605D" w:rsidRDefault="6AAD3865" w:rsidP="26632780">
            <w:pPr>
              <w:rPr>
                <w:rFonts w:ascii="Calibri" w:hAnsi="Calibri" w:cs="Calibri"/>
                <w:color w:val="000000"/>
                <w:lang w:val="en-PH" w:eastAsia="en-PH"/>
              </w:rPr>
            </w:pPr>
            <w:r w:rsidRPr="26632780">
              <w:rPr>
                <w:rFonts w:ascii="Calibri" w:hAnsi="Calibri" w:cs="Calibri"/>
                <w:color w:val="000000" w:themeColor="text1"/>
                <w:lang w:val="en-PH" w:eastAsia="en-PH"/>
              </w:rPr>
              <w:t>CheckNumber</w:t>
            </w:r>
          </w:p>
        </w:tc>
        <w:tc>
          <w:tcPr>
            <w:tcW w:w="990" w:type="dxa"/>
            <w:hideMark/>
          </w:tcPr>
          <w:p w14:paraId="34AD145D" w14:textId="34FCBC7A"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AlphaUpper </w:t>
            </w:r>
          </w:p>
        </w:tc>
        <w:tc>
          <w:tcPr>
            <w:tcW w:w="750" w:type="dxa"/>
            <w:hideMark/>
          </w:tcPr>
          <w:p w14:paraId="6EF2F6C5"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22 </w:t>
            </w:r>
          </w:p>
        </w:tc>
        <w:tc>
          <w:tcPr>
            <w:tcW w:w="1040" w:type="dxa"/>
            <w:hideMark/>
          </w:tcPr>
          <w:p w14:paraId="79F1CC3D"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Yes</w:t>
            </w:r>
          </w:p>
        </w:tc>
        <w:tc>
          <w:tcPr>
            <w:tcW w:w="1552" w:type="dxa"/>
            <w:hideMark/>
          </w:tcPr>
          <w:p w14:paraId="4C3536EC" w14:textId="77777777"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 </w:t>
            </w:r>
          </w:p>
        </w:tc>
        <w:tc>
          <w:tcPr>
            <w:tcW w:w="2133" w:type="dxa"/>
            <w:hideMark/>
          </w:tcPr>
          <w:p w14:paraId="5A3D7C68" w14:textId="77777777" w:rsidR="00B360C4" w:rsidRDefault="00D048B1" w:rsidP="00B360C4">
            <w:pPr>
              <w:rPr>
                <w:rFonts w:ascii="Calibri" w:hAnsi="Calibri" w:cs="Calibri"/>
                <w:color w:val="000000" w:themeColor="text1"/>
                <w:lang w:val="en-PH" w:eastAsia="en-PH"/>
              </w:rPr>
            </w:pPr>
            <w:r w:rsidRPr="00D048B1">
              <w:rPr>
                <w:rFonts w:ascii="Calibri" w:hAnsi="Calibri" w:cs="Calibri"/>
                <w:color w:val="000000" w:themeColor="text1"/>
                <w:lang w:val="en-PH" w:eastAsia="en-PH"/>
              </w:rPr>
              <w:t>0000262751</w:t>
            </w:r>
            <w:r>
              <w:rPr>
                <w:rFonts w:ascii="Calibri" w:hAnsi="Calibri" w:cs="Calibri"/>
                <w:color w:val="000000" w:themeColor="text1"/>
                <w:lang w:val="en-PH" w:eastAsia="en-PH"/>
              </w:rPr>
              <w:t xml:space="preserve"> </w:t>
            </w:r>
          </w:p>
          <w:p w14:paraId="3088D1D4" w14:textId="627C11BD" w:rsidR="006931FE" w:rsidRPr="009F605D" w:rsidRDefault="00D048B1" w:rsidP="26632780">
            <w:pPr>
              <w:rPr>
                <w:rFonts w:ascii="Calibri" w:hAnsi="Calibri" w:cs="Calibri"/>
                <w:color w:val="000000"/>
                <w:lang w:val="en-PH" w:eastAsia="en-PH"/>
              </w:rPr>
            </w:pPr>
            <w:r>
              <w:rPr>
                <w:rFonts w:ascii="Calibri" w:hAnsi="Calibri" w:cs="Calibri"/>
                <w:color w:val="000000" w:themeColor="text1"/>
                <w:lang w:val="en-PH" w:eastAsia="en-PH"/>
              </w:rPr>
              <w:t xml:space="preserve">(read as </w:t>
            </w:r>
            <w:r w:rsidRPr="00D048B1">
              <w:rPr>
                <w:rFonts w:ascii="Calibri" w:hAnsi="Calibri" w:cs="Calibri"/>
                <w:color w:val="000000" w:themeColor="text1"/>
                <w:lang w:val="en-PH" w:eastAsia="en-PH"/>
              </w:rPr>
              <w:t>262751</w:t>
            </w:r>
            <w:r>
              <w:rPr>
                <w:rFonts w:ascii="Calibri" w:hAnsi="Calibri" w:cs="Calibri"/>
                <w:color w:val="000000" w:themeColor="text1"/>
                <w:lang w:val="en-PH" w:eastAsia="en-PH"/>
              </w:rPr>
              <w:t>)</w:t>
            </w:r>
          </w:p>
        </w:tc>
        <w:tc>
          <w:tcPr>
            <w:tcW w:w="2304" w:type="dxa"/>
            <w:hideMark/>
          </w:tcPr>
          <w:p w14:paraId="0BE6808B" w14:textId="60F00F17" w:rsidR="006931FE" w:rsidRPr="00167F8A" w:rsidRDefault="00167F8A" w:rsidP="26632780">
            <w:pPr>
              <w:rPr>
                <w:rFonts w:ascii="Calibri" w:hAnsi="Calibri" w:cs="Calibri"/>
                <w:color w:val="000000"/>
                <w:highlight w:val="yellow"/>
                <w:lang w:val="en-PH" w:eastAsia="en-PH"/>
              </w:rPr>
            </w:pPr>
            <w:r w:rsidRPr="00167F8A">
              <w:rPr>
                <w:rFonts w:ascii="Calibri" w:hAnsi="Calibri" w:cs="Calibri"/>
                <w:color w:val="000000" w:themeColor="text1"/>
                <w:highlight w:val="yellow"/>
                <w:lang w:val="en-PH" w:eastAsia="en-PH"/>
              </w:rPr>
              <w:t>Check Serial Number</w:t>
            </w:r>
            <w:r w:rsidR="7F656BEE" w:rsidRPr="00167F8A">
              <w:rPr>
                <w:rFonts w:ascii="Calibri" w:hAnsi="Calibri" w:cs="Calibri"/>
                <w:color w:val="000000" w:themeColor="text1"/>
                <w:highlight w:val="yellow"/>
                <w:lang w:val="en-PH" w:eastAsia="en-PH"/>
              </w:rPr>
              <w:t> </w:t>
            </w:r>
          </w:p>
        </w:tc>
      </w:tr>
      <w:tr w:rsidR="006931FE" w:rsidRPr="00854AE0" w14:paraId="2C244DBB" w14:textId="77777777" w:rsidTr="3E5FD1E2">
        <w:trPr>
          <w:cnfStyle w:val="000000010000" w:firstRow="0" w:lastRow="0" w:firstColumn="0" w:lastColumn="0" w:oddVBand="0" w:evenVBand="0" w:oddHBand="0" w:evenHBand="1" w:firstRowFirstColumn="0" w:firstRowLastColumn="0" w:lastRowFirstColumn="0" w:lastRowLastColumn="0"/>
          <w:trHeight w:val="538"/>
        </w:trPr>
        <w:tc>
          <w:tcPr>
            <w:tcW w:w="1440" w:type="dxa"/>
          </w:tcPr>
          <w:p w14:paraId="03671DA7" w14:textId="794E6EDC" w:rsidR="006931FE" w:rsidRPr="009F605D" w:rsidRDefault="6AAD3865" w:rsidP="26632780">
            <w:pPr>
              <w:rPr>
                <w:rFonts w:ascii="Calibri" w:hAnsi="Calibri" w:cs="Calibri"/>
                <w:color w:val="000000"/>
                <w:lang w:val="en-PH" w:eastAsia="en-PH"/>
              </w:rPr>
            </w:pPr>
            <w:r w:rsidRPr="26632780">
              <w:rPr>
                <w:rFonts w:ascii="Calibri" w:hAnsi="Calibri" w:cs="Calibri"/>
                <w:color w:val="000000" w:themeColor="text1"/>
                <w:lang w:val="en-PH" w:eastAsia="en-PH"/>
              </w:rPr>
              <w:t>CashCode</w:t>
            </w:r>
          </w:p>
        </w:tc>
        <w:tc>
          <w:tcPr>
            <w:tcW w:w="990" w:type="dxa"/>
            <w:hideMark/>
          </w:tcPr>
          <w:p w14:paraId="466EC042" w14:textId="45A5C443"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AlphaUpper </w:t>
            </w:r>
          </w:p>
        </w:tc>
        <w:tc>
          <w:tcPr>
            <w:tcW w:w="750" w:type="dxa"/>
            <w:hideMark/>
          </w:tcPr>
          <w:p w14:paraId="21D290D9"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20</w:t>
            </w:r>
          </w:p>
        </w:tc>
        <w:tc>
          <w:tcPr>
            <w:tcW w:w="1040" w:type="dxa"/>
            <w:hideMark/>
          </w:tcPr>
          <w:p w14:paraId="260BABC0"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No</w:t>
            </w:r>
          </w:p>
        </w:tc>
        <w:tc>
          <w:tcPr>
            <w:tcW w:w="1552" w:type="dxa"/>
            <w:hideMark/>
          </w:tcPr>
          <w:p w14:paraId="473CFBCE" w14:textId="05F5D928" w:rsidR="00B360C4" w:rsidRPr="003F56DE" w:rsidRDefault="7F656BEE" w:rsidP="00B360C4">
            <w:pPr>
              <w:rPr>
                <w:rFonts w:ascii="Calibri" w:hAnsi="Calibri" w:cs="Calibri"/>
                <w:color w:val="000000" w:themeColor="text1"/>
                <w:highlight w:val="yellow"/>
                <w:lang w:val="en-PH" w:eastAsia="en-PH"/>
              </w:rPr>
            </w:pPr>
            <w:r w:rsidRPr="003F56DE">
              <w:rPr>
                <w:rFonts w:ascii="Calibri" w:hAnsi="Calibri" w:cs="Calibri"/>
                <w:color w:val="000000" w:themeColor="text1"/>
                <w:highlight w:val="yellow"/>
                <w:lang w:val="en-PH" w:eastAsia="en-PH"/>
              </w:rPr>
              <w:t xml:space="preserve">FSM Cash Code Associated with </w:t>
            </w:r>
            <w:r>
              <w:rPr>
                <w:rFonts w:ascii="Calibri" w:hAnsi="Calibri" w:cs="Calibri"/>
                <w:color w:val="000000" w:themeColor="text1"/>
                <w:highlight w:val="yellow"/>
                <w:lang w:val="en-PH" w:eastAsia="en-PH"/>
              </w:rPr>
              <w:t>the</w:t>
            </w:r>
            <w:r w:rsidRPr="003F56DE">
              <w:rPr>
                <w:rFonts w:ascii="Calibri" w:hAnsi="Calibri" w:cs="Calibri"/>
                <w:color w:val="000000" w:themeColor="text1"/>
                <w:highlight w:val="yellow"/>
                <w:lang w:val="en-PH" w:eastAsia="en-PH"/>
              </w:rPr>
              <w:t xml:space="preserve"> </w:t>
            </w:r>
            <w:r w:rsidR="00B360C4" w:rsidRPr="003F56DE">
              <w:rPr>
                <w:rFonts w:ascii="Calibri" w:hAnsi="Calibri" w:cs="Calibri"/>
                <w:color w:val="000000" w:themeColor="text1"/>
                <w:highlight w:val="yellow"/>
                <w:lang w:val="en-PH" w:eastAsia="en-PH"/>
              </w:rPr>
              <w:t>Account Record</w:t>
            </w:r>
          </w:p>
          <w:p w14:paraId="28C8B334" w14:textId="0994DE16" w:rsidR="006931FE" w:rsidRPr="009F605D" w:rsidRDefault="00B360C4" w:rsidP="26632780">
            <w:pPr>
              <w:rPr>
                <w:rFonts w:ascii="Calibri" w:hAnsi="Calibri" w:cs="Calibri"/>
                <w:color w:val="000000"/>
                <w:lang w:val="en-PH" w:eastAsia="en-PH"/>
              </w:rPr>
            </w:pPr>
            <w:r w:rsidRPr="003F56DE">
              <w:rPr>
                <w:rFonts w:ascii="Calibri" w:hAnsi="Calibri" w:cs="Calibri"/>
                <w:color w:val="000000" w:themeColor="text1"/>
                <w:highlight w:val="yellow"/>
                <w:lang w:val="en-PH" w:eastAsia="en-PH"/>
              </w:rPr>
              <w:t>CashCode.CashCode where CashCode. BankAccountNumber = CashLedgerBankUpdate.CashManagementAccount</w:t>
            </w:r>
          </w:p>
        </w:tc>
        <w:tc>
          <w:tcPr>
            <w:tcW w:w="2133" w:type="dxa"/>
            <w:hideMark/>
          </w:tcPr>
          <w:p w14:paraId="368F8C30" w14:textId="533AE230" w:rsidR="006931FE" w:rsidRPr="009F605D" w:rsidRDefault="63A4FBC8" w:rsidP="26632780">
            <w:pPr>
              <w:rPr>
                <w:rFonts w:ascii="Calibri" w:hAnsi="Calibri" w:cs="Calibri"/>
                <w:color w:val="000000"/>
                <w:lang w:val="en-PH" w:eastAsia="en-PH"/>
              </w:rPr>
            </w:pPr>
            <w:r w:rsidRPr="26632780">
              <w:rPr>
                <w:rFonts w:ascii="Calibri" w:hAnsi="Calibri" w:cs="Calibri"/>
                <w:color w:val="000000" w:themeColor="text1"/>
                <w:lang w:val="en-PH" w:eastAsia="en-PH"/>
              </w:rPr>
              <w:t>00</w:t>
            </w:r>
            <w:r w:rsidR="5177E7C6" w:rsidRPr="26632780">
              <w:rPr>
                <w:rFonts w:ascii="Calibri" w:hAnsi="Calibri" w:cs="Calibri"/>
                <w:color w:val="000000" w:themeColor="text1"/>
                <w:lang w:val="en-PH" w:eastAsia="en-PH"/>
              </w:rPr>
              <w:t>42</w:t>
            </w:r>
          </w:p>
        </w:tc>
        <w:tc>
          <w:tcPr>
            <w:tcW w:w="2304" w:type="dxa"/>
            <w:hideMark/>
          </w:tcPr>
          <w:p w14:paraId="3C01CD0D" w14:textId="77777777" w:rsidR="006931FE" w:rsidRPr="009F605D" w:rsidRDefault="006931FE" w:rsidP="26632780">
            <w:pPr>
              <w:rPr>
                <w:rFonts w:ascii="Calibri" w:hAnsi="Calibri" w:cs="Calibri"/>
                <w:color w:val="000000"/>
                <w:lang w:val="en-PH" w:eastAsia="en-PH"/>
              </w:rPr>
            </w:pPr>
          </w:p>
        </w:tc>
      </w:tr>
      <w:tr w:rsidR="006931FE" w:rsidRPr="00854AE0" w14:paraId="50CAB352" w14:textId="77777777" w:rsidTr="3E5FD1E2">
        <w:trPr>
          <w:cnfStyle w:val="000000100000" w:firstRow="0" w:lastRow="0" w:firstColumn="0" w:lastColumn="0" w:oddVBand="0" w:evenVBand="0" w:oddHBand="1" w:evenHBand="0" w:firstRowFirstColumn="0" w:firstRowLastColumn="0" w:lastRowFirstColumn="0" w:lastRowLastColumn="0"/>
          <w:trHeight w:val="800"/>
        </w:trPr>
        <w:tc>
          <w:tcPr>
            <w:tcW w:w="1440" w:type="dxa"/>
          </w:tcPr>
          <w:p w14:paraId="32D6F831" w14:textId="52EBD7D2" w:rsidR="006931FE" w:rsidRPr="009F605D" w:rsidRDefault="6AAD3865" w:rsidP="26632780">
            <w:pPr>
              <w:rPr>
                <w:rFonts w:ascii="Calibri" w:hAnsi="Calibri" w:cs="Calibri"/>
                <w:color w:val="000000"/>
                <w:lang w:val="en-PH" w:eastAsia="en-PH"/>
              </w:rPr>
            </w:pPr>
            <w:r w:rsidRPr="26632780">
              <w:rPr>
                <w:rFonts w:ascii="Calibri" w:hAnsi="Calibri" w:cs="Calibri"/>
                <w:color w:val="000000" w:themeColor="text1"/>
                <w:lang w:val="en-PH" w:eastAsia="en-PH"/>
              </w:rPr>
              <w:t>BankTransactionCode</w:t>
            </w:r>
          </w:p>
        </w:tc>
        <w:tc>
          <w:tcPr>
            <w:tcW w:w="990" w:type="dxa"/>
            <w:hideMark/>
          </w:tcPr>
          <w:p w14:paraId="70159104" w14:textId="78C1834C"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AlphaUpper </w:t>
            </w:r>
          </w:p>
        </w:tc>
        <w:tc>
          <w:tcPr>
            <w:tcW w:w="750" w:type="dxa"/>
            <w:hideMark/>
          </w:tcPr>
          <w:p w14:paraId="06693D85"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10</w:t>
            </w:r>
          </w:p>
        </w:tc>
        <w:tc>
          <w:tcPr>
            <w:tcW w:w="1040" w:type="dxa"/>
            <w:hideMark/>
          </w:tcPr>
          <w:p w14:paraId="0E69BC8F" w14:textId="77777777" w:rsidR="006931FE" w:rsidRPr="009F605D" w:rsidRDefault="006931FE" w:rsidP="006931FE">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No</w:t>
            </w:r>
          </w:p>
        </w:tc>
        <w:tc>
          <w:tcPr>
            <w:tcW w:w="1552" w:type="dxa"/>
            <w:hideMark/>
          </w:tcPr>
          <w:p w14:paraId="097377FE" w14:textId="6A6ADCBB" w:rsidR="006931FE" w:rsidRPr="00B20AFE" w:rsidRDefault="00B360C4" w:rsidP="26632780">
            <w:pPr>
              <w:rPr>
                <w:rFonts w:ascii="Calibri" w:hAnsi="Calibri" w:cs="Calibri"/>
                <w:color w:val="000000"/>
                <w:highlight w:val="yellow"/>
                <w:lang w:val="en-PH" w:eastAsia="en-PH"/>
              </w:rPr>
            </w:pPr>
            <w:r w:rsidRPr="00B20AFE">
              <w:rPr>
                <w:rFonts w:ascii="Calibri" w:hAnsi="Calibri" w:cs="Calibri"/>
                <w:color w:val="000000" w:themeColor="text1"/>
                <w:highlight w:val="yellow"/>
                <w:lang w:val="en-PH" w:eastAsia="en-PH"/>
              </w:rPr>
              <w:t>Default value of “CHK”</w:t>
            </w:r>
          </w:p>
        </w:tc>
        <w:tc>
          <w:tcPr>
            <w:tcW w:w="2133" w:type="dxa"/>
            <w:hideMark/>
          </w:tcPr>
          <w:p w14:paraId="2DCF0E09" w14:textId="77777777" w:rsidR="006931FE" w:rsidRPr="009F605D" w:rsidRDefault="7F656BEE" w:rsidP="26632780">
            <w:pPr>
              <w:rPr>
                <w:rFonts w:ascii="Calibri" w:hAnsi="Calibri" w:cs="Calibri"/>
                <w:color w:val="000000"/>
                <w:lang w:val="en-PH" w:eastAsia="en-PH"/>
              </w:rPr>
            </w:pPr>
            <w:r w:rsidRPr="26632780">
              <w:rPr>
                <w:rFonts w:ascii="Calibri" w:hAnsi="Calibri" w:cs="Calibri"/>
                <w:color w:val="000000" w:themeColor="text1"/>
                <w:lang w:val="en-PH" w:eastAsia="en-PH"/>
              </w:rPr>
              <w:t>CHK</w:t>
            </w:r>
          </w:p>
        </w:tc>
        <w:tc>
          <w:tcPr>
            <w:tcW w:w="2304" w:type="dxa"/>
            <w:hideMark/>
          </w:tcPr>
          <w:p w14:paraId="7B5A4309" w14:textId="77777777" w:rsidR="006931FE" w:rsidRPr="009F605D" w:rsidRDefault="006931FE" w:rsidP="26632780">
            <w:pPr>
              <w:rPr>
                <w:rFonts w:ascii="Calibri" w:hAnsi="Calibri" w:cs="Calibri"/>
                <w:color w:val="000000"/>
                <w:lang w:val="en-PH" w:eastAsia="en-PH"/>
              </w:rPr>
            </w:pPr>
          </w:p>
        </w:tc>
      </w:tr>
    </w:tbl>
    <w:p w14:paraId="603BDFE0" w14:textId="77777777" w:rsidR="00B674A7" w:rsidRDefault="00B674A7" w:rsidP="009F605D">
      <w:pPr>
        <w:pStyle w:val="BodyText"/>
        <w:ind w:left="0"/>
      </w:pPr>
    </w:p>
    <w:p w14:paraId="20399EC5" w14:textId="4BF77207" w:rsidR="00BB10E7" w:rsidRPr="00B674A7" w:rsidRDefault="00BB10E7" w:rsidP="009F605D">
      <w:pPr>
        <w:pStyle w:val="BodyText"/>
        <w:ind w:left="0"/>
      </w:pPr>
      <w:r>
        <w:t>The file being received from Citizens is fixed length with the following format</w:t>
      </w:r>
      <w:r w:rsidR="00E97343">
        <w:t xml:space="preserve"> and will be mapped to the FSM’s format above</w:t>
      </w:r>
      <w:r>
        <w:t>:</w:t>
      </w:r>
      <w:r>
        <w:br/>
      </w:r>
      <w:r>
        <w:rPr>
          <w:noProof/>
        </w:rPr>
        <w:drawing>
          <wp:inline distT="0" distB="0" distL="0" distR="0" wp14:anchorId="76F09525" wp14:editId="5746FFD2">
            <wp:extent cx="6041902" cy="2764071"/>
            <wp:effectExtent l="0" t="0" r="0" b="0"/>
            <wp:docPr id="1868851561"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51561" name="Picture 1" descr="Table&#10;&#10;AI-generated content may be incorrect."/>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6054786" cy="2769965"/>
                    </a:xfrm>
                    <a:prstGeom prst="rect">
                      <a:avLst/>
                    </a:prstGeom>
                    <a:noFill/>
                    <a:ln>
                      <a:noFill/>
                    </a:ln>
                  </pic:spPr>
                </pic:pic>
              </a:graphicData>
            </a:graphic>
          </wp:inline>
        </w:drawing>
      </w:r>
    </w:p>
    <w:p w14:paraId="2BB7469C" w14:textId="4D645107" w:rsidR="009C68B1" w:rsidRDefault="009C68B1" w:rsidP="009F605D">
      <w:pPr>
        <w:pStyle w:val="BodyText"/>
        <w:ind w:left="0"/>
      </w:pPr>
      <w:r>
        <w:t>Position 40-47 Batch and Sequence Number will not be mapped to FSM.</w:t>
      </w:r>
    </w:p>
    <w:p w14:paraId="53A6E025" w14:textId="5BEA3920" w:rsidR="009C68B1" w:rsidRPr="00C51947" w:rsidRDefault="009C68B1" w:rsidP="009F605D">
      <w:pPr>
        <w:pStyle w:val="BodyText"/>
        <w:ind w:left="0"/>
        <w:rPr>
          <w:b/>
          <w:bCs/>
        </w:rPr>
      </w:pPr>
      <w:r w:rsidRPr="00C51947">
        <w:rPr>
          <w:b/>
          <w:bCs/>
        </w:rPr>
        <w:lastRenderedPageBreak/>
        <w:t>Sample:</w:t>
      </w:r>
    </w:p>
    <w:p w14:paraId="14B96536" w14:textId="682FE704" w:rsidR="006509DE" w:rsidRDefault="006509DE" w:rsidP="009F605D">
      <w:pPr>
        <w:pStyle w:val="BodyText"/>
        <w:ind w:left="0"/>
      </w:pPr>
      <w:r w:rsidRPr="006509DE">
        <w:t>33118329320000262751R00000002873501092645236521</w:t>
      </w:r>
    </w:p>
    <w:p w14:paraId="4CE7F4E2" w14:textId="77777777" w:rsidR="006509DE" w:rsidRDefault="006509DE" w:rsidP="009F605D">
      <w:pPr>
        <w:pStyle w:val="BodyText"/>
        <w:ind w:left="0"/>
      </w:pPr>
    </w:p>
    <w:tbl>
      <w:tblPr>
        <w:tblStyle w:val="TableGrid"/>
        <w:tblW w:w="0" w:type="auto"/>
        <w:tblLook w:val="04A0" w:firstRow="1" w:lastRow="0" w:firstColumn="1" w:lastColumn="0" w:noHBand="0" w:noVBand="1"/>
      </w:tblPr>
      <w:tblGrid>
        <w:gridCol w:w="2605"/>
        <w:gridCol w:w="7825"/>
      </w:tblGrid>
      <w:tr w:rsidR="00CF3AF5" w14:paraId="0E843600" w14:textId="77777777" w:rsidTr="00116569">
        <w:tc>
          <w:tcPr>
            <w:tcW w:w="2605" w:type="dxa"/>
            <w:vAlign w:val="bottom"/>
          </w:tcPr>
          <w:p w14:paraId="6C85DC44" w14:textId="51174100" w:rsidR="00CF3AF5" w:rsidRPr="00C51947" w:rsidRDefault="008A342F" w:rsidP="006509DE">
            <w:pPr>
              <w:pStyle w:val="BodyText"/>
              <w:ind w:left="0"/>
              <w:rPr>
                <w:rFonts w:ascii="Aptos Narrow" w:hAnsi="Aptos Narrow"/>
                <w:b/>
                <w:bCs/>
                <w:color w:val="000000"/>
                <w:sz w:val="22"/>
                <w:szCs w:val="22"/>
              </w:rPr>
            </w:pPr>
            <w:r w:rsidRPr="00C51947">
              <w:rPr>
                <w:rFonts w:ascii="Aptos Narrow" w:hAnsi="Aptos Narrow"/>
                <w:b/>
                <w:bCs/>
                <w:color w:val="000000"/>
                <w:sz w:val="22"/>
                <w:szCs w:val="22"/>
              </w:rPr>
              <w:t>Extract</w:t>
            </w:r>
            <w:r w:rsidR="00C51947">
              <w:rPr>
                <w:rFonts w:ascii="Aptos Narrow" w:hAnsi="Aptos Narrow"/>
                <w:b/>
                <w:bCs/>
                <w:color w:val="000000"/>
                <w:sz w:val="22"/>
                <w:szCs w:val="22"/>
              </w:rPr>
              <w:t xml:space="preserve"> Sample</w:t>
            </w:r>
          </w:p>
        </w:tc>
        <w:tc>
          <w:tcPr>
            <w:tcW w:w="7825" w:type="dxa"/>
          </w:tcPr>
          <w:p w14:paraId="6660114A" w14:textId="4D1A6D97" w:rsidR="00CF3AF5" w:rsidRDefault="00C51947" w:rsidP="006509DE">
            <w:pPr>
              <w:pStyle w:val="BodyText"/>
              <w:ind w:left="0"/>
            </w:pPr>
            <w:r>
              <w:rPr>
                <w:noProof/>
              </w:rPr>
              <w:drawing>
                <wp:anchor distT="0" distB="0" distL="114300" distR="114300" simplePos="0" relativeHeight="251658240" behindDoc="0" locked="0" layoutInCell="1" allowOverlap="1" wp14:anchorId="1C9E782C" wp14:editId="20DE964C">
                  <wp:simplePos x="0" y="0"/>
                  <wp:positionH relativeFrom="column">
                    <wp:posOffset>-411802</wp:posOffset>
                  </wp:positionH>
                  <wp:positionV relativeFrom="paragraph">
                    <wp:posOffset>-43663</wp:posOffset>
                  </wp:positionV>
                  <wp:extent cx="5332027" cy="2347103"/>
                  <wp:effectExtent l="0" t="0" r="2540" b="0"/>
                  <wp:wrapNone/>
                  <wp:docPr id="2" name="Picture 1" descr="Table&#10;&#10;AI-generated content may be incorrect.">
                    <a:extLst xmlns:a="http://schemas.openxmlformats.org/drawingml/2006/main">
                      <a:ext uri="{FF2B5EF4-FFF2-40B4-BE49-F238E27FC236}">
                        <a16:creationId xmlns:a16="http://schemas.microsoft.com/office/drawing/2014/main" id="{A92C5094-CD6B-27D4-9F7F-9B7E2D142B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Table&#10;&#10;AI-generated content may be incorrect.">
                            <a:extLst>
                              <a:ext uri="{FF2B5EF4-FFF2-40B4-BE49-F238E27FC236}">
                                <a16:creationId xmlns:a16="http://schemas.microsoft.com/office/drawing/2014/main" id="{A92C5094-CD6B-27D4-9F7F-9B7E2D142B8C}"/>
                              </a:ext>
                            </a:extLst>
                          </pic:cNvPr>
                          <pic:cNvPicPr>
                            <a:picLocks noChangeAspect="1"/>
                          </pic:cNvPicPr>
                        </pic:nvPicPr>
                        <pic:blipFill rotWithShape="1">
                          <a:blip r:embed="rId20" r:link="rId21">
                            <a:extLst>
                              <a:ext uri="{28A0092B-C50C-407E-A947-70E740481C1C}">
                                <a14:useLocalDpi xmlns:a14="http://schemas.microsoft.com/office/drawing/2010/main" val="0"/>
                              </a:ext>
                            </a:extLst>
                          </a:blip>
                          <a:srcRect t="12696"/>
                          <a:stretch>
                            <a:fillRect/>
                          </a:stretch>
                        </pic:blipFill>
                        <pic:spPr bwMode="auto">
                          <a:xfrm>
                            <a:off x="0" y="0"/>
                            <a:ext cx="5332027" cy="234710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509DE" w14:paraId="772F4B25" w14:textId="77777777" w:rsidTr="00116569">
        <w:tc>
          <w:tcPr>
            <w:tcW w:w="2605" w:type="dxa"/>
            <w:vAlign w:val="bottom"/>
          </w:tcPr>
          <w:p w14:paraId="4220DA24" w14:textId="189F5D59" w:rsidR="006509DE" w:rsidRDefault="006509DE" w:rsidP="006509DE">
            <w:pPr>
              <w:pStyle w:val="BodyText"/>
              <w:ind w:left="0"/>
            </w:pPr>
            <w:r>
              <w:rPr>
                <w:rFonts w:ascii="Aptos Narrow" w:hAnsi="Aptos Narrow"/>
                <w:color w:val="000000"/>
                <w:sz w:val="22"/>
                <w:szCs w:val="22"/>
              </w:rPr>
              <w:t>3311832932</w:t>
            </w:r>
          </w:p>
        </w:tc>
        <w:tc>
          <w:tcPr>
            <w:tcW w:w="7825" w:type="dxa"/>
          </w:tcPr>
          <w:p w14:paraId="015D666E" w14:textId="2C81305D" w:rsidR="006509DE" w:rsidRDefault="006509DE" w:rsidP="006509DE">
            <w:pPr>
              <w:pStyle w:val="BodyText"/>
              <w:ind w:left="0"/>
            </w:pPr>
          </w:p>
        </w:tc>
      </w:tr>
      <w:tr w:rsidR="006509DE" w14:paraId="52B3CFEC" w14:textId="77777777" w:rsidTr="00116569">
        <w:tc>
          <w:tcPr>
            <w:tcW w:w="2605" w:type="dxa"/>
            <w:vAlign w:val="bottom"/>
          </w:tcPr>
          <w:p w14:paraId="6C62CBB1" w14:textId="444F1642" w:rsidR="006509DE" w:rsidRDefault="006509DE" w:rsidP="006509DE">
            <w:pPr>
              <w:pStyle w:val="BodyText"/>
              <w:ind w:left="0"/>
            </w:pPr>
            <w:r>
              <w:rPr>
                <w:rFonts w:ascii="Aptos Narrow" w:hAnsi="Aptos Narrow"/>
                <w:color w:val="000000"/>
                <w:sz w:val="22"/>
                <w:szCs w:val="22"/>
              </w:rPr>
              <w:t>0000262751</w:t>
            </w:r>
          </w:p>
        </w:tc>
        <w:tc>
          <w:tcPr>
            <w:tcW w:w="7825" w:type="dxa"/>
          </w:tcPr>
          <w:p w14:paraId="252D376B" w14:textId="7D309D96" w:rsidR="006509DE" w:rsidRDefault="006509DE" w:rsidP="006509DE">
            <w:pPr>
              <w:pStyle w:val="BodyText"/>
              <w:ind w:left="0"/>
            </w:pPr>
          </w:p>
        </w:tc>
      </w:tr>
      <w:tr w:rsidR="006509DE" w14:paraId="5F0F1AD8" w14:textId="77777777" w:rsidTr="00116569">
        <w:tc>
          <w:tcPr>
            <w:tcW w:w="2605" w:type="dxa"/>
            <w:vAlign w:val="bottom"/>
          </w:tcPr>
          <w:p w14:paraId="573C7895" w14:textId="2915A890" w:rsidR="006509DE" w:rsidRDefault="006509DE" w:rsidP="006509DE">
            <w:pPr>
              <w:pStyle w:val="BodyText"/>
              <w:ind w:left="0"/>
            </w:pPr>
            <w:r>
              <w:rPr>
                <w:rFonts w:ascii="Aptos Narrow" w:hAnsi="Aptos Narrow"/>
                <w:color w:val="000000"/>
                <w:sz w:val="22"/>
                <w:szCs w:val="22"/>
              </w:rPr>
              <w:t>R</w:t>
            </w:r>
          </w:p>
        </w:tc>
        <w:tc>
          <w:tcPr>
            <w:tcW w:w="7825" w:type="dxa"/>
          </w:tcPr>
          <w:p w14:paraId="45EAE2E4" w14:textId="1A83311B" w:rsidR="006509DE" w:rsidRDefault="006509DE" w:rsidP="006509DE">
            <w:pPr>
              <w:pStyle w:val="BodyText"/>
              <w:ind w:left="0"/>
            </w:pPr>
          </w:p>
        </w:tc>
      </w:tr>
      <w:tr w:rsidR="006509DE" w14:paraId="242B729A" w14:textId="77777777" w:rsidTr="00116569">
        <w:tc>
          <w:tcPr>
            <w:tcW w:w="2605" w:type="dxa"/>
            <w:vAlign w:val="bottom"/>
          </w:tcPr>
          <w:p w14:paraId="6185BE63" w14:textId="3EF053D6" w:rsidR="006509DE" w:rsidRDefault="006509DE" w:rsidP="006509DE">
            <w:pPr>
              <w:pStyle w:val="BodyText"/>
              <w:ind w:left="0"/>
            </w:pPr>
            <w:r>
              <w:rPr>
                <w:rFonts w:ascii="Aptos Narrow" w:hAnsi="Aptos Narrow"/>
                <w:color w:val="000000"/>
                <w:sz w:val="22"/>
                <w:szCs w:val="22"/>
              </w:rPr>
              <w:t>000000028735</w:t>
            </w:r>
          </w:p>
        </w:tc>
        <w:tc>
          <w:tcPr>
            <w:tcW w:w="7825" w:type="dxa"/>
          </w:tcPr>
          <w:p w14:paraId="62E5C7B6" w14:textId="6E0B0E69" w:rsidR="006509DE" w:rsidRDefault="006509DE" w:rsidP="006509DE">
            <w:pPr>
              <w:pStyle w:val="BodyText"/>
              <w:ind w:left="0"/>
            </w:pPr>
          </w:p>
        </w:tc>
      </w:tr>
      <w:tr w:rsidR="006509DE" w14:paraId="6AECAF11" w14:textId="77777777" w:rsidTr="00116569">
        <w:tc>
          <w:tcPr>
            <w:tcW w:w="2605" w:type="dxa"/>
            <w:vAlign w:val="bottom"/>
          </w:tcPr>
          <w:p w14:paraId="31D83D7C" w14:textId="24CD0313" w:rsidR="006509DE" w:rsidRDefault="006509DE" w:rsidP="006509DE">
            <w:pPr>
              <w:pStyle w:val="BodyText"/>
              <w:ind w:left="0"/>
            </w:pPr>
            <w:r>
              <w:rPr>
                <w:rFonts w:ascii="Aptos Narrow" w:hAnsi="Aptos Narrow"/>
                <w:color w:val="000000"/>
                <w:sz w:val="22"/>
                <w:szCs w:val="22"/>
              </w:rPr>
              <w:t>010926</w:t>
            </w:r>
          </w:p>
        </w:tc>
        <w:tc>
          <w:tcPr>
            <w:tcW w:w="7825" w:type="dxa"/>
          </w:tcPr>
          <w:p w14:paraId="4FBB9916" w14:textId="77777777" w:rsidR="006509DE" w:rsidRDefault="006509DE" w:rsidP="006509DE">
            <w:pPr>
              <w:pStyle w:val="BodyText"/>
              <w:ind w:left="0"/>
            </w:pPr>
          </w:p>
        </w:tc>
      </w:tr>
      <w:tr w:rsidR="006509DE" w14:paraId="5287F9CC" w14:textId="77777777" w:rsidTr="00116569">
        <w:tc>
          <w:tcPr>
            <w:tcW w:w="2605" w:type="dxa"/>
            <w:vAlign w:val="bottom"/>
          </w:tcPr>
          <w:p w14:paraId="1505035C" w14:textId="67FBAA92" w:rsidR="006509DE" w:rsidRDefault="006509DE" w:rsidP="006509DE">
            <w:pPr>
              <w:pStyle w:val="BodyText"/>
              <w:ind w:left="0"/>
            </w:pPr>
            <w:r>
              <w:rPr>
                <w:rFonts w:ascii="Aptos Narrow" w:hAnsi="Aptos Narrow"/>
                <w:color w:val="000000"/>
                <w:sz w:val="22"/>
                <w:szCs w:val="22"/>
              </w:rPr>
              <w:t>45236521</w:t>
            </w:r>
          </w:p>
        </w:tc>
        <w:tc>
          <w:tcPr>
            <w:tcW w:w="7825" w:type="dxa"/>
          </w:tcPr>
          <w:p w14:paraId="7C5E8E59" w14:textId="77777777" w:rsidR="006509DE" w:rsidRDefault="006509DE" w:rsidP="006509DE">
            <w:pPr>
              <w:pStyle w:val="BodyText"/>
              <w:ind w:left="0"/>
            </w:pPr>
          </w:p>
        </w:tc>
      </w:tr>
    </w:tbl>
    <w:p w14:paraId="2E07A34D" w14:textId="77777777" w:rsidR="006509DE" w:rsidRPr="00B674A7" w:rsidRDefault="006509DE" w:rsidP="009F605D">
      <w:pPr>
        <w:pStyle w:val="BodyText"/>
        <w:ind w:left="0"/>
      </w:pPr>
    </w:p>
    <w:p w14:paraId="77B56C68" w14:textId="26016C7D" w:rsidR="004C1B44" w:rsidRDefault="004C1B44" w:rsidP="002D0AA0">
      <w:pPr>
        <w:pStyle w:val="Heading1"/>
        <w:numPr>
          <w:ilvl w:val="0"/>
          <w:numId w:val="0"/>
        </w:numPr>
        <w:ind w:left="720" w:hanging="720"/>
      </w:pPr>
      <w:bookmarkStart w:id="38" w:name="_Toc203043010"/>
      <w:bookmarkEnd w:id="36"/>
      <w:r>
        <w:lastRenderedPageBreak/>
        <w:t xml:space="preserve">Technical </w:t>
      </w:r>
      <w:bookmarkEnd w:id="5"/>
      <w:bookmarkEnd w:id="6"/>
      <w:r w:rsidR="00720F57">
        <w:t>Specifications</w:t>
      </w:r>
      <w:bookmarkEnd w:id="37"/>
      <w:bookmarkEnd w:id="38"/>
    </w:p>
    <w:p w14:paraId="35FFF55D" w14:textId="77777777" w:rsidR="00F675E8" w:rsidRDefault="00F675E8" w:rsidP="004C1B44">
      <w:pPr>
        <w:pStyle w:val="BodyText"/>
      </w:pPr>
    </w:p>
    <w:p w14:paraId="638FED16" w14:textId="27A66CE6" w:rsidR="00C362F9" w:rsidRDefault="00702257" w:rsidP="00C362F9">
      <w:pPr>
        <w:pStyle w:val="Heading2"/>
      </w:pPr>
      <w:bookmarkStart w:id="39" w:name="_Toc105005171"/>
      <w:bookmarkStart w:id="40" w:name="_Toc203043011"/>
      <w:bookmarkStart w:id="41" w:name="_Toc225939728"/>
      <w:bookmarkStart w:id="42" w:name="_Toc270369351"/>
      <w:r>
        <w:t xml:space="preserve">Solution </w:t>
      </w:r>
      <w:r w:rsidR="00C362F9">
        <w:t>Overview</w:t>
      </w:r>
      <w:bookmarkEnd w:id="39"/>
      <w:bookmarkEnd w:id="40"/>
    </w:p>
    <w:p w14:paraId="6551253C" w14:textId="358D38B6" w:rsidR="00EB75C7" w:rsidRPr="00EB75C7" w:rsidRDefault="00EB75C7" w:rsidP="00EB75C7">
      <w:pPr>
        <w:pStyle w:val="BodyText"/>
      </w:pPr>
      <w:r>
        <w:t>A custom IPA will be crated to</w:t>
      </w:r>
      <w:r w:rsidR="00423A8E">
        <w:t xml:space="preserve"> perform the automated </w:t>
      </w:r>
      <w:r w:rsidR="0059116A">
        <w:t>interface and Cash Ledger Bank Update</w:t>
      </w:r>
      <w:r w:rsidR="00487744">
        <w:t xml:space="preserve"> action for files coming from Citizen’s Bank. As the files will be following an FSM standard format, the IPA will upload the transactions </w:t>
      </w:r>
      <w:r w:rsidR="008279C3">
        <w:t>via the DB Import tool</w:t>
      </w:r>
      <w:r w:rsidR="005C3F8D">
        <w:t xml:space="preserve">. Data validation will be handled by FSM and any errors will be collected by the IPA to be sent as an attachment </w:t>
      </w:r>
      <w:r w:rsidR="006F4B78">
        <w:t>in an email notification. Once the interface has completed, the input file will be archived in a designated directory within the provisioned SFTP server.</w:t>
      </w:r>
    </w:p>
    <w:p w14:paraId="56DB5F91" w14:textId="63869320" w:rsidR="008D5DA6" w:rsidRPr="000D545A" w:rsidRDefault="007C36CC" w:rsidP="00691941">
      <w:pPr>
        <w:pStyle w:val="Heading2"/>
      </w:pPr>
      <w:bookmarkStart w:id="43" w:name="_Toc203043012"/>
      <w:r>
        <w:t>Technical Configurations</w:t>
      </w:r>
      <w:bookmarkEnd w:id="43"/>
    </w:p>
    <w:p w14:paraId="2BA93A3B" w14:textId="77777777" w:rsidR="008A24AC" w:rsidRDefault="008A24AC" w:rsidP="00691941">
      <w:pPr>
        <w:pStyle w:val="BodyText"/>
      </w:pPr>
    </w:p>
    <w:p w14:paraId="5294B3C4" w14:textId="77777777" w:rsidR="00554B2E" w:rsidRDefault="00554B2E" w:rsidP="00691941">
      <w:pPr>
        <w:pStyle w:val="Heading3"/>
      </w:pPr>
      <w:bookmarkStart w:id="44" w:name="_File_Location"/>
      <w:bookmarkStart w:id="45" w:name="_File_Channel"/>
      <w:bookmarkStart w:id="46" w:name="_Toc105005174"/>
      <w:bookmarkEnd w:id="41"/>
      <w:bookmarkEnd w:id="42"/>
      <w:bookmarkEnd w:id="44"/>
      <w:bookmarkEnd w:id="45"/>
      <w:r>
        <w:t>File Channel</w:t>
      </w:r>
      <w:bookmarkEnd w:id="46"/>
    </w:p>
    <w:p w14:paraId="2DC140B8" w14:textId="77777777" w:rsidR="00554B2E" w:rsidRDefault="00554B2E" w:rsidP="00691941">
      <w:pPr>
        <w:spacing w:before="120" w:after="120"/>
        <w:ind w:left="1440"/>
        <w:rPr>
          <w:rFonts w:cs="Arial"/>
          <w:lang w:eastAsia="de-DE"/>
        </w:rPr>
      </w:pPr>
      <w:r w:rsidRPr="00C762B3">
        <w:rPr>
          <w:rFonts w:cs="Arial"/>
          <w:lang w:eastAsia="de-DE"/>
        </w:rPr>
        <w:t>Configure a file channel to monitor for any incoming source files for processing.  The process and error directory contents will be stored in the file storage. A single work unit will be created for each source file.</w:t>
      </w:r>
    </w:p>
    <w:p w14:paraId="69DCAD81" w14:textId="77777777" w:rsidR="00554B2E" w:rsidRDefault="00554B2E" w:rsidP="00691941">
      <w:pPr>
        <w:spacing w:before="120" w:after="120"/>
        <w:ind w:left="1440"/>
        <w:rPr>
          <w:rFonts w:cs="Arial"/>
          <w:lang w:eastAsia="de-DE"/>
        </w:rPr>
      </w:pPr>
      <w:r w:rsidRPr="00C762B3">
        <w:rPr>
          <w:rFonts w:cs="Arial"/>
          <w:lang w:eastAsia="de-DE"/>
        </w:rPr>
        <w:t xml:space="preserve">See </w:t>
      </w:r>
      <w:r w:rsidRPr="00C762B3">
        <w:rPr>
          <w:rFonts w:cs="Arial"/>
          <w:i/>
          <w:lang w:eastAsia="de-DE"/>
        </w:rPr>
        <w:t xml:space="preserve">Infor Landmark Technology Administration Guide </w:t>
      </w:r>
      <w:r w:rsidRPr="00C762B3">
        <w:rPr>
          <w:rFonts w:cs="Arial"/>
          <w:lang w:eastAsia="de-DE"/>
        </w:rPr>
        <w:t xml:space="preserve">and </w:t>
      </w:r>
      <w:r w:rsidRPr="00C762B3">
        <w:rPr>
          <w:rFonts w:cs="Arial"/>
          <w:i/>
          <w:lang w:eastAsia="de-DE"/>
        </w:rPr>
        <w:t>Infor Process Automation Administration Guide for CloudSuite</w:t>
      </w:r>
      <w:r w:rsidRPr="00C762B3">
        <w:rPr>
          <w:rFonts w:cs="Arial"/>
          <w:lang w:eastAsia="de-DE"/>
        </w:rPr>
        <w:t xml:space="preserve"> for more detailed information on administration of file channels and receivers.</w:t>
      </w:r>
    </w:p>
    <w:p w14:paraId="51F925D3" w14:textId="77777777" w:rsidR="00554B2E" w:rsidRDefault="00554B2E" w:rsidP="00691941">
      <w:pPr>
        <w:pStyle w:val="BodyText"/>
      </w:pPr>
    </w:p>
    <w:p w14:paraId="5E2CE212" w14:textId="77777777" w:rsidR="00554B2E" w:rsidRPr="00C762B3" w:rsidRDefault="00554B2E" w:rsidP="00691941">
      <w:pPr>
        <w:pStyle w:val="Heading4"/>
      </w:pPr>
      <w:r w:rsidRPr="00C762B3">
        <w:t>File Channel Setup</w:t>
      </w:r>
    </w:p>
    <w:tbl>
      <w:tblPr>
        <w:tblStyle w:val="LightGrid-Accent1"/>
        <w:tblW w:w="5976" w:type="dxa"/>
        <w:tblInd w:w="1520" w:type="dxa"/>
        <w:tblLook w:val="0480" w:firstRow="0" w:lastRow="0" w:firstColumn="1" w:lastColumn="0" w:noHBand="0" w:noVBand="1"/>
      </w:tblPr>
      <w:tblGrid>
        <w:gridCol w:w="2448"/>
        <w:gridCol w:w="3528"/>
      </w:tblGrid>
      <w:tr w:rsidR="00F14BF6" w:rsidRPr="004C6F5F" w14:paraId="6E3AF08D" w14:textId="44653DC3" w:rsidTr="00F14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438316DA" w14:textId="77777777" w:rsidR="00F14BF6" w:rsidRPr="004C6F5F" w:rsidRDefault="00F14BF6" w:rsidP="00691941">
            <w:pPr>
              <w:rPr>
                <w:rFonts w:cs="Arial"/>
                <w:bCs w:val="0"/>
                <w:sz w:val="18"/>
                <w:szCs w:val="18"/>
              </w:rPr>
            </w:pPr>
            <w:r w:rsidRPr="004C6F5F">
              <w:rPr>
                <w:rFonts w:cs="Arial"/>
                <w:bCs w:val="0"/>
                <w:sz w:val="18"/>
                <w:szCs w:val="18"/>
              </w:rPr>
              <w:t>Channel Name</w:t>
            </w:r>
          </w:p>
        </w:tc>
        <w:tc>
          <w:tcPr>
            <w:tcW w:w="2988" w:type="dxa"/>
          </w:tcPr>
          <w:p w14:paraId="7AFF3A8D" w14:textId="5B41B788" w:rsidR="00F14BF6" w:rsidRPr="004C6F5F" w:rsidRDefault="00FF08B2"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FF08B2">
              <w:rPr>
                <w:rFonts w:cs="Arial"/>
                <w:sz w:val="18"/>
                <w:szCs w:val="18"/>
              </w:rPr>
              <w:t>SoNH_CashLedgerBankUpdate-Citizens</w:t>
            </w:r>
          </w:p>
        </w:tc>
      </w:tr>
      <w:tr w:rsidR="00F14BF6" w:rsidRPr="004C6F5F" w14:paraId="6A28D759" w14:textId="4ABD82D4" w:rsidTr="00F14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662B564B" w14:textId="77777777" w:rsidR="00F14BF6" w:rsidRPr="004C6F5F" w:rsidRDefault="00F14BF6" w:rsidP="00691941">
            <w:pPr>
              <w:rPr>
                <w:rFonts w:cs="Arial"/>
                <w:bCs w:val="0"/>
                <w:sz w:val="18"/>
                <w:szCs w:val="18"/>
              </w:rPr>
            </w:pPr>
            <w:r w:rsidRPr="004C6F5F">
              <w:rPr>
                <w:rFonts w:cs="Arial"/>
                <w:bCs w:val="0"/>
                <w:sz w:val="18"/>
                <w:szCs w:val="18"/>
              </w:rPr>
              <w:t>Description</w:t>
            </w:r>
          </w:p>
        </w:tc>
        <w:tc>
          <w:tcPr>
            <w:tcW w:w="2988" w:type="dxa"/>
          </w:tcPr>
          <w:p w14:paraId="6350D51B" w14:textId="10B71774" w:rsidR="00F14BF6" w:rsidRPr="004C6F5F" w:rsidRDefault="00FF08B2"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FF08B2">
              <w:rPr>
                <w:rFonts w:cs="Arial"/>
                <w:sz w:val="18"/>
                <w:szCs w:val="18"/>
              </w:rPr>
              <w:t>Cash Ledger Bank Update inbound interface from Citizen's Bank</w:t>
            </w:r>
          </w:p>
        </w:tc>
      </w:tr>
      <w:tr w:rsidR="00F14BF6" w:rsidRPr="004C6F5F" w14:paraId="2A4F5FD6" w14:textId="4BC5E5BD" w:rsidTr="00F14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BDA57E9" w14:textId="77777777" w:rsidR="00F14BF6" w:rsidRPr="004C6F5F" w:rsidRDefault="00F14BF6" w:rsidP="00691941">
            <w:pPr>
              <w:rPr>
                <w:rFonts w:cs="Arial"/>
                <w:bCs w:val="0"/>
                <w:sz w:val="18"/>
                <w:szCs w:val="18"/>
              </w:rPr>
            </w:pPr>
            <w:r w:rsidRPr="004C6F5F">
              <w:rPr>
                <w:rFonts w:cs="Arial"/>
                <w:bCs w:val="0"/>
                <w:sz w:val="18"/>
                <w:szCs w:val="18"/>
              </w:rPr>
              <w:t>Enabled</w:t>
            </w:r>
          </w:p>
        </w:tc>
        <w:tc>
          <w:tcPr>
            <w:tcW w:w="2988" w:type="dxa"/>
          </w:tcPr>
          <w:p w14:paraId="020B660C" w14:textId="5D61E3FC" w:rsidR="00F14BF6" w:rsidRPr="004C6F5F" w:rsidRDefault="00FF08B2"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True</w:t>
            </w:r>
          </w:p>
        </w:tc>
      </w:tr>
      <w:tr w:rsidR="00F14BF6" w:rsidRPr="004C6F5F" w14:paraId="6D784AD5" w14:textId="49EDDD35" w:rsidTr="00F14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421C55EE" w14:textId="77777777" w:rsidR="00F14BF6" w:rsidRPr="004C6F5F" w:rsidRDefault="00F14BF6" w:rsidP="00691941">
            <w:pPr>
              <w:rPr>
                <w:rFonts w:cs="Arial"/>
                <w:bCs w:val="0"/>
                <w:sz w:val="18"/>
                <w:szCs w:val="18"/>
              </w:rPr>
            </w:pPr>
            <w:r w:rsidRPr="004C6F5F">
              <w:rPr>
                <w:rFonts w:cs="Arial"/>
                <w:bCs w:val="0"/>
                <w:sz w:val="18"/>
                <w:szCs w:val="18"/>
              </w:rPr>
              <w:t>File Channel Type</w:t>
            </w:r>
          </w:p>
        </w:tc>
        <w:tc>
          <w:tcPr>
            <w:tcW w:w="2988" w:type="dxa"/>
          </w:tcPr>
          <w:p w14:paraId="454C2896" w14:textId="52F0E895" w:rsidR="00F14BF6" w:rsidRPr="004C6F5F" w:rsidRDefault="00FF08B2"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Remote</w:t>
            </w:r>
          </w:p>
        </w:tc>
      </w:tr>
      <w:tr w:rsidR="00F14BF6" w:rsidRPr="004C6F5F" w14:paraId="65C0A499" w14:textId="4D4F4478" w:rsidTr="00F14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ADBB9CD" w14:textId="77777777" w:rsidR="00F14BF6" w:rsidRPr="004C6F5F" w:rsidRDefault="00F14BF6" w:rsidP="00691941">
            <w:pPr>
              <w:rPr>
                <w:rFonts w:cs="Arial"/>
                <w:bCs w:val="0"/>
                <w:sz w:val="18"/>
                <w:szCs w:val="18"/>
              </w:rPr>
            </w:pPr>
            <w:r w:rsidRPr="004C6F5F">
              <w:rPr>
                <w:rFonts w:cs="Arial"/>
                <w:bCs w:val="0"/>
                <w:sz w:val="18"/>
                <w:szCs w:val="18"/>
              </w:rPr>
              <w:t>Source File Directory</w:t>
            </w:r>
          </w:p>
        </w:tc>
        <w:tc>
          <w:tcPr>
            <w:tcW w:w="2988" w:type="dxa"/>
          </w:tcPr>
          <w:p w14:paraId="75029DCF" w14:textId="1705710B" w:rsidR="00F14BF6" w:rsidRPr="004C6F5F" w:rsidRDefault="00CB26B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CB26BE">
              <w:rPr>
                <w:rFonts w:cs="Arial"/>
                <w:sz w:val="18"/>
                <w:szCs w:val="18"/>
              </w:rPr>
              <w:t>/Infor_FSM/CashLedgerBankUpdate/INT-093/Input</w:t>
            </w:r>
          </w:p>
        </w:tc>
      </w:tr>
      <w:tr w:rsidR="00F14BF6" w:rsidRPr="004C6F5F" w14:paraId="33448C04" w14:textId="163099AA" w:rsidTr="00F14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A775BDF" w14:textId="77777777" w:rsidR="00F14BF6" w:rsidRPr="004C6F5F" w:rsidRDefault="00F14BF6" w:rsidP="00691941">
            <w:pPr>
              <w:rPr>
                <w:rFonts w:cs="Arial"/>
                <w:bCs w:val="0"/>
                <w:sz w:val="18"/>
                <w:szCs w:val="18"/>
              </w:rPr>
            </w:pPr>
            <w:r w:rsidRPr="004C6F5F">
              <w:rPr>
                <w:rFonts w:cs="Arial"/>
                <w:bCs w:val="0"/>
                <w:sz w:val="18"/>
                <w:szCs w:val="18"/>
              </w:rPr>
              <w:t>File Match Case Sensitivity</w:t>
            </w:r>
          </w:p>
        </w:tc>
        <w:tc>
          <w:tcPr>
            <w:tcW w:w="2988" w:type="dxa"/>
          </w:tcPr>
          <w:p w14:paraId="6183DF01" w14:textId="4341A791" w:rsidR="00F14BF6" w:rsidRPr="004C6F5F" w:rsidRDefault="00CB26BE"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Ignore Case</w:t>
            </w:r>
          </w:p>
        </w:tc>
      </w:tr>
      <w:tr w:rsidR="00F14BF6" w:rsidRPr="004C6F5F" w14:paraId="16CC796E" w14:textId="076B34A3" w:rsidTr="00F14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67BC45ED" w14:textId="77777777" w:rsidR="00F14BF6" w:rsidRPr="004C6F5F" w:rsidRDefault="00F14BF6" w:rsidP="00691941">
            <w:pPr>
              <w:rPr>
                <w:rFonts w:cs="Arial"/>
                <w:bCs w:val="0"/>
                <w:sz w:val="18"/>
                <w:szCs w:val="18"/>
              </w:rPr>
            </w:pPr>
            <w:r w:rsidRPr="004C6F5F">
              <w:rPr>
                <w:rFonts w:cs="Arial"/>
                <w:bCs w:val="0"/>
                <w:sz w:val="18"/>
                <w:szCs w:val="18"/>
              </w:rPr>
              <w:t>Error File Directory</w:t>
            </w:r>
          </w:p>
        </w:tc>
        <w:tc>
          <w:tcPr>
            <w:tcW w:w="2988" w:type="dxa"/>
          </w:tcPr>
          <w:p w14:paraId="36CF1361" w14:textId="6EE1FCD5" w:rsidR="00F14BF6" w:rsidRPr="004C6F5F" w:rsidRDefault="00CB26B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CB26BE">
              <w:rPr>
                <w:rFonts w:cs="Arial"/>
                <w:sz w:val="18"/>
                <w:szCs w:val="18"/>
              </w:rPr>
              <w:t>/Infor_FSM/CashLedgerBankUpdate/INT-093/Error</w:t>
            </w:r>
          </w:p>
        </w:tc>
      </w:tr>
      <w:tr w:rsidR="00F14BF6" w:rsidRPr="004C6F5F" w14:paraId="46F7C622" w14:textId="543302CC" w:rsidTr="00F14B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D5B36B8" w14:textId="77777777" w:rsidR="00F14BF6" w:rsidRPr="004C6F5F" w:rsidRDefault="00F14BF6" w:rsidP="00691941">
            <w:pPr>
              <w:rPr>
                <w:rFonts w:cs="Arial"/>
                <w:bCs w:val="0"/>
                <w:sz w:val="18"/>
                <w:szCs w:val="18"/>
              </w:rPr>
            </w:pPr>
            <w:r w:rsidRPr="004C6F5F">
              <w:rPr>
                <w:rFonts w:cs="Arial"/>
                <w:bCs w:val="0"/>
                <w:sz w:val="18"/>
                <w:szCs w:val="18"/>
              </w:rPr>
              <w:t>In-progress File Directory</w:t>
            </w:r>
          </w:p>
        </w:tc>
        <w:tc>
          <w:tcPr>
            <w:tcW w:w="2988" w:type="dxa"/>
          </w:tcPr>
          <w:p w14:paraId="43FF3E86" w14:textId="271AC110" w:rsidR="00F14BF6" w:rsidRPr="004C6F5F" w:rsidRDefault="00CB26BE"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CB26BE">
              <w:rPr>
                <w:rFonts w:cs="Arial"/>
                <w:sz w:val="18"/>
                <w:szCs w:val="18"/>
              </w:rPr>
              <w:t>/Infor_FSM/CashLedgerBankUpdate/INT-093/In-Progress</w:t>
            </w:r>
          </w:p>
        </w:tc>
      </w:tr>
      <w:tr w:rsidR="00F14BF6" w:rsidRPr="004C6F5F" w14:paraId="3D5D1FC1" w14:textId="64DE93DA" w:rsidTr="00F14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A78E357" w14:textId="77777777" w:rsidR="00F14BF6" w:rsidRPr="004C6F5F" w:rsidRDefault="00F14BF6" w:rsidP="00691941">
            <w:pPr>
              <w:rPr>
                <w:rFonts w:cs="Arial"/>
                <w:bCs w:val="0"/>
                <w:sz w:val="18"/>
                <w:szCs w:val="18"/>
              </w:rPr>
            </w:pPr>
            <w:r w:rsidRPr="004C6F5F">
              <w:rPr>
                <w:rFonts w:cs="Arial"/>
                <w:bCs w:val="0"/>
                <w:sz w:val="18"/>
                <w:szCs w:val="18"/>
              </w:rPr>
              <w:t>File Scan Interval in Minutes</w:t>
            </w:r>
          </w:p>
        </w:tc>
        <w:tc>
          <w:tcPr>
            <w:tcW w:w="2988" w:type="dxa"/>
          </w:tcPr>
          <w:p w14:paraId="49DB001D" w14:textId="0F51E8A4" w:rsidR="00F14BF6" w:rsidRPr="004C6F5F" w:rsidRDefault="00CB26B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5</w:t>
            </w:r>
          </w:p>
        </w:tc>
      </w:tr>
    </w:tbl>
    <w:p w14:paraId="41F193B9" w14:textId="3AADE532" w:rsidR="00554B2E" w:rsidRDefault="00554B2E" w:rsidP="00691941">
      <w:pPr>
        <w:pStyle w:val="BodyText"/>
      </w:pPr>
    </w:p>
    <w:p w14:paraId="78A9AF60" w14:textId="6A6FD6A1" w:rsidR="00480370" w:rsidRDefault="000045E4" w:rsidP="000045E4">
      <w:pPr>
        <w:pStyle w:val="Heading5"/>
      </w:pPr>
      <w:r>
        <w:t>File Transfer Connection</w:t>
      </w:r>
      <w:r w:rsidR="00480370">
        <w:t xml:space="preserve"> </w:t>
      </w:r>
    </w:p>
    <w:tbl>
      <w:tblPr>
        <w:tblStyle w:val="LightGrid-Accent1"/>
        <w:tblW w:w="8460" w:type="dxa"/>
        <w:tblInd w:w="1548" w:type="dxa"/>
        <w:tblLook w:val="0480" w:firstRow="0" w:lastRow="0" w:firstColumn="1" w:lastColumn="0" w:noHBand="0" w:noVBand="1"/>
      </w:tblPr>
      <w:tblGrid>
        <w:gridCol w:w="2610"/>
        <w:gridCol w:w="5850"/>
      </w:tblGrid>
      <w:tr w:rsidR="00480370" w:rsidRPr="009641C6" w14:paraId="0D1484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0B9DE8D" w14:textId="77777777" w:rsidR="00480370" w:rsidRPr="00853A3B" w:rsidRDefault="00480370">
            <w:pPr>
              <w:rPr>
                <w:rFonts w:cs="Arial"/>
                <w:bCs w:val="0"/>
                <w:sz w:val="18"/>
                <w:szCs w:val="18"/>
              </w:rPr>
            </w:pPr>
            <w:r w:rsidRPr="00853A3B">
              <w:rPr>
                <w:rFonts w:cs="Arial"/>
                <w:bCs w:val="0"/>
                <w:sz w:val="18"/>
                <w:szCs w:val="18"/>
              </w:rPr>
              <w:t>Host</w:t>
            </w:r>
          </w:p>
        </w:tc>
        <w:tc>
          <w:tcPr>
            <w:tcW w:w="5850" w:type="dxa"/>
          </w:tcPr>
          <w:p w14:paraId="159B97A0" w14:textId="63512A0C" w:rsidR="00480370" w:rsidRPr="00812B76" w:rsidRDefault="00812B76">
            <w:pPr>
              <w:cnfStyle w:val="000000100000" w:firstRow="0" w:lastRow="0" w:firstColumn="0" w:lastColumn="0" w:oddVBand="0" w:evenVBand="0" w:oddHBand="1" w:evenHBand="0" w:firstRowFirstColumn="0" w:firstRowLastColumn="0" w:lastRowFirstColumn="0" w:lastRowLastColumn="0"/>
              <w:rPr>
                <w:rFonts w:cs="Arial"/>
              </w:rPr>
            </w:pPr>
            <w:r w:rsidRPr="00812B76">
              <w:rPr>
                <w:rFonts w:cs="Arial"/>
              </w:rPr>
              <w:t>sftp.inforcloudsuite.com</w:t>
            </w:r>
          </w:p>
        </w:tc>
      </w:tr>
      <w:tr w:rsidR="00480370" w:rsidRPr="009641C6" w14:paraId="49063C4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736B436" w14:textId="77777777" w:rsidR="00480370" w:rsidRPr="00853A3B" w:rsidRDefault="00480370">
            <w:pPr>
              <w:rPr>
                <w:rFonts w:cs="Arial"/>
                <w:bCs w:val="0"/>
                <w:sz w:val="18"/>
                <w:szCs w:val="18"/>
              </w:rPr>
            </w:pPr>
            <w:r w:rsidRPr="00853A3B">
              <w:rPr>
                <w:rFonts w:cs="Arial"/>
                <w:bCs w:val="0"/>
                <w:sz w:val="18"/>
                <w:szCs w:val="18"/>
              </w:rPr>
              <w:t>Protocol</w:t>
            </w:r>
          </w:p>
        </w:tc>
        <w:tc>
          <w:tcPr>
            <w:tcW w:w="5850" w:type="dxa"/>
          </w:tcPr>
          <w:p w14:paraId="38AC675D" w14:textId="2CD0BFBF" w:rsidR="00480370" w:rsidRPr="00812B76" w:rsidRDefault="00812B76">
            <w:pPr>
              <w:cnfStyle w:val="000000010000" w:firstRow="0" w:lastRow="0" w:firstColumn="0" w:lastColumn="0" w:oddVBand="0" w:evenVBand="0" w:oddHBand="0" w:evenHBand="1" w:firstRowFirstColumn="0" w:firstRowLastColumn="0" w:lastRowFirstColumn="0" w:lastRowLastColumn="0"/>
              <w:rPr>
                <w:rFonts w:cs="Arial"/>
              </w:rPr>
            </w:pPr>
            <w:r w:rsidRPr="00812B76">
              <w:rPr>
                <w:rFonts w:cs="Arial"/>
              </w:rPr>
              <w:t>SFTP</w:t>
            </w:r>
          </w:p>
        </w:tc>
      </w:tr>
      <w:tr w:rsidR="00480370" w:rsidRPr="009641C6" w14:paraId="4CB137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F42E29C" w14:textId="77777777" w:rsidR="00480370" w:rsidRPr="00853A3B" w:rsidRDefault="00480370">
            <w:pPr>
              <w:rPr>
                <w:rFonts w:cs="Arial"/>
                <w:bCs w:val="0"/>
                <w:sz w:val="18"/>
                <w:szCs w:val="18"/>
              </w:rPr>
            </w:pPr>
            <w:r w:rsidRPr="00853A3B">
              <w:rPr>
                <w:rFonts w:cs="Arial"/>
                <w:bCs w:val="0"/>
                <w:sz w:val="18"/>
                <w:szCs w:val="18"/>
              </w:rPr>
              <w:t>User</w:t>
            </w:r>
          </w:p>
        </w:tc>
        <w:tc>
          <w:tcPr>
            <w:tcW w:w="5850" w:type="dxa"/>
          </w:tcPr>
          <w:p w14:paraId="13FC2F59" w14:textId="77777777" w:rsidR="00480370" w:rsidRPr="00812B76" w:rsidRDefault="00480370">
            <w:pPr>
              <w:cnfStyle w:val="000000100000" w:firstRow="0" w:lastRow="0" w:firstColumn="0" w:lastColumn="0" w:oddVBand="0" w:evenVBand="0" w:oddHBand="1" w:evenHBand="0" w:firstRowFirstColumn="0" w:firstRowLastColumn="0" w:lastRowFirstColumn="0" w:lastRowLastColumn="0"/>
            </w:pPr>
          </w:p>
        </w:tc>
      </w:tr>
      <w:tr w:rsidR="00480370" w:rsidRPr="009641C6" w14:paraId="3994BBA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5A774F6" w14:textId="77777777" w:rsidR="00480370" w:rsidRPr="00853A3B" w:rsidRDefault="00480370">
            <w:pPr>
              <w:rPr>
                <w:rFonts w:cs="Arial"/>
                <w:bCs w:val="0"/>
                <w:sz w:val="18"/>
                <w:szCs w:val="18"/>
              </w:rPr>
            </w:pPr>
            <w:r w:rsidRPr="00853A3B">
              <w:rPr>
                <w:rFonts w:cs="Arial"/>
                <w:bCs w:val="0"/>
                <w:sz w:val="18"/>
                <w:szCs w:val="18"/>
              </w:rPr>
              <w:t>Password</w:t>
            </w:r>
          </w:p>
        </w:tc>
        <w:tc>
          <w:tcPr>
            <w:tcW w:w="5850" w:type="dxa"/>
          </w:tcPr>
          <w:p w14:paraId="443ED596" w14:textId="77777777" w:rsidR="00480370" w:rsidRPr="00812B76" w:rsidRDefault="00480370">
            <w:pPr>
              <w:cnfStyle w:val="000000010000" w:firstRow="0" w:lastRow="0" w:firstColumn="0" w:lastColumn="0" w:oddVBand="0" w:evenVBand="0" w:oddHBand="0" w:evenHBand="1" w:firstRowFirstColumn="0" w:firstRowLastColumn="0" w:lastRowFirstColumn="0" w:lastRowLastColumn="0"/>
            </w:pPr>
          </w:p>
        </w:tc>
      </w:tr>
    </w:tbl>
    <w:p w14:paraId="71983716" w14:textId="3DB1FE9D" w:rsidR="00480370" w:rsidRDefault="00DC0C8E" w:rsidP="00480370">
      <w:pPr>
        <w:pStyle w:val="BodyText"/>
      </w:pPr>
      <w:r w:rsidRPr="3E5FD1E2">
        <w:rPr>
          <w:i/>
          <w:iCs/>
        </w:rPr>
        <w:t>* For security purposes, request for the UserName &amp; Password from your System Administrator.</w:t>
      </w:r>
    </w:p>
    <w:p w14:paraId="33C6D763" w14:textId="77777777" w:rsidR="00DC0C8E" w:rsidRPr="00395DDF" w:rsidRDefault="00DC0C8E" w:rsidP="00480370">
      <w:pPr>
        <w:pStyle w:val="BodyText"/>
      </w:pPr>
    </w:p>
    <w:p w14:paraId="03E3FE4C" w14:textId="519B28B7" w:rsidR="00C87987" w:rsidRPr="00C762B3" w:rsidRDefault="00C87987" w:rsidP="00691941">
      <w:pPr>
        <w:pStyle w:val="Heading4"/>
      </w:pPr>
      <w:r w:rsidRPr="00C762B3">
        <w:lastRenderedPageBreak/>
        <w:t xml:space="preserve">File </w:t>
      </w:r>
      <w:r>
        <w:t>Receiver</w:t>
      </w:r>
      <w:r w:rsidRPr="00C762B3">
        <w:t xml:space="preserve"> Setup</w:t>
      </w:r>
    </w:p>
    <w:tbl>
      <w:tblPr>
        <w:tblStyle w:val="LightGrid-Accent1"/>
        <w:tblW w:w="5976" w:type="dxa"/>
        <w:tblInd w:w="1520" w:type="dxa"/>
        <w:tblLook w:val="0480" w:firstRow="0" w:lastRow="0" w:firstColumn="1" w:lastColumn="0" w:noHBand="0" w:noVBand="1"/>
      </w:tblPr>
      <w:tblGrid>
        <w:gridCol w:w="2988"/>
        <w:gridCol w:w="2988"/>
      </w:tblGrid>
      <w:tr w:rsidR="00121F44" w:rsidRPr="004C6F5F" w14:paraId="56EA2CFE" w14:textId="1ADF967F" w:rsidTr="0012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14A73A5C" w14:textId="77777777" w:rsidR="00121F44" w:rsidRPr="004C6F5F" w:rsidRDefault="00121F44" w:rsidP="00691941">
            <w:pPr>
              <w:rPr>
                <w:rFonts w:cs="Arial"/>
                <w:bCs w:val="0"/>
                <w:sz w:val="18"/>
                <w:szCs w:val="18"/>
              </w:rPr>
            </w:pPr>
            <w:r w:rsidRPr="004C6F5F">
              <w:rPr>
                <w:rFonts w:cs="Arial"/>
                <w:bCs w:val="0"/>
                <w:sz w:val="18"/>
                <w:szCs w:val="18"/>
              </w:rPr>
              <w:t>Channel Name</w:t>
            </w:r>
          </w:p>
        </w:tc>
        <w:tc>
          <w:tcPr>
            <w:tcW w:w="2988" w:type="dxa"/>
          </w:tcPr>
          <w:p w14:paraId="0E9D42FB" w14:textId="7F396386" w:rsidR="00121F44" w:rsidRPr="004C6F5F" w:rsidRDefault="00727FC3"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727FC3">
              <w:rPr>
                <w:rFonts w:cs="Arial"/>
                <w:sz w:val="18"/>
                <w:szCs w:val="18"/>
              </w:rPr>
              <w:t>SoNH_CashLedgerBankUpdate-Citizens</w:t>
            </w:r>
          </w:p>
        </w:tc>
      </w:tr>
      <w:tr w:rsidR="00121F44" w:rsidRPr="004C6F5F" w14:paraId="773A8B8A" w14:textId="68EC2D03" w:rsidTr="00121F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70CCE01E" w14:textId="77777777" w:rsidR="00121F44" w:rsidRPr="004C6F5F" w:rsidRDefault="00121F44" w:rsidP="00691941">
            <w:pPr>
              <w:rPr>
                <w:rFonts w:cs="Arial"/>
                <w:bCs w:val="0"/>
                <w:sz w:val="18"/>
                <w:szCs w:val="18"/>
              </w:rPr>
            </w:pPr>
            <w:r w:rsidRPr="004C6F5F">
              <w:rPr>
                <w:rFonts w:cs="Arial"/>
                <w:bCs w:val="0"/>
                <w:sz w:val="18"/>
                <w:szCs w:val="18"/>
              </w:rPr>
              <w:t>Receiver</w:t>
            </w:r>
          </w:p>
        </w:tc>
        <w:tc>
          <w:tcPr>
            <w:tcW w:w="2988" w:type="dxa"/>
          </w:tcPr>
          <w:p w14:paraId="4787ABFF" w14:textId="57CAFD21" w:rsidR="00121F44" w:rsidRPr="004C6F5F" w:rsidRDefault="00727FC3"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727FC3">
              <w:rPr>
                <w:rFonts w:cs="Arial"/>
                <w:sz w:val="18"/>
                <w:szCs w:val="18"/>
              </w:rPr>
              <w:t>CashLedgerBankUpdate</w:t>
            </w:r>
          </w:p>
        </w:tc>
      </w:tr>
      <w:tr w:rsidR="00121F44" w:rsidRPr="004C6F5F" w14:paraId="5DAD4B81" w14:textId="2BC4C9AD" w:rsidTr="0012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1C0811C4" w14:textId="77777777" w:rsidR="00121F44" w:rsidRPr="004C6F5F" w:rsidRDefault="00121F44" w:rsidP="00691941">
            <w:pPr>
              <w:rPr>
                <w:rFonts w:cs="Arial"/>
                <w:bCs w:val="0"/>
                <w:sz w:val="18"/>
                <w:szCs w:val="18"/>
              </w:rPr>
            </w:pPr>
            <w:r w:rsidRPr="004C6F5F">
              <w:rPr>
                <w:rFonts w:cs="Arial"/>
                <w:bCs w:val="0"/>
                <w:sz w:val="18"/>
                <w:szCs w:val="18"/>
              </w:rPr>
              <w:t>Description</w:t>
            </w:r>
          </w:p>
        </w:tc>
        <w:tc>
          <w:tcPr>
            <w:tcW w:w="2988" w:type="dxa"/>
          </w:tcPr>
          <w:p w14:paraId="3779ACF8" w14:textId="00C4B09F" w:rsidR="00121F44" w:rsidRPr="004C6F5F" w:rsidRDefault="00727FC3"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727FC3">
              <w:rPr>
                <w:rFonts w:cs="Arial"/>
                <w:sz w:val="18"/>
                <w:szCs w:val="18"/>
              </w:rPr>
              <w:t>CashLedgerBankUpdate IPA interface for Citizen's Bank</w:t>
            </w:r>
          </w:p>
        </w:tc>
      </w:tr>
      <w:tr w:rsidR="00121F44" w:rsidRPr="004C6F5F" w14:paraId="48DA9334" w14:textId="6C8742E7" w:rsidTr="00121F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C366DB3" w14:textId="77777777" w:rsidR="00121F44" w:rsidRPr="004C6F5F" w:rsidRDefault="00121F44" w:rsidP="00691941">
            <w:pPr>
              <w:rPr>
                <w:rFonts w:cs="Arial"/>
                <w:bCs w:val="0"/>
                <w:sz w:val="18"/>
                <w:szCs w:val="18"/>
              </w:rPr>
            </w:pPr>
            <w:r w:rsidRPr="004C6F5F">
              <w:rPr>
                <w:rFonts w:cs="Arial"/>
                <w:bCs w:val="0"/>
                <w:sz w:val="18"/>
                <w:szCs w:val="18"/>
              </w:rPr>
              <w:t>File Name</w:t>
            </w:r>
          </w:p>
        </w:tc>
        <w:tc>
          <w:tcPr>
            <w:tcW w:w="2988" w:type="dxa"/>
          </w:tcPr>
          <w:p w14:paraId="1C1E7C1A" w14:textId="5936DE8C" w:rsidR="00121F44" w:rsidRPr="004C6F5F" w:rsidRDefault="00727FC3"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727FC3">
              <w:rPr>
                <w:rFonts w:cs="Arial"/>
                <w:sz w:val="18"/>
                <w:szCs w:val="18"/>
              </w:rPr>
              <w:t>*.csv</w:t>
            </w:r>
          </w:p>
        </w:tc>
      </w:tr>
      <w:tr w:rsidR="00121F44" w:rsidRPr="004C6F5F" w14:paraId="78A7B4A4" w14:textId="3BF4AA43" w:rsidTr="0012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044E001F" w14:textId="77777777" w:rsidR="00121F44" w:rsidRPr="004C6F5F" w:rsidRDefault="00121F44" w:rsidP="00691941">
            <w:pPr>
              <w:rPr>
                <w:rFonts w:cs="Arial"/>
                <w:bCs w:val="0"/>
                <w:sz w:val="18"/>
                <w:szCs w:val="18"/>
              </w:rPr>
            </w:pPr>
            <w:r w:rsidRPr="004C6F5F">
              <w:rPr>
                <w:rFonts w:cs="Arial"/>
                <w:bCs w:val="0"/>
                <w:sz w:val="18"/>
                <w:szCs w:val="18"/>
              </w:rPr>
              <w:t>Ignore Delete Errors</w:t>
            </w:r>
          </w:p>
        </w:tc>
        <w:tc>
          <w:tcPr>
            <w:tcW w:w="2988" w:type="dxa"/>
          </w:tcPr>
          <w:p w14:paraId="3434A548" w14:textId="7060A88F" w:rsidR="00121F44" w:rsidRPr="004C6F5F" w:rsidRDefault="00727FC3"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false</w:t>
            </w:r>
          </w:p>
        </w:tc>
      </w:tr>
      <w:tr w:rsidR="00121F44" w:rsidRPr="004C6F5F" w14:paraId="486C827F" w14:textId="755EA810" w:rsidTr="00121F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4C9FED3" w14:textId="77777777" w:rsidR="00121F44" w:rsidRPr="004C6F5F" w:rsidRDefault="00121F44" w:rsidP="00691941">
            <w:pPr>
              <w:rPr>
                <w:rFonts w:cs="Arial"/>
                <w:bCs w:val="0"/>
                <w:sz w:val="18"/>
                <w:szCs w:val="18"/>
              </w:rPr>
            </w:pPr>
            <w:r w:rsidRPr="004C6F5F">
              <w:rPr>
                <w:rFonts w:cs="Arial"/>
                <w:bCs w:val="0"/>
                <w:sz w:val="18"/>
                <w:szCs w:val="18"/>
              </w:rPr>
              <w:t>ProcessFlow</w:t>
            </w:r>
          </w:p>
        </w:tc>
        <w:tc>
          <w:tcPr>
            <w:tcW w:w="2988" w:type="dxa"/>
          </w:tcPr>
          <w:p w14:paraId="4B6263D3" w14:textId="7F6EA390" w:rsidR="00121F44" w:rsidRPr="004C6F5F" w:rsidRDefault="00727FC3"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727FC3">
              <w:rPr>
                <w:rFonts w:cs="Arial"/>
                <w:sz w:val="18"/>
                <w:szCs w:val="18"/>
              </w:rPr>
              <w:t>SoNH-INT-FIN-093-CitizensBankCBRecon</w:t>
            </w:r>
          </w:p>
        </w:tc>
      </w:tr>
      <w:tr w:rsidR="00121F44" w:rsidRPr="004C6F5F" w14:paraId="7C6AA1BB" w14:textId="40144FFE" w:rsidTr="0012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05D72F76" w14:textId="77777777" w:rsidR="00121F44" w:rsidRPr="004C6F5F" w:rsidRDefault="00121F44" w:rsidP="00691941">
            <w:pPr>
              <w:rPr>
                <w:rFonts w:cs="Arial"/>
                <w:bCs w:val="0"/>
                <w:sz w:val="18"/>
                <w:szCs w:val="18"/>
              </w:rPr>
            </w:pPr>
            <w:r w:rsidRPr="004C6F5F">
              <w:rPr>
                <w:rFonts w:cs="Arial"/>
                <w:bCs w:val="0"/>
                <w:sz w:val="18"/>
                <w:szCs w:val="18"/>
              </w:rPr>
              <w:t>Data</w:t>
            </w:r>
          </w:p>
        </w:tc>
        <w:tc>
          <w:tcPr>
            <w:tcW w:w="2988" w:type="dxa"/>
          </w:tcPr>
          <w:p w14:paraId="664DA1FB" w14:textId="5D871D24" w:rsidR="00121F44" w:rsidRPr="004C6F5F" w:rsidRDefault="00727FC3"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File Name</w:t>
            </w:r>
          </w:p>
        </w:tc>
      </w:tr>
      <w:tr w:rsidR="00121F44" w:rsidRPr="004C6F5F" w14:paraId="43D46720" w14:textId="29B75259" w:rsidTr="00121F4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1CB8C34" w14:textId="77777777" w:rsidR="00121F44" w:rsidRPr="004C6F5F" w:rsidRDefault="00121F44" w:rsidP="00691941">
            <w:pPr>
              <w:rPr>
                <w:rFonts w:cs="Arial"/>
                <w:bCs w:val="0"/>
                <w:sz w:val="18"/>
                <w:szCs w:val="18"/>
              </w:rPr>
            </w:pPr>
            <w:r w:rsidRPr="004C6F5F">
              <w:rPr>
                <w:rFonts w:cs="Arial"/>
                <w:bCs w:val="0"/>
                <w:sz w:val="18"/>
                <w:szCs w:val="18"/>
              </w:rPr>
              <w:t>Startup Type</w:t>
            </w:r>
          </w:p>
        </w:tc>
        <w:tc>
          <w:tcPr>
            <w:tcW w:w="2988" w:type="dxa"/>
          </w:tcPr>
          <w:p w14:paraId="78DEED5B" w14:textId="1FD548DF" w:rsidR="00121F44" w:rsidRPr="004C6F5F" w:rsidRDefault="00727FC3"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Automatic</w:t>
            </w:r>
          </w:p>
        </w:tc>
      </w:tr>
    </w:tbl>
    <w:p w14:paraId="6BBCE690" w14:textId="5D4D34E4" w:rsidR="00620E13" w:rsidRDefault="00620E13" w:rsidP="00691941">
      <w:pPr>
        <w:pStyle w:val="BodyText"/>
      </w:pPr>
    </w:p>
    <w:p w14:paraId="1456B43D" w14:textId="4B12CCDA" w:rsidR="00554B2E" w:rsidRPr="00F62B24" w:rsidRDefault="00620E13" w:rsidP="00620E13">
      <w:r>
        <w:br w:type="page"/>
      </w:r>
    </w:p>
    <w:p w14:paraId="3775D432" w14:textId="77777777" w:rsidR="00B0307F" w:rsidRDefault="00B0307F" w:rsidP="00691941">
      <w:pPr>
        <w:pStyle w:val="Heading3"/>
      </w:pPr>
      <w:bookmarkStart w:id="47" w:name="_Toc105005175"/>
      <w:r>
        <w:lastRenderedPageBreak/>
        <w:t>Process Flow Design</w:t>
      </w:r>
      <w:bookmarkEnd w:id="47"/>
    </w:p>
    <w:p w14:paraId="2926FF74" w14:textId="77777777" w:rsidR="00B0307F" w:rsidRPr="00A10364" w:rsidRDefault="00B0307F" w:rsidP="00691941">
      <w:pPr>
        <w:pStyle w:val="BodyText"/>
      </w:pPr>
    </w:p>
    <w:p w14:paraId="673C3EFC" w14:textId="254C0B45" w:rsidR="0038201E" w:rsidRDefault="0038201E" w:rsidP="00691941">
      <w:pPr>
        <w:pStyle w:val="Heading4"/>
      </w:pPr>
      <w:r>
        <w:t>System Configuration Setting</w:t>
      </w:r>
    </w:p>
    <w:p w14:paraId="71592B1B" w14:textId="77777777" w:rsidR="00DB688B" w:rsidRPr="00DB688B" w:rsidRDefault="00DB688B" w:rsidP="00004D78">
      <w:pPr>
        <w:pStyle w:val="BodyText"/>
        <w:tabs>
          <w:tab w:val="left" w:pos="6390"/>
        </w:tabs>
      </w:pPr>
    </w:p>
    <w:p w14:paraId="6F0B1A6E" w14:textId="19B8E6AF" w:rsidR="0038201E" w:rsidRPr="00665AE0" w:rsidRDefault="00324417" w:rsidP="00691941">
      <w:pPr>
        <w:pStyle w:val="Heading5"/>
        <w:rPr>
          <w:lang w:val="fr-FR"/>
        </w:rPr>
      </w:pPr>
      <w:r w:rsidRPr="00665AE0">
        <w:rPr>
          <w:lang w:val="fr-FR"/>
        </w:rPr>
        <w:t xml:space="preserve">Configuration: </w:t>
      </w:r>
      <w:r w:rsidR="00004D78">
        <w:rPr>
          <w:lang w:val="fr-FR"/>
        </w:rPr>
        <w:t>fsm</w:t>
      </w:r>
    </w:p>
    <w:p w14:paraId="1801E360" w14:textId="77777777" w:rsidR="0038201E" w:rsidRDefault="0038201E" w:rsidP="00691941">
      <w:pPr>
        <w:pStyle w:val="Heading6"/>
      </w:pPr>
      <w:r>
        <w:t xml:space="preserve">Properties </w:t>
      </w:r>
    </w:p>
    <w:tbl>
      <w:tblPr>
        <w:tblStyle w:val="LightGrid-Accent1"/>
        <w:tblW w:w="10430" w:type="dxa"/>
        <w:tblInd w:w="-10" w:type="dxa"/>
        <w:tblLayout w:type="fixed"/>
        <w:tblLook w:val="04A0" w:firstRow="1" w:lastRow="0" w:firstColumn="1" w:lastColumn="0" w:noHBand="0" w:noVBand="1"/>
      </w:tblPr>
      <w:tblGrid>
        <w:gridCol w:w="5387"/>
        <w:gridCol w:w="1640"/>
        <w:gridCol w:w="3403"/>
      </w:tblGrid>
      <w:tr w:rsidR="006A4A2A" w:rsidRPr="00FE19EB" w14:paraId="13CDD00F" w14:textId="77777777" w:rsidTr="2D549B17">
        <w:trPr>
          <w:cnfStyle w:val="100000000000" w:firstRow="1" w:lastRow="0" w:firstColumn="0" w:lastColumn="0" w:oddVBand="0" w:evenVBand="0" w:oddHBand="0"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5387" w:type="dxa"/>
          </w:tcPr>
          <w:p w14:paraId="1B7CA5A1" w14:textId="77777777" w:rsidR="0038201E" w:rsidRPr="00FE19EB" w:rsidRDefault="0038201E" w:rsidP="00691941">
            <w:pPr>
              <w:rPr>
                <w:rFonts w:cs="Arial"/>
                <w:sz w:val="18"/>
                <w:szCs w:val="18"/>
              </w:rPr>
            </w:pPr>
            <w:r>
              <w:rPr>
                <w:rFonts w:cs="Arial"/>
                <w:sz w:val="18"/>
                <w:szCs w:val="18"/>
              </w:rPr>
              <w:t>Property Name</w:t>
            </w:r>
          </w:p>
        </w:tc>
        <w:tc>
          <w:tcPr>
            <w:tcW w:w="1640" w:type="dxa"/>
          </w:tcPr>
          <w:p w14:paraId="17EADD78" w14:textId="77777777" w:rsidR="0038201E" w:rsidRPr="00FE19EB" w:rsidRDefault="0038201E"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Description</w:t>
            </w:r>
          </w:p>
        </w:tc>
        <w:tc>
          <w:tcPr>
            <w:tcW w:w="3403" w:type="dxa"/>
          </w:tcPr>
          <w:p w14:paraId="283EFF1D" w14:textId="77777777" w:rsidR="0038201E" w:rsidRPr="00FE19EB" w:rsidRDefault="0038201E"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Value</w:t>
            </w:r>
          </w:p>
        </w:tc>
      </w:tr>
      <w:tr w:rsidR="00033FDA" w:rsidRPr="00FE19EB" w14:paraId="4F6FB04A" w14:textId="77777777" w:rsidTr="2D549B17">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5387" w:type="dxa"/>
          </w:tcPr>
          <w:p w14:paraId="2BE16AD6" w14:textId="126F1DA4" w:rsidR="00033FDA" w:rsidRPr="00FF13CE" w:rsidRDefault="00244713" w:rsidP="00691941">
            <w:pPr>
              <w:rPr>
                <w:rFonts w:cs="Arial"/>
                <w:b w:val="0"/>
                <w:bCs w:val="0"/>
                <w:sz w:val="18"/>
                <w:szCs w:val="18"/>
              </w:rPr>
            </w:pPr>
            <w:r w:rsidRPr="00FF13CE">
              <w:rPr>
                <w:rFonts w:cs="Arial"/>
                <w:b w:val="0"/>
                <w:bCs w:val="0"/>
                <w:sz w:val="18"/>
                <w:szCs w:val="18"/>
              </w:rPr>
              <w:t>FSM_FIN_CitizensBankCBReconInbound_INT_093_ArchiveDirectory</w:t>
            </w:r>
          </w:p>
        </w:tc>
        <w:tc>
          <w:tcPr>
            <w:tcW w:w="1640" w:type="dxa"/>
          </w:tcPr>
          <w:p w14:paraId="01CC7168" w14:textId="6BE936F2" w:rsidR="00033FDA" w:rsidRPr="00FE19EB" w:rsidRDefault="00244713"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Archive Directory</w:t>
            </w:r>
          </w:p>
        </w:tc>
        <w:tc>
          <w:tcPr>
            <w:tcW w:w="3403" w:type="dxa"/>
          </w:tcPr>
          <w:p w14:paraId="1B275835" w14:textId="69D39B66" w:rsidR="00033FDA" w:rsidRPr="00FE19EB" w:rsidRDefault="00244713"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244713">
              <w:rPr>
                <w:rFonts w:cs="Arial"/>
                <w:sz w:val="18"/>
                <w:szCs w:val="18"/>
              </w:rPr>
              <w:t>/Infor_FSM/CashLedgerBankUpdate/INT-093/Archive</w:t>
            </w:r>
          </w:p>
        </w:tc>
      </w:tr>
      <w:tr w:rsidR="00033FDA" w:rsidRPr="00FE19EB" w14:paraId="0725DED4" w14:textId="77777777" w:rsidTr="2D549B17">
        <w:trPr>
          <w:cnfStyle w:val="000000010000" w:firstRow="0" w:lastRow="0" w:firstColumn="0" w:lastColumn="0" w:oddVBand="0" w:evenVBand="0" w:oddHBand="0" w:evenHBand="1"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5387" w:type="dxa"/>
          </w:tcPr>
          <w:p w14:paraId="69769DB2" w14:textId="0734C1E5" w:rsidR="00033FDA" w:rsidRPr="00FF13CE" w:rsidRDefault="00370814" w:rsidP="00691941">
            <w:pPr>
              <w:rPr>
                <w:rFonts w:cs="Arial"/>
                <w:b w:val="0"/>
                <w:bCs w:val="0"/>
                <w:sz w:val="18"/>
                <w:szCs w:val="18"/>
              </w:rPr>
            </w:pPr>
            <w:r w:rsidRPr="00FF13CE">
              <w:rPr>
                <w:rFonts w:cs="Arial"/>
                <w:b w:val="0"/>
                <w:bCs w:val="0"/>
                <w:sz w:val="18"/>
                <w:szCs w:val="18"/>
              </w:rPr>
              <w:t>FSM_FIN_CitizensBankCBReconInbound_INT_093_BCCList</w:t>
            </w:r>
          </w:p>
        </w:tc>
        <w:tc>
          <w:tcPr>
            <w:tcW w:w="1640" w:type="dxa"/>
          </w:tcPr>
          <w:p w14:paraId="068CA23D" w14:textId="2997B614" w:rsidR="00033FDA" w:rsidRPr="00FE19EB" w:rsidRDefault="00370814"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BCC recipients</w:t>
            </w:r>
          </w:p>
        </w:tc>
        <w:tc>
          <w:tcPr>
            <w:tcW w:w="3403" w:type="dxa"/>
          </w:tcPr>
          <w:p w14:paraId="5C38B934" w14:textId="77777777" w:rsidR="00033FDA" w:rsidRPr="00FE19EB" w:rsidRDefault="00033FDA"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033FDA" w:rsidRPr="00FE19EB" w14:paraId="01317DCD" w14:textId="77777777" w:rsidTr="2D549B17">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5387" w:type="dxa"/>
          </w:tcPr>
          <w:p w14:paraId="2F8813EE" w14:textId="69027021" w:rsidR="00033FDA" w:rsidRPr="00FF13CE" w:rsidRDefault="00370814" w:rsidP="00691941">
            <w:pPr>
              <w:rPr>
                <w:rFonts w:cs="Arial"/>
                <w:b w:val="0"/>
                <w:bCs w:val="0"/>
                <w:sz w:val="18"/>
                <w:szCs w:val="18"/>
              </w:rPr>
            </w:pPr>
            <w:r w:rsidRPr="00FF13CE">
              <w:rPr>
                <w:rFonts w:cs="Arial"/>
                <w:b w:val="0"/>
                <w:bCs w:val="0"/>
                <w:sz w:val="18"/>
                <w:szCs w:val="18"/>
              </w:rPr>
              <w:t>FSM_FIN_CitizensBankCBReconInbound_INT_093_CCList</w:t>
            </w:r>
          </w:p>
        </w:tc>
        <w:tc>
          <w:tcPr>
            <w:tcW w:w="1640" w:type="dxa"/>
          </w:tcPr>
          <w:p w14:paraId="127162C3" w14:textId="0C21A6FF" w:rsidR="00033FDA" w:rsidRPr="00FE19EB" w:rsidRDefault="00370814"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CC recipients</w:t>
            </w:r>
          </w:p>
        </w:tc>
        <w:tc>
          <w:tcPr>
            <w:tcW w:w="3403" w:type="dxa"/>
          </w:tcPr>
          <w:p w14:paraId="22E68964" w14:textId="77777777" w:rsidR="00033FDA" w:rsidRPr="00FE19EB" w:rsidRDefault="00033FDA"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033FDA" w:rsidRPr="00FE19EB" w14:paraId="43A2AFF8" w14:textId="77777777" w:rsidTr="2D549B17">
        <w:trPr>
          <w:cnfStyle w:val="000000010000" w:firstRow="0" w:lastRow="0" w:firstColumn="0" w:lastColumn="0" w:oddVBand="0" w:evenVBand="0" w:oddHBand="0" w:evenHBand="1"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5387" w:type="dxa"/>
          </w:tcPr>
          <w:p w14:paraId="1D9A6F37" w14:textId="20481B57" w:rsidR="00033FDA" w:rsidRPr="00FF13CE" w:rsidRDefault="00370814" w:rsidP="00691941">
            <w:pPr>
              <w:rPr>
                <w:rFonts w:cs="Arial"/>
                <w:b w:val="0"/>
                <w:bCs w:val="0"/>
                <w:sz w:val="18"/>
                <w:szCs w:val="18"/>
              </w:rPr>
            </w:pPr>
            <w:r w:rsidRPr="00FF13CE">
              <w:rPr>
                <w:rFonts w:cs="Arial"/>
                <w:b w:val="0"/>
                <w:bCs w:val="0"/>
                <w:sz w:val="18"/>
                <w:szCs w:val="18"/>
              </w:rPr>
              <w:t>FSM_FIN_CitizensBankCBReconInbound_INT_093_CashManagementGroup</w:t>
            </w:r>
          </w:p>
        </w:tc>
        <w:tc>
          <w:tcPr>
            <w:tcW w:w="1640" w:type="dxa"/>
          </w:tcPr>
          <w:p w14:paraId="48A96114" w14:textId="06CCB0EB" w:rsidR="00033FDA" w:rsidRPr="00FE19EB" w:rsidRDefault="00370814"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Default Cash Management Group</w:t>
            </w:r>
          </w:p>
        </w:tc>
        <w:tc>
          <w:tcPr>
            <w:tcW w:w="3403" w:type="dxa"/>
          </w:tcPr>
          <w:p w14:paraId="24FE1CC6" w14:textId="181B040E" w:rsidR="00033FDA" w:rsidRPr="00FE19EB" w:rsidRDefault="00DD69C4"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DD69C4">
              <w:rPr>
                <w:rFonts w:cs="Arial"/>
                <w:sz w:val="18"/>
                <w:szCs w:val="18"/>
              </w:rPr>
              <w:t>SONH</w:t>
            </w:r>
          </w:p>
        </w:tc>
      </w:tr>
      <w:tr w:rsidR="00033FDA" w:rsidRPr="00FE19EB" w14:paraId="5948C365" w14:textId="77777777" w:rsidTr="2D549B17">
        <w:trPr>
          <w:cnfStyle w:val="000000100000" w:firstRow="0" w:lastRow="0" w:firstColumn="0" w:lastColumn="0" w:oddVBand="0" w:evenVBand="0" w:oddHBand="1"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5387" w:type="dxa"/>
          </w:tcPr>
          <w:p w14:paraId="0D7CD923" w14:textId="6E3C313F" w:rsidR="00033FDA" w:rsidRPr="00FF13CE" w:rsidRDefault="00DD69C4" w:rsidP="00691941">
            <w:pPr>
              <w:rPr>
                <w:rFonts w:cs="Arial"/>
                <w:b w:val="0"/>
                <w:bCs w:val="0"/>
                <w:sz w:val="18"/>
                <w:szCs w:val="18"/>
              </w:rPr>
            </w:pPr>
            <w:r w:rsidRPr="00FF13CE">
              <w:rPr>
                <w:rFonts w:cs="Arial"/>
                <w:b w:val="0"/>
                <w:bCs w:val="0"/>
                <w:sz w:val="18"/>
                <w:szCs w:val="18"/>
              </w:rPr>
              <w:t>FSM_FIN_CitizensBankCBReconInbound_INT_093_EmailTo</w:t>
            </w:r>
          </w:p>
        </w:tc>
        <w:tc>
          <w:tcPr>
            <w:tcW w:w="1640" w:type="dxa"/>
          </w:tcPr>
          <w:p w14:paraId="09A2CE03" w14:textId="39EC2B99" w:rsidR="00033FDA" w:rsidRPr="00FE19EB" w:rsidRDefault="00DD69C4"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Default email recipient</w:t>
            </w:r>
          </w:p>
        </w:tc>
        <w:tc>
          <w:tcPr>
            <w:tcW w:w="3403" w:type="dxa"/>
          </w:tcPr>
          <w:p w14:paraId="45C608B4" w14:textId="77777777" w:rsidR="00033FDA" w:rsidRPr="00FE19EB" w:rsidRDefault="00033FDA"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033FDA" w:rsidRPr="00FE19EB" w14:paraId="279AC351" w14:textId="77777777" w:rsidTr="2D549B17">
        <w:trPr>
          <w:cnfStyle w:val="000000010000" w:firstRow="0" w:lastRow="0" w:firstColumn="0" w:lastColumn="0" w:oddVBand="0" w:evenVBand="0" w:oddHBand="0" w:evenHBand="1"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5387" w:type="dxa"/>
          </w:tcPr>
          <w:p w14:paraId="3B97AFBC" w14:textId="0E8633A3" w:rsidR="00033FDA" w:rsidRPr="00FF13CE" w:rsidRDefault="003F4170" w:rsidP="00691941">
            <w:pPr>
              <w:rPr>
                <w:rFonts w:cs="Arial"/>
                <w:b w:val="0"/>
                <w:bCs w:val="0"/>
                <w:sz w:val="18"/>
                <w:szCs w:val="18"/>
              </w:rPr>
            </w:pPr>
            <w:r w:rsidRPr="00FF13CE">
              <w:rPr>
                <w:rFonts w:cs="Arial"/>
                <w:b w:val="0"/>
                <w:bCs w:val="0"/>
                <w:sz w:val="18"/>
                <w:szCs w:val="18"/>
              </w:rPr>
              <w:t>FSM_FIN_CitizensBankCBReconInbound_INT_093_ErrorFileHeader</w:t>
            </w:r>
          </w:p>
        </w:tc>
        <w:tc>
          <w:tcPr>
            <w:tcW w:w="1640" w:type="dxa"/>
          </w:tcPr>
          <w:p w14:paraId="453D8967" w14:textId="3EF41B31" w:rsidR="00033FDA" w:rsidRPr="00FE19EB" w:rsidRDefault="004C69FE"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CashLedgerBankUpdate error list file header</w:t>
            </w:r>
          </w:p>
        </w:tc>
        <w:tc>
          <w:tcPr>
            <w:tcW w:w="3403" w:type="dxa"/>
          </w:tcPr>
          <w:p w14:paraId="64CD008B" w14:textId="1295645C" w:rsidR="00033FDA" w:rsidRPr="00FE19EB" w:rsidRDefault="004C69FE"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4C69FE">
              <w:rPr>
                <w:rFonts w:cs="Arial"/>
                <w:sz w:val="18"/>
                <w:szCs w:val="18"/>
              </w:rPr>
              <w:t>CashManagementGroup,RunGroup,Account,TransactionAmount,TransactionDate,ErrorMessage</w:t>
            </w:r>
          </w:p>
        </w:tc>
      </w:tr>
      <w:tr w:rsidR="2D549B17" w14:paraId="1D7B66F1" w14:textId="77777777" w:rsidTr="2D549B1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87" w:type="dxa"/>
          </w:tcPr>
          <w:p w14:paraId="35CF9DEA" w14:textId="10C644D0" w:rsidR="6D7AD53F" w:rsidRDefault="6D7AD53F" w:rsidP="2D549B17">
            <w:pPr>
              <w:rPr>
                <w:rFonts w:ascii="Helvetica" w:eastAsia="Helvetica" w:hAnsi="Helvetica" w:cs="Helvetica"/>
                <w:sz w:val="21"/>
                <w:szCs w:val="21"/>
              </w:rPr>
            </w:pPr>
            <w:r w:rsidRPr="2D549B17">
              <w:rPr>
                <w:rFonts w:ascii="Helvetica" w:eastAsia="Helvetica" w:hAnsi="Helvetica" w:cs="Helvetica"/>
                <w:b w:val="0"/>
                <w:bCs w:val="0"/>
                <w:color w:val="161618"/>
                <w:sz w:val="21"/>
                <w:szCs w:val="21"/>
              </w:rPr>
              <w:t>SoNH_CitizensDecryption_Inbound</w:t>
            </w:r>
          </w:p>
        </w:tc>
        <w:tc>
          <w:tcPr>
            <w:tcW w:w="1640" w:type="dxa"/>
          </w:tcPr>
          <w:p w14:paraId="0511AA39" w14:textId="7BE9BFFF" w:rsidR="6D7AD53F" w:rsidRDefault="6D7AD53F" w:rsidP="2D549B17">
            <w:pPr>
              <w:cnfStyle w:val="000000100000" w:firstRow="0" w:lastRow="0" w:firstColumn="0" w:lastColumn="0" w:oddVBand="0" w:evenVBand="0" w:oddHBand="1" w:evenHBand="0" w:firstRowFirstColumn="0" w:firstRowLastColumn="0" w:lastRowFirstColumn="0" w:lastRowLastColumn="0"/>
              <w:rPr>
                <w:rFonts w:cs="Arial"/>
                <w:sz w:val="18"/>
                <w:szCs w:val="18"/>
              </w:rPr>
            </w:pPr>
            <w:r w:rsidRPr="2D549B17">
              <w:rPr>
                <w:rFonts w:cs="Arial"/>
                <w:sz w:val="18"/>
                <w:szCs w:val="18"/>
              </w:rPr>
              <w:t>Decryption Flag</w:t>
            </w:r>
          </w:p>
        </w:tc>
        <w:tc>
          <w:tcPr>
            <w:tcW w:w="3403" w:type="dxa"/>
          </w:tcPr>
          <w:p w14:paraId="75219B00" w14:textId="312A7B1E" w:rsidR="6D7AD53F" w:rsidRDefault="6D7AD53F" w:rsidP="2D549B17">
            <w:pPr>
              <w:cnfStyle w:val="000000100000" w:firstRow="0" w:lastRow="0" w:firstColumn="0" w:lastColumn="0" w:oddVBand="0" w:evenVBand="0" w:oddHBand="1" w:evenHBand="0" w:firstRowFirstColumn="0" w:firstRowLastColumn="0" w:lastRowFirstColumn="0" w:lastRowLastColumn="0"/>
              <w:rPr>
                <w:rFonts w:cs="Arial"/>
                <w:sz w:val="18"/>
                <w:szCs w:val="18"/>
              </w:rPr>
            </w:pPr>
            <w:r w:rsidRPr="2D549B17">
              <w:rPr>
                <w:rFonts w:cs="Arial"/>
                <w:sz w:val="18"/>
                <w:szCs w:val="18"/>
              </w:rPr>
              <w:t>false</w:t>
            </w:r>
          </w:p>
        </w:tc>
      </w:tr>
      <w:tr w:rsidR="2D549B17" w14:paraId="67D0CB06" w14:textId="77777777" w:rsidTr="2D549B1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87" w:type="dxa"/>
          </w:tcPr>
          <w:p w14:paraId="4A7C93DA" w14:textId="52D74D4B" w:rsidR="6D7AD53F" w:rsidRDefault="6D7AD53F" w:rsidP="2D549B17">
            <w:pPr>
              <w:rPr>
                <w:rFonts w:eastAsia="Arial" w:cs="Arial"/>
                <w:sz w:val="18"/>
                <w:szCs w:val="18"/>
              </w:rPr>
            </w:pPr>
            <w:r w:rsidRPr="2D549B17">
              <w:rPr>
                <w:rFonts w:ascii="Helvetica" w:eastAsia="Helvetica" w:hAnsi="Helvetica" w:cs="Helvetica"/>
                <w:b w:val="0"/>
                <w:bCs w:val="0"/>
                <w:color w:val="161618"/>
                <w:sz w:val="21"/>
                <w:szCs w:val="21"/>
              </w:rPr>
              <w:t>FSM_FIN_CitizensBankCBReconInbound_INT_093_DecryptionServiceName</w:t>
            </w:r>
          </w:p>
        </w:tc>
        <w:tc>
          <w:tcPr>
            <w:tcW w:w="1640" w:type="dxa"/>
          </w:tcPr>
          <w:p w14:paraId="14C812E5" w14:textId="2C9D7CEE" w:rsidR="6D7AD53F" w:rsidRDefault="6D7AD53F" w:rsidP="2D549B17">
            <w:pPr>
              <w:cnfStyle w:val="000000010000" w:firstRow="0" w:lastRow="0" w:firstColumn="0" w:lastColumn="0" w:oddVBand="0" w:evenVBand="0" w:oddHBand="0" w:evenHBand="1" w:firstRowFirstColumn="0" w:firstRowLastColumn="0" w:lastRowFirstColumn="0" w:lastRowLastColumn="0"/>
              <w:rPr>
                <w:rFonts w:cs="Arial"/>
                <w:sz w:val="18"/>
                <w:szCs w:val="18"/>
              </w:rPr>
            </w:pPr>
            <w:r w:rsidRPr="2D549B17">
              <w:rPr>
                <w:rFonts w:cs="Arial"/>
                <w:sz w:val="18"/>
                <w:szCs w:val="18"/>
              </w:rPr>
              <w:t>Decryption service name</w:t>
            </w:r>
          </w:p>
        </w:tc>
        <w:tc>
          <w:tcPr>
            <w:tcW w:w="3403" w:type="dxa"/>
          </w:tcPr>
          <w:p w14:paraId="17F870F9" w14:textId="131DBA04" w:rsidR="6D7AD53F" w:rsidRDefault="6D7AD53F" w:rsidP="2D549B17">
            <w:pPr>
              <w:cnfStyle w:val="000000010000" w:firstRow="0" w:lastRow="0" w:firstColumn="0" w:lastColumn="0" w:oddVBand="0" w:evenVBand="0" w:oddHBand="0" w:evenHBand="1" w:firstRowFirstColumn="0" w:firstRowLastColumn="0" w:lastRowFirstColumn="0" w:lastRowLastColumn="0"/>
              <w:rPr>
                <w:rFonts w:cs="Arial"/>
                <w:sz w:val="18"/>
                <w:szCs w:val="18"/>
              </w:rPr>
            </w:pPr>
            <w:r w:rsidRPr="2D549B17">
              <w:rPr>
                <w:rFonts w:cs="Arial"/>
                <w:sz w:val="18"/>
                <w:szCs w:val="18"/>
              </w:rPr>
              <w:t>&lt;TBD&gt;</w:t>
            </w:r>
          </w:p>
        </w:tc>
      </w:tr>
    </w:tbl>
    <w:p w14:paraId="2E807086" w14:textId="77777777" w:rsidR="0038201E" w:rsidRDefault="0038201E" w:rsidP="00004D78">
      <w:pPr>
        <w:pStyle w:val="BodyText"/>
        <w:ind w:left="0"/>
      </w:pPr>
      <w:bookmarkStart w:id="48" w:name="_Hlk529376"/>
    </w:p>
    <w:p w14:paraId="106993A8" w14:textId="77777777" w:rsidR="0038201E" w:rsidRDefault="0038201E" w:rsidP="00691941">
      <w:pPr>
        <w:pStyle w:val="Heading6"/>
      </w:pPr>
      <w:bookmarkStart w:id="49" w:name="_File_Transfer_Connection"/>
      <w:bookmarkEnd w:id="49"/>
      <w:r>
        <w:t xml:space="preserve">File Transfer Connection </w:t>
      </w:r>
    </w:p>
    <w:tbl>
      <w:tblPr>
        <w:tblStyle w:val="LightGrid-Accent1"/>
        <w:tblW w:w="8460" w:type="dxa"/>
        <w:tblInd w:w="1548" w:type="dxa"/>
        <w:tblLook w:val="0480" w:firstRow="0" w:lastRow="0" w:firstColumn="1" w:lastColumn="0" w:noHBand="0" w:noVBand="1"/>
      </w:tblPr>
      <w:tblGrid>
        <w:gridCol w:w="2610"/>
        <w:gridCol w:w="5850"/>
      </w:tblGrid>
      <w:tr w:rsidR="0038201E" w:rsidRPr="009641C6" w14:paraId="3747BCD7" w14:textId="77777777" w:rsidTr="0085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F5C3FC6" w14:textId="77777777" w:rsidR="0038201E" w:rsidRPr="00853A3B" w:rsidRDefault="0038201E" w:rsidP="00691941">
            <w:pPr>
              <w:rPr>
                <w:rFonts w:cs="Arial"/>
                <w:bCs w:val="0"/>
                <w:sz w:val="18"/>
                <w:szCs w:val="18"/>
              </w:rPr>
            </w:pPr>
            <w:r w:rsidRPr="00853A3B">
              <w:rPr>
                <w:rFonts w:cs="Arial"/>
                <w:bCs w:val="0"/>
                <w:sz w:val="18"/>
                <w:szCs w:val="18"/>
              </w:rPr>
              <w:t>Host</w:t>
            </w:r>
          </w:p>
        </w:tc>
        <w:tc>
          <w:tcPr>
            <w:tcW w:w="5850" w:type="dxa"/>
          </w:tcPr>
          <w:p w14:paraId="21077CB4" w14:textId="77777777" w:rsidR="0038201E" w:rsidRPr="009641C6" w:rsidRDefault="0038201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8201E" w:rsidRPr="009641C6" w14:paraId="68C7E2AE" w14:textId="77777777" w:rsidTr="00853A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6244777" w14:textId="77777777" w:rsidR="0038201E" w:rsidRPr="00853A3B" w:rsidRDefault="0038201E" w:rsidP="00691941">
            <w:pPr>
              <w:rPr>
                <w:rFonts w:cs="Arial"/>
                <w:bCs w:val="0"/>
                <w:sz w:val="18"/>
                <w:szCs w:val="18"/>
              </w:rPr>
            </w:pPr>
            <w:r w:rsidRPr="00853A3B">
              <w:rPr>
                <w:rFonts w:cs="Arial"/>
                <w:bCs w:val="0"/>
                <w:sz w:val="18"/>
                <w:szCs w:val="18"/>
              </w:rPr>
              <w:t>Protocol</w:t>
            </w:r>
          </w:p>
        </w:tc>
        <w:tc>
          <w:tcPr>
            <w:tcW w:w="5850" w:type="dxa"/>
          </w:tcPr>
          <w:p w14:paraId="48D68562" w14:textId="77777777" w:rsidR="0038201E" w:rsidRPr="009641C6" w:rsidRDefault="0038201E"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38201E" w:rsidRPr="009641C6" w14:paraId="46AA3E1D" w14:textId="77777777" w:rsidTr="0085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750247F" w14:textId="77777777" w:rsidR="0038201E" w:rsidRPr="00853A3B" w:rsidRDefault="0038201E" w:rsidP="00691941">
            <w:pPr>
              <w:rPr>
                <w:rFonts w:cs="Arial"/>
                <w:bCs w:val="0"/>
                <w:sz w:val="18"/>
                <w:szCs w:val="18"/>
              </w:rPr>
            </w:pPr>
            <w:r w:rsidRPr="00853A3B">
              <w:rPr>
                <w:rFonts w:cs="Arial"/>
                <w:bCs w:val="0"/>
                <w:sz w:val="18"/>
                <w:szCs w:val="18"/>
              </w:rPr>
              <w:t>User</w:t>
            </w:r>
          </w:p>
        </w:tc>
        <w:tc>
          <w:tcPr>
            <w:tcW w:w="5850" w:type="dxa"/>
          </w:tcPr>
          <w:p w14:paraId="3894FC92" w14:textId="77777777" w:rsidR="0038201E" w:rsidRPr="009641C6" w:rsidRDefault="0038201E"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38201E" w:rsidRPr="009641C6" w14:paraId="3472BE46" w14:textId="77777777" w:rsidTr="00853A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C1DA68B" w14:textId="77777777" w:rsidR="0038201E" w:rsidRPr="00853A3B" w:rsidRDefault="0038201E" w:rsidP="00691941">
            <w:pPr>
              <w:rPr>
                <w:rFonts w:cs="Arial"/>
                <w:bCs w:val="0"/>
                <w:sz w:val="18"/>
                <w:szCs w:val="18"/>
              </w:rPr>
            </w:pPr>
            <w:r w:rsidRPr="00853A3B">
              <w:rPr>
                <w:rFonts w:cs="Arial"/>
                <w:bCs w:val="0"/>
                <w:sz w:val="18"/>
                <w:szCs w:val="18"/>
              </w:rPr>
              <w:t>Password</w:t>
            </w:r>
          </w:p>
        </w:tc>
        <w:tc>
          <w:tcPr>
            <w:tcW w:w="5850" w:type="dxa"/>
          </w:tcPr>
          <w:p w14:paraId="688AEB53" w14:textId="77777777" w:rsidR="0038201E" w:rsidRPr="009641C6" w:rsidRDefault="0038201E"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38201E" w:rsidRPr="009641C6" w14:paraId="4A73F225" w14:textId="77777777" w:rsidTr="0085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0FA4538" w14:textId="77777777" w:rsidR="0038201E" w:rsidRPr="00853A3B" w:rsidRDefault="0038201E" w:rsidP="00691941">
            <w:pPr>
              <w:rPr>
                <w:rFonts w:cs="Arial"/>
                <w:bCs w:val="0"/>
                <w:sz w:val="18"/>
                <w:szCs w:val="18"/>
              </w:rPr>
            </w:pPr>
            <w:r w:rsidRPr="00853A3B">
              <w:rPr>
                <w:rFonts w:cs="Arial"/>
                <w:bCs w:val="0"/>
                <w:sz w:val="18"/>
                <w:szCs w:val="18"/>
              </w:rPr>
              <w:t>File System</w:t>
            </w:r>
          </w:p>
        </w:tc>
        <w:tc>
          <w:tcPr>
            <w:tcW w:w="5850" w:type="dxa"/>
          </w:tcPr>
          <w:p w14:paraId="0C3E3B41" w14:textId="77777777" w:rsidR="0038201E" w:rsidRPr="009641C6" w:rsidRDefault="0038201E" w:rsidP="00691941">
            <w:pPr>
              <w:cnfStyle w:val="000000100000" w:firstRow="0" w:lastRow="0" w:firstColumn="0" w:lastColumn="0" w:oddVBand="0" w:evenVBand="0" w:oddHBand="1" w:evenHBand="0" w:firstRowFirstColumn="0" w:firstRowLastColumn="0" w:lastRowFirstColumn="0" w:lastRowLastColumn="0"/>
              <w:rPr>
                <w:sz w:val="18"/>
                <w:szCs w:val="18"/>
              </w:rPr>
            </w:pPr>
          </w:p>
        </w:tc>
      </w:tr>
    </w:tbl>
    <w:bookmarkEnd w:id="48"/>
    <w:p w14:paraId="5D1D64DC" w14:textId="20746DE5" w:rsidR="0038201E" w:rsidRDefault="00A73330" w:rsidP="00691941">
      <w:pPr>
        <w:pStyle w:val="BodyText"/>
      </w:pPr>
      <w:r w:rsidRPr="3E5FD1E2">
        <w:rPr>
          <w:i/>
          <w:iCs/>
        </w:rPr>
        <w:t>* For security purposes, request for the UserName &amp; Password from your System Administrator.</w:t>
      </w:r>
    </w:p>
    <w:p w14:paraId="1BD3B2ED" w14:textId="77777777" w:rsidR="00EA23A5" w:rsidRDefault="00EA23A5" w:rsidP="00EA23A5">
      <w:pPr>
        <w:pStyle w:val="BodyText"/>
      </w:pPr>
    </w:p>
    <w:p w14:paraId="655B0B7F" w14:textId="7E36A563" w:rsidR="00C064DF" w:rsidRDefault="0004724D">
      <w:pPr>
        <w:pStyle w:val="Heading6"/>
      </w:pPr>
      <w:r>
        <w:t>Async Queue Setup</w:t>
      </w:r>
    </w:p>
    <w:p w14:paraId="4FF2279D" w14:textId="77941CD9" w:rsidR="002C157E" w:rsidRDefault="002C157E" w:rsidP="002C157E">
      <w:pPr>
        <w:pStyle w:val="paragraph0"/>
        <w:spacing w:before="0" w:beforeAutospacing="0" w:after="0" w:afterAutospacing="0"/>
        <w:ind w:left="1440"/>
        <w:textAlignment w:val="baseline"/>
        <w:rPr>
          <w:rFonts w:ascii="Segoe UI" w:hAnsi="Segoe UI" w:cs="Segoe UI"/>
          <w:sz w:val="18"/>
          <w:szCs w:val="18"/>
          <w:lang w:val="en-PH" w:eastAsia="en-PH"/>
        </w:rPr>
      </w:pPr>
      <w:r>
        <w:rPr>
          <w:rStyle w:val="normaltextrun"/>
          <w:rFonts w:ascii="Arial" w:hAnsi="Arial" w:cs="Arial"/>
          <w:sz w:val="20"/>
          <w:szCs w:val="20"/>
        </w:rPr>
        <w:t xml:space="preserve">Additional setup to set VendorImport queue history for IPA to retrieve status. To set up, go to Async Administrator </w:t>
      </w:r>
      <w:r>
        <w:rPr>
          <w:rStyle w:val="normaltextrun"/>
          <w:rFonts w:ascii="Wingdings" w:hAnsi="Wingdings" w:cs="Segoe UI"/>
          <w:sz w:val="20"/>
          <w:szCs w:val="20"/>
        </w:rPr>
        <w:t>à</w:t>
      </w:r>
      <w:r>
        <w:rPr>
          <w:rStyle w:val="normaltextrun"/>
          <w:rFonts w:ascii="Arial" w:hAnsi="Arial" w:cs="Arial"/>
          <w:sz w:val="20"/>
          <w:szCs w:val="20"/>
        </w:rPr>
        <w:t xml:space="preserve"> Setup </w:t>
      </w:r>
      <w:r>
        <w:rPr>
          <w:rStyle w:val="normaltextrun"/>
          <w:rFonts w:ascii="Wingdings" w:hAnsi="Wingdings" w:cs="Segoe UI"/>
          <w:sz w:val="20"/>
          <w:szCs w:val="20"/>
        </w:rPr>
        <w:t>à</w:t>
      </w:r>
      <w:r>
        <w:rPr>
          <w:rStyle w:val="normaltextrun"/>
          <w:rFonts w:ascii="Arial" w:hAnsi="Arial" w:cs="Arial"/>
          <w:sz w:val="20"/>
          <w:szCs w:val="20"/>
        </w:rPr>
        <w:t xml:space="preserve"> Search for </w:t>
      </w:r>
      <w:r w:rsidR="001D2B7D">
        <w:rPr>
          <w:rStyle w:val="normaltextrun"/>
          <w:rFonts w:ascii="Arial" w:hAnsi="Arial" w:cs="Arial"/>
          <w:b/>
          <w:bCs/>
          <w:sz w:val="20"/>
          <w:szCs w:val="20"/>
        </w:rPr>
        <w:t>CashLedgerProcessing</w:t>
      </w:r>
      <w:r>
        <w:rPr>
          <w:rStyle w:val="normaltextrun"/>
          <w:rFonts w:ascii="Arial" w:hAnsi="Arial" w:cs="Arial"/>
          <w:sz w:val="20"/>
          <w:szCs w:val="20"/>
        </w:rPr>
        <w:t xml:space="preserve"> queue </w:t>
      </w:r>
      <w:r>
        <w:rPr>
          <w:rStyle w:val="normaltextrun"/>
          <w:rFonts w:ascii="Wingdings" w:hAnsi="Wingdings" w:cs="Segoe UI"/>
          <w:sz w:val="20"/>
          <w:szCs w:val="20"/>
        </w:rPr>
        <w:t>à</w:t>
      </w:r>
      <w:r>
        <w:rPr>
          <w:rStyle w:val="normaltextrun"/>
          <w:rFonts w:ascii="Arial" w:hAnsi="Arial" w:cs="Arial"/>
          <w:sz w:val="20"/>
          <w:szCs w:val="20"/>
        </w:rPr>
        <w:t xml:space="preserve"> Under queue Mappinings, search for </w:t>
      </w:r>
      <w:r w:rsidR="003A703F">
        <w:rPr>
          <w:rStyle w:val="normaltextrun"/>
          <w:rFonts w:ascii="Arial" w:hAnsi="Arial" w:cs="Arial"/>
          <w:b/>
          <w:bCs/>
          <w:sz w:val="20"/>
          <w:szCs w:val="20"/>
        </w:rPr>
        <w:t>CashLedgerBankUpdate</w:t>
      </w:r>
      <w:r>
        <w:rPr>
          <w:rStyle w:val="normaltextrun"/>
          <w:rFonts w:ascii="Arial" w:hAnsi="Arial" w:cs="Arial"/>
          <w:sz w:val="20"/>
          <w:szCs w:val="20"/>
        </w:rPr>
        <w:t xml:space="preserve"> action </w:t>
      </w:r>
      <w:r>
        <w:rPr>
          <w:rStyle w:val="normaltextrun"/>
          <w:rFonts w:ascii="Wingdings" w:hAnsi="Wingdings" w:cs="Segoe UI"/>
          <w:sz w:val="20"/>
          <w:szCs w:val="20"/>
        </w:rPr>
        <w:t>à</w:t>
      </w:r>
      <w:r>
        <w:rPr>
          <w:rStyle w:val="normaltextrun"/>
          <w:rFonts w:ascii="Arial" w:hAnsi="Arial" w:cs="Arial"/>
          <w:sz w:val="20"/>
          <w:szCs w:val="20"/>
        </w:rPr>
        <w:t xml:space="preserve"> Set “Save History” to true:</w:t>
      </w:r>
      <w:r>
        <w:rPr>
          <w:rStyle w:val="eop"/>
          <w:rFonts w:ascii="Arial" w:hAnsi="Arial" w:cs="Arial"/>
          <w:sz w:val="20"/>
          <w:szCs w:val="20"/>
        </w:rPr>
        <w:t> </w:t>
      </w:r>
    </w:p>
    <w:p w14:paraId="490AAD85" w14:textId="60F58DF5" w:rsidR="0004724D" w:rsidRPr="002C157E" w:rsidRDefault="001D2B7D" w:rsidP="001D2B7D">
      <w:pPr>
        <w:pStyle w:val="paragraph0"/>
        <w:spacing w:before="0" w:beforeAutospacing="0" w:after="0" w:afterAutospacing="0"/>
        <w:ind w:firstLine="720"/>
        <w:textAlignment w:val="baseline"/>
        <w:rPr>
          <w:rFonts w:ascii="Segoe UI" w:hAnsi="Segoe UI" w:cs="Segoe UI"/>
          <w:sz w:val="18"/>
          <w:szCs w:val="18"/>
        </w:rPr>
      </w:pPr>
      <w:r w:rsidRPr="001D2B7D">
        <w:rPr>
          <w:rStyle w:val="eop"/>
          <w:rFonts w:ascii="Arial" w:hAnsi="Arial" w:cs="Arial"/>
          <w:noProof/>
          <w:sz w:val="20"/>
          <w:szCs w:val="20"/>
        </w:rPr>
        <w:lastRenderedPageBreak/>
        <w:drawing>
          <wp:inline distT="0" distB="0" distL="0" distR="0" wp14:anchorId="4753ECAF" wp14:editId="7C940E61">
            <wp:extent cx="6115050" cy="2554382"/>
            <wp:effectExtent l="0" t="0" r="0" b="0"/>
            <wp:docPr id="1386546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46870" name="Picture 1" descr="A screenshot of a computer&#10;&#10;AI-generated content may be incorrect."/>
                    <pic:cNvPicPr/>
                  </pic:nvPicPr>
                  <pic:blipFill>
                    <a:blip r:embed="rId22"/>
                    <a:stretch>
                      <a:fillRect/>
                    </a:stretch>
                  </pic:blipFill>
                  <pic:spPr>
                    <a:xfrm>
                      <a:off x="0" y="0"/>
                      <a:ext cx="6166796" cy="2575997"/>
                    </a:xfrm>
                    <a:prstGeom prst="rect">
                      <a:avLst/>
                    </a:prstGeom>
                  </pic:spPr>
                </pic:pic>
              </a:graphicData>
            </a:graphic>
          </wp:inline>
        </w:drawing>
      </w:r>
      <w:r w:rsidR="002C157E">
        <w:rPr>
          <w:rStyle w:val="eop"/>
          <w:rFonts w:ascii="Arial" w:hAnsi="Arial" w:cs="Arial"/>
          <w:sz w:val="20"/>
          <w:szCs w:val="20"/>
        </w:rPr>
        <w:t> </w:t>
      </w:r>
    </w:p>
    <w:p w14:paraId="58BCB3BF" w14:textId="467AD7E9" w:rsidR="00B0307F" w:rsidRDefault="007E4CC6" w:rsidP="00691941">
      <w:pPr>
        <w:pStyle w:val="Heading4"/>
      </w:pPr>
      <w:r>
        <w:t>Process</w:t>
      </w:r>
      <w:r w:rsidR="00385963">
        <w:t xml:space="preserve"> </w:t>
      </w:r>
      <w:r>
        <w:t xml:space="preserve">Flow: </w:t>
      </w:r>
      <w:r w:rsidR="005959B2" w:rsidRPr="005959B2">
        <w:t>SoNH-INT-FIN-093-CitizensBankCBRecon</w:t>
      </w:r>
    </w:p>
    <w:p w14:paraId="365AFBD1" w14:textId="55649483" w:rsidR="001F0E6B" w:rsidRPr="001F0E6B" w:rsidRDefault="00815215" w:rsidP="00815215">
      <w:pPr>
        <w:pStyle w:val="BodyText"/>
        <w:ind w:left="0"/>
      </w:pPr>
      <w:r w:rsidRPr="00815215">
        <w:rPr>
          <w:noProof/>
        </w:rPr>
        <w:drawing>
          <wp:inline distT="0" distB="0" distL="0" distR="0" wp14:anchorId="0B8CDDFF" wp14:editId="417A90B6">
            <wp:extent cx="6629400" cy="3067050"/>
            <wp:effectExtent l="0" t="0" r="0" b="0"/>
            <wp:docPr id="31734915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49158" name="Picture 1" descr="A diagram of a network&#10;&#10;AI-generated content may be incorrect."/>
                    <pic:cNvPicPr/>
                  </pic:nvPicPr>
                  <pic:blipFill>
                    <a:blip r:embed="rId23"/>
                    <a:stretch>
                      <a:fillRect/>
                    </a:stretch>
                  </pic:blipFill>
                  <pic:spPr>
                    <a:xfrm>
                      <a:off x="0" y="0"/>
                      <a:ext cx="6629400" cy="3067050"/>
                    </a:xfrm>
                    <a:prstGeom prst="rect">
                      <a:avLst/>
                    </a:prstGeom>
                  </pic:spPr>
                </pic:pic>
              </a:graphicData>
            </a:graphic>
          </wp:inline>
        </w:drawing>
      </w:r>
    </w:p>
    <w:p w14:paraId="18113777" w14:textId="77777777" w:rsidR="00BC133C" w:rsidRDefault="00BC133C" w:rsidP="00BC133C">
      <w:pPr>
        <w:pStyle w:val="Heading5"/>
      </w:pPr>
      <w:bookmarkStart w:id="50" w:name="_Hlk532974"/>
      <w:r>
        <w:t>Trigger</w:t>
      </w:r>
    </w:p>
    <w:p w14:paraId="678985CD" w14:textId="6800D0F8" w:rsidR="00BC133C" w:rsidRPr="006F55F5" w:rsidRDefault="00BC133C" w:rsidP="00BC133C">
      <w:pPr>
        <w:pStyle w:val="BodyText"/>
      </w:pPr>
      <w:r>
        <w:t>This process flow is triggered via</w:t>
      </w:r>
      <w:r w:rsidR="006C11A4">
        <w:t xml:space="preserve"> </w:t>
      </w:r>
      <w:hyperlink w:anchor="_File_Channel" w:history="1">
        <w:r w:rsidRPr="006F55F5">
          <w:rPr>
            <w:rStyle w:val="Hyperlink"/>
          </w:rPr>
          <w:t>File Channel</w:t>
        </w:r>
      </w:hyperlink>
      <w:r>
        <w:t>.</w:t>
      </w:r>
    </w:p>
    <w:p w14:paraId="21DF04CF" w14:textId="77777777" w:rsidR="00BC133C" w:rsidRPr="00BC0942" w:rsidRDefault="00BC133C" w:rsidP="00BC133C">
      <w:pPr>
        <w:pStyle w:val="BodyText"/>
      </w:pPr>
    </w:p>
    <w:p w14:paraId="03C82BEE" w14:textId="77777777" w:rsidR="00BC133C" w:rsidRDefault="00BC133C" w:rsidP="00BC133C">
      <w:pPr>
        <w:pStyle w:val="Heading6"/>
      </w:pPr>
      <w:r>
        <w:t>Variables</w:t>
      </w:r>
    </w:p>
    <w:tbl>
      <w:tblPr>
        <w:tblStyle w:val="LightGrid-Accent1"/>
        <w:tblW w:w="11021" w:type="dxa"/>
        <w:tblInd w:w="-10" w:type="dxa"/>
        <w:tblLook w:val="04A0" w:firstRow="1" w:lastRow="0" w:firstColumn="1" w:lastColumn="0" w:noHBand="0" w:noVBand="1"/>
      </w:tblPr>
      <w:tblGrid>
        <w:gridCol w:w="2397"/>
        <w:gridCol w:w="777"/>
        <w:gridCol w:w="2188"/>
        <w:gridCol w:w="5659"/>
      </w:tblGrid>
      <w:tr w:rsidR="00B42956" w:rsidRPr="00FE19EB" w14:paraId="4E4A4760" w14:textId="77777777" w:rsidTr="00BF4631">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397" w:type="dxa"/>
          </w:tcPr>
          <w:p w14:paraId="3149FBD0" w14:textId="7F8F2C1C" w:rsidR="0063514F" w:rsidRPr="00FF13CE" w:rsidRDefault="00FF13CE">
            <w:pPr>
              <w:rPr>
                <w:rFonts w:cs="Arial"/>
                <w:sz w:val="18"/>
                <w:szCs w:val="18"/>
              </w:rPr>
            </w:pPr>
            <w:r w:rsidRPr="00FF13CE">
              <w:rPr>
                <w:rFonts w:cs="Arial"/>
                <w:sz w:val="18"/>
                <w:szCs w:val="18"/>
              </w:rPr>
              <w:t>Variable Name</w:t>
            </w:r>
          </w:p>
        </w:tc>
        <w:tc>
          <w:tcPr>
            <w:tcW w:w="777" w:type="dxa"/>
          </w:tcPr>
          <w:p w14:paraId="199920F4" w14:textId="6856349A" w:rsidR="0063514F" w:rsidRPr="00FF13CE" w:rsidRDefault="00FF13CE">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F13CE">
              <w:rPr>
                <w:rFonts w:cs="Arial"/>
                <w:sz w:val="18"/>
                <w:szCs w:val="18"/>
              </w:rPr>
              <w:t>Type</w:t>
            </w:r>
          </w:p>
        </w:tc>
        <w:tc>
          <w:tcPr>
            <w:tcW w:w="2188" w:type="dxa"/>
          </w:tcPr>
          <w:p w14:paraId="2291F966" w14:textId="6F192A6E" w:rsidR="0063514F" w:rsidRPr="00FF13CE" w:rsidRDefault="00FF13CE">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F13CE">
              <w:rPr>
                <w:rFonts w:cs="Arial"/>
                <w:sz w:val="18"/>
                <w:szCs w:val="18"/>
              </w:rPr>
              <w:t>Description</w:t>
            </w:r>
          </w:p>
        </w:tc>
        <w:tc>
          <w:tcPr>
            <w:tcW w:w="5659" w:type="dxa"/>
          </w:tcPr>
          <w:p w14:paraId="709B03E9" w14:textId="08D05B80" w:rsidR="0063514F" w:rsidRPr="00FF13CE" w:rsidRDefault="00FF13CE">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F13CE">
              <w:rPr>
                <w:rFonts w:cs="Arial"/>
                <w:sz w:val="18"/>
                <w:szCs w:val="18"/>
              </w:rPr>
              <w:t>Value</w:t>
            </w:r>
          </w:p>
        </w:tc>
      </w:tr>
      <w:tr w:rsidR="00B42956" w:rsidRPr="00FE19EB" w14:paraId="57B0FC1A" w14:textId="270C2019" w:rsidTr="00BF4631">
        <w:trPr>
          <w:cnfStyle w:val="000000100000" w:firstRow="0" w:lastRow="0" w:firstColumn="0" w:lastColumn="0" w:oddVBand="0" w:evenVBand="0" w:oddHBand="1" w:evenHBand="0"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397" w:type="dxa"/>
          </w:tcPr>
          <w:p w14:paraId="12A119C6" w14:textId="649330B9" w:rsidR="0063514F" w:rsidRPr="00FE19EB" w:rsidRDefault="007E13FB">
            <w:pPr>
              <w:rPr>
                <w:rFonts w:cs="Arial"/>
                <w:b w:val="0"/>
                <w:sz w:val="18"/>
                <w:szCs w:val="18"/>
              </w:rPr>
            </w:pPr>
            <w:r w:rsidRPr="007E13FB">
              <w:rPr>
                <w:rFonts w:cs="Arial"/>
                <w:b w:val="0"/>
                <w:sz w:val="18"/>
                <w:szCs w:val="18"/>
              </w:rPr>
              <w:t>vFileName</w:t>
            </w:r>
          </w:p>
        </w:tc>
        <w:tc>
          <w:tcPr>
            <w:tcW w:w="777" w:type="dxa"/>
          </w:tcPr>
          <w:p w14:paraId="496689FC" w14:textId="2D5733E5" w:rsidR="0063514F" w:rsidRPr="00FE19EB" w:rsidRDefault="007E13FB">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2188" w:type="dxa"/>
          </w:tcPr>
          <w:p w14:paraId="7DC86634" w14:textId="54F0D6F3" w:rsidR="0063514F" w:rsidRPr="00FE19EB" w:rsidRDefault="0063514F">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5659" w:type="dxa"/>
          </w:tcPr>
          <w:p w14:paraId="1738297D" w14:textId="57C41257" w:rsidR="0063514F" w:rsidRDefault="007E13FB">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7E13FB">
              <w:rPr>
                <w:rFonts w:cs="Arial"/>
                <w:sz w:val="18"/>
                <w:szCs w:val="18"/>
              </w:rPr>
              <w:t>vFileName</w:t>
            </w:r>
          </w:p>
        </w:tc>
      </w:tr>
      <w:tr w:rsidR="00B42956" w:rsidRPr="00FE19EB" w14:paraId="7B188ADD" w14:textId="09DA2E71" w:rsidTr="00BF4631">
        <w:trPr>
          <w:cnfStyle w:val="000000010000" w:firstRow="0" w:lastRow="0" w:firstColumn="0" w:lastColumn="0" w:oddVBand="0" w:evenVBand="0" w:oddHBand="0" w:evenHBand="1"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397" w:type="dxa"/>
          </w:tcPr>
          <w:p w14:paraId="4554BC01" w14:textId="530D8EC7" w:rsidR="0063514F" w:rsidRPr="005B3796" w:rsidRDefault="007E13FB">
            <w:pPr>
              <w:rPr>
                <w:rFonts w:cs="Arial"/>
                <w:sz w:val="18"/>
                <w:szCs w:val="18"/>
              </w:rPr>
            </w:pPr>
            <w:r w:rsidRPr="007E13FB">
              <w:rPr>
                <w:rFonts w:cs="Arial"/>
                <w:sz w:val="18"/>
                <w:szCs w:val="18"/>
              </w:rPr>
              <w:t>vFile</w:t>
            </w:r>
          </w:p>
        </w:tc>
        <w:tc>
          <w:tcPr>
            <w:tcW w:w="777" w:type="dxa"/>
          </w:tcPr>
          <w:p w14:paraId="5EBD52F2" w14:textId="5B372FFA" w:rsidR="0063514F" w:rsidRDefault="007E13FB">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String</w:t>
            </w:r>
          </w:p>
        </w:tc>
        <w:tc>
          <w:tcPr>
            <w:tcW w:w="2188" w:type="dxa"/>
          </w:tcPr>
          <w:p w14:paraId="2023ECED" w14:textId="46364AEC" w:rsidR="0063514F" w:rsidRDefault="0063514F">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5659" w:type="dxa"/>
          </w:tcPr>
          <w:p w14:paraId="12346D5C" w14:textId="5A38E8A3" w:rsidR="0063514F" w:rsidRDefault="00820224">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820224">
              <w:rPr>
                <w:rFonts w:cs="Arial"/>
                <w:sz w:val="18"/>
                <w:szCs w:val="18"/>
              </w:rPr>
              <w:t>ProcessedFileDirectory + "/" + FileName</w:t>
            </w:r>
          </w:p>
        </w:tc>
      </w:tr>
      <w:tr w:rsidR="00B42956" w:rsidRPr="00FE19EB" w14:paraId="5FEC4F27" w14:textId="7680869B" w:rsidTr="00BF4631">
        <w:trPr>
          <w:cnfStyle w:val="000000100000" w:firstRow="0" w:lastRow="0" w:firstColumn="0" w:lastColumn="0" w:oddVBand="0" w:evenVBand="0" w:oddHBand="1" w:evenHBand="0"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397" w:type="dxa"/>
          </w:tcPr>
          <w:p w14:paraId="186918F2" w14:textId="6FEC5A8E" w:rsidR="0063514F" w:rsidRPr="003056DE" w:rsidRDefault="00820224">
            <w:pPr>
              <w:rPr>
                <w:rFonts w:cs="Arial"/>
                <w:sz w:val="18"/>
                <w:szCs w:val="18"/>
              </w:rPr>
            </w:pPr>
            <w:r w:rsidRPr="00820224">
              <w:rPr>
                <w:rFonts w:cs="Arial"/>
                <w:sz w:val="18"/>
                <w:szCs w:val="18"/>
              </w:rPr>
              <w:t>vBusinessClass</w:t>
            </w:r>
          </w:p>
        </w:tc>
        <w:tc>
          <w:tcPr>
            <w:tcW w:w="777" w:type="dxa"/>
          </w:tcPr>
          <w:p w14:paraId="12EEBDA1" w14:textId="223A0B56" w:rsidR="0063514F" w:rsidRDefault="00820224">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2188" w:type="dxa"/>
          </w:tcPr>
          <w:p w14:paraId="6BED886D" w14:textId="17A923AA" w:rsidR="0063514F" w:rsidRDefault="0063514F">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5659" w:type="dxa"/>
          </w:tcPr>
          <w:p w14:paraId="3BB8D4E1" w14:textId="13518053" w:rsidR="0063514F" w:rsidRDefault="00820224">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820224">
              <w:rPr>
                <w:rFonts w:cs="Arial"/>
                <w:sz w:val="18"/>
                <w:szCs w:val="18"/>
              </w:rPr>
              <w:t>"CashLedgerBankUpdate"</w:t>
            </w:r>
          </w:p>
        </w:tc>
      </w:tr>
      <w:tr w:rsidR="00B42956" w:rsidRPr="00FE19EB" w14:paraId="137DA33B" w14:textId="4C9572ED" w:rsidTr="00BF4631">
        <w:trPr>
          <w:cnfStyle w:val="000000010000" w:firstRow="0" w:lastRow="0" w:firstColumn="0" w:lastColumn="0" w:oddVBand="0" w:evenVBand="0" w:oddHBand="0" w:evenHBand="1"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397" w:type="dxa"/>
          </w:tcPr>
          <w:p w14:paraId="42749B48" w14:textId="3ACD52C2" w:rsidR="0063514F" w:rsidRPr="007C0FAE" w:rsidRDefault="00820224">
            <w:pPr>
              <w:rPr>
                <w:rFonts w:cs="Arial"/>
                <w:sz w:val="18"/>
                <w:szCs w:val="18"/>
              </w:rPr>
            </w:pPr>
            <w:r w:rsidRPr="00820224">
              <w:rPr>
                <w:rFonts w:cs="Arial"/>
                <w:sz w:val="18"/>
                <w:szCs w:val="18"/>
              </w:rPr>
              <w:t>vErrorFileDirectory</w:t>
            </w:r>
          </w:p>
        </w:tc>
        <w:tc>
          <w:tcPr>
            <w:tcW w:w="777" w:type="dxa"/>
          </w:tcPr>
          <w:p w14:paraId="0E75FF10" w14:textId="75E10E5C" w:rsidR="0063514F" w:rsidRDefault="00820224">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String</w:t>
            </w:r>
          </w:p>
        </w:tc>
        <w:tc>
          <w:tcPr>
            <w:tcW w:w="2188" w:type="dxa"/>
          </w:tcPr>
          <w:p w14:paraId="5FC6BD7C" w14:textId="0A9B67D4" w:rsidR="0063514F" w:rsidRDefault="0063514F">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5659" w:type="dxa"/>
          </w:tcPr>
          <w:p w14:paraId="1C66BC2D" w14:textId="6F58E00B" w:rsidR="0063514F" w:rsidRDefault="00820224">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820224">
              <w:rPr>
                <w:rFonts w:cs="Arial"/>
                <w:sz w:val="18"/>
                <w:szCs w:val="18"/>
              </w:rPr>
              <w:t>ErrorFileDirectory</w:t>
            </w:r>
          </w:p>
        </w:tc>
      </w:tr>
      <w:tr w:rsidR="00B42956" w:rsidRPr="00FE19EB" w14:paraId="66BC9AEF" w14:textId="35657374" w:rsidTr="00BF4631">
        <w:trPr>
          <w:cnfStyle w:val="000000100000" w:firstRow="0" w:lastRow="0" w:firstColumn="0" w:lastColumn="0" w:oddVBand="0" w:evenVBand="0" w:oddHBand="1" w:evenHBand="0"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397" w:type="dxa"/>
          </w:tcPr>
          <w:p w14:paraId="424A38C3" w14:textId="50CE5DDB" w:rsidR="0063514F" w:rsidRPr="000135B2" w:rsidRDefault="00AE2F07">
            <w:pPr>
              <w:rPr>
                <w:rFonts w:cs="Arial"/>
                <w:sz w:val="18"/>
                <w:szCs w:val="18"/>
              </w:rPr>
            </w:pPr>
            <w:r w:rsidRPr="00AE2F07">
              <w:rPr>
                <w:rFonts w:cs="Arial"/>
                <w:sz w:val="18"/>
                <w:szCs w:val="18"/>
              </w:rPr>
              <w:t>vErrorFile</w:t>
            </w:r>
          </w:p>
        </w:tc>
        <w:tc>
          <w:tcPr>
            <w:tcW w:w="777" w:type="dxa"/>
          </w:tcPr>
          <w:p w14:paraId="34706E5A" w14:textId="43F023C0" w:rsidR="0063514F" w:rsidRDefault="00AE2F07">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2188" w:type="dxa"/>
          </w:tcPr>
          <w:p w14:paraId="5846408B" w14:textId="66BF8A72" w:rsidR="0063514F" w:rsidRDefault="00AE2F07">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DBImport Error File Directory and Name</w:t>
            </w:r>
          </w:p>
        </w:tc>
        <w:tc>
          <w:tcPr>
            <w:tcW w:w="5659" w:type="dxa"/>
          </w:tcPr>
          <w:p w14:paraId="100B04B5" w14:textId="71F6B1BB" w:rsidR="0063514F" w:rsidRDefault="00AE2F07">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AE2F07">
              <w:rPr>
                <w:rFonts w:cs="Arial"/>
                <w:sz w:val="18"/>
                <w:szCs w:val="18"/>
              </w:rPr>
              <w:t>ErrorFileDirectory + "/" + FileName</w:t>
            </w:r>
          </w:p>
        </w:tc>
      </w:tr>
      <w:tr w:rsidR="00B42956" w:rsidRPr="00FE19EB" w14:paraId="28EB2573" w14:textId="4574972B" w:rsidTr="00BF4631">
        <w:trPr>
          <w:cnfStyle w:val="000000010000" w:firstRow="0" w:lastRow="0" w:firstColumn="0" w:lastColumn="0" w:oddVBand="0" w:evenVBand="0" w:oddHBand="0" w:evenHBand="1"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397" w:type="dxa"/>
          </w:tcPr>
          <w:p w14:paraId="6F560C25" w14:textId="282C463C" w:rsidR="0063514F" w:rsidRPr="000135B2" w:rsidRDefault="00AE2F07">
            <w:pPr>
              <w:rPr>
                <w:rFonts w:cs="Arial"/>
                <w:sz w:val="18"/>
                <w:szCs w:val="18"/>
              </w:rPr>
            </w:pPr>
            <w:r w:rsidRPr="00AE2F07">
              <w:rPr>
                <w:rFonts w:cs="Arial"/>
                <w:sz w:val="18"/>
                <w:szCs w:val="18"/>
              </w:rPr>
              <w:t>vRunGroup</w:t>
            </w:r>
          </w:p>
        </w:tc>
        <w:tc>
          <w:tcPr>
            <w:tcW w:w="777" w:type="dxa"/>
          </w:tcPr>
          <w:p w14:paraId="531CCAB8" w14:textId="62936083" w:rsidR="0063514F" w:rsidRDefault="00AE2F07">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String</w:t>
            </w:r>
          </w:p>
        </w:tc>
        <w:tc>
          <w:tcPr>
            <w:tcW w:w="2188" w:type="dxa"/>
          </w:tcPr>
          <w:p w14:paraId="1299E89C" w14:textId="13FE1CD0" w:rsidR="0063514F" w:rsidRDefault="00AE2F07">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RunGroup based on file name</w:t>
            </w:r>
          </w:p>
        </w:tc>
        <w:tc>
          <w:tcPr>
            <w:tcW w:w="5659" w:type="dxa"/>
          </w:tcPr>
          <w:p w14:paraId="24D8141B" w14:textId="09BAC6FA" w:rsidR="0063514F" w:rsidRDefault="00AE2F07">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AE2F07">
              <w:rPr>
                <w:rFonts w:cs="Arial"/>
                <w:sz w:val="18"/>
                <w:szCs w:val="18"/>
              </w:rPr>
              <w:t>FileName.split(".")[0]</w:t>
            </w:r>
          </w:p>
        </w:tc>
      </w:tr>
      <w:tr w:rsidR="00B42956" w:rsidRPr="00FE19EB" w14:paraId="35D5B458" w14:textId="7FAB6A39" w:rsidTr="00BF4631">
        <w:trPr>
          <w:cnfStyle w:val="000000100000" w:firstRow="0" w:lastRow="0" w:firstColumn="0" w:lastColumn="0" w:oddVBand="0" w:evenVBand="0" w:oddHBand="1" w:evenHBand="0"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397" w:type="dxa"/>
          </w:tcPr>
          <w:p w14:paraId="20C580E9" w14:textId="743CBB14" w:rsidR="0063514F" w:rsidRPr="001E62FF" w:rsidRDefault="006D5EC3">
            <w:pPr>
              <w:rPr>
                <w:rFonts w:cs="Arial"/>
                <w:sz w:val="18"/>
                <w:szCs w:val="18"/>
              </w:rPr>
            </w:pPr>
            <w:r w:rsidRPr="006D5EC3">
              <w:rPr>
                <w:rFonts w:cs="Arial"/>
                <w:sz w:val="18"/>
                <w:szCs w:val="18"/>
              </w:rPr>
              <w:lastRenderedPageBreak/>
              <w:t>vArchiveDirectory</w:t>
            </w:r>
          </w:p>
        </w:tc>
        <w:tc>
          <w:tcPr>
            <w:tcW w:w="777" w:type="dxa"/>
          </w:tcPr>
          <w:p w14:paraId="53EF21DE" w14:textId="333DAEF3" w:rsidR="0063514F" w:rsidRDefault="006D5EC3">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2188" w:type="dxa"/>
          </w:tcPr>
          <w:p w14:paraId="17F31678" w14:textId="730D1033" w:rsidR="0063514F" w:rsidRDefault="006D5EC3">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Input file archive directory</w:t>
            </w:r>
          </w:p>
        </w:tc>
        <w:tc>
          <w:tcPr>
            <w:tcW w:w="5659" w:type="dxa"/>
          </w:tcPr>
          <w:p w14:paraId="5B287075" w14:textId="77777777" w:rsidR="006D5EC3" w:rsidRDefault="006D5EC3">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6D5EC3">
              <w:rPr>
                <w:rFonts w:cs="Arial"/>
                <w:sz w:val="18"/>
                <w:szCs w:val="18"/>
              </w:rPr>
              <w:t>_configuration.FSM.FSM_FIN_CitizensBankCBReconInbound_</w:t>
            </w:r>
          </w:p>
          <w:p w14:paraId="6E1711A1" w14:textId="2DE23C1A" w:rsidR="0063514F" w:rsidRDefault="006D5EC3">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6D5EC3">
              <w:rPr>
                <w:rFonts w:cs="Arial"/>
                <w:sz w:val="18"/>
                <w:szCs w:val="18"/>
              </w:rPr>
              <w:t>INT_093_ArchiveDirectory</w:t>
            </w:r>
          </w:p>
        </w:tc>
      </w:tr>
      <w:tr w:rsidR="00B42956" w:rsidRPr="00FE19EB" w14:paraId="30FEA5B8" w14:textId="3B18F494" w:rsidTr="00BF4631">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397" w:type="dxa"/>
          </w:tcPr>
          <w:p w14:paraId="09F8A381" w14:textId="4A738D92" w:rsidR="0063514F" w:rsidRPr="002B7DBB" w:rsidRDefault="007D3172">
            <w:pPr>
              <w:rPr>
                <w:rFonts w:cs="Arial"/>
                <w:sz w:val="18"/>
                <w:szCs w:val="18"/>
              </w:rPr>
            </w:pPr>
            <w:r w:rsidRPr="007D3172">
              <w:rPr>
                <w:rFonts w:cs="Arial"/>
                <w:sz w:val="18"/>
                <w:szCs w:val="18"/>
              </w:rPr>
              <w:t>vAccountNumber</w:t>
            </w:r>
          </w:p>
        </w:tc>
        <w:tc>
          <w:tcPr>
            <w:tcW w:w="777" w:type="dxa"/>
          </w:tcPr>
          <w:p w14:paraId="22A52F9B" w14:textId="74739191" w:rsidR="0063514F" w:rsidRDefault="007D3172">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String</w:t>
            </w:r>
          </w:p>
        </w:tc>
        <w:tc>
          <w:tcPr>
            <w:tcW w:w="2188" w:type="dxa"/>
          </w:tcPr>
          <w:p w14:paraId="36201970" w14:textId="088B9A43" w:rsidR="0063514F" w:rsidRDefault="007D3172">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Account Number based on file name</w:t>
            </w:r>
          </w:p>
        </w:tc>
        <w:tc>
          <w:tcPr>
            <w:tcW w:w="5659" w:type="dxa"/>
          </w:tcPr>
          <w:p w14:paraId="476BA277" w14:textId="4C90B349" w:rsidR="0063514F" w:rsidRDefault="007D3172">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7D3172">
              <w:rPr>
                <w:rFonts w:cs="Arial"/>
                <w:sz w:val="18"/>
                <w:szCs w:val="18"/>
              </w:rPr>
              <w:t>FileName.split("_")[0]</w:t>
            </w:r>
          </w:p>
        </w:tc>
      </w:tr>
      <w:tr w:rsidR="00B42956" w:rsidRPr="00FE19EB" w14:paraId="019D55FC" w14:textId="7BBB74E3" w:rsidTr="00BF463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397" w:type="dxa"/>
          </w:tcPr>
          <w:p w14:paraId="24C11897" w14:textId="31F1C4FA" w:rsidR="0063514F" w:rsidRPr="00814B71" w:rsidRDefault="0070334F">
            <w:pPr>
              <w:rPr>
                <w:rFonts w:cs="Arial"/>
                <w:sz w:val="18"/>
                <w:szCs w:val="18"/>
              </w:rPr>
            </w:pPr>
            <w:r w:rsidRPr="0070334F">
              <w:rPr>
                <w:rFonts w:cs="Arial"/>
                <w:sz w:val="18"/>
                <w:szCs w:val="18"/>
              </w:rPr>
              <w:t>vToRecipientList</w:t>
            </w:r>
          </w:p>
        </w:tc>
        <w:tc>
          <w:tcPr>
            <w:tcW w:w="777" w:type="dxa"/>
          </w:tcPr>
          <w:p w14:paraId="1ED91FD1" w14:textId="29569A52" w:rsidR="0063514F" w:rsidRDefault="0070334F">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2188" w:type="dxa"/>
          </w:tcPr>
          <w:p w14:paraId="0AA648EE" w14:textId="298ABEBC" w:rsidR="0063514F" w:rsidRDefault="0070334F">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Primary email recipient list</w:t>
            </w:r>
          </w:p>
        </w:tc>
        <w:tc>
          <w:tcPr>
            <w:tcW w:w="5659" w:type="dxa"/>
          </w:tcPr>
          <w:p w14:paraId="11E666DD" w14:textId="77777777" w:rsidR="0070334F" w:rsidRDefault="0070334F">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70334F">
              <w:rPr>
                <w:rFonts w:cs="Arial"/>
                <w:sz w:val="18"/>
                <w:szCs w:val="18"/>
              </w:rPr>
              <w:t>_configuration.FSM.FSM_FIN_CitizensBankCBReconInbound_</w:t>
            </w:r>
          </w:p>
          <w:p w14:paraId="61802239" w14:textId="472FDAB7" w:rsidR="0063514F" w:rsidRDefault="0070334F">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70334F">
              <w:rPr>
                <w:rFonts w:cs="Arial"/>
                <w:sz w:val="18"/>
                <w:szCs w:val="18"/>
              </w:rPr>
              <w:t>INT_093_EmailTo</w:t>
            </w:r>
          </w:p>
        </w:tc>
      </w:tr>
      <w:tr w:rsidR="00B42956" w:rsidRPr="00FE19EB" w14:paraId="4914E3E7" w14:textId="39081765" w:rsidTr="00BF4631">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397" w:type="dxa"/>
          </w:tcPr>
          <w:p w14:paraId="013D1503" w14:textId="62206675" w:rsidR="0063514F" w:rsidRPr="001E62FF" w:rsidRDefault="009F6D4E">
            <w:pPr>
              <w:rPr>
                <w:rFonts w:cs="Arial"/>
                <w:sz w:val="18"/>
                <w:szCs w:val="18"/>
              </w:rPr>
            </w:pPr>
            <w:r w:rsidRPr="009F6D4E">
              <w:rPr>
                <w:rFonts w:cs="Arial"/>
                <w:sz w:val="18"/>
                <w:szCs w:val="18"/>
              </w:rPr>
              <w:t>vCCRecipientList</w:t>
            </w:r>
          </w:p>
        </w:tc>
        <w:tc>
          <w:tcPr>
            <w:tcW w:w="777" w:type="dxa"/>
          </w:tcPr>
          <w:p w14:paraId="1F5BB536" w14:textId="021A2632" w:rsidR="0063514F" w:rsidRDefault="009F6D4E">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String</w:t>
            </w:r>
          </w:p>
        </w:tc>
        <w:tc>
          <w:tcPr>
            <w:tcW w:w="2188" w:type="dxa"/>
          </w:tcPr>
          <w:p w14:paraId="1C439709" w14:textId="195037CF" w:rsidR="0063514F" w:rsidRDefault="00CC7612">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CC email recipient list</w:t>
            </w:r>
          </w:p>
        </w:tc>
        <w:tc>
          <w:tcPr>
            <w:tcW w:w="5659" w:type="dxa"/>
          </w:tcPr>
          <w:p w14:paraId="60EFB0A6" w14:textId="77777777" w:rsidR="00CC7612" w:rsidRDefault="00CC7612">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CC7612">
              <w:rPr>
                <w:rFonts w:cs="Arial"/>
                <w:sz w:val="18"/>
                <w:szCs w:val="18"/>
              </w:rPr>
              <w:t>_configuration.FSM.FSM_FIN_CitizensBankCBReconInbound_</w:t>
            </w:r>
          </w:p>
          <w:p w14:paraId="067645C7" w14:textId="19DA25FA" w:rsidR="0063514F" w:rsidRDefault="00CC7612">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CC7612">
              <w:rPr>
                <w:rFonts w:cs="Arial"/>
                <w:sz w:val="18"/>
                <w:szCs w:val="18"/>
              </w:rPr>
              <w:t>INT_093_CCList</w:t>
            </w:r>
          </w:p>
        </w:tc>
      </w:tr>
      <w:tr w:rsidR="00B42956" w:rsidRPr="00FE19EB" w14:paraId="06C685F0" w14:textId="6250F134" w:rsidTr="00BF4631">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2397" w:type="dxa"/>
          </w:tcPr>
          <w:p w14:paraId="6BFF0110" w14:textId="469BC9A3" w:rsidR="0063514F" w:rsidRPr="00F543C6" w:rsidRDefault="00CC7612">
            <w:pPr>
              <w:rPr>
                <w:rFonts w:cs="Arial"/>
                <w:sz w:val="18"/>
                <w:szCs w:val="18"/>
              </w:rPr>
            </w:pPr>
            <w:r w:rsidRPr="00CC7612">
              <w:rPr>
                <w:rFonts w:cs="Arial"/>
                <w:sz w:val="18"/>
                <w:szCs w:val="18"/>
              </w:rPr>
              <w:t>vBCCRecipientList</w:t>
            </w:r>
          </w:p>
        </w:tc>
        <w:tc>
          <w:tcPr>
            <w:tcW w:w="777" w:type="dxa"/>
          </w:tcPr>
          <w:p w14:paraId="30D8B1C8" w14:textId="7C86CC83" w:rsidR="0063514F" w:rsidRDefault="00CC7612">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2188" w:type="dxa"/>
          </w:tcPr>
          <w:p w14:paraId="04291FF3" w14:textId="3F9FC002" w:rsidR="0063514F" w:rsidRDefault="00CC7612">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BCC email recipient list</w:t>
            </w:r>
          </w:p>
        </w:tc>
        <w:tc>
          <w:tcPr>
            <w:tcW w:w="5659" w:type="dxa"/>
          </w:tcPr>
          <w:p w14:paraId="02C664A7" w14:textId="77777777" w:rsidR="00CC7612" w:rsidRDefault="00CC7612">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CC7612">
              <w:rPr>
                <w:rFonts w:cs="Arial"/>
                <w:sz w:val="18"/>
                <w:szCs w:val="18"/>
              </w:rPr>
              <w:t>_configuration.FSM.FSM_FIN_CitizensBankCBReconInbound_</w:t>
            </w:r>
          </w:p>
          <w:p w14:paraId="56423147" w14:textId="70DDA9C2" w:rsidR="0063514F" w:rsidRDefault="00CC7612">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CC7612">
              <w:rPr>
                <w:rFonts w:cs="Arial"/>
                <w:sz w:val="18"/>
                <w:szCs w:val="18"/>
              </w:rPr>
              <w:t>INT_093_BCCList</w:t>
            </w:r>
          </w:p>
        </w:tc>
      </w:tr>
      <w:tr w:rsidR="00B42956" w:rsidRPr="00FE19EB" w14:paraId="1508D278" w14:textId="69A96B09" w:rsidTr="00BF4631">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397" w:type="dxa"/>
          </w:tcPr>
          <w:p w14:paraId="1BCBA822" w14:textId="3C021975" w:rsidR="0063514F" w:rsidRDefault="00E42232" w:rsidP="00AC6865">
            <w:pPr>
              <w:rPr>
                <w:rFonts w:cs="Arial"/>
                <w:sz w:val="18"/>
                <w:szCs w:val="18"/>
              </w:rPr>
            </w:pPr>
            <w:r w:rsidRPr="00E42232">
              <w:rPr>
                <w:rFonts w:cs="Arial"/>
                <w:sz w:val="18"/>
                <w:szCs w:val="18"/>
              </w:rPr>
              <w:t>vEmailFrom</w:t>
            </w:r>
          </w:p>
        </w:tc>
        <w:tc>
          <w:tcPr>
            <w:tcW w:w="777" w:type="dxa"/>
          </w:tcPr>
          <w:p w14:paraId="6EFDD540" w14:textId="21B9631C" w:rsidR="0063514F" w:rsidRDefault="00E42232"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String</w:t>
            </w:r>
          </w:p>
        </w:tc>
        <w:tc>
          <w:tcPr>
            <w:tcW w:w="2188" w:type="dxa"/>
          </w:tcPr>
          <w:p w14:paraId="1AEADB3C" w14:textId="116A3C89" w:rsidR="0063514F" w:rsidRDefault="00E42232"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From Email address</w:t>
            </w:r>
          </w:p>
        </w:tc>
        <w:tc>
          <w:tcPr>
            <w:tcW w:w="5659" w:type="dxa"/>
          </w:tcPr>
          <w:p w14:paraId="237C1927" w14:textId="1D838C4E" w:rsidR="0063514F" w:rsidRDefault="00E42232"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E42232">
              <w:rPr>
                <w:rFonts w:cs="Arial"/>
                <w:sz w:val="18"/>
                <w:szCs w:val="18"/>
              </w:rPr>
              <w:t>_configuration.system.mailFrom != "" ? _configuration.system.mailFrom : "noreply-cloudnotification@infor.com"</w:t>
            </w:r>
          </w:p>
        </w:tc>
      </w:tr>
      <w:tr w:rsidR="00B42956" w:rsidRPr="00FE19EB" w14:paraId="322367B0" w14:textId="68D8E948" w:rsidTr="00BF463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397" w:type="dxa"/>
          </w:tcPr>
          <w:p w14:paraId="17C97663" w14:textId="5CBC9B61" w:rsidR="0063514F" w:rsidRDefault="00E42232" w:rsidP="00AC6865">
            <w:pPr>
              <w:rPr>
                <w:rFonts w:cs="Arial"/>
                <w:sz w:val="18"/>
                <w:szCs w:val="18"/>
              </w:rPr>
            </w:pPr>
            <w:r w:rsidRPr="00E42232">
              <w:rPr>
                <w:rFonts w:cs="Arial"/>
                <w:sz w:val="18"/>
                <w:szCs w:val="18"/>
              </w:rPr>
              <w:t>vEmailLogoUrl</w:t>
            </w:r>
          </w:p>
        </w:tc>
        <w:tc>
          <w:tcPr>
            <w:tcW w:w="777" w:type="dxa"/>
          </w:tcPr>
          <w:p w14:paraId="26CF8497" w14:textId="642265DF" w:rsidR="0063514F" w:rsidRDefault="00E42232"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2188" w:type="dxa"/>
          </w:tcPr>
          <w:p w14:paraId="021E596B" w14:textId="181F1E77" w:rsidR="0063514F" w:rsidRDefault="00E42232"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Email logo URL for standard footer</w:t>
            </w:r>
          </w:p>
        </w:tc>
        <w:tc>
          <w:tcPr>
            <w:tcW w:w="5659" w:type="dxa"/>
          </w:tcPr>
          <w:p w14:paraId="647A501D" w14:textId="21311D3A" w:rsidR="0063514F" w:rsidRDefault="00E42232"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E42232">
              <w:rPr>
                <w:rFonts w:cs="Arial"/>
                <w:sz w:val="18"/>
                <w:szCs w:val="18"/>
              </w:rPr>
              <w:t>_configuration.FSM.SoNH_EmailLogo</w:t>
            </w:r>
          </w:p>
        </w:tc>
      </w:tr>
      <w:tr w:rsidR="00B42956" w:rsidRPr="00FE19EB" w14:paraId="687C6AA4" w14:textId="2D16A3D8" w:rsidTr="00BF4631">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397" w:type="dxa"/>
          </w:tcPr>
          <w:p w14:paraId="3DDE76EE" w14:textId="2F21BD6C" w:rsidR="0063514F" w:rsidRDefault="0029257E" w:rsidP="00AC6865">
            <w:pPr>
              <w:rPr>
                <w:rFonts w:cs="Arial"/>
                <w:sz w:val="18"/>
                <w:szCs w:val="18"/>
              </w:rPr>
            </w:pPr>
            <w:r w:rsidRPr="0029257E">
              <w:rPr>
                <w:rFonts w:cs="Arial"/>
                <w:sz w:val="18"/>
                <w:szCs w:val="18"/>
              </w:rPr>
              <w:t>vErrorFileOne</w:t>
            </w:r>
          </w:p>
        </w:tc>
        <w:tc>
          <w:tcPr>
            <w:tcW w:w="777" w:type="dxa"/>
          </w:tcPr>
          <w:p w14:paraId="1A8560A7" w14:textId="2A8679A4" w:rsidR="0063514F" w:rsidRDefault="0029257E"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String</w:t>
            </w:r>
          </w:p>
        </w:tc>
        <w:tc>
          <w:tcPr>
            <w:tcW w:w="2188" w:type="dxa"/>
          </w:tcPr>
          <w:p w14:paraId="09D9B87E" w14:textId="13839917" w:rsidR="0063514F" w:rsidRDefault="0029257E"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DBImport Error file name place holder</w:t>
            </w:r>
          </w:p>
        </w:tc>
        <w:tc>
          <w:tcPr>
            <w:tcW w:w="5659" w:type="dxa"/>
          </w:tcPr>
          <w:p w14:paraId="58986BEF" w14:textId="77777777" w:rsidR="0063514F" w:rsidRDefault="0063514F"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B42956" w:rsidRPr="00FE19EB" w14:paraId="0A2C7C67" w14:textId="05D00706" w:rsidTr="00BF463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397" w:type="dxa"/>
          </w:tcPr>
          <w:p w14:paraId="26CE186B" w14:textId="7A660CEC" w:rsidR="0063514F" w:rsidRDefault="00CF7AD5" w:rsidP="00AC6865">
            <w:pPr>
              <w:rPr>
                <w:rFonts w:cs="Arial"/>
                <w:sz w:val="18"/>
                <w:szCs w:val="18"/>
              </w:rPr>
            </w:pPr>
            <w:r w:rsidRPr="00CF7AD5">
              <w:rPr>
                <w:rFonts w:cs="Arial"/>
                <w:sz w:val="18"/>
                <w:szCs w:val="18"/>
              </w:rPr>
              <w:t>vActionName</w:t>
            </w:r>
          </w:p>
        </w:tc>
        <w:tc>
          <w:tcPr>
            <w:tcW w:w="777" w:type="dxa"/>
          </w:tcPr>
          <w:p w14:paraId="4B8B7B64" w14:textId="0CDE2CB1" w:rsidR="0063514F" w:rsidRDefault="00CF7AD5"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2188" w:type="dxa"/>
          </w:tcPr>
          <w:p w14:paraId="41097FD9" w14:textId="3B9AA4EA" w:rsidR="0063514F" w:rsidRDefault="00CF7AD5"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Async Action name place holder</w:t>
            </w:r>
          </w:p>
        </w:tc>
        <w:tc>
          <w:tcPr>
            <w:tcW w:w="5659" w:type="dxa"/>
          </w:tcPr>
          <w:p w14:paraId="18AA1B98" w14:textId="77777777" w:rsidR="0063514F" w:rsidRDefault="0063514F"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B42956" w:rsidRPr="00FE19EB" w14:paraId="6D33A63F" w14:textId="77777777" w:rsidTr="00BF4631">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397" w:type="dxa"/>
          </w:tcPr>
          <w:p w14:paraId="232B73C3" w14:textId="05A51A8D" w:rsidR="0063514F" w:rsidRDefault="00A74647" w:rsidP="00AC6865">
            <w:pPr>
              <w:rPr>
                <w:rFonts w:cs="Arial"/>
                <w:sz w:val="18"/>
                <w:szCs w:val="18"/>
              </w:rPr>
            </w:pPr>
            <w:r w:rsidRPr="00A74647">
              <w:rPr>
                <w:rFonts w:cs="Arial"/>
                <w:sz w:val="18"/>
                <w:szCs w:val="18"/>
              </w:rPr>
              <w:t>vDateAndTimeNow</w:t>
            </w:r>
          </w:p>
        </w:tc>
        <w:tc>
          <w:tcPr>
            <w:tcW w:w="777" w:type="dxa"/>
          </w:tcPr>
          <w:p w14:paraId="5504BFE7" w14:textId="7273DB8A" w:rsidR="0063514F" w:rsidRDefault="00A74647"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S</w:t>
            </w:r>
            <w:r>
              <w:rPr>
                <w:sz w:val="18"/>
                <w:szCs w:val="18"/>
              </w:rPr>
              <w:t>tring</w:t>
            </w:r>
          </w:p>
        </w:tc>
        <w:tc>
          <w:tcPr>
            <w:tcW w:w="2188" w:type="dxa"/>
          </w:tcPr>
          <w:p w14:paraId="3242E65F" w14:textId="2F21A8EB" w:rsidR="0063514F" w:rsidRDefault="00A74647"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A</w:t>
            </w:r>
            <w:r>
              <w:rPr>
                <w:sz w:val="18"/>
                <w:szCs w:val="18"/>
              </w:rPr>
              <w:t>sync Queue date time filter place holder</w:t>
            </w:r>
          </w:p>
        </w:tc>
        <w:tc>
          <w:tcPr>
            <w:tcW w:w="5659" w:type="dxa"/>
          </w:tcPr>
          <w:p w14:paraId="3EF60835" w14:textId="77777777" w:rsidR="0063514F" w:rsidRDefault="0063514F"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B42956" w:rsidRPr="00FE19EB" w14:paraId="2913E688" w14:textId="77777777" w:rsidTr="00BF46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397" w:type="dxa"/>
          </w:tcPr>
          <w:p w14:paraId="691E2879" w14:textId="5E0712AF" w:rsidR="0063514F" w:rsidRDefault="006F3EAF" w:rsidP="00AC6865">
            <w:pPr>
              <w:rPr>
                <w:rFonts w:cs="Arial"/>
                <w:sz w:val="18"/>
                <w:szCs w:val="18"/>
              </w:rPr>
            </w:pPr>
            <w:r w:rsidRPr="006F3EAF">
              <w:rPr>
                <w:rFonts w:cs="Arial"/>
                <w:sz w:val="18"/>
                <w:szCs w:val="18"/>
              </w:rPr>
              <w:t>vActionReq</w:t>
            </w:r>
          </w:p>
        </w:tc>
        <w:tc>
          <w:tcPr>
            <w:tcW w:w="777" w:type="dxa"/>
          </w:tcPr>
          <w:p w14:paraId="4503928F" w14:textId="64E26068" w:rsidR="0063514F" w:rsidRDefault="006F3EAF"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2188" w:type="dxa"/>
          </w:tcPr>
          <w:p w14:paraId="351A414E" w14:textId="44DF0D8F" w:rsidR="0063514F" w:rsidRDefault="006F3EAF"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Async Action Request ID place holder</w:t>
            </w:r>
          </w:p>
        </w:tc>
        <w:tc>
          <w:tcPr>
            <w:tcW w:w="5659" w:type="dxa"/>
          </w:tcPr>
          <w:p w14:paraId="1278F48C" w14:textId="77777777" w:rsidR="0063514F" w:rsidRDefault="0063514F"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B42956" w:rsidRPr="00FE19EB" w14:paraId="65148A78" w14:textId="77777777" w:rsidTr="00BF4631">
        <w:trPr>
          <w:cnfStyle w:val="000000010000" w:firstRow="0" w:lastRow="0" w:firstColumn="0" w:lastColumn="0" w:oddVBand="0" w:evenVBand="0" w:oddHBand="0" w:evenHBand="1"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397" w:type="dxa"/>
          </w:tcPr>
          <w:p w14:paraId="02380F2D" w14:textId="5B735F12" w:rsidR="0063514F" w:rsidRDefault="006F3EAF" w:rsidP="00AC6865">
            <w:pPr>
              <w:rPr>
                <w:rFonts w:cs="Arial"/>
                <w:sz w:val="18"/>
                <w:szCs w:val="18"/>
              </w:rPr>
            </w:pPr>
            <w:r w:rsidRPr="006F3EAF">
              <w:rPr>
                <w:rFonts w:cs="Arial"/>
                <w:sz w:val="18"/>
                <w:szCs w:val="18"/>
              </w:rPr>
              <w:t>vCashManagementGroup</w:t>
            </w:r>
          </w:p>
        </w:tc>
        <w:tc>
          <w:tcPr>
            <w:tcW w:w="777" w:type="dxa"/>
          </w:tcPr>
          <w:p w14:paraId="3BAADB62" w14:textId="512A3B3D" w:rsidR="0063514F" w:rsidRDefault="006F3EAF"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String</w:t>
            </w:r>
          </w:p>
        </w:tc>
        <w:tc>
          <w:tcPr>
            <w:tcW w:w="2188" w:type="dxa"/>
          </w:tcPr>
          <w:p w14:paraId="24AF14A0" w14:textId="3FC0D5F2" w:rsidR="0063514F" w:rsidRDefault="006F3EAF"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Default Cash Management Group</w:t>
            </w:r>
          </w:p>
        </w:tc>
        <w:tc>
          <w:tcPr>
            <w:tcW w:w="5659" w:type="dxa"/>
          </w:tcPr>
          <w:p w14:paraId="53214259" w14:textId="77777777" w:rsidR="00482FDF" w:rsidRDefault="00482FDF"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482FDF">
              <w:rPr>
                <w:rFonts w:cs="Arial"/>
                <w:sz w:val="18"/>
                <w:szCs w:val="18"/>
              </w:rPr>
              <w:t>_configuration.FSM.FSM_FIN_CitizensBankCBReconInbound_INT_</w:t>
            </w:r>
          </w:p>
          <w:p w14:paraId="2329EEFD" w14:textId="4DCD2C17" w:rsidR="0063514F" w:rsidRDefault="00482FDF"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482FDF">
              <w:rPr>
                <w:rFonts w:cs="Arial"/>
                <w:sz w:val="18"/>
                <w:szCs w:val="18"/>
              </w:rPr>
              <w:t>093_CashManagementGroup</w:t>
            </w:r>
          </w:p>
        </w:tc>
      </w:tr>
      <w:tr w:rsidR="00B42956" w:rsidRPr="00FE19EB" w14:paraId="131A1DDB" w14:textId="77777777" w:rsidTr="00BF46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397" w:type="dxa"/>
          </w:tcPr>
          <w:p w14:paraId="57E74241" w14:textId="22DACDE3" w:rsidR="0063514F" w:rsidRDefault="008E7CA5" w:rsidP="00AC6865">
            <w:pPr>
              <w:rPr>
                <w:rFonts w:cs="Arial"/>
                <w:sz w:val="18"/>
                <w:szCs w:val="18"/>
              </w:rPr>
            </w:pPr>
            <w:r w:rsidRPr="008E7CA5">
              <w:rPr>
                <w:rFonts w:cs="Arial"/>
                <w:sz w:val="18"/>
                <w:szCs w:val="18"/>
              </w:rPr>
              <w:t>iRecsProcessed</w:t>
            </w:r>
          </w:p>
        </w:tc>
        <w:tc>
          <w:tcPr>
            <w:tcW w:w="777" w:type="dxa"/>
          </w:tcPr>
          <w:p w14:paraId="5DE5A156" w14:textId="708403F9" w:rsidR="0063514F" w:rsidRDefault="008E7CA5"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Integer</w:t>
            </w:r>
          </w:p>
        </w:tc>
        <w:tc>
          <w:tcPr>
            <w:tcW w:w="2188" w:type="dxa"/>
          </w:tcPr>
          <w:p w14:paraId="4D6B4565" w14:textId="0293AA35" w:rsidR="0063514F" w:rsidRDefault="008E7CA5"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Records process count place holder</w:t>
            </w:r>
          </w:p>
        </w:tc>
        <w:tc>
          <w:tcPr>
            <w:tcW w:w="5659" w:type="dxa"/>
          </w:tcPr>
          <w:p w14:paraId="0DC5238B" w14:textId="3B8A441C" w:rsidR="0063514F" w:rsidRPr="00AC6865" w:rsidRDefault="008E7CA5"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0</w:t>
            </w:r>
          </w:p>
        </w:tc>
      </w:tr>
      <w:tr w:rsidR="00B42956" w:rsidRPr="00FE19EB" w14:paraId="4BE39971" w14:textId="77777777" w:rsidTr="00BF4631">
        <w:trPr>
          <w:cnfStyle w:val="000000010000" w:firstRow="0" w:lastRow="0" w:firstColumn="0" w:lastColumn="0" w:oddVBand="0" w:evenVBand="0" w:oddHBand="0" w:evenHBand="1"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397" w:type="dxa"/>
          </w:tcPr>
          <w:p w14:paraId="2A1DBB1C" w14:textId="67A9BE49" w:rsidR="0063514F" w:rsidRDefault="008E7CA5" w:rsidP="00AC6865">
            <w:pPr>
              <w:rPr>
                <w:rFonts w:cs="Arial"/>
                <w:sz w:val="18"/>
                <w:szCs w:val="18"/>
              </w:rPr>
            </w:pPr>
            <w:r w:rsidRPr="008E7CA5">
              <w:rPr>
                <w:rFonts w:cs="Arial"/>
                <w:sz w:val="18"/>
                <w:szCs w:val="18"/>
              </w:rPr>
              <w:t>iErrorRecCount</w:t>
            </w:r>
          </w:p>
        </w:tc>
        <w:tc>
          <w:tcPr>
            <w:tcW w:w="777" w:type="dxa"/>
          </w:tcPr>
          <w:p w14:paraId="519FE2E2" w14:textId="3B28BE56" w:rsidR="0063514F" w:rsidRDefault="008E7CA5"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Integer</w:t>
            </w:r>
          </w:p>
        </w:tc>
        <w:tc>
          <w:tcPr>
            <w:tcW w:w="2188" w:type="dxa"/>
          </w:tcPr>
          <w:p w14:paraId="7DCFDD67" w14:textId="0781D604" w:rsidR="0063514F" w:rsidRDefault="008E7CA5"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 xml:space="preserve">Error </w:t>
            </w:r>
            <w:r w:rsidR="00694625">
              <w:rPr>
                <w:rFonts w:cs="Arial"/>
                <w:sz w:val="18"/>
                <w:szCs w:val="18"/>
              </w:rPr>
              <w:t>records count place holder</w:t>
            </w:r>
          </w:p>
        </w:tc>
        <w:tc>
          <w:tcPr>
            <w:tcW w:w="5659" w:type="dxa"/>
          </w:tcPr>
          <w:p w14:paraId="2EDF4DD7" w14:textId="0075112A" w:rsidR="0063514F" w:rsidRDefault="00694625"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0</w:t>
            </w:r>
          </w:p>
        </w:tc>
      </w:tr>
      <w:tr w:rsidR="00B42956" w:rsidRPr="00FE19EB" w14:paraId="2F8B247B" w14:textId="77777777" w:rsidTr="00BF4631">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2397" w:type="dxa"/>
          </w:tcPr>
          <w:p w14:paraId="3B417634" w14:textId="25233573" w:rsidR="0063514F" w:rsidRDefault="00694625" w:rsidP="00AC6865">
            <w:pPr>
              <w:rPr>
                <w:rFonts w:cs="Arial"/>
                <w:sz w:val="18"/>
                <w:szCs w:val="18"/>
              </w:rPr>
            </w:pPr>
            <w:r w:rsidRPr="00694625">
              <w:rPr>
                <w:rFonts w:cs="Arial"/>
                <w:sz w:val="18"/>
                <w:szCs w:val="18"/>
              </w:rPr>
              <w:t>iTotalRecCount</w:t>
            </w:r>
          </w:p>
        </w:tc>
        <w:tc>
          <w:tcPr>
            <w:tcW w:w="777" w:type="dxa"/>
          </w:tcPr>
          <w:p w14:paraId="59607E02" w14:textId="6ABEA43B" w:rsidR="0063514F" w:rsidRDefault="00694625"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Integer</w:t>
            </w:r>
          </w:p>
        </w:tc>
        <w:tc>
          <w:tcPr>
            <w:tcW w:w="2188" w:type="dxa"/>
          </w:tcPr>
          <w:p w14:paraId="65CEF9C0" w14:textId="35529C32" w:rsidR="0063514F" w:rsidRDefault="00694625"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Total records processed place holder</w:t>
            </w:r>
          </w:p>
        </w:tc>
        <w:tc>
          <w:tcPr>
            <w:tcW w:w="5659" w:type="dxa"/>
          </w:tcPr>
          <w:p w14:paraId="2714C793" w14:textId="390D418B" w:rsidR="0063514F" w:rsidRDefault="00694625"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0</w:t>
            </w:r>
          </w:p>
        </w:tc>
      </w:tr>
      <w:tr w:rsidR="00B42956" w:rsidRPr="00FE19EB" w14:paraId="190C377A" w14:textId="77777777" w:rsidTr="00BF4631">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397" w:type="dxa"/>
          </w:tcPr>
          <w:p w14:paraId="77D15097" w14:textId="15F97F2E" w:rsidR="0063514F" w:rsidRDefault="00B42956" w:rsidP="00AC6865">
            <w:pPr>
              <w:rPr>
                <w:rFonts w:cs="Arial"/>
                <w:sz w:val="18"/>
                <w:szCs w:val="18"/>
              </w:rPr>
            </w:pPr>
            <w:r w:rsidRPr="00B42956">
              <w:rPr>
                <w:rFonts w:cs="Arial"/>
                <w:sz w:val="18"/>
                <w:szCs w:val="18"/>
              </w:rPr>
              <w:t>vErrorHeader</w:t>
            </w:r>
          </w:p>
        </w:tc>
        <w:tc>
          <w:tcPr>
            <w:tcW w:w="777" w:type="dxa"/>
          </w:tcPr>
          <w:p w14:paraId="340DB089" w14:textId="4F4F29D5" w:rsidR="0063514F" w:rsidRDefault="00B42956"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String</w:t>
            </w:r>
          </w:p>
        </w:tc>
        <w:tc>
          <w:tcPr>
            <w:tcW w:w="2188" w:type="dxa"/>
          </w:tcPr>
          <w:p w14:paraId="564FE378" w14:textId="77777777" w:rsidR="0063514F" w:rsidRDefault="00B42956"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CashLedgerBankUpdate</w:t>
            </w:r>
          </w:p>
          <w:p w14:paraId="0C3A3F08" w14:textId="5416052F" w:rsidR="00B42956" w:rsidRDefault="00B42956"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Error file header (post-DBImport)</w:t>
            </w:r>
          </w:p>
        </w:tc>
        <w:tc>
          <w:tcPr>
            <w:tcW w:w="5659" w:type="dxa"/>
          </w:tcPr>
          <w:p w14:paraId="3AA0671E" w14:textId="77777777" w:rsidR="00E53CCA" w:rsidRDefault="00E53CCA"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E53CCA">
              <w:rPr>
                <w:rFonts w:cs="Arial"/>
                <w:sz w:val="18"/>
                <w:szCs w:val="18"/>
              </w:rPr>
              <w:t>_configuration.FSM.FSM_FIN_CitizensBankCBReconInbound_INT_</w:t>
            </w:r>
          </w:p>
          <w:p w14:paraId="6621BBBD" w14:textId="7AA8D92C" w:rsidR="0063514F" w:rsidRDefault="00E53CCA"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sidRPr="00E53CCA">
              <w:rPr>
                <w:rFonts w:cs="Arial"/>
                <w:sz w:val="18"/>
                <w:szCs w:val="18"/>
              </w:rPr>
              <w:t>093_ErrorFileHeader</w:t>
            </w:r>
          </w:p>
        </w:tc>
      </w:tr>
      <w:tr w:rsidR="00B42956" w:rsidRPr="00FE19EB" w14:paraId="1DB6E09D" w14:textId="77777777" w:rsidTr="00BF4631">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2397" w:type="dxa"/>
          </w:tcPr>
          <w:p w14:paraId="54D422E9" w14:textId="236D3EFA" w:rsidR="0063514F" w:rsidRDefault="00467FF1" w:rsidP="00AC6865">
            <w:pPr>
              <w:rPr>
                <w:rFonts w:cs="Arial"/>
                <w:sz w:val="18"/>
                <w:szCs w:val="18"/>
              </w:rPr>
            </w:pPr>
            <w:r w:rsidRPr="00467FF1">
              <w:rPr>
                <w:rFonts w:cs="Arial"/>
                <w:sz w:val="18"/>
                <w:szCs w:val="18"/>
              </w:rPr>
              <w:t>vNL</w:t>
            </w:r>
          </w:p>
        </w:tc>
        <w:tc>
          <w:tcPr>
            <w:tcW w:w="777" w:type="dxa"/>
          </w:tcPr>
          <w:p w14:paraId="694C290C" w14:textId="6C5BF113" w:rsidR="0063514F" w:rsidRDefault="00467FF1"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2188" w:type="dxa"/>
          </w:tcPr>
          <w:p w14:paraId="29CF9A7C" w14:textId="1CFE50F3" w:rsidR="0063514F" w:rsidRDefault="00467FF1"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New Line variable</w:t>
            </w:r>
          </w:p>
        </w:tc>
        <w:tc>
          <w:tcPr>
            <w:tcW w:w="5659" w:type="dxa"/>
          </w:tcPr>
          <w:p w14:paraId="1D7934FE" w14:textId="3BBB3CE5" w:rsidR="0063514F" w:rsidRDefault="00467FF1"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467FF1">
              <w:rPr>
                <w:rFonts w:cs="Arial"/>
                <w:sz w:val="18"/>
                <w:szCs w:val="18"/>
              </w:rPr>
              <w:t>"\r\n"</w:t>
            </w:r>
          </w:p>
        </w:tc>
      </w:tr>
      <w:tr w:rsidR="00B42956" w:rsidRPr="00FE19EB" w14:paraId="7D6BF8A8" w14:textId="77777777" w:rsidTr="00BF4631">
        <w:trPr>
          <w:cnfStyle w:val="000000010000" w:firstRow="0" w:lastRow="0" w:firstColumn="0" w:lastColumn="0" w:oddVBand="0" w:evenVBand="0" w:oddHBand="0" w:evenHBand="1"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2397" w:type="dxa"/>
          </w:tcPr>
          <w:p w14:paraId="55AFDC6D" w14:textId="3CD5EFC3" w:rsidR="0063514F" w:rsidRPr="00E8627D" w:rsidRDefault="00467FF1" w:rsidP="00AC6865">
            <w:pPr>
              <w:rPr>
                <w:rFonts w:cs="Arial"/>
                <w:sz w:val="18"/>
                <w:szCs w:val="18"/>
              </w:rPr>
            </w:pPr>
            <w:r w:rsidRPr="00467FF1">
              <w:rPr>
                <w:rFonts w:cs="Arial"/>
                <w:sz w:val="18"/>
                <w:szCs w:val="18"/>
              </w:rPr>
              <w:t>vErrorList</w:t>
            </w:r>
          </w:p>
        </w:tc>
        <w:tc>
          <w:tcPr>
            <w:tcW w:w="777" w:type="dxa"/>
          </w:tcPr>
          <w:p w14:paraId="56A822C7" w14:textId="49F3D5DE" w:rsidR="0063514F" w:rsidRDefault="00467FF1"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String</w:t>
            </w:r>
          </w:p>
        </w:tc>
        <w:tc>
          <w:tcPr>
            <w:tcW w:w="2188" w:type="dxa"/>
          </w:tcPr>
          <w:p w14:paraId="17BD08D4" w14:textId="77777777" w:rsidR="00467FF1" w:rsidRDefault="00467FF1" w:rsidP="00467FF1">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CashLedgerBankUpdate</w:t>
            </w:r>
          </w:p>
          <w:p w14:paraId="0B4B1CB0" w14:textId="53768E9A" w:rsidR="0063514F" w:rsidRDefault="00467FF1" w:rsidP="00467FF1">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Error file contents (post-DBImport) place holder</w:t>
            </w:r>
          </w:p>
        </w:tc>
        <w:tc>
          <w:tcPr>
            <w:tcW w:w="5659" w:type="dxa"/>
          </w:tcPr>
          <w:p w14:paraId="49C3B317" w14:textId="77777777" w:rsidR="0063514F" w:rsidRDefault="0063514F" w:rsidP="00AC6865">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B42956" w:rsidRPr="00FE19EB" w14:paraId="19CDB0D9" w14:textId="77777777" w:rsidTr="00BF46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397" w:type="dxa"/>
          </w:tcPr>
          <w:p w14:paraId="2E2C8F8E" w14:textId="6F0509EE" w:rsidR="0063514F" w:rsidRPr="001E4321" w:rsidRDefault="00AE77C2" w:rsidP="00AC6865">
            <w:pPr>
              <w:rPr>
                <w:rFonts w:cs="Arial"/>
                <w:sz w:val="18"/>
                <w:szCs w:val="18"/>
              </w:rPr>
            </w:pPr>
            <w:r w:rsidRPr="00AE77C2">
              <w:rPr>
                <w:rFonts w:cs="Arial"/>
                <w:sz w:val="18"/>
                <w:szCs w:val="18"/>
              </w:rPr>
              <w:t>vMaintenanceScreenLink</w:t>
            </w:r>
          </w:p>
        </w:tc>
        <w:tc>
          <w:tcPr>
            <w:tcW w:w="777" w:type="dxa"/>
          </w:tcPr>
          <w:p w14:paraId="7E8C055C" w14:textId="710BDAD1" w:rsidR="0063514F" w:rsidRDefault="00AE77C2"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String</w:t>
            </w:r>
          </w:p>
        </w:tc>
        <w:tc>
          <w:tcPr>
            <w:tcW w:w="2188" w:type="dxa"/>
          </w:tcPr>
          <w:p w14:paraId="1FADB686" w14:textId="77777777" w:rsidR="0063514F" w:rsidRDefault="006F55B3"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CashLedgerBankUpdate</w:t>
            </w:r>
          </w:p>
          <w:p w14:paraId="52A3C7C1" w14:textId="77777777" w:rsidR="006F55B3" w:rsidRDefault="006F55B3"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Maintenance screen link</w:t>
            </w:r>
          </w:p>
          <w:p w14:paraId="5CB6A543" w14:textId="78C6CDB6" w:rsidR="006F55B3" w:rsidRDefault="006F55B3"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placeholder</w:t>
            </w:r>
          </w:p>
        </w:tc>
        <w:tc>
          <w:tcPr>
            <w:tcW w:w="5659" w:type="dxa"/>
          </w:tcPr>
          <w:p w14:paraId="293B7546" w14:textId="77777777" w:rsidR="0063514F" w:rsidRDefault="0063514F" w:rsidP="00AC6865">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bl>
    <w:p w14:paraId="3BC459BF" w14:textId="77777777" w:rsidR="00BC133C" w:rsidRDefault="00BC133C" w:rsidP="00BC133C">
      <w:pPr>
        <w:pStyle w:val="BodyText"/>
      </w:pPr>
    </w:p>
    <w:bookmarkEnd w:id="50"/>
    <w:p w14:paraId="07F895C1" w14:textId="77777777" w:rsidR="00B049D4" w:rsidRPr="00A10364" w:rsidRDefault="00B049D4" w:rsidP="00B049D4">
      <w:pPr>
        <w:pStyle w:val="BodyText"/>
      </w:pPr>
    </w:p>
    <w:p w14:paraId="1DA495A6" w14:textId="3E0D2A95" w:rsidR="00B049D4" w:rsidRDefault="00B049D4" w:rsidP="00062132">
      <w:pPr>
        <w:pStyle w:val="Heading1"/>
      </w:pPr>
      <w:bookmarkStart w:id="51" w:name="_Toc105005180"/>
      <w:bookmarkStart w:id="52" w:name="_Toc203043013"/>
      <w:r>
        <w:lastRenderedPageBreak/>
        <w:t>Testing Proce</w:t>
      </w:r>
      <w:bookmarkEnd w:id="51"/>
      <w:r w:rsidR="00A44065">
        <w:t>ss</w:t>
      </w:r>
      <w:bookmarkEnd w:id="52"/>
    </w:p>
    <w:p w14:paraId="2AAE01D6" w14:textId="60BA1F60" w:rsidR="000E4756" w:rsidRDefault="00D97F5C" w:rsidP="00A44065">
      <w:pPr>
        <w:pStyle w:val="BodyText"/>
      </w:pPr>
      <w:r w:rsidRPr="00D97F5C">
        <w:t xml:space="preserve">Initial testing will be conducted without actual transmission of files </w:t>
      </w:r>
      <w:r w:rsidR="008D07B2">
        <w:t>from</w:t>
      </w:r>
      <w:r w:rsidRPr="00D97F5C">
        <w:t xml:space="preserve"> </w:t>
      </w:r>
      <w:r w:rsidR="002002EB">
        <w:t>Citizens Bank</w:t>
      </w:r>
      <w:r w:rsidR="000E4756">
        <w:t>.</w:t>
      </w:r>
    </w:p>
    <w:p w14:paraId="0AE66798" w14:textId="7C1CB416" w:rsidR="00A44065" w:rsidRDefault="00D97F5C" w:rsidP="00A44065">
      <w:pPr>
        <w:pStyle w:val="BodyText"/>
      </w:pPr>
      <w:r w:rsidRPr="00D97F5C">
        <w:t xml:space="preserve">Once validation of the file format is completed, actual testing with the </w:t>
      </w:r>
      <w:r w:rsidR="002002EB">
        <w:t>Citizens Bank</w:t>
      </w:r>
      <w:r w:rsidRPr="00D97F5C">
        <w:t xml:space="preserve"> will follow. </w:t>
      </w:r>
    </w:p>
    <w:p w14:paraId="3A4470E3" w14:textId="77777777" w:rsidR="00E910E5" w:rsidRPr="00A44065" w:rsidRDefault="00E910E5" w:rsidP="00A44065">
      <w:pPr>
        <w:pStyle w:val="BodyText"/>
      </w:pPr>
    </w:p>
    <w:p w14:paraId="6AFCE7EB" w14:textId="3DA6C53B" w:rsidR="007C243A" w:rsidRPr="007C243A" w:rsidRDefault="00F37929" w:rsidP="00E910E5">
      <w:pPr>
        <w:pStyle w:val="Heading3"/>
        <w:rPr>
          <w:lang w:val="en-PH"/>
        </w:rPr>
      </w:pPr>
      <w:r>
        <w:t>TRANSFER OF</w:t>
      </w:r>
      <w:r w:rsidR="007C243A">
        <w:t xml:space="preserve"> </w:t>
      </w:r>
      <w:r>
        <w:t>RECONCILIATION</w:t>
      </w:r>
      <w:r w:rsidR="007C243A">
        <w:t xml:space="preserve"> File to SFTP</w:t>
      </w:r>
      <w:r w:rsidR="007C243A" w:rsidRPr="2F10E1BE">
        <w:rPr>
          <w:lang w:val="en-PH"/>
        </w:rPr>
        <w:t> </w:t>
      </w:r>
    </w:p>
    <w:p w14:paraId="035A1624" w14:textId="77777777" w:rsidR="007C243A" w:rsidRPr="007C243A" w:rsidRDefault="007C243A" w:rsidP="007C243A">
      <w:pPr>
        <w:pStyle w:val="BodyText"/>
        <w:ind w:left="720"/>
        <w:rPr>
          <w:lang w:val="en-PH"/>
        </w:rPr>
      </w:pPr>
      <w:r w:rsidRPr="007C243A">
        <w:rPr>
          <w:lang w:val="en-PH"/>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43"/>
        <w:gridCol w:w="6581"/>
      </w:tblGrid>
      <w:tr w:rsidR="007C243A" w:rsidRPr="007C243A" w14:paraId="7FE628B3" w14:textId="77777777" w:rsidTr="2F10E1BE">
        <w:trPr>
          <w:trHeight w:val="300"/>
        </w:trPr>
        <w:tc>
          <w:tcPr>
            <w:tcW w:w="4050"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hideMark/>
          </w:tcPr>
          <w:p w14:paraId="3210089E" w14:textId="77777777" w:rsidR="007C243A" w:rsidRPr="007C243A" w:rsidRDefault="007C243A" w:rsidP="00E910E5">
            <w:pPr>
              <w:pStyle w:val="BodyText"/>
              <w:ind w:left="272"/>
              <w:rPr>
                <w:sz w:val="16"/>
                <w:szCs w:val="16"/>
                <w:lang w:val="en-PH"/>
              </w:rPr>
            </w:pPr>
            <w:r w:rsidRPr="007C243A">
              <w:rPr>
                <w:b/>
                <w:bCs/>
                <w:sz w:val="16"/>
                <w:szCs w:val="16"/>
              </w:rPr>
              <w:t>Scenario</w:t>
            </w:r>
            <w:r w:rsidRPr="007C243A">
              <w:rPr>
                <w:sz w:val="16"/>
                <w:szCs w:val="16"/>
                <w:lang w:val="en-PH"/>
              </w:rPr>
              <w:t> </w:t>
            </w:r>
          </w:p>
        </w:tc>
        <w:tc>
          <w:tcPr>
            <w:tcW w:w="6945"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hideMark/>
          </w:tcPr>
          <w:p w14:paraId="2C276F50" w14:textId="77777777" w:rsidR="007C243A" w:rsidRPr="007C243A" w:rsidRDefault="007C243A" w:rsidP="007C243A">
            <w:pPr>
              <w:pStyle w:val="BodyText"/>
              <w:ind w:left="720"/>
              <w:rPr>
                <w:sz w:val="16"/>
                <w:szCs w:val="16"/>
                <w:lang w:val="en-PH"/>
              </w:rPr>
            </w:pPr>
            <w:r w:rsidRPr="007C243A">
              <w:rPr>
                <w:b/>
                <w:bCs/>
                <w:sz w:val="16"/>
                <w:szCs w:val="16"/>
              </w:rPr>
              <w:t>Expected Result</w:t>
            </w:r>
            <w:r w:rsidRPr="007C243A">
              <w:rPr>
                <w:sz w:val="16"/>
                <w:szCs w:val="16"/>
                <w:lang w:val="en-PH"/>
              </w:rPr>
              <w:t> </w:t>
            </w:r>
          </w:p>
        </w:tc>
      </w:tr>
      <w:tr w:rsidR="007C243A" w:rsidRPr="007C243A" w14:paraId="70F7D32A" w14:textId="77777777" w:rsidTr="2F10E1BE">
        <w:trPr>
          <w:trHeight w:val="300"/>
        </w:trPr>
        <w:tc>
          <w:tcPr>
            <w:tcW w:w="405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3BB456A9" w14:textId="77777777" w:rsidR="007C243A" w:rsidRPr="007C243A" w:rsidRDefault="007C243A" w:rsidP="00E910E5">
            <w:pPr>
              <w:pStyle w:val="BodyText"/>
              <w:ind w:left="272"/>
              <w:rPr>
                <w:sz w:val="16"/>
                <w:szCs w:val="16"/>
                <w:lang w:val="en-PH"/>
              </w:rPr>
            </w:pPr>
            <w:r w:rsidRPr="007C243A">
              <w:rPr>
                <w:sz w:val="16"/>
                <w:szCs w:val="16"/>
              </w:rPr>
              <w:t>Verify SFTP file transfer</w:t>
            </w:r>
            <w:r w:rsidRPr="007C243A">
              <w:rPr>
                <w:sz w:val="16"/>
                <w:szCs w:val="16"/>
                <w:lang w:val="en-PH"/>
              </w:rPr>
              <w:t> </w:t>
            </w:r>
          </w:p>
        </w:tc>
        <w:tc>
          <w:tcPr>
            <w:tcW w:w="694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106D6026" w14:textId="77777777" w:rsidR="007C243A" w:rsidRPr="007C243A" w:rsidRDefault="007C243A" w:rsidP="007C243A">
            <w:pPr>
              <w:pStyle w:val="BodyText"/>
              <w:ind w:left="720"/>
              <w:rPr>
                <w:sz w:val="16"/>
                <w:szCs w:val="16"/>
                <w:lang w:val="en-PH"/>
              </w:rPr>
            </w:pPr>
            <w:r w:rsidRPr="007C243A">
              <w:rPr>
                <w:sz w:val="16"/>
                <w:szCs w:val="16"/>
              </w:rPr>
              <w:t>File successfully transferred to SFTP</w:t>
            </w:r>
            <w:r w:rsidRPr="007C243A">
              <w:rPr>
                <w:sz w:val="16"/>
                <w:szCs w:val="16"/>
                <w:lang w:val="en-PH"/>
              </w:rPr>
              <w:t> </w:t>
            </w:r>
          </w:p>
          <w:p w14:paraId="4F0E419C" w14:textId="36339EAE" w:rsidR="007C243A" w:rsidRPr="007C243A" w:rsidRDefault="007C243A" w:rsidP="007C243A">
            <w:pPr>
              <w:pStyle w:val="BodyText"/>
              <w:ind w:left="720"/>
              <w:rPr>
                <w:sz w:val="16"/>
                <w:szCs w:val="16"/>
                <w:lang w:val="en-PH"/>
              </w:rPr>
            </w:pPr>
            <w:r w:rsidRPr="007C243A">
              <w:rPr>
                <w:sz w:val="16"/>
                <w:szCs w:val="16"/>
                <w:lang w:val="en-PH"/>
              </w:rPr>
              <w:t> </w:t>
            </w:r>
          </w:p>
        </w:tc>
      </w:tr>
      <w:tr w:rsidR="007C243A" w:rsidRPr="007C243A" w14:paraId="3A37EE9A" w14:textId="77777777" w:rsidTr="2F10E1BE">
        <w:trPr>
          <w:trHeight w:val="300"/>
        </w:trPr>
        <w:tc>
          <w:tcPr>
            <w:tcW w:w="4050"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6E6CD5C3" w14:textId="77777777" w:rsidR="007C243A" w:rsidRPr="007C243A" w:rsidRDefault="007C243A" w:rsidP="00E910E5">
            <w:pPr>
              <w:pStyle w:val="BodyText"/>
              <w:ind w:left="272"/>
              <w:rPr>
                <w:sz w:val="16"/>
                <w:szCs w:val="16"/>
                <w:lang w:val="en-PH"/>
              </w:rPr>
            </w:pPr>
            <w:r w:rsidRPr="007C243A">
              <w:rPr>
                <w:sz w:val="16"/>
                <w:szCs w:val="16"/>
              </w:rPr>
              <w:t>Verify that the file appears in the correct directory of the SFTP server.</w:t>
            </w:r>
            <w:r w:rsidRPr="007C243A">
              <w:rPr>
                <w:sz w:val="16"/>
                <w:szCs w:val="16"/>
                <w:lang w:val="en-PH"/>
              </w:rPr>
              <w:t> </w:t>
            </w:r>
          </w:p>
        </w:tc>
        <w:tc>
          <w:tcPr>
            <w:tcW w:w="694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60517C12" w14:textId="77777777" w:rsidR="007C243A" w:rsidRPr="007C243A" w:rsidRDefault="007C243A" w:rsidP="007C243A">
            <w:pPr>
              <w:pStyle w:val="BodyText"/>
              <w:ind w:left="720"/>
              <w:rPr>
                <w:sz w:val="16"/>
                <w:szCs w:val="16"/>
                <w:lang w:val="en-PH"/>
              </w:rPr>
            </w:pPr>
            <w:r w:rsidRPr="007C243A">
              <w:rPr>
                <w:sz w:val="16"/>
                <w:szCs w:val="16"/>
              </w:rPr>
              <w:t>The file should be visible and accessible in the designated directory.</w:t>
            </w:r>
            <w:r w:rsidRPr="007C243A">
              <w:rPr>
                <w:sz w:val="16"/>
                <w:szCs w:val="16"/>
                <w:lang w:val="en-PH"/>
              </w:rPr>
              <w:t> </w:t>
            </w:r>
          </w:p>
          <w:p w14:paraId="31119D79" w14:textId="5398036A" w:rsidR="007C243A" w:rsidRPr="007C243A" w:rsidRDefault="007C243A" w:rsidP="007C243A">
            <w:pPr>
              <w:pStyle w:val="BodyText"/>
              <w:ind w:left="720"/>
              <w:rPr>
                <w:sz w:val="16"/>
                <w:szCs w:val="16"/>
                <w:lang w:val="en-PH"/>
              </w:rPr>
            </w:pPr>
            <w:r w:rsidRPr="007C243A">
              <w:rPr>
                <w:sz w:val="16"/>
                <w:szCs w:val="16"/>
                <w:lang w:val="en-PH"/>
              </w:rPr>
              <w:t> </w:t>
            </w:r>
          </w:p>
          <w:p w14:paraId="0BD30A1F" w14:textId="77777777" w:rsidR="007C243A" w:rsidRPr="007C243A" w:rsidRDefault="007C243A" w:rsidP="007C243A">
            <w:pPr>
              <w:pStyle w:val="BodyText"/>
              <w:ind w:left="720"/>
              <w:rPr>
                <w:sz w:val="16"/>
                <w:szCs w:val="16"/>
                <w:lang w:val="en-PH"/>
              </w:rPr>
            </w:pPr>
            <w:r w:rsidRPr="007C243A">
              <w:rPr>
                <w:sz w:val="16"/>
                <w:szCs w:val="16"/>
                <w:lang w:val="en-PH"/>
              </w:rPr>
              <w:t> </w:t>
            </w:r>
          </w:p>
        </w:tc>
      </w:tr>
    </w:tbl>
    <w:p w14:paraId="4400FBA3" w14:textId="125E5567" w:rsidR="004B7EB9" w:rsidRDefault="00CC19E3" w:rsidP="005472A8">
      <w:pPr>
        <w:pStyle w:val="BodyText"/>
        <w:numPr>
          <w:ilvl w:val="0"/>
          <w:numId w:val="35"/>
        </w:numPr>
        <w:rPr>
          <w:lang w:val="en-PH"/>
        </w:rPr>
      </w:pPr>
      <w:r>
        <w:rPr>
          <w:lang w:val="en-PH"/>
        </w:rPr>
        <w:t>File is dropped in input directory</w:t>
      </w:r>
    </w:p>
    <w:p w14:paraId="0EC94B49" w14:textId="0A1E35C2" w:rsidR="007C243A" w:rsidRDefault="007C243A" w:rsidP="007C243A">
      <w:pPr>
        <w:pStyle w:val="BodyText"/>
        <w:ind w:left="720"/>
        <w:rPr>
          <w:lang w:val="en-PH"/>
        </w:rPr>
      </w:pPr>
      <w:r w:rsidRPr="007C243A">
        <w:rPr>
          <w:lang w:val="en-PH"/>
        </w:rPr>
        <w:t> </w:t>
      </w:r>
      <w:r w:rsidR="004B7EB9" w:rsidRPr="004B7EB9">
        <w:rPr>
          <w:noProof/>
          <w:lang w:val="en-PH"/>
        </w:rPr>
        <w:drawing>
          <wp:inline distT="0" distB="0" distL="0" distR="0" wp14:anchorId="2DCE4FB6" wp14:editId="2623F73D">
            <wp:extent cx="3403600" cy="2327749"/>
            <wp:effectExtent l="0" t="0" r="6350" b="0"/>
            <wp:docPr id="1782785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85218" name="Picture 1" descr="A screenshot of a computer&#10;&#10;AI-generated content may be incorrect."/>
                    <pic:cNvPicPr/>
                  </pic:nvPicPr>
                  <pic:blipFill>
                    <a:blip r:embed="rId24"/>
                    <a:stretch>
                      <a:fillRect/>
                    </a:stretch>
                  </pic:blipFill>
                  <pic:spPr>
                    <a:xfrm>
                      <a:off x="0" y="0"/>
                      <a:ext cx="3427763" cy="2344274"/>
                    </a:xfrm>
                    <a:prstGeom prst="rect">
                      <a:avLst/>
                    </a:prstGeom>
                  </pic:spPr>
                </pic:pic>
              </a:graphicData>
            </a:graphic>
          </wp:inline>
        </w:drawing>
      </w:r>
    </w:p>
    <w:p w14:paraId="31630627" w14:textId="1109DC06" w:rsidR="00027958" w:rsidRDefault="00027958" w:rsidP="00027958">
      <w:pPr>
        <w:pStyle w:val="BodyText"/>
        <w:numPr>
          <w:ilvl w:val="0"/>
          <w:numId w:val="35"/>
        </w:numPr>
        <w:rPr>
          <w:lang w:val="en-PH"/>
        </w:rPr>
      </w:pPr>
      <w:r>
        <w:rPr>
          <w:lang w:val="en-PH"/>
        </w:rPr>
        <w:t>File is archived after processing</w:t>
      </w:r>
    </w:p>
    <w:p w14:paraId="0BDB42F4" w14:textId="6DA170B1" w:rsidR="00CC19E3" w:rsidRPr="007C243A" w:rsidRDefault="00340102" w:rsidP="00721DBF">
      <w:pPr>
        <w:pStyle w:val="BodyText"/>
        <w:ind w:left="0" w:firstLine="720"/>
        <w:rPr>
          <w:lang w:val="en-PH"/>
        </w:rPr>
      </w:pPr>
      <w:r w:rsidRPr="00340102">
        <w:rPr>
          <w:noProof/>
          <w:lang w:val="en-PH"/>
        </w:rPr>
        <w:drawing>
          <wp:inline distT="0" distB="0" distL="0" distR="0" wp14:anchorId="40199CBF" wp14:editId="323A11D5">
            <wp:extent cx="3492500" cy="2361119"/>
            <wp:effectExtent l="0" t="0" r="0" b="1270"/>
            <wp:docPr id="1715064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64568" name="Picture 1" descr="A screenshot of a computer&#10;&#10;AI-generated content may be incorrect."/>
                    <pic:cNvPicPr/>
                  </pic:nvPicPr>
                  <pic:blipFill>
                    <a:blip r:embed="rId25"/>
                    <a:stretch>
                      <a:fillRect/>
                    </a:stretch>
                  </pic:blipFill>
                  <pic:spPr>
                    <a:xfrm>
                      <a:off x="0" y="0"/>
                      <a:ext cx="3505178" cy="2369690"/>
                    </a:xfrm>
                    <a:prstGeom prst="rect">
                      <a:avLst/>
                    </a:prstGeom>
                  </pic:spPr>
                </pic:pic>
              </a:graphicData>
            </a:graphic>
          </wp:inline>
        </w:drawing>
      </w:r>
    </w:p>
    <w:p w14:paraId="5B59F1FB" w14:textId="77777777" w:rsidR="007C243A" w:rsidRPr="007C243A" w:rsidRDefault="007C243A" w:rsidP="00E910E5">
      <w:pPr>
        <w:pStyle w:val="Heading3"/>
        <w:rPr>
          <w:lang w:val="en-PH"/>
        </w:rPr>
      </w:pPr>
      <w:r w:rsidRPr="007C243A">
        <w:lastRenderedPageBreak/>
        <w:t>IPA PICKS UP THE FILE IN SFTP</w:t>
      </w:r>
      <w:r w:rsidRPr="007C243A">
        <w:rPr>
          <w:lang w:val="en-PH"/>
        </w:rPr>
        <w:t> </w:t>
      </w:r>
    </w:p>
    <w:tbl>
      <w:tblPr>
        <w:tblW w:w="1042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820"/>
        <w:gridCol w:w="6604"/>
      </w:tblGrid>
      <w:tr w:rsidR="007C243A" w:rsidRPr="007C243A" w14:paraId="78118B21" w14:textId="77777777" w:rsidTr="006F6055">
        <w:trPr>
          <w:trHeight w:val="300"/>
        </w:trPr>
        <w:tc>
          <w:tcPr>
            <w:tcW w:w="3820" w:type="dxa"/>
            <w:tcBorders>
              <w:top w:val="single" w:sz="6" w:space="0" w:color="4F81BD"/>
              <w:left w:val="single" w:sz="6" w:space="0" w:color="4F81BD"/>
              <w:bottom w:val="single" w:sz="18" w:space="0" w:color="4F81BD"/>
              <w:right w:val="single" w:sz="6" w:space="0" w:color="4F81BD"/>
            </w:tcBorders>
            <w:hideMark/>
          </w:tcPr>
          <w:p w14:paraId="24A50872" w14:textId="77777777" w:rsidR="007C243A" w:rsidRPr="007C243A" w:rsidRDefault="007C243A" w:rsidP="00E910E5">
            <w:pPr>
              <w:pStyle w:val="BodyText"/>
              <w:ind w:left="272"/>
              <w:rPr>
                <w:sz w:val="16"/>
                <w:szCs w:val="16"/>
                <w:lang w:val="en-PH"/>
              </w:rPr>
            </w:pPr>
            <w:r w:rsidRPr="007C243A">
              <w:rPr>
                <w:b/>
                <w:bCs/>
                <w:sz w:val="16"/>
                <w:szCs w:val="16"/>
              </w:rPr>
              <w:t>Scenario</w:t>
            </w:r>
            <w:r w:rsidRPr="007C243A">
              <w:rPr>
                <w:sz w:val="16"/>
                <w:szCs w:val="16"/>
                <w:lang w:val="en-PH"/>
              </w:rPr>
              <w:t> </w:t>
            </w:r>
          </w:p>
        </w:tc>
        <w:tc>
          <w:tcPr>
            <w:tcW w:w="6604" w:type="dxa"/>
            <w:tcBorders>
              <w:top w:val="single" w:sz="6" w:space="0" w:color="4F81BD"/>
              <w:left w:val="single" w:sz="6" w:space="0" w:color="4F81BD"/>
              <w:bottom w:val="single" w:sz="18" w:space="0" w:color="4F81BD"/>
              <w:right w:val="single" w:sz="6" w:space="0" w:color="4F81BD"/>
            </w:tcBorders>
            <w:hideMark/>
          </w:tcPr>
          <w:p w14:paraId="6A41C438" w14:textId="77777777" w:rsidR="007C243A" w:rsidRPr="007C243A" w:rsidRDefault="007C243A" w:rsidP="007C243A">
            <w:pPr>
              <w:pStyle w:val="BodyText"/>
              <w:ind w:left="720"/>
              <w:rPr>
                <w:sz w:val="16"/>
                <w:szCs w:val="16"/>
                <w:lang w:val="en-PH"/>
              </w:rPr>
            </w:pPr>
            <w:r w:rsidRPr="007C243A">
              <w:rPr>
                <w:b/>
                <w:bCs/>
                <w:sz w:val="16"/>
                <w:szCs w:val="16"/>
              </w:rPr>
              <w:t>Expected Result</w:t>
            </w:r>
            <w:r w:rsidRPr="007C243A">
              <w:rPr>
                <w:sz w:val="16"/>
                <w:szCs w:val="16"/>
                <w:lang w:val="en-PH"/>
              </w:rPr>
              <w:t> </w:t>
            </w:r>
          </w:p>
        </w:tc>
      </w:tr>
      <w:tr w:rsidR="007C243A" w:rsidRPr="007C243A" w14:paraId="7E61FFD5" w14:textId="77777777" w:rsidTr="006F6055">
        <w:trPr>
          <w:trHeight w:val="300"/>
        </w:trPr>
        <w:tc>
          <w:tcPr>
            <w:tcW w:w="3820" w:type="dxa"/>
            <w:tcBorders>
              <w:top w:val="single" w:sz="6" w:space="0" w:color="4F81BD"/>
              <w:left w:val="single" w:sz="6" w:space="0" w:color="4F81BD"/>
              <w:bottom w:val="single" w:sz="6" w:space="0" w:color="4F81BD"/>
              <w:right w:val="single" w:sz="6" w:space="0" w:color="4F81BD"/>
            </w:tcBorders>
            <w:shd w:val="clear" w:color="auto" w:fill="D3DFEE"/>
            <w:hideMark/>
          </w:tcPr>
          <w:p w14:paraId="54137BAE" w14:textId="2E2D6E07" w:rsidR="007C243A" w:rsidRPr="007C243A" w:rsidRDefault="007C243A" w:rsidP="00E910E5">
            <w:pPr>
              <w:pStyle w:val="BodyText"/>
              <w:ind w:left="272"/>
              <w:rPr>
                <w:sz w:val="16"/>
                <w:szCs w:val="16"/>
                <w:lang w:val="en-PH"/>
              </w:rPr>
            </w:pPr>
            <w:r w:rsidRPr="007C243A">
              <w:rPr>
                <w:sz w:val="16"/>
                <w:szCs w:val="16"/>
              </w:rPr>
              <w:t xml:space="preserve">The transferred </w:t>
            </w:r>
            <w:r w:rsidR="006F6055">
              <w:rPr>
                <w:sz w:val="16"/>
                <w:szCs w:val="16"/>
              </w:rPr>
              <w:t>CashLedgerBankUpdate</w:t>
            </w:r>
            <w:r w:rsidRPr="007C243A">
              <w:rPr>
                <w:sz w:val="16"/>
                <w:szCs w:val="16"/>
              </w:rPr>
              <w:t xml:space="preserve"> layout file from </w:t>
            </w:r>
            <w:r w:rsidR="006F6055">
              <w:rPr>
                <w:sz w:val="16"/>
                <w:szCs w:val="16"/>
              </w:rPr>
              <w:t>the bank</w:t>
            </w:r>
            <w:r w:rsidRPr="007C243A">
              <w:rPr>
                <w:sz w:val="16"/>
                <w:szCs w:val="16"/>
              </w:rPr>
              <w:t xml:space="preserve"> in the SFTP location monitored by IPA.</w:t>
            </w:r>
            <w:r w:rsidRPr="007C243A">
              <w:rPr>
                <w:sz w:val="16"/>
                <w:szCs w:val="16"/>
                <w:lang w:val="en-PH"/>
              </w:rPr>
              <w:t> </w:t>
            </w:r>
          </w:p>
        </w:tc>
        <w:tc>
          <w:tcPr>
            <w:tcW w:w="6604" w:type="dxa"/>
            <w:tcBorders>
              <w:top w:val="single" w:sz="6" w:space="0" w:color="4F81BD"/>
              <w:left w:val="single" w:sz="6" w:space="0" w:color="4F81BD"/>
              <w:bottom w:val="single" w:sz="6" w:space="0" w:color="4F81BD"/>
              <w:right w:val="single" w:sz="6" w:space="0" w:color="4F81BD"/>
            </w:tcBorders>
            <w:shd w:val="clear" w:color="auto" w:fill="D3DFEE"/>
            <w:hideMark/>
          </w:tcPr>
          <w:p w14:paraId="0A7CA472" w14:textId="77777777" w:rsidR="007C243A" w:rsidRPr="007C243A" w:rsidRDefault="007C243A" w:rsidP="007C243A">
            <w:pPr>
              <w:pStyle w:val="BodyText"/>
              <w:ind w:left="720"/>
              <w:rPr>
                <w:sz w:val="16"/>
                <w:szCs w:val="16"/>
                <w:lang w:val="en-PH"/>
              </w:rPr>
            </w:pPr>
            <w:r w:rsidRPr="007C243A">
              <w:rPr>
                <w:sz w:val="16"/>
                <w:szCs w:val="16"/>
              </w:rPr>
              <w:t>IPA should detect and pick up the file from the SFTP location.</w:t>
            </w:r>
            <w:r w:rsidRPr="007C243A">
              <w:rPr>
                <w:sz w:val="16"/>
                <w:szCs w:val="16"/>
                <w:lang w:val="en-PH"/>
              </w:rPr>
              <w:t> </w:t>
            </w:r>
          </w:p>
          <w:p w14:paraId="6ABD61E8" w14:textId="0C6BA545" w:rsidR="007C243A" w:rsidRPr="007C243A" w:rsidRDefault="007C243A" w:rsidP="007C243A">
            <w:pPr>
              <w:pStyle w:val="BodyText"/>
              <w:ind w:left="720"/>
              <w:rPr>
                <w:sz w:val="16"/>
                <w:szCs w:val="16"/>
                <w:lang w:val="en-PH"/>
              </w:rPr>
            </w:pPr>
            <w:r w:rsidRPr="007C243A">
              <w:rPr>
                <w:sz w:val="16"/>
                <w:szCs w:val="16"/>
                <w:lang w:val="en-PH"/>
              </w:rPr>
              <w:t> </w:t>
            </w:r>
          </w:p>
        </w:tc>
      </w:tr>
      <w:tr w:rsidR="007C243A" w:rsidRPr="007C243A" w14:paraId="389DE6F7" w14:textId="77777777" w:rsidTr="006F6055">
        <w:trPr>
          <w:trHeight w:val="300"/>
        </w:trPr>
        <w:tc>
          <w:tcPr>
            <w:tcW w:w="3820" w:type="dxa"/>
            <w:tcBorders>
              <w:top w:val="single" w:sz="6" w:space="0" w:color="4F81BD"/>
              <w:left w:val="single" w:sz="6" w:space="0" w:color="4F81BD"/>
              <w:bottom w:val="single" w:sz="6" w:space="0" w:color="4F81BD"/>
              <w:right w:val="single" w:sz="6" w:space="0" w:color="4F81BD"/>
            </w:tcBorders>
            <w:shd w:val="clear" w:color="auto" w:fill="D3DFEE"/>
            <w:hideMark/>
          </w:tcPr>
          <w:p w14:paraId="10A08691" w14:textId="77777777" w:rsidR="007C243A" w:rsidRPr="007C243A" w:rsidRDefault="007C243A" w:rsidP="00E910E5">
            <w:pPr>
              <w:pStyle w:val="BodyText"/>
              <w:ind w:left="272"/>
              <w:rPr>
                <w:sz w:val="16"/>
                <w:szCs w:val="16"/>
                <w:lang w:val="en-PH"/>
              </w:rPr>
            </w:pPr>
            <w:r w:rsidRPr="007C243A">
              <w:rPr>
                <w:sz w:val="16"/>
                <w:szCs w:val="16"/>
              </w:rPr>
              <w:t>Trigger IPA’s automated process to pick up the file.</w:t>
            </w:r>
            <w:r w:rsidRPr="007C243A">
              <w:rPr>
                <w:sz w:val="16"/>
                <w:szCs w:val="16"/>
                <w:lang w:val="en-PH"/>
              </w:rPr>
              <w:t> </w:t>
            </w:r>
          </w:p>
        </w:tc>
        <w:tc>
          <w:tcPr>
            <w:tcW w:w="6604" w:type="dxa"/>
            <w:tcBorders>
              <w:top w:val="single" w:sz="6" w:space="0" w:color="4F81BD"/>
              <w:left w:val="single" w:sz="6" w:space="0" w:color="4F81BD"/>
              <w:bottom w:val="single" w:sz="6" w:space="0" w:color="4F81BD"/>
              <w:right w:val="single" w:sz="6" w:space="0" w:color="4F81BD"/>
            </w:tcBorders>
            <w:shd w:val="clear" w:color="auto" w:fill="D3DFEE"/>
            <w:hideMark/>
          </w:tcPr>
          <w:p w14:paraId="795729A3" w14:textId="77777777" w:rsidR="007C243A" w:rsidRPr="007C243A" w:rsidRDefault="007C243A" w:rsidP="007C243A">
            <w:pPr>
              <w:pStyle w:val="BodyText"/>
              <w:ind w:left="720"/>
              <w:rPr>
                <w:sz w:val="16"/>
                <w:szCs w:val="16"/>
                <w:lang w:val="en-PH"/>
              </w:rPr>
            </w:pPr>
            <w:r w:rsidRPr="007C243A">
              <w:rPr>
                <w:sz w:val="16"/>
                <w:szCs w:val="16"/>
              </w:rPr>
              <w:t>The automated process should be executed within the defined timeframe.</w:t>
            </w:r>
            <w:r w:rsidRPr="007C243A">
              <w:rPr>
                <w:sz w:val="16"/>
                <w:szCs w:val="16"/>
                <w:lang w:val="en-PH"/>
              </w:rPr>
              <w:t> </w:t>
            </w:r>
          </w:p>
          <w:p w14:paraId="1FE53E90" w14:textId="63BCAD28" w:rsidR="007C243A" w:rsidRPr="007C243A" w:rsidRDefault="007C243A" w:rsidP="007C243A">
            <w:pPr>
              <w:pStyle w:val="BodyText"/>
              <w:ind w:left="720"/>
              <w:rPr>
                <w:sz w:val="16"/>
                <w:szCs w:val="16"/>
                <w:lang w:val="en-PH"/>
              </w:rPr>
            </w:pPr>
            <w:r w:rsidRPr="007C243A">
              <w:rPr>
                <w:sz w:val="16"/>
                <w:szCs w:val="16"/>
                <w:lang w:val="en-PH"/>
              </w:rPr>
              <w:t> </w:t>
            </w:r>
          </w:p>
        </w:tc>
      </w:tr>
      <w:tr w:rsidR="007C243A" w:rsidRPr="007C243A" w14:paraId="18504299" w14:textId="77777777" w:rsidTr="006F6055">
        <w:trPr>
          <w:trHeight w:val="300"/>
        </w:trPr>
        <w:tc>
          <w:tcPr>
            <w:tcW w:w="3820" w:type="dxa"/>
            <w:tcBorders>
              <w:top w:val="single" w:sz="6" w:space="0" w:color="4F81BD"/>
              <w:left w:val="single" w:sz="6" w:space="0" w:color="4F81BD"/>
              <w:bottom w:val="single" w:sz="6" w:space="0" w:color="4F81BD"/>
              <w:right w:val="single" w:sz="6" w:space="0" w:color="4F81BD"/>
            </w:tcBorders>
            <w:shd w:val="clear" w:color="auto" w:fill="D3DFEE"/>
            <w:hideMark/>
          </w:tcPr>
          <w:p w14:paraId="1CB2649B" w14:textId="77777777" w:rsidR="007C243A" w:rsidRPr="007C243A" w:rsidRDefault="007C243A" w:rsidP="00E910E5">
            <w:pPr>
              <w:pStyle w:val="BodyText"/>
              <w:ind w:left="272"/>
              <w:rPr>
                <w:sz w:val="16"/>
                <w:szCs w:val="16"/>
                <w:lang w:val="en-PH"/>
              </w:rPr>
            </w:pPr>
            <w:r w:rsidRPr="007C243A">
              <w:rPr>
                <w:sz w:val="16"/>
                <w:szCs w:val="16"/>
              </w:rPr>
              <w:t>Verify that IPA detects and retrieves the file within the expected timeframe.</w:t>
            </w:r>
            <w:r w:rsidRPr="007C243A">
              <w:rPr>
                <w:sz w:val="16"/>
                <w:szCs w:val="16"/>
                <w:lang w:val="en-PH"/>
              </w:rPr>
              <w:t> </w:t>
            </w:r>
          </w:p>
        </w:tc>
        <w:tc>
          <w:tcPr>
            <w:tcW w:w="6604" w:type="dxa"/>
            <w:tcBorders>
              <w:top w:val="single" w:sz="6" w:space="0" w:color="4F81BD"/>
              <w:left w:val="single" w:sz="6" w:space="0" w:color="4F81BD"/>
              <w:bottom w:val="single" w:sz="6" w:space="0" w:color="4F81BD"/>
              <w:right w:val="single" w:sz="6" w:space="0" w:color="4F81BD"/>
            </w:tcBorders>
            <w:shd w:val="clear" w:color="auto" w:fill="D3DFEE"/>
            <w:hideMark/>
          </w:tcPr>
          <w:p w14:paraId="02CA3DBE" w14:textId="77777777" w:rsidR="007C243A" w:rsidRPr="007C243A" w:rsidRDefault="007C243A" w:rsidP="007C243A">
            <w:pPr>
              <w:pStyle w:val="BodyText"/>
              <w:ind w:left="720"/>
              <w:rPr>
                <w:sz w:val="16"/>
                <w:szCs w:val="16"/>
                <w:lang w:val="en-PH"/>
              </w:rPr>
            </w:pPr>
            <w:r w:rsidRPr="007C243A">
              <w:rPr>
                <w:sz w:val="16"/>
                <w:szCs w:val="16"/>
              </w:rPr>
              <w:t>Confirmation in SFTP directory that the file retrieval event is recorded and archived.</w:t>
            </w:r>
            <w:r w:rsidRPr="007C243A">
              <w:rPr>
                <w:sz w:val="16"/>
                <w:szCs w:val="16"/>
                <w:lang w:val="en-PH"/>
              </w:rPr>
              <w:t> </w:t>
            </w:r>
          </w:p>
          <w:p w14:paraId="23AF54AD" w14:textId="7CD5E2BF" w:rsidR="007C243A" w:rsidRPr="007C243A" w:rsidRDefault="007C243A" w:rsidP="007C243A">
            <w:pPr>
              <w:pStyle w:val="BodyText"/>
              <w:ind w:left="720"/>
              <w:rPr>
                <w:sz w:val="16"/>
                <w:szCs w:val="16"/>
                <w:lang w:val="en-PH"/>
              </w:rPr>
            </w:pPr>
            <w:r w:rsidRPr="007C243A">
              <w:rPr>
                <w:sz w:val="16"/>
                <w:szCs w:val="16"/>
                <w:lang w:val="en-PH"/>
              </w:rPr>
              <w:t> </w:t>
            </w:r>
          </w:p>
        </w:tc>
      </w:tr>
    </w:tbl>
    <w:p w14:paraId="5A17B894" w14:textId="641E32D4" w:rsidR="007C243A" w:rsidRDefault="005B77AE" w:rsidP="003D681A">
      <w:pPr>
        <w:pStyle w:val="BodyText"/>
        <w:numPr>
          <w:ilvl w:val="0"/>
          <w:numId w:val="34"/>
        </w:numPr>
        <w:rPr>
          <w:lang w:val="en-PH"/>
        </w:rPr>
      </w:pPr>
      <w:r>
        <w:rPr>
          <w:lang w:val="en-PH"/>
        </w:rPr>
        <w:t>File Channel picks up file and triggers IP</w:t>
      </w:r>
      <w:r w:rsidR="00683264">
        <w:rPr>
          <w:lang w:val="en-PH"/>
        </w:rPr>
        <w:t>A Workunit:</w:t>
      </w:r>
    </w:p>
    <w:p w14:paraId="69F92ACD" w14:textId="7C21DF2D" w:rsidR="00683264" w:rsidRDefault="00683264" w:rsidP="00683264">
      <w:pPr>
        <w:pStyle w:val="BodyText"/>
        <w:ind w:left="0"/>
        <w:rPr>
          <w:lang w:val="en-PH"/>
        </w:rPr>
      </w:pPr>
      <w:r w:rsidRPr="00683264">
        <w:rPr>
          <w:noProof/>
          <w:lang w:val="en-PH"/>
        </w:rPr>
        <w:drawing>
          <wp:inline distT="0" distB="0" distL="0" distR="0" wp14:anchorId="3A7BB4E3" wp14:editId="611F7D18">
            <wp:extent cx="6629400" cy="1952625"/>
            <wp:effectExtent l="0" t="0" r="0" b="9525"/>
            <wp:docPr id="824531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31835" name="Picture 1" descr="A screenshot of a computer&#10;&#10;AI-generated content may be incorrect."/>
                    <pic:cNvPicPr/>
                  </pic:nvPicPr>
                  <pic:blipFill>
                    <a:blip r:embed="rId26"/>
                    <a:stretch>
                      <a:fillRect/>
                    </a:stretch>
                  </pic:blipFill>
                  <pic:spPr>
                    <a:xfrm>
                      <a:off x="0" y="0"/>
                      <a:ext cx="6629400" cy="1952625"/>
                    </a:xfrm>
                    <a:prstGeom prst="rect">
                      <a:avLst/>
                    </a:prstGeom>
                  </pic:spPr>
                </pic:pic>
              </a:graphicData>
            </a:graphic>
          </wp:inline>
        </w:drawing>
      </w:r>
    </w:p>
    <w:p w14:paraId="053CABB6" w14:textId="271EFC4C" w:rsidR="00B44B3D" w:rsidRDefault="00B44B3D" w:rsidP="00683264">
      <w:pPr>
        <w:pStyle w:val="BodyText"/>
        <w:ind w:left="0"/>
        <w:rPr>
          <w:lang w:val="en-PH"/>
        </w:rPr>
      </w:pPr>
      <w:r w:rsidRPr="00B44B3D">
        <w:rPr>
          <w:noProof/>
          <w:lang w:val="en-PH"/>
        </w:rPr>
        <w:drawing>
          <wp:inline distT="0" distB="0" distL="0" distR="0" wp14:anchorId="6AC1C4E0" wp14:editId="5955EC90">
            <wp:extent cx="4795926" cy="2044700"/>
            <wp:effectExtent l="0" t="0" r="5080" b="0"/>
            <wp:docPr id="716677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77243" name="Picture 1" descr="A screenshot of a computer&#10;&#10;AI-generated content may be incorrect."/>
                    <pic:cNvPicPr/>
                  </pic:nvPicPr>
                  <pic:blipFill>
                    <a:blip r:embed="rId27"/>
                    <a:stretch>
                      <a:fillRect/>
                    </a:stretch>
                  </pic:blipFill>
                  <pic:spPr>
                    <a:xfrm>
                      <a:off x="0" y="0"/>
                      <a:ext cx="4802853" cy="2047653"/>
                    </a:xfrm>
                    <a:prstGeom prst="rect">
                      <a:avLst/>
                    </a:prstGeom>
                  </pic:spPr>
                </pic:pic>
              </a:graphicData>
            </a:graphic>
          </wp:inline>
        </w:drawing>
      </w:r>
    </w:p>
    <w:p w14:paraId="38B99C09" w14:textId="5C64423A" w:rsidR="00683264" w:rsidRPr="007C243A" w:rsidRDefault="00B44B3D" w:rsidP="00B44B3D">
      <w:pPr>
        <w:rPr>
          <w:lang w:val="en-PH"/>
        </w:rPr>
      </w:pPr>
      <w:r>
        <w:rPr>
          <w:lang w:val="en-PH"/>
        </w:rPr>
        <w:br w:type="page"/>
      </w:r>
    </w:p>
    <w:p w14:paraId="5B10ED2A" w14:textId="1F017B5F" w:rsidR="007C243A" w:rsidRPr="007C243A" w:rsidRDefault="007C243A" w:rsidP="001746DB">
      <w:pPr>
        <w:pStyle w:val="Heading3"/>
        <w:rPr>
          <w:lang w:val="en-PH"/>
        </w:rPr>
      </w:pPr>
      <w:r>
        <w:lastRenderedPageBreak/>
        <w:t xml:space="preserve">IPA IMPORT INTO </w:t>
      </w:r>
      <w:r w:rsidR="001D4E24">
        <w:t>CASHLE</w:t>
      </w:r>
      <w:r w:rsidR="30C2E2FC">
        <w:t>D</w:t>
      </w:r>
      <w:r w:rsidR="001D4E24">
        <w:t>GERBANKUPDATE</w:t>
      </w:r>
      <w:r>
        <w:t xml:space="preserve"> </w:t>
      </w:r>
      <w:r w:rsidR="001D4E24">
        <w:t>BUSINESS CLASS</w:t>
      </w:r>
    </w:p>
    <w:tbl>
      <w:tblPr>
        <w:tblW w:w="1042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820"/>
        <w:gridCol w:w="6604"/>
      </w:tblGrid>
      <w:tr w:rsidR="007C243A" w:rsidRPr="007C243A" w14:paraId="31E86654" w14:textId="77777777" w:rsidTr="001746DB">
        <w:trPr>
          <w:trHeight w:val="300"/>
        </w:trPr>
        <w:tc>
          <w:tcPr>
            <w:tcW w:w="3820" w:type="dxa"/>
            <w:tcBorders>
              <w:top w:val="single" w:sz="6" w:space="0" w:color="4F81BD"/>
              <w:left w:val="single" w:sz="6" w:space="0" w:color="4F81BD"/>
              <w:bottom w:val="single" w:sz="18" w:space="0" w:color="4F81BD"/>
              <w:right w:val="single" w:sz="6" w:space="0" w:color="4F81BD"/>
            </w:tcBorders>
            <w:hideMark/>
          </w:tcPr>
          <w:p w14:paraId="33675793" w14:textId="77777777" w:rsidR="007C243A" w:rsidRPr="007C243A" w:rsidRDefault="007C243A" w:rsidP="007C243A">
            <w:pPr>
              <w:pStyle w:val="BodyText"/>
              <w:ind w:left="720"/>
              <w:rPr>
                <w:sz w:val="16"/>
                <w:szCs w:val="16"/>
                <w:lang w:val="en-PH"/>
              </w:rPr>
            </w:pPr>
            <w:r w:rsidRPr="007C243A">
              <w:rPr>
                <w:b/>
                <w:bCs/>
                <w:sz w:val="16"/>
                <w:szCs w:val="16"/>
              </w:rPr>
              <w:t>Scenario</w:t>
            </w:r>
            <w:r w:rsidRPr="007C243A">
              <w:rPr>
                <w:sz w:val="16"/>
                <w:szCs w:val="16"/>
                <w:lang w:val="en-PH"/>
              </w:rPr>
              <w:t> </w:t>
            </w:r>
          </w:p>
        </w:tc>
        <w:tc>
          <w:tcPr>
            <w:tcW w:w="6604" w:type="dxa"/>
            <w:tcBorders>
              <w:top w:val="single" w:sz="6" w:space="0" w:color="4F81BD"/>
              <w:left w:val="single" w:sz="6" w:space="0" w:color="4F81BD"/>
              <w:bottom w:val="single" w:sz="18" w:space="0" w:color="4F81BD"/>
              <w:right w:val="single" w:sz="6" w:space="0" w:color="4F81BD"/>
            </w:tcBorders>
            <w:hideMark/>
          </w:tcPr>
          <w:p w14:paraId="1E976AC9" w14:textId="77777777" w:rsidR="007C243A" w:rsidRPr="007C243A" w:rsidRDefault="007C243A" w:rsidP="007C243A">
            <w:pPr>
              <w:pStyle w:val="BodyText"/>
              <w:ind w:left="720"/>
              <w:rPr>
                <w:sz w:val="16"/>
                <w:szCs w:val="16"/>
                <w:lang w:val="en-PH"/>
              </w:rPr>
            </w:pPr>
            <w:r w:rsidRPr="007C243A">
              <w:rPr>
                <w:b/>
                <w:bCs/>
                <w:sz w:val="16"/>
                <w:szCs w:val="16"/>
              </w:rPr>
              <w:t>Expected Result</w:t>
            </w:r>
            <w:r w:rsidRPr="007C243A">
              <w:rPr>
                <w:sz w:val="16"/>
                <w:szCs w:val="16"/>
                <w:lang w:val="en-PH"/>
              </w:rPr>
              <w:t> </w:t>
            </w:r>
          </w:p>
        </w:tc>
      </w:tr>
      <w:tr w:rsidR="007C243A" w:rsidRPr="007C243A" w14:paraId="7B59AA56" w14:textId="77777777" w:rsidTr="001746DB">
        <w:trPr>
          <w:trHeight w:val="300"/>
        </w:trPr>
        <w:tc>
          <w:tcPr>
            <w:tcW w:w="3820" w:type="dxa"/>
            <w:tcBorders>
              <w:top w:val="single" w:sz="6" w:space="0" w:color="4F81BD"/>
              <w:left w:val="single" w:sz="6" w:space="0" w:color="4F81BD"/>
              <w:bottom w:val="single" w:sz="6" w:space="0" w:color="4F81BD"/>
              <w:right w:val="single" w:sz="6" w:space="0" w:color="4F81BD"/>
            </w:tcBorders>
            <w:shd w:val="clear" w:color="auto" w:fill="D3DFEE"/>
            <w:hideMark/>
          </w:tcPr>
          <w:p w14:paraId="3BAA7F08" w14:textId="77777777" w:rsidR="007C243A" w:rsidRPr="007C243A" w:rsidRDefault="007C243A" w:rsidP="001746DB">
            <w:pPr>
              <w:pStyle w:val="BodyText"/>
              <w:ind w:left="272"/>
              <w:rPr>
                <w:sz w:val="16"/>
                <w:szCs w:val="16"/>
                <w:lang w:val="en-PH"/>
              </w:rPr>
            </w:pPr>
            <w:r w:rsidRPr="007C243A">
              <w:rPr>
                <w:sz w:val="16"/>
                <w:szCs w:val="16"/>
              </w:rPr>
              <w:t>Trigger the automated loading process for a transformed file into FSM.</w:t>
            </w:r>
            <w:r w:rsidRPr="007C243A">
              <w:rPr>
                <w:sz w:val="16"/>
                <w:szCs w:val="16"/>
                <w:lang w:val="en-PH"/>
              </w:rPr>
              <w:t> </w:t>
            </w:r>
          </w:p>
        </w:tc>
        <w:tc>
          <w:tcPr>
            <w:tcW w:w="6604" w:type="dxa"/>
            <w:tcBorders>
              <w:top w:val="single" w:sz="6" w:space="0" w:color="4F81BD"/>
              <w:left w:val="single" w:sz="6" w:space="0" w:color="4F81BD"/>
              <w:bottom w:val="single" w:sz="6" w:space="0" w:color="4F81BD"/>
              <w:right w:val="single" w:sz="6" w:space="0" w:color="4F81BD"/>
            </w:tcBorders>
            <w:shd w:val="clear" w:color="auto" w:fill="D3DFEE"/>
            <w:hideMark/>
          </w:tcPr>
          <w:p w14:paraId="16D81992" w14:textId="33C837C1" w:rsidR="007C243A" w:rsidRPr="007C243A" w:rsidRDefault="007C243A" w:rsidP="007C243A">
            <w:pPr>
              <w:pStyle w:val="BodyText"/>
              <w:ind w:left="720"/>
              <w:rPr>
                <w:sz w:val="16"/>
                <w:szCs w:val="16"/>
                <w:lang w:val="en-PH"/>
              </w:rPr>
            </w:pPr>
            <w:r w:rsidRPr="007C243A">
              <w:rPr>
                <w:sz w:val="16"/>
                <w:szCs w:val="16"/>
              </w:rPr>
              <w:t>IPA should successfully load the transformed data into the Cash</w:t>
            </w:r>
            <w:r w:rsidR="00C65A66">
              <w:rPr>
                <w:sz w:val="16"/>
                <w:szCs w:val="16"/>
              </w:rPr>
              <w:t>LedgerBankUpdate business class.</w:t>
            </w:r>
          </w:p>
        </w:tc>
      </w:tr>
      <w:tr w:rsidR="007C243A" w:rsidRPr="007C243A" w14:paraId="5772FD47" w14:textId="77777777" w:rsidTr="001746DB">
        <w:trPr>
          <w:trHeight w:val="300"/>
        </w:trPr>
        <w:tc>
          <w:tcPr>
            <w:tcW w:w="3820" w:type="dxa"/>
            <w:tcBorders>
              <w:top w:val="single" w:sz="6" w:space="0" w:color="4F81BD"/>
              <w:left w:val="single" w:sz="6" w:space="0" w:color="4F81BD"/>
              <w:bottom w:val="single" w:sz="6" w:space="0" w:color="4F81BD"/>
              <w:right w:val="single" w:sz="6" w:space="0" w:color="4F81BD"/>
            </w:tcBorders>
            <w:shd w:val="clear" w:color="auto" w:fill="D3DFEE"/>
            <w:hideMark/>
          </w:tcPr>
          <w:p w14:paraId="39E89D34" w14:textId="6019DE6F" w:rsidR="007C243A" w:rsidRPr="007C243A" w:rsidRDefault="007C243A" w:rsidP="001746DB">
            <w:pPr>
              <w:pStyle w:val="BodyText"/>
              <w:ind w:left="272"/>
              <w:rPr>
                <w:sz w:val="16"/>
                <w:szCs w:val="16"/>
                <w:lang w:val="en-PH"/>
              </w:rPr>
            </w:pPr>
            <w:r w:rsidRPr="007C243A">
              <w:rPr>
                <w:sz w:val="16"/>
                <w:szCs w:val="16"/>
              </w:rPr>
              <w:t xml:space="preserve">Verify that FSM validates and loads the data into the </w:t>
            </w:r>
            <w:r w:rsidR="00C65A66" w:rsidRPr="007C243A">
              <w:rPr>
                <w:sz w:val="16"/>
                <w:szCs w:val="16"/>
              </w:rPr>
              <w:t>Cash</w:t>
            </w:r>
            <w:r w:rsidR="00C65A66">
              <w:rPr>
                <w:sz w:val="16"/>
                <w:szCs w:val="16"/>
              </w:rPr>
              <w:t>LedgerBankUpdate business class.</w:t>
            </w:r>
          </w:p>
        </w:tc>
        <w:tc>
          <w:tcPr>
            <w:tcW w:w="6604" w:type="dxa"/>
            <w:tcBorders>
              <w:top w:val="single" w:sz="6" w:space="0" w:color="4F81BD"/>
              <w:left w:val="single" w:sz="6" w:space="0" w:color="4F81BD"/>
              <w:bottom w:val="single" w:sz="6" w:space="0" w:color="4F81BD"/>
              <w:right w:val="single" w:sz="6" w:space="0" w:color="4F81BD"/>
            </w:tcBorders>
            <w:shd w:val="clear" w:color="auto" w:fill="D3DFEE"/>
            <w:hideMark/>
          </w:tcPr>
          <w:p w14:paraId="2BE3A663" w14:textId="77777777" w:rsidR="007C243A" w:rsidRPr="007C243A" w:rsidRDefault="007C243A" w:rsidP="007C243A">
            <w:pPr>
              <w:pStyle w:val="BodyText"/>
              <w:ind w:left="720"/>
              <w:rPr>
                <w:sz w:val="16"/>
                <w:szCs w:val="16"/>
                <w:lang w:val="en-PH"/>
              </w:rPr>
            </w:pPr>
            <w:r w:rsidRPr="007C243A">
              <w:rPr>
                <w:sz w:val="16"/>
                <w:szCs w:val="16"/>
              </w:rPr>
              <w:t>Validation checks should ensure data accuracy and completeness.</w:t>
            </w:r>
            <w:r w:rsidRPr="007C243A">
              <w:rPr>
                <w:sz w:val="16"/>
                <w:szCs w:val="16"/>
                <w:lang w:val="en-PH"/>
              </w:rPr>
              <w:t> </w:t>
            </w:r>
          </w:p>
        </w:tc>
      </w:tr>
      <w:tr w:rsidR="007C243A" w:rsidRPr="007C243A" w14:paraId="0BB3420A" w14:textId="77777777" w:rsidTr="001746DB">
        <w:trPr>
          <w:trHeight w:val="300"/>
        </w:trPr>
        <w:tc>
          <w:tcPr>
            <w:tcW w:w="3820" w:type="dxa"/>
            <w:tcBorders>
              <w:top w:val="single" w:sz="6" w:space="0" w:color="4F81BD"/>
              <w:left w:val="single" w:sz="6" w:space="0" w:color="4F81BD"/>
              <w:bottom w:val="single" w:sz="6" w:space="0" w:color="4F81BD"/>
              <w:right w:val="single" w:sz="6" w:space="0" w:color="4F81BD"/>
            </w:tcBorders>
            <w:shd w:val="clear" w:color="auto" w:fill="D3DFEE"/>
            <w:hideMark/>
          </w:tcPr>
          <w:p w14:paraId="716B7A69" w14:textId="77777777" w:rsidR="007C243A" w:rsidRPr="007C243A" w:rsidRDefault="007C243A" w:rsidP="001746DB">
            <w:pPr>
              <w:pStyle w:val="BodyText"/>
              <w:ind w:left="272"/>
              <w:rPr>
                <w:sz w:val="16"/>
                <w:szCs w:val="16"/>
                <w:lang w:val="en-PH"/>
              </w:rPr>
            </w:pPr>
            <w:r w:rsidRPr="007C243A">
              <w:rPr>
                <w:sz w:val="16"/>
                <w:szCs w:val="16"/>
              </w:rPr>
              <w:t>Check data integrity by reviewing loaded records against expected content and format.</w:t>
            </w:r>
            <w:r w:rsidRPr="007C243A">
              <w:rPr>
                <w:sz w:val="16"/>
                <w:szCs w:val="16"/>
                <w:lang w:val="en-PH"/>
              </w:rPr>
              <w:t> </w:t>
            </w:r>
          </w:p>
        </w:tc>
        <w:tc>
          <w:tcPr>
            <w:tcW w:w="6604" w:type="dxa"/>
            <w:tcBorders>
              <w:top w:val="single" w:sz="6" w:space="0" w:color="4F81BD"/>
              <w:left w:val="single" w:sz="6" w:space="0" w:color="4F81BD"/>
              <w:bottom w:val="single" w:sz="6" w:space="0" w:color="4F81BD"/>
              <w:right w:val="single" w:sz="6" w:space="0" w:color="4F81BD"/>
            </w:tcBorders>
            <w:shd w:val="clear" w:color="auto" w:fill="D3DFEE"/>
            <w:hideMark/>
          </w:tcPr>
          <w:p w14:paraId="43440462" w14:textId="77777777" w:rsidR="007C243A" w:rsidRPr="007C243A" w:rsidRDefault="007C243A" w:rsidP="007C243A">
            <w:pPr>
              <w:pStyle w:val="BodyText"/>
              <w:ind w:left="720"/>
              <w:rPr>
                <w:sz w:val="16"/>
                <w:szCs w:val="16"/>
                <w:lang w:val="en-PH"/>
              </w:rPr>
            </w:pPr>
            <w:r w:rsidRPr="007C243A">
              <w:rPr>
                <w:sz w:val="16"/>
                <w:szCs w:val="16"/>
              </w:rPr>
              <w:t>Review of loaded records should match the expected content and format in FSM.</w:t>
            </w:r>
            <w:r w:rsidRPr="007C243A">
              <w:rPr>
                <w:sz w:val="16"/>
                <w:szCs w:val="16"/>
                <w:lang w:val="en-PH"/>
              </w:rPr>
              <w:t> </w:t>
            </w:r>
          </w:p>
          <w:p w14:paraId="2368EF5B" w14:textId="29326EC1" w:rsidR="007C243A" w:rsidRPr="007C243A" w:rsidRDefault="007C243A" w:rsidP="007C243A">
            <w:pPr>
              <w:pStyle w:val="BodyText"/>
              <w:ind w:left="720"/>
              <w:rPr>
                <w:sz w:val="16"/>
                <w:szCs w:val="16"/>
                <w:lang w:val="en-PH"/>
              </w:rPr>
            </w:pPr>
            <w:r w:rsidRPr="007C243A">
              <w:rPr>
                <w:sz w:val="16"/>
                <w:szCs w:val="16"/>
                <w:lang w:val="en-PH"/>
              </w:rPr>
              <w:t> </w:t>
            </w:r>
          </w:p>
        </w:tc>
      </w:tr>
    </w:tbl>
    <w:p w14:paraId="76F93426" w14:textId="77777777" w:rsidR="007C243A" w:rsidRPr="007C243A" w:rsidRDefault="007C243A" w:rsidP="007C243A">
      <w:pPr>
        <w:pStyle w:val="BodyText"/>
        <w:ind w:left="720"/>
        <w:rPr>
          <w:lang w:val="en-PH"/>
        </w:rPr>
      </w:pPr>
      <w:r w:rsidRPr="007C243A">
        <w:rPr>
          <w:lang w:val="en-PH"/>
        </w:rPr>
        <w:t> </w:t>
      </w:r>
    </w:p>
    <w:p w14:paraId="60F7D7C4" w14:textId="77777777" w:rsidR="00637A54" w:rsidRDefault="00637A54" w:rsidP="00637A54">
      <w:pPr>
        <w:pStyle w:val="BodyText"/>
        <w:numPr>
          <w:ilvl w:val="0"/>
          <w:numId w:val="34"/>
        </w:numPr>
        <w:rPr>
          <w:lang w:val="en-PH"/>
        </w:rPr>
      </w:pPr>
      <w:r>
        <w:rPr>
          <w:lang w:val="en-PH"/>
        </w:rPr>
        <w:t>Workunit logs showing that all four records contained in the file have been uploaded to CashLedgerBankUpdate business class:</w:t>
      </w:r>
    </w:p>
    <w:p w14:paraId="515290B0" w14:textId="4D620449" w:rsidR="007C243A" w:rsidRPr="007C243A" w:rsidRDefault="00637A54" w:rsidP="00637A54">
      <w:pPr>
        <w:pStyle w:val="BodyText"/>
        <w:ind w:left="0" w:firstLine="720"/>
        <w:rPr>
          <w:lang w:val="en-PH"/>
        </w:rPr>
      </w:pPr>
      <w:r w:rsidRPr="00637A54">
        <w:rPr>
          <w:noProof/>
          <w:lang w:val="en-PH"/>
        </w:rPr>
        <w:drawing>
          <wp:inline distT="0" distB="0" distL="0" distR="0" wp14:anchorId="444B4B06" wp14:editId="059411E1">
            <wp:extent cx="5068435" cy="3422650"/>
            <wp:effectExtent l="0" t="0" r="0" b="6350"/>
            <wp:docPr id="1551331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31587" name="Picture 1" descr="A screenshot of a computer&#10;&#10;AI-generated content may be incorrect."/>
                    <pic:cNvPicPr/>
                  </pic:nvPicPr>
                  <pic:blipFill>
                    <a:blip r:embed="rId28"/>
                    <a:stretch>
                      <a:fillRect/>
                    </a:stretch>
                  </pic:blipFill>
                  <pic:spPr>
                    <a:xfrm>
                      <a:off x="0" y="0"/>
                      <a:ext cx="5073647" cy="3426169"/>
                    </a:xfrm>
                    <a:prstGeom prst="rect">
                      <a:avLst/>
                    </a:prstGeom>
                  </pic:spPr>
                </pic:pic>
              </a:graphicData>
            </a:graphic>
          </wp:inline>
        </w:drawing>
      </w:r>
      <w:r>
        <w:rPr>
          <w:lang w:val="en-PH"/>
        </w:rPr>
        <w:br/>
      </w:r>
    </w:p>
    <w:p w14:paraId="67858594" w14:textId="28CD8CA1" w:rsidR="00683264" w:rsidRDefault="007C243A" w:rsidP="007C243A">
      <w:pPr>
        <w:pStyle w:val="BodyText"/>
        <w:ind w:left="720"/>
        <w:rPr>
          <w:lang w:val="en-PH"/>
        </w:rPr>
      </w:pPr>
      <w:r w:rsidRPr="007C243A">
        <w:rPr>
          <w:lang w:val="en-PH"/>
        </w:rPr>
        <w:t> </w:t>
      </w:r>
    </w:p>
    <w:p w14:paraId="08627036" w14:textId="713A1DB3" w:rsidR="007C243A" w:rsidRPr="007C243A" w:rsidRDefault="00683264" w:rsidP="00683264">
      <w:pPr>
        <w:rPr>
          <w:lang w:val="en-PH"/>
        </w:rPr>
      </w:pPr>
      <w:r>
        <w:rPr>
          <w:lang w:val="en-PH"/>
        </w:rPr>
        <w:br w:type="page"/>
      </w:r>
    </w:p>
    <w:p w14:paraId="43777B3E" w14:textId="77777777" w:rsidR="007C243A" w:rsidRPr="007C243A" w:rsidRDefault="007C243A" w:rsidP="00DF04BB">
      <w:pPr>
        <w:pStyle w:val="Heading3"/>
        <w:rPr>
          <w:lang w:val="en-PH"/>
        </w:rPr>
      </w:pPr>
      <w:r w:rsidRPr="007C243A">
        <w:lastRenderedPageBreak/>
        <w:t>IMPORT ERROR DETECTION AND NOTIFICATION</w:t>
      </w:r>
      <w:r w:rsidRPr="007C243A">
        <w:rPr>
          <w:lang w:val="en-PH"/>
        </w:rPr>
        <w:t> </w:t>
      </w:r>
    </w:p>
    <w:tbl>
      <w:tblPr>
        <w:tblW w:w="1025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3"/>
        <w:gridCol w:w="7245"/>
      </w:tblGrid>
      <w:tr w:rsidR="007C243A" w:rsidRPr="007C243A" w14:paraId="1B0E037A" w14:textId="77777777" w:rsidTr="00DF04BB">
        <w:trPr>
          <w:trHeight w:val="254"/>
        </w:trPr>
        <w:tc>
          <w:tcPr>
            <w:tcW w:w="3013" w:type="dxa"/>
            <w:tcBorders>
              <w:top w:val="single" w:sz="6" w:space="0" w:color="4F81BD"/>
              <w:left w:val="single" w:sz="6" w:space="0" w:color="4F81BD"/>
              <w:bottom w:val="single" w:sz="18" w:space="0" w:color="4F81BD"/>
              <w:right w:val="single" w:sz="6" w:space="0" w:color="4F81BD"/>
            </w:tcBorders>
            <w:hideMark/>
          </w:tcPr>
          <w:p w14:paraId="59BFD921" w14:textId="77777777" w:rsidR="007C243A" w:rsidRPr="007C243A" w:rsidRDefault="007C243A" w:rsidP="00DF04BB">
            <w:pPr>
              <w:pStyle w:val="BodyText"/>
              <w:ind w:left="272"/>
              <w:rPr>
                <w:sz w:val="16"/>
                <w:szCs w:val="16"/>
                <w:lang w:val="en-PH"/>
              </w:rPr>
            </w:pPr>
            <w:r w:rsidRPr="007C243A">
              <w:rPr>
                <w:b/>
                <w:bCs/>
                <w:sz w:val="16"/>
                <w:szCs w:val="16"/>
              </w:rPr>
              <w:t>Scenario</w:t>
            </w:r>
            <w:r w:rsidRPr="007C243A">
              <w:rPr>
                <w:sz w:val="16"/>
                <w:szCs w:val="16"/>
                <w:lang w:val="en-PH"/>
              </w:rPr>
              <w:t> </w:t>
            </w:r>
          </w:p>
        </w:tc>
        <w:tc>
          <w:tcPr>
            <w:tcW w:w="7245" w:type="dxa"/>
            <w:tcBorders>
              <w:top w:val="single" w:sz="6" w:space="0" w:color="4F81BD"/>
              <w:left w:val="single" w:sz="6" w:space="0" w:color="4F81BD"/>
              <w:bottom w:val="single" w:sz="18" w:space="0" w:color="4F81BD"/>
              <w:right w:val="single" w:sz="6" w:space="0" w:color="4F81BD"/>
            </w:tcBorders>
            <w:hideMark/>
          </w:tcPr>
          <w:p w14:paraId="2FF9BE80" w14:textId="77777777" w:rsidR="007C243A" w:rsidRPr="007C243A" w:rsidRDefault="007C243A" w:rsidP="007C243A">
            <w:pPr>
              <w:pStyle w:val="BodyText"/>
              <w:ind w:left="720"/>
              <w:rPr>
                <w:sz w:val="16"/>
                <w:szCs w:val="16"/>
                <w:lang w:val="en-PH"/>
              </w:rPr>
            </w:pPr>
            <w:r w:rsidRPr="007C243A">
              <w:rPr>
                <w:b/>
                <w:bCs/>
                <w:sz w:val="16"/>
                <w:szCs w:val="16"/>
              </w:rPr>
              <w:t>Expected Result</w:t>
            </w:r>
            <w:r w:rsidRPr="007C243A">
              <w:rPr>
                <w:sz w:val="16"/>
                <w:szCs w:val="16"/>
                <w:lang w:val="en-PH"/>
              </w:rPr>
              <w:t> </w:t>
            </w:r>
          </w:p>
        </w:tc>
      </w:tr>
      <w:tr w:rsidR="00DF04BB" w:rsidRPr="007C243A" w14:paraId="60230DE6" w14:textId="77777777" w:rsidTr="00DF04BB">
        <w:trPr>
          <w:trHeight w:val="254"/>
        </w:trPr>
        <w:tc>
          <w:tcPr>
            <w:tcW w:w="3013" w:type="dxa"/>
            <w:tcBorders>
              <w:top w:val="single" w:sz="6" w:space="0" w:color="4F81BD"/>
              <w:left w:val="single" w:sz="6" w:space="0" w:color="4F81BD"/>
              <w:bottom w:val="single" w:sz="6" w:space="0" w:color="4F81BD"/>
              <w:right w:val="single" w:sz="6" w:space="0" w:color="4F81BD"/>
            </w:tcBorders>
            <w:shd w:val="clear" w:color="auto" w:fill="D3DFEE"/>
            <w:hideMark/>
          </w:tcPr>
          <w:p w14:paraId="03A82409" w14:textId="77777777" w:rsidR="007C243A" w:rsidRPr="007C243A" w:rsidRDefault="007C243A" w:rsidP="00DF04BB">
            <w:pPr>
              <w:pStyle w:val="BodyText"/>
              <w:ind w:left="272"/>
              <w:rPr>
                <w:sz w:val="16"/>
                <w:szCs w:val="16"/>
                <w:lang w:val="en-PH"/>
              </w:rPr>
            </w:pPr>
            <w:r w:rsidRPr="007C243A">
              <w:rPr>
                <w:sz w:val="16"/>
                <w:szCs w:val="16"/>
              </w:rPr>
              <w:t>Introduce a deliberate error into an FSM layout file processed by IPA.</w:t>
            </w:r>
            <w:r w:rsidRPr="007C243A">
              <w:rPr>
                <w:sz w:val="16"/>
                <w:szCs w:val="16"/>
                <w:lang w:val="en-PH"/>
              </w:rPr>
              <w:t> </w:t>
            </w:r>
          </w:p>
        </w:tc>
        <w:tc>
          <w:tcPr>
            <w:tcW w:w="7245" w:type="dxa"/>
            <w:tcBorders>
              <w:top w:val="single" w:sz="6" w:space="0" w:color="4F81BD"/>
              <w:left w:val="single" w:sz="6" w:space="0" w:color="4F81BD"/>
              <w:bottom w:val="single" w:sz="6" w:space="0" w:color="4F81BD"/>
              <w:right w:val="single" w:sz="6" w:space="0" w:color="4F81BD"/>
            </w:tcBorders>
            <w:shd w:val="clear" w:color="auto" w:fill="D3DFEE"/>
            <w:hideMark/>
          </w:tcPr>
          <w:p w14:paraId="647B1009" w14:textId="77777777" w:rsidR="007C243A" w:rsidRPr="007C243A" w:rsidRDefault="007C243A" w:rsidP="007C243A">
            <w:pPr>
              <w:pStyle w:val="BodyText"/>
              <w:ind w:left="720"/>
              <w:rPr>
                <w:sz w:val="16"/>
                <w:szCs w:val="16"/>
                <w:lang w:val="en-PH"/>
              </w:rPr>
            </w:pPr>
            <w:r w:rsidRPr="007C243A">
              <w:rPr>
                <w:sz w:val="16"/>
                <w:szCs w:val="16"/>
              </w:rPr>
              <w:t>IPA should detect deliberate errors during processing.</w:t>
            </w:r>
            <w:r w:rsidRPr="007C243A">
              <w:rPr>
                <w:sz w:val="16"/>
                <w:szCs w:val="16"/>
                <w:lang w:val="en-PH"/>
              </w:rPr>
              <w:t> </w:t>
            </w:r>
          </w:p>
        </w:tc>
      </w:tr>
      <w:tr w:rsidR="00DF04BB" w:rsidRPr="007C243A" w14:paraId="4C4B4858" w14:textId="77777777" w:rsidTr="00DF04BB">
        <w:trPr>
          <w:trHeight w:val="254"/>
        </w:trPr>
        <w:tc>
          <w:tcPr>
            <w:tcW w:w="3013" w:type="dxa"/>
            <w:tcBorders>
              <w:top w:val="single" w:sz="6" w:space="0" w:color="4F81BD"/>
              <w:left w:val="single" w:sz="6" w:space="0" w:color="4F81BD"/>
              <w:bottom w:val="single" w:sz="6" w:space="0" w:color="4F81BD"/>
              <w:right w:val="single" w:sz="6" w:space="0" w:color="4F81BD"/>
            </w:tcBorders>
            <w:shd w:val="clear" w:color="auto" w:fill="D3DFEE"/>
            <w:hideMark/>
          </w:tcPr>
          <w:p w14:paraId="3BD90839" w14:textId="77777777" w:rsidR="007C243A" w:rsidRPr="007C243A" w:rsidRDefault="007C243A" w:rsidP="00DF04BB">
            <w:pPr>
              <w:pStyle w:val="BodyText"/>
              <w:ind w:left="272"/>
              <w:rPr>
                <w:sz w:val="16"/>
                <w:szCs w:val="16"/>
                <w:lang w:val="en-PH"/>
              </w:rPr>
            </w:pPr>
            <w:r w:rsidRPr="007C243A">
              <w:rPr>
                <w:sz w:val="16"/>
                <w:szCs w:val="16"/>
              </w:rPr>
              <w:t>Trigger the processing and verify that IPA detects the error.</w:t>
            </w:r>
            <w:r w:rsidRPr="007C243A">
              <w:rPr>
                <w:sz w:val="16"/>
                <w:szCs w:val="16"/>
                <w:lang w:val="en-PH"/>
              </w:rPr>
              <w:t> </w:t>
            </w:r>
          </w:p>
        </w:tc>
        <w:tc>
          <w:tcPr>
            <w:tcW w:w="7245" w:type="dxa"/>
            <w:tcBorders>
              <w:top w:val="single" w:sz="6" w:space="0" w:color="4F81BD"/>
              <w:left w:val="single" w:sz="6" w:space="0" w:color="4F81BD"/>
              <w:bottom w:val="single" w:sz="6" w:space="0" w:color="4F81BD"/>
              <w:right w:val="single" w:sz="6" w:space="0" w:color="4F81BD"/>
            </w:tcBorders>
            <w:shd w:val="clear" w:color="auto" w:fill="D3DFEE"/>
            <w:hideMark/>
          </w:tcPr>
          <w:p w14:paraId="101D3A1E" w14:textId="77777777" w:rsidR="007C243A" w:rsidRPr="007C243A" w:rsidRDefault="007C243A" w:rsidP="007C243A">
            <w:pPr>
              <w:pStyle w:val="BodyText"/>
              <w:ind w:left="720"/>
              <w:rPr>
                <w:sz w:val="16"/>
                <w:szCs w:val="16"/>
                <w:lang w:val="en-PH"/>
              </w:rPr>
            </w:pPr>
            <w:r w:rsidRPr="007C243A">
              <w:rPr>
                <w:sz w:val="16"/>
                <w:szCs w:val="16"/>
              </w:rPr>
              <w:t>Processing should stop upon error detection to prevent incorrect data integration.</w:t>
            </w:r>
            <w:r w:rsidRPr="007C243A">
              <w:rPr>
                <w:sz w:val="16"/>
                <w:szCs w:val="16"/>
                <w:lang w:val="en-PH"/>
              </w:rPr>
              <w:t> </w:t>
            </w:r>
          </w:p>
        </w:tc>
      </w:tr>
      <w:tr w:rsidR="00DF04BB" w:rsidRPr="007C243A" w14:paraId="4D9C175F" w14:textId="77777777" w:rsidTr="00DF04BB">
        <w:trPr>
          <w:trHeight w:val="254"/>
        </w:trPr>
        <w:tc>
          <w:tcPr>
            <w:tcW w:w="3013" w:type="dxa"/>
            <w:tcBorders>
              <w:top w:val="single" w:sz="6" w:space="0" w:color="4F81BD"/>
              <w:left w:val="single" w:sz="6" w:space="0" w:color="4F81BD"/>
              <w:bottom w:val="single" w:sz="6" w:space="0" w:color="4F81BD"/>
              <w:right w:val="single" w:sz="6" w:space="0" w:color="4F81BD"/>
            </w:tcBorders>
            <w:shd w:val="clear" w:color="auto" w:fill="D3DFEE"/>
            <w:hideMark/>
          </w:tcPr>
          <w:p w14:paraId="7F2341B0" w14:textId="77777777" w:rsidR="007C243A" w:rsidRPr="007C243A" w:rsidRDefault="007C243A" w:rsidP="00DF04BB">
            <w:pPr>
              <w:pStyle w:val="BodyText"/>
              <w:ind w:left="272"/>
              <w:rPr>
                <w:sz w:val="16"/>
                <w:szCs w:val="16"/>
                <w:lang w:val="en-PH"/>
              </w:rPr>
            </w:pPr>
            <w:r w:rsidRPr="007C243A">
              <w:rPr>
                <w:sz w:val="16"/>
                <w:szCs w:val="16"/>
              </w:rPr>
              <w:t>Confirm that IPA halts processing and notifies the distribution group.</w:t>
            </w:r>
            <w:r w:rsidRPr="007C243A">
              <w:rPr>
                <w:sz w:val="16"/>
                <w:szCs w:val="16"/>
                <w:lang w:val="en-PH"/>
              </w:rPr>
              <w:t> </w:t>
            </w:r>
          </w:p>
        </w:tc>
        <w:tc>
          <w:tcPr>
            <w:tcW w:w="7245" w:type="dxa"/>
            <w:tcBorders>
              <w:top w:val="single" w:sz="6" w:space="0" w:color="4F81BD"/>
              <w:left w:val="single" w:sz="6" w:space="0" w:color="4F81BD"/>
              <w:bottom w:val="single" w:sz="6" w:space="0" w:color="4F81BD"/>
              <w:right w:val="single" w:sz="6" w:space="0" w:color="4F81BD"/>
            </w:tcBorders>
            <w:shd w:val="clear" w:color="auto" w:fill="D3DFEE"/>
            <w:hideMark/>
          </w:tcPr>
          <w:p w14:paraId="069C0875" w14:textId="77777777" w:rsidR="007C243A" w:rsidRPr="007C243A" w:rsidRDefault="007C243A" w:rsidP="007C243A">
            <w:pPr>
              <w:pStyle w:val="BodyText"/>
              <w:ind w:left="720"/>
              <w:rPr>
                <w:sz w:val="16"/>
                <w:szCs w:val="16"/>
                <w:lang w:val="en-PH"/>
              </w:rPr>
            </w:pPr>
            <w:r w:rsidRPr="007C243A">
              <w:rPr>
                <w:sz w:val="16"/>
                <w:szCs w:val="16"/>
              </w:rPr>
              <w:t>A timely notification should be sent to the designated distribution group with details of the error.</w:t>
            </w:r>
            <w:r w:rsidRPr="007C243A">
              <w:rPr>
                <w:sz w:val="16"/>
                <w:szCs w:val="16"/>
                <w:lang w:val="en-PH"/>
              </w:rPr>
              <w:t> </w:t>
            </w:r>
          </w:p>
          <w:p w14:paraId="2AFD2C60" w14:textId="73DE69E0" w:rsidR="007C243A" w:rsidRPr="007C243A" w:rsidRDefault="007C243A" w:rsidP="007C243A">
            <w:pPr>
              <w:pStyle w:val="BodyText"/>
              <w:ind w:left="720"/>
              <w:rPr>
                <w:sz w:val="16"/>
                <w:szCs w:val="16"/>
                <w:lang w:val="en-PH"/>
              </w:rPr>
            </w:pPr>
            <w:r w:rsidRPr="007C243A">
              <w:rPr>
                <w:sz w:val="16"/>
                <w:szCs w:val="16"/>
                <w:lang w:val="en-PH"/>
              </w:rPr>
              <w:t> </w:t>
            </w:r>
          </w:p>
        </w:tc>
      </w:tr>
    </w:tbl>
    <w:p w14:paraId="78396FB3" w14:textId="7B62C614" w:rsidR="0057011C" w:rsidRDefault="0057011C" w:rsidP="0057011C">
      <w:pPr>
        <w:pStyle w:val="BodyText"/>
        <w:numPr>
          <w:ilvl w:val="0"/>
          <w:numId w:val="34"/>
        </w:numPr>
        <w:rPr>
          <w:lang w:val="en-PH"/>
        </w:rPr>
      </w:pPr>
      <w:r>
        <w:rPr>
          <w:lang w:val="en-PH"/>
        </w:rPr>
        <w:t xml:space="preserve">Import error </w:t>
      </w:r>
      <w:r w:rsidR="00B21B6A">
        <w:rPr>
          <w:lang w:val="en-PH"/>
        </w:rPr>
        <w:t>n</w:t>
      </w:r>
      <w:r>
        <w:rPr>
          <w:lang w:val="en-PH"/>
        </w:rPr>
        <w:t>otification</w:t>
      </w:r>
      <w:r w:rsidR="00B21B6A">
        <w:rPr>
          <w:lang w:val="en-PH"/>
        </w:rPr>
        <w:t>:</w:t>
      </w:r>
    </w:p>
    <w:p w14:paraId="54B123FF" w14:textId="3B63CFB9" w:rsidR="00B21B6A" w:rsidRDefault="00B21B6A" w:rsidP="00B21B6A">
      <w:pPr>
        <w:pStyle w:val="BodyText"/>
        <w:ind w:left="0"/>
        <w:rPr>
          <w:lang w:val="en-PH"/>
        </w:rPr>
      </w:pPr>
      <w:r w:rsidRPr="00B21B6A">
        <w:rPr>
          <w:noProof/>
          <w:lang w:val="en-PH"/>
        </w:rPr>
        <w:drawing>
          <wp:inline distT="0" distB="0" distL="0" distR="0" wp14:anchorId="7F24C093" wp14:editId="3A2C38C5">
            <wp:extent cx="6629400" cy="3119120"/>
            <wp:effectExtent l="0" t="0" r="0" b="5080"/>
            <wp:docPr id="1425113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13961" name="Picture 1" descr="A screenshot of a computer&#10;&#10;AI-generated content may be incorrect."/>
                    <pic:cNvPicPr/>
                  </pic:nvPicPr>
                  <pic:blipFill>
                    <a:blip r:embed="rId29"/>
                    <a:stretch>
                      <a:fillRect/>
                    </a:stretch>
                  </pic:blipFill>
                  <pic:spPr>
                    <a:xfrm>
                      <a:off x="0" y="0"/>
                      <a:ext cx="6629400" cy="3119120"/>
                    </a:xfrm>
                    <a:prstGeom prst="rect">
                      <a:avLst/>
                    </a:prstGeom>
                  </pic:spPr>
                </pic:pic>
              </a:graphicData>
            </a:graphic>
          </wp:inline>
        </w:drawing>
      </w:r>
    </w:p>
    <w:p w14:paraId="0BDAE39C" w14:textId="1F92992A" w:rsidR="00B21B6A" w:rsidRDefault="00B21B6A" w:rsidP="0057011C">
      <w:pPr>
        <w:pStyle w:val="BodyText"/>
        <w:numPr>
          <w:ilvl w:val="0"/>
          <w:numId w:val="34"/>
        </w:numPr>
        <w:rPr>
          <w:lang w:val="en-PH"/>
        </w:rPr>
      </w:pPr>
      <w:r>
        <w:rPr>
          <w:lang w:val="en-PH"/>
        </w:rPr>
        <w:t>Import error notification file attachment:</w:t>
      </w:r>
    </w:p>
    <w:p w14:paraId="7BAB7BC7" w14:textId="3F681844" w:rsidR="008D1BE0" w:rsidRDefault="008D1BE0" w:rsidP="008D1BE0">
      <w:pPr>
        <w:pStyle w:val="BodyText"/>
        <w:ind w:left="0"/>
        <w:rPr>
          <w:lang w:val="en-PH"/>
        </w:rPr>
      </w:pPr>
      <w:r w:rsidRPr="008D1BE0">
        <w:rPr>
          <w:noProof/>
          <w:lang w:val="en-PH"/>
        </w:rPr>
        <w:drawing>
          <wp:inline distT="0" distB="0" distL="0" distR="0" wp14:anchorId="1777B043" wp14:editId="280E0D33">
            <wp:extent cx="6629400" cy="1027430"/>
            <wp:effectExtent l="0" t="0" r="0" b="1270"/>
            <wp:docPr id="412214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14063" name="Picture 1" descr="A screenshot of a computer&#10;&#10;AI-generated content may be incorrect."/>
                    <pic:cNvPicPr/>
                  </pic:nvPicPr>
                  <pic:blipFill>
                    <a:blip r:embed="rId30"/>
                    <a:stretch>
                      <a:fillRect/>
                    </a:stretch>
                  </pic:blipFill>
                  <pic:spPr>
                    <a:xfrm>
                      <a:off x="0" y="0"/>
                      <a:ext cx="6629400" cy="1027430"/>
                    </a:xfrm>
                    <a:prstGeom prst="rect">
                      <a:avLst/>
                    </a:prstGeom>
                  </pic:spPr>
                </pic:pic>
              </a:graphicData>
            </a:graphic>
          </wp:inline>
        </w:drawing>
      </w:r>
    </w:p>
    <w:p w14:paraId="35F14C43" w14:textId="2531843D" w:rsidR="007C243A" w:rsidRPr="007C243A" w:rsidRDefault="0057011C" w:rsidP="0057011C">
      <w:pPr>
        <w:rPr>
          <w:lang w:val="en-PH"/>
        </w:rPr>
      </w:pPr>
      <w:r>
        <w:rPr>
          <w:lang w:val="en-PH"/>
        </w:rPr>
        <w:br w:type="page"/>
      </w:r>
    </w:p>
    <w:p w14:paraId="4E7F1E36" w14:textId="77777777" w:rsidR="007C243A" w:rsidRPr="007C243A" w:rsidRDefault="007C243A" w:rsidP="003478D5">
      <w:pPr>
        <w:pStyle w:val="Heading3"/>
        <w:rPr>
          <w:lang w:val="en-PH"/>
        </w:rPr>
      </w:pPr>
      <w:r w:rsidRPr="007C243A">
        <w:lastRenderedPageBreak/>
        <w:t>IMPORT ERROR RESOLUTION AND RE-PROCESSING</w:t>
      </w:r>
      <w:r w:rsidRPr="007C243A">
        <w:rPr>
          <w:lang w:val="en-PH"/>
        </w:rPr>
        <w:t> </w:t>
      </w:r>
    </w:p>
    <w:tbl>
      <w:tblPr>
        <w:tblW w:w="1042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969"/>
        <w:gridCol w:w="7455"/>
      </w:tblGrid>
      <w:tr w:rsidR="007C243A" w:rsidRPr="007C243A" w14:paraId="1A428D35" w14:textId="77777777" w:rsidTr="003478D5">
        <w:trPr>
          <w:trHeight w:val="300"/>
        </w:trPr>
        <w:tc>
          <w:tcPr>
            <w:tcW w:w="2969" w:type="dxa"/>
            <w:tcBorders>
              <w:top w:val="single" w:sz="6" w:space="0" w:color="4F81BD"/>
              <w:left w:val="single" w:sz="6" w:space="0" w:color="4F81BD"/>
              <w:bottom w:val="single" w:sz="18" w:space="0" w:color="4F81BD"/>
              <w:right w:val="single" w:sz="6" w:space="0" w:color="4F81BD"/>
            </w:tcBorders>
            <w:hideMark/>
          </w:tcPr>
          <w:p w14:paraId="7DB6E4F1" w14:textId="77777777" w:rsidR="007C243A" w:rsidRPr="007C243A" w:rsidRDefault="007C243A" w:rsidP="003478D5">
            <w:pPr>
              <w:pStyle w:val="BodyText"/>
              <w:ind w:left="272"/>
              <w:rPr>
                <w:sz w:val="16"/>
                <w:szCs w:val="16"/>
                <w:lang w:val="en-PH"/>
              </w:rPr>
            </w:pPr>
            <w:r w:rsidRPr="007C243A">
              <w:rPr>
                <w:b/>
                <w:bCs/>
                <w:sz w:val="16"/>
                <w:szCs w:val="16"/>
              </w:rPr>
              <w:t>Scenario</w:t>
            </w:r>
            <w:r w:rsidRPr="007C243A">
              <w:rPr>
                <w:sz w:val="16"/>
                <w:szCs w:val="16"/>
                <w:lang w:val="en-PH"/>
              </w:rPr>
              <w:t> </w:t>
            </w:r>
          </w:p>
        </w:tc>
        <w:tc>
          <w:tcPr>
            <w:tcW w:w="7455" w:type="dxa"/>
            <w:tcBorders>
              <w:top w:val="single" w:sz="6" w:space="0" w:color="4F81BD"/>
              <w:left w:val="single" w:sz="6" w:space="0" w:color="4F81BD"/>
              <w:bottom w:val="single" w:sz="18" w:space="0" w:color="4F81BD"/>
              <w:right w:val="single" w:sz="6" w:space="0" w:color="4F81BD"/>
            </w:tcBorders>
            <w:hideMark/>
          </w:tcPr>
          <w:p w14:paraId="6C79DDE5" w14:textId="77777777" w:rsidR="007C243A" w:rsidRPr="007C243A" w:rsidRDefault="007C243A" w:rsidP="007C243A">
            <w:pPr>
              <w:pStyle w:val="BodyText"/>
              <w:ind w:left="720"/>
              <w:rPr>
                <w:sz w:val="16"/>
                <w:szCs w:val="16"/>
                <w:lang w:val="en-PH"/>
              </w:rPr>
            </w:pPr>
            <w:r w:rsidRPr="007C243A">
              <w:rPr>
                <w:b/>
                <w:bCs/>
                <w:sz w:val="16"/>
                <w:szCs w:val="16"/>
              </w:rPr>
              <w:t>Expected Result</w:t>
            </w:r>
            <w:r w:rsidRPr="007C243A">
              <w:rPr>
                <w:sz w:val="16"/>
                <w:szCs w:val="16"/>
                <w:lang w:val="en-PH"/>
              </w:rPr>
              <w:t> </w:t>
            </w:r>
          </w:p>
        </w:tc>
      </w:tr>
      <w:tr w:rsidR="007C243A" w:rsidRPr="007C243A" w14:paraId="09276DC8" w14:textId="77777777" w:rsidTr="003478D5">
        <w:trPr>
          <w:trHeight w:val="300"/>
        </w:trPr>
        <w:tc>
          <w:tcPr>
            <w:tcW w:w="2969" w:type="dxa"/>
            <w:tcBorders>
              <w:top w:val="single" w:sz="6" w:space="0" w:color="4F81BD"/>
              <w:left w:val="single" w:sz="6" w:space="0" w:color="4F81BD"/>
              <w:bottom w:val="single" w:sz="6" w:space="0" w:color="4F81BD"/>
              <w:right w:val="single" w:sz="6" w:space="0" w:color="4F81BD"/>
            </w:tcBorders>
            <w:shd w:val="clear" w:color="auto" w:fill="D3DFEE"/>
            <w:hideMark/>
          </w:tcPr>
          <w:p w14:paraId="062FFD34" w14:textId="77777777" w:rsidR="007C243A" w:rsidRPr="007C243A" w:rsidRDefault="007C243A" w:rsidP="003478D5">
            <w:pPr>
              <w:pStyle w:val="BodyText"/>
              <w:ind w:left="272"/>
              <w:rPr>
                <w:sz w:val="16"/>
                <w:szCs w:val="16"/>
                <w:lang w:val="en-PH"/>
              </w:rPr>
            </w:pPr>
            <w:r w:rsidRPr="007C243A">
              <w:rPr>
                <w:sz w:val="16"/>
                <w:szCs w:val="16"/>
              </w:rPr>
              <w:t>Identify an error in an FSM layout file and resolve it offline.</w:t>
            </w:r>
            <w:r w:rsidRPr="007C243A">
              <w:rPr>
                <w:sz w:val="16"/>
                <w:szCs w:val="16"/>
                <w:lang w:val="en-PH"/>
              </w:rPr>
              <w:t> </w:t>
            </w:r>
          </w:p>
        </w:tc>
        <w:tc>
          <w:tcPr>
            <w:tcW w:w="7455" w:type="dxa"/>
            <w:tcBorders>
              <w:top w:val="single" w:sz="6" w:space="0" w:color="4F81BD"/>
              <w:left w:val="single" w:sz="6" w:space="0" w:color="4F81BD"/>
              <w:bottom w:val="single" w:sz="6" w:space="0" w:color="4F81BD"/>
              <w:right w:val="single" w:sz="6" w:space="0" w:color="4F81BD"/>
            </w:tcBorders>
            <w:shd w:val="clear" w:color="auto" w:fill="D3DFEE"/>
            <w:hideMark/>
          </w:tcPr>
          <w:p w14:paraId="7A116A49" w14:textId="77777777" w:rsidR="007C243A" w:rsidRPr="007C243A" w:rsidRDefault="007C243A" w:rsidP="007C243A">
            <w:pPr>
              <w:pStyle w:val="BodyText"/>
              <w:ind w:left="720"/>
              <w:rPr>
                <w:sz w:val="16"/>
                <w:szCs w:val="16"/>
                <w:lang w:val="en-PH"/>
              </w:rPr>
            </w:pPr>
            <w:r w:rsidRPr="007C243A">
              <w:rPr>
                <w:sz w:val="16"/>
                <w:szCs w:val="16"/>
              </w:rPr>
              <w:t>The identified error should be resolved correctly in the FSM layout file offline.</w:t>
            </w:r>
            <w:r w:rsidRPr="007C243A">
              <w:rPr>
                <w:sz w:val="16"/>
                <w:szCs w:val="16"/>
                <w:lang w:val="en-PH"/>
              </w:rPr>
              <w:t> </w:t>
            </w:r>
          </w:p>
        </w:tc>
      </w:tr>
      <w:tr w:rsidR="007C243A" w:rsidRPr="007C243A" w14:paraId="24A7BDB9" w14:textId="77777777" w:rsidTr="003478D5">
        <w:trPr>
          <w:trHeight w:val="300"/>
        </w:trPr>
        <w:tc>
          <w:tcPr>
            <w:tcW w:w="2969" w:type="dxa"/>
            <w:tcBorders>
              <w:top w:val="single" w:sz="6" w:space="0" w:color="4F81BD"/>
              <w:left w:val="single" w:sz="6" w:space="0" w:color="4F81BD"/>
              <w:bottom w:val="single" w:sz="6" w:space="0" w:color="4F81BD"/>
              <w:right w:val="single" w:sz="6" w:space="0" w:color="4F81BD"/>
            </w:tcBorders>
            <w:shd w:val="clear" w:color="auto" w:fill="D3DFEE"/>
            <w:hideMark/>
          </w:tcPr>
          <w:p w14:paraId="48AB3D7D" w14:textId="77777777" w:rsidR="007C243A" w:rsidRPr="007C243A" w:rsidRDefault="007C243A" w:rsidP="003478D5">
            <w:pPr>
              <w:pStyle w:val="BodyText"/>
              <w:ind w:left="272"/>
              <w:rPr>
                <w:sz w:val="16"/>
                <w:szCs w:val="16"/>
                <w:lang w:val="en-PH"/>
              </w:rPr>
            </w:pPr>
            <w:r w:rsidRPr="007C243A">
              <w:rPr>
                <w:sz w:val="16"/>
                <w:szCs w:val="16"/>
              </w:rPr>
              <w:t>Re-upload the fixed file to the SFTP location monitored by IPA.</w:t>
            </w:r>
            <w:r w:rsidRPr="007C243A">
              <w:rPr>
                <w:sz w:val="16"/>
                <w:szCs w:val="16"/>
                <w:lang w:val="en-PH"/>
              </w:rPr>
              <w:t> </w:t>
            </w:r>
          </w:p>
        </w:tc>
        <w:tc>
          <w:tcPr>
            <w:tcW w:w="7455" w:type="dxa"/>
            <w:tcBorders>
              <w:top w:val="single" w:sz="6" w:space="0" w:color="4F81BD"/>
              <w:left w:val="single" w:sz="6" w:space="0" w:color="4F81BD"/>
              <w:bottom w:val="single" w:sz="6" w:space="0" w:color="4F81BD"/>
              <w:right w:val="single" w:sz="6" w:space="0" w:color="4F81BD"/>
            </w:tcBorders>
            <w:shd w:val="clear" w:color="auto" w:fill="D3DFEE"/>
            <w:hideMark/>
          </w:tcPr>
          <w:p w14:paraId="6C62C836" w14:textId="77777777" w:rsidR="007C243A" w:rsidRPr="007C243A" w:rsidRDefault="007C243A" w:rsidP="007C243A">
            <w:pPr>
              <w:pStyle w:val="BodyText"/>
              <w:ind w:left="720"/>
              <w:rPr>
                <w:sz w:val="16"/>
                <w:szCs w:val="16"/>
                <w:lang w:val="en-PH"/>
              </w:rPr>
            </w:pPr>
            <w:r w:rsidRPr="007C243A">
              <w:rPr>
                <w:sz w:val="16"/>
                <w:szCs w:val="16"/>
              </w:rPr>
              <w:t>IPA should detect the re-uploaded fixed file and initiate re-processing automatically.</w:t>
            </w:r>
            <w:r w:rsidRPr="007C243A">
              <w:rPr>
                <w:sz w:val="16"/>
                <w:szCs w:val="16"/>
                <w:lang w:val="en-PH"/>
              </w:rPr>
              <w:t> </w:t>
            </w:r>
          </w:p>
        </w:tc>
      </w:tr>
      <w:tr w:rsidR="007C243A" w:rsidRPr="007C243A" w14:paraId="686A2903" w14:textId="77777777" w:rsidTr="003478D5">
        <w:trPr>
          <w:trHeight w:val="300"/>
        </w:trPr>
        <w:tc>
          <w:tcPr>
            <w:tcW w:w="2969" w:type="dxa"/>
            <w:tcBorders>
              <w:top w:val="single" w:sz="6" w:space="0" w:color="4F81BD"/>
              <w:left w:val="single" w:sz="6" w:space="0" w:color="4F81BD"/>
              <w:bottom w:val="single" w:sz="6" w:space="0" w:color="4F81BD"/>
              <w:right w:val="single" w:sz="6" w:space="0" w:color="4F81BD"/>
            </w:tcBorders>
            <w:shd w:val="clear" w:color="auto" w:fill="D3DFEE"/>
            <w:hideMark/>
          </w:tcPr>
          <w:p w14:paraId="522630A8" w14:textId="77777777" w:rsidR="007C243A" w:rsidRPr="007C243A" w:rsidRDefault="007C243A" w:rsidP="003478D5">
            <w:pPr>
              <w:pStyle w:val="BodyText"/>
              <w:ind w:left="272"/>
              <w:rPr>
                <w:sz w:val="16"/>
                <w:szCs w:val="16"/>
                <w:lang w:val="en-PH"/>
              </w:rPr>
            </w:pPr>
            <w:r w:rsidRPr="007C243A">
              <w:rPr>
                <w:sz w:val="16"/>
                <w:szCs w:val="16"/>
              </w:rPr>
              <w:t>Verify that IPA picks up the fixed file and successfully re-processes it.</w:t>
            </w:r>
            <w:r w:rsidRPr="007C243A">
              <w:rPr>
                <w:sz w:val="16"/>
                <w:szCs w:val="16"/>
                <w:lang w:val="en-PH"/>
              </w:rPr>
              <w:t> </w:t>
            </w:r>
          </w:p>
        </w:tc>
        <w:tc>
          <w:tcPr>
            <w:tcW w:w="7455" w:type="dxa"/>
            <w:tcBorders>
              <w:top w:val="single" w:sz="6" w:space="0" w:color="4F81BD"/>
              <w:left w:val="single" w:sz="6" w:space="0" w:color="4F81BD"/>
              <w:bottom w:val="single" w:sz="6" w:space="0" w:color="4F81BD"/>
              <w:right w:val="single" w:sz="6" w:space="0" w:color="4F81BD"/>
            </w:tcBorders>
            <w:shd w:val="clear" w:color="auto" w:fill="D3DFEE"/>
            <w:hideMark/>
          </w:tcPr>
          <w:p w14:paraId="1E257DB1" w14:textId="77777777" w:rsidR="007C243A" w:rsidRPr="007C243A" w:rsidRDefault="007C243A" w:rsidP="007C243A">
            <w:pPr>
              <w:pStyle w:val="BodyText"/>
              <w:ind w:left="720"/>
              <w:rPr>
                <w:sz w:val="16"/>
                <w:szCs w:val="16"/>
                <w:lang w:val="en-PH"/>
              </w:rPr>
            </w:pPr>
            <w:r w:rsidRPr="007C243A">
              <w:rPr>
                <w:sz w:val="16"/>
                <w:szCs w:val="16"/>
              </w:rPr>
              <w:t>Confirmation that the re-processed file integrates successfully without errors.</w:t>
            </w:r>
            <w:r w:rsidRPr="007C243A">
              <w:rPr>
                <w:sz w:val="16"/>
                <w:szCs w:val="16"/>
                <w:lang w:val="en-PH"/>
              </w:rPr>
              <w:t> </w:t>
            </w:r>
          </w:p>
          <w:p w14:paraId="1F53AEEB" w14:textId="36973CBE" w:rsidR="007C243A" w:rsidRPr="007C243A" w:rsidRDefault="007C243A" w:rsidP="007C243A">
            <w:pPr>
              <w:pStyle w:val="BodyText"/>
              <w:ind w:left="720"/>
              <w:rPr>
                <w:sz w:val="16"/>
                <w:szCs w:val="16"/>
                <w:lang w:val="en-PH"/>
              </w:rPr>
            </w:pPr>
            <w:r w:rsidRPr="007C243A">
              <w:rPr>
                <w:sz w:val="16"/>
                <w:szCs w:val="16"/>
                <w:lang w:val="en-PH"/>
              </w:rPr>
              <w:t> </w:t>
            </w:r>
          </w:p>
        </w:tc>
      </w:tr>
    </w:tbl>
    <w:p w14:paraId="4BB44868" w14:textId="3D4868F2" w:rsidR="000A588E" w:rsidRDefault="007C243A" w:rsidP="007C243A">
      <w:pPr>
        <w:pStyle w:val="BodyText"/>
        <w:ind w:left="720"/>
        <w:rPr>
          <w:lang w:val="en-PH"/>
        </w:rPr>
      </w:pPr>
      <w:r w:rsidRPr="007C243A">
        <w:rPr>
          <w:lang w:val="en-PH"/>
        </w:rPr>
        <w:t> </w:t>
      </w:r>
    </w:p>
    <w:p w14:paraId="0C97F96C" w14:textId="035C5771" w:rsidR="007C243A" w:rsidRPr="007C243A" w:rsidRDefault="000A588E" w:rsidP="000A588E">
      <w:pPr>
        <w:rPr>
          <w:lang w:val="en-PH"/>
        </w:rPr>
      </w:pPr>
      <w:r>
        <w:rPr>
          <w:lang w:val="en-PH"/>
        </w:rPr>
        <w:br w:type="page"/>
      </w:r>
    </w:p>
    <w:p w14:paraId="5E4AA255" w14:textId="12E7C023" w:rsidR="007C243A" w:rsidRPr="007C243A" w:rsidRDefault="007C243A" w:rsidP="000501B8">
      <w:pPr>
        <w:pStyle w:val="Heading3"/>
        <w:rPr>
          <w:lang w:val="en-PH"/>
        </w:rPr>
      </w:pPr>
      <w:r w:rsidRPr="007C243A">
        <w:lastRenderedPageBreak/>
        <w:t xml:space="preserve">IPA </w:t>
      </w:r>
      <w:r w:rsidR="00AB3390">
        <w:t>UPDATE OF CASH LEDGER TRANSACTIONS</w:t>
      </w:r>
    </w:p>
    <w:tbl>
      <w:tblPr>
        <w:tblW w:w="1034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969"/>
        <w:gridCol w:w="7371"/>
      </w:tblGrid>
      <w:tr w:rsidR="007C243A" w:rsidRPr="007C243A" w14:paraId="37C436B4" w14:textId="77777777" w:rsidTr="000501B8">
        <w:trPr>
          <w:trHeight w:val="300"/>
        </w:trPr>
        <w:tc>
          <w:tcPr>
            <w:tcW w:w="2969" w:type="dxa"/>
            <w:tcBorders>
              <w:top w:val="single" w:sz="6" w:space="0" w:color="4F81BD"/>
              <w:left w:val="single" w:sz="6" w:space="0" w:color="4F81BD"/>
              <w:bottom w:val="single" w:sz="18" w:space="0" w:color="4F81BD"/>
              <w:right w:val="single" w:sz="6" w:space="0" w:color="4F81BD"/>
            </w:tcBorders>
            <w:hideMark/>
          </w:tcPr>
          <w:p w14:paraId="70428DF0" w14:textId="77777777" w:rsidR="007C243A" w:rsidRPr="007C243A" w:rsidRDefault="007C243A" w:rsidP="000501B8">
            <w:pPr>
              <w:pStyle w:val="BodyText"/>
              <w:ind w:left="272"/>
              <w:rPr>
                <w:sz w:val="16"/>
                <w:szCs w:val="16"/>
                <w:lang w:val="en-PH"/>
              </w:rPr>
            </w:pPr>
            <w:r w:rsidRPr="007C243A">
              <w:rPr>
                <w:b/>
                <w:bCs/>
                <w:sz w:val="16"/>
                <w:szCs w:val="16"/>
              </w:rPr>
              <w:t>Scenario</w:t>
            </w:r>
            <w:r w:rsidRPr="007C243A">
              <w:rPr>
                <w:sz w:val="16"/>
                <w:szCs w:val="16"/>
                <w:lang w:val="en-PH"/>
              </w:rPr>
              <w:t> </w:t>
            </w:r>
          </w:p>
        </w:tc>
        <w:tc>
          <w:tcPr>
            <w:tcW w:w="7371" w:type="dxa"/>
            <w:tcBorders>
              <w:top w:val="single" w:sz="6" w:space="0" w:color="4F81BD"/>
              <w:left w:val="single" w:sz="6" w:space="0" w:color="4F81BD"/>
              <w:bottom w:val="single" w:sz="18" w:space="0" w:color="4F81BD"/>
              <w:right w:val="single" w:sz="6" w:space="0" w:color="4F81BD"/>
            </w:tcBorders>
            <w:hideMark/>
          </w:tcPr>
          <w:p w14:paraId="444C2214" w14:textId="77777777" w:rsidR="007C243A" w:rsidRPr="007C243A" w:rsidRDefault="007C243A" w:rsidP="007C243A">
            <w:pPr>
              <w:pStyle w:val="BodyText"/>
              <w:ind w:left="720"/>
              <w:rPr>
                <w:sz w:val="16"/>
                <w:szCs w:val="16"/>
                <w:lang w:val="en-PH"/>
              </w:rPr>
            </w:pPr>
            <w:r w:rsidRPr="007C243A">
              <w:rPr>
                <w:b/>
                <w:bCs/>
                <w:sz w:val="16"/>
                <w:szCs w:val="16"/>
              </w:rPr>
              <w:t>Expected Result</w:t>
            </w:r>
            <w:r w:rsidRPr="007C243A">
              <w:rPr>
                <w:sz w:val="16"/>
                <w:szCs w:val="16"/>
                <w:lang w:val="en-PH"/>
              </w:rPr>
              <w:t> </w:t>
            </w:r>
          </w:p>
        </w:tc>
      </w:tr>
      <w:tr w:rsidR="007C243A" w:rsidRPr="007C243A" w14:paraId="367F5CF0" w14:textId="77777777" w:rsidTr="000501B8">
        <w:trPr>
          <w:trHeight w:val="300"/>
        </w:trPr>
        <w:tc>
          <w:tcPr>
            <w:tcW w:w="2969" w:type="dxa"/>
            <w:tcBorders>
              <w:top w:val="single" w:sz="6" w:space="0" w:color="4F81BD"/>
              <w:left w:val="single" w:sz="6" w:space="0" w:color="4F81BD"/>
              <w:bottom w:val="single" w:sz="6" w:space="0" w:color="4F81BD"/>
              <w:right w:val="single" w:sz="6" w:space="0" w:color="4F81BD"/>
            </w:tcBorders>
            <w:shd w:val="clear" w:color="auto" w:fill="D3DFEE"/>
            <w:hideMark/>
          </w:tcPr>
          <w:p w14:paraId="7D735E45" w14:textId="1471A7FF" w:rsidR="007C243A" w:rsidRPr="007C243A" w:rsidRDefault="007C243A" w:rsidP="000501B8">
            <w:pPr>
              <w:pStyle w:val="BodyText"/>
              <w:ind w:left="272"/>
              <w:rPr>
                <w:sz w:val="16"/>
                <w:szCs w:val="16"/>
                <w:lang w:val="en-PH"/>
              </w:rPr>
            </w:pPr>
            <w:r w:rsidRPr="007C243A">
              <w:rPr>
                <w:sz w:val="16"/>
                <w:szCs w:val="16"/>
              </w:rPr>
              <w:t xml:space="preserve">IPA automatically </w:t>
            </w:r>
            <w:r w:rsidR="001D7E58">
              <w:rPr>
                <w:sz w:val="16"/>
                <w:szCs w:val="16"/>
              </w:rPr>
              <w:t>run U</w:t>
            </w:r>
            <w:r w:rsidR="00AB3390">
              <w:rPr>
                <w:sz w:val="16"/>
                <w:szCs w:val="16"/>
              </w:rPr>
              <w:t>pdate</w:t>
            </w:r>
            <w:r w:rsidR="001D7E58">
              <w:rPr>
                <w:sz w:val="16"/>
                <w:szCs w:val="16"/>
              </w:rPr>
              <w:t xml:space="preserve"> Ledger Transactions</w:t>
            </w:r>
            <w:r w:rsidRPr="007C243A">
              <w:rPr>
                <w:sz w:val="16"/>
                <w:szCs w:val="16"/>
              </w:rPr>
              <w:t xml:space="preserve"> </w:t>
            </w:r>
            <w:r w:rsidR="0038091A">
              <w:rPr>
                <w:sz w:val="16"/>
                <w:szCs w:val="16"/>
              </w:rPr>
              <w:t>using the</w:t>
            </w:r>
            <w:r w:rsidRPr="007C243A">
              <w:rPr>
                <w:sz w:val="16"/>
                <w:szCs w:val="16"/>
              </w:rPr>
              <w:t xml:space="preserve"> Run Group within </w:t>
            </w:r>
            <w:r w:rsidR="0038091A" w:rsidRPr="007C243A">
              <w:rPr>
                <w:sz w:val="16"/>
                <w:szCs w:val="16"/>
              </w:rPr>
              <w:t>Cash</w:t>
            </w:r>
            <w:r w:rsidR="0038091A">
              <w:rPr>
                <w:sz w:val="16"/>
                <w:szCs w:val="16"/>
              </w:rPr>
              <w:t>LedgerBankUpdate business class.</w:t>
            </w:r>
          </w:p>
        </w:tc>
        <w:tc>
          <w:tcPr>
            <w:tcW w:w="7371" w:type="dxa"/>
            <w:tcBorders>
              <w:top w:val="single" w:sz="6" w:space="0" w:color="4F81BD"/>
              <w:left w:val="single" w:sz="6" w:space="0" w:color="4F81BD"/>
              <w:bottom w:val="single" w:sz="6" w:space="0" w:color="4F81BD"/>
              <w:right w:val="single" w:sz="6" w:space="0" w:color="4F81BD"/>
            </w:tcBorders>
            <w:shd w:val="clear" w:color="auto" w:fill="D3DFEE"/>
            <w:hideMark/>
          </w:tcPr>
          <w:p w14:paraId="4DF476D3" w14:textId="0B5272BE" w:rsidR="007C243A" w:rsidRPr="007C243A" w:rsidRDefault="007C243A" w:rsidP="007C243A">
            <w:pPr>
              <w:pStyle w:val="BodyText"/>
              <w:ind w:left="720"/>
              <w:rPr>
                <w:sz w:val="16"/>
                <w:szCs w:val="16"/>
                <w:lang w:val="en-PH"/>
              </w:rPr>
            </w:pPr>
            <w:r w:rsidRPr="007C243A">
              <w:rPr>
                <w:sz w:val="16"/>
                <w:szCs w:val="16"/>
              </w:rPr>
              <w:t xml:space="preserve">The IPA should automatically </w:t>
            </w:r>
            <w:r w:rsidR="0038091A">
              <w:rPr>
                <w:sz w:val="16"/>
                <w:szCs w:val="16"/>
              </w:rPr>
              <w:t>run the Update Ledger Transactions using t</w:t>
            </w:r>
            <w:r w:rsidRPr="007C243A">
              <w:rPr>
                <w:sz w:val="16"/>
                <w:szCs w:val="16"/>
              </w:rPr>
              <w:t xml:space="preserve">he Run Group to the </w:t>
            </w:r>
            <w:r w:rsidR="0038091A" w:rsidRPr="007C243A">
              <w:rPr>
                <w:sz w:val="16"/>
                <w:szCs w:val="16"/>
              </w:rPr>
              <w:t>Cash</w:t>
            </w:r>
            <w:r w:rsidR="0038091A">
              <w:rPr>
                <w:sz w:val="16"/>
                <w:szCs w:val="16"/>
              </w:rPr>
              <w:t>LedgerBankUpdate business class.</w:t>
            </w:r>
          </w:p>
        </w:tc>
      </w:tr>
      <w:tr w:rsidR="007C243A" w:rsidRPr="007C243A" w14:paraId="2FB94D80" w14:textId="77777777" w:rsidTr="000501B8">
        <w:trPr>
          <w:trHeight w:val="300"/>
        </w:trPr>
        <w:tc>
          <w:tcPr>
            <w:tcW w:w="2969" w:type="dxa"/>
            <w:tcBorders>
              <w:top w:val="single" w:sz="6" w:space="0" w:color="4F81BD"/>
              <w:left w:val="single" w:sz="6" w:space="0" w:color="4F81BD"/>
              <w:bottom w:val="single" w:sz="6" w:space="0" w:color="4F81BD"/>
              <w:right w:val="single" w:sz="6" w:space="0" w:color="4F81BD"/>
            </w:tcBorders>
            <w:shd w:val="clear" w:color="auto" w:fill="D3DFEE"/>
            <w:hideMark/>
          </w:tcPr>
          <w:p w14:paraId="4F1D2653" w14:textId="77777777" w:rsidR="007C243A" w:rsidRPr="007C243A" w:rsidRDefault="007C243A" w:rsidP="000501B8">
            <w:pPr>
              <w:pStyle w:val="BodyText"/>
              <w:ind w:left="272"/>
              <w:rPr>
                <w:sz w:val="16"/>
                <w:szCs w:val="16"/>
                <w:lang w:val="en-PH"/>
              </w:rPr>
            </w:pPr>
            <w:r w:rsidRPr="007C243A">
              <w:rPr>
                <w:sz w:val="16"/>
                <w:szCs w:val="16"/>
              </w:rPr>
              <w:t>Record Count Verification</w:t>
            </w:r>
            <w:r w:rsidRPr="007C243A">
              <w:rPr>
                <w:sz w:val="16"/>
                <w:szCs w:val="16"/>
                <w:lang w:val="en-PH"/>
              </w:rPr>
              <w:t> </w:t>
            </w:r>
          </w:p>
        </w:tc>
        <w:tc>
          <w:tcPr>
            <w:tcW w:w="7371" w:type="dxa"/>
            <w:tcBorders>
              <w:top w:val="single" w:sz="6" w:space="0" w:color="4F81BD"/>
              <w:left w:val="single" w:sz="6" w:space="0" w:color="4F81BD"/>
              <w:bottom w:val="single" w:sz="6" w:space="0" w:color="4F81BD"/>
              <w:right w:val="single" w:sz="6" w:space="0" w:color="4F81BD"/>
            </w:tcBorders>
            <w:shd w:val="clear" w:color="auto" w:fill="D3DFEE"/>
            <w:hideMark/>
          </w:tcPr>
          <w:p w14:paraId="2C540E67" w14:textId="77777777" w:rsidR="007C243A" w:rsidRPr="007C243A" w:rsidRDefault="007C243A" w:rsidP="007C243A">
            <w:pPr>
              <w:pStyle w:val="BodyText"/>
              <w:ind w:left="720"/>
              <w:rPr>
                <w:sz w:val="16"/>
                <w:szCs w:val="16"/>
                <w:lang w:val="en-PH"/>
              </w:rPr>
            </w:pPr>
            <w:r w:rsidRPr="007C243A">
              <w:rPr>
                <w:sz w:val="16"/>
                <w:szCs w:val="16"/>
              </w:rPr>
              <w:t>Ensure that all records from the source file are successfully imported without missing any data. The number of records in the target system should match the number in the source file.</w:t>
            </w:r>
            <w:r w:rsidRPr="007C243A">
              <w:rPr>
                <w:sz w:val="16"/>
                <w:szCs w:val="16"/>
                <w:lang w:val="en-PH"/>
              </w:rPr>
              <w:t> </w:t>
            </w:r>
          </w:p>
        </w:tc>
      </w:tr>
      <w:tr w:rsidR="007C243A" w:rsidRPr="007C243A" w14:paraId="42573F34" w14:textId="77777777" w:rsidTr="000501B8">
        <w:trPr>
          <w:trHeight w:val="300"/>
        </w:trPr>
        <w:tc>
          <w:tcPr>
            <w:tcW w:w="2969" w:type="dxa"/>
            <w:tcBorders>
              <w:top w:val="single" w:sz="6" w:space="0" w:color="4F81BD"/>
              <w:left w:val="single" w:sz="6" w:space="0" w:color="4F81BD"/>
              <w:bottom w:val="single" w:sz="6" w:space="0" w:color="4F81BD"/>
              <w:right w:val="single" w:sz="6" w:space="0" w:color="4F81BD"/>
            </w:tcBorders>
            <w:shd w:val="clear" w:color="auto" w:fill="D3DFEE"/>
            <w:hideMark/>
          </w:tcPr>
          <w:p w14:paraId="72DEF74C" w14:textId="77777777" w:rsidR="007C243A" w:rsidRPr="007C243A" w:rsidRDefault="007C243A" w:rsidP="000501B8">
            <w:pPr>
              <w:pStyle w:val="BodyText"/>
              <w:ind w:left="272"/>
              <w:rPr>
                <w:sz w:val="16"/>
                <w:szCs w:val="16"/>
                <w:lang w:val="en-PH"/>
              </w:rPr>
            </w:pPr>
            <w:r w:rsidRPr="007C243A">
              <w:rPr>
                <w:sz w:val="16"/>
                <w:szCs w:val="16"/>
              </w:rPr>
              <w:t>Reference Data Consistency – Valid Data</w:t>
            </w:r>
            <w:r w:rsidRPr="007C243A">
              <w:rPr>
                <w:sz w:val="16"/>
                <w:szCs w:val="16"/>
                <w:lang w:val="en-PH"/>
              </w:rPr>
              <w:t> </w:t>
            </w:r>
          </w:p>
        </w:tc>
        <w:tc>
          <w:tcPr>
            <w:tcW w:w="7371" w:type="dxa"/>
            <w:tcBorders>
              <w:top w:val="single" w:sz="6" w:space="0" w:color="4F81BD"/>
              <w:left w:val="single" w:sz="6" w:space="0" w:color="4F81BD"/>
              <w:bottom w:val="single" w:sz="6" w:space="0" w:color="4F81BD"/>
              <w:right w:val="single" w:sz="6" w:space="0" w:color="4F81BD"/>
            </w:tcBorders>
            <w:shd w:val="clear" w:color="auto" w:fill="D3DFEE"/>
            <w:hideMark/>
          </w:tcPr>
          <w:p w14:paraId="6EC2099B" w14:textId="77777777" w:rsidR="007C243A" w:rsidRPr="007C243A" w:rsidRDefault="007C243A" w:rsidP="007C243A">
            <w:pPr>
              <w:pStyle w:val="BodyText"/>
              <w:ind w:left="720"/>
              <w:rPr>
                <w:sz w:val="16"/>
                <w:szCs w:val="16"/>
                <w:lang w:val="en-PH"/>
              </w:rPr>
            </w:pPr>
            <w:r w:rsidRPr="007C243A">
              <w:rPr>
                <w:sz w:val="16"/>
                <w:szCs w:val="16"/>
              </w:rPr>
              <w:t>The system should successfully import all records with valid reference data. No errors or warnings should be generated for these records.</w:t>
            </w:r>
            <w:r w:rsidRPr="007C243A">
              <w:rPr>
                <w:sz w:val="16"/>
                <w:szCs w:val="16"/>
                <w:lang w:val="en-PH"/>
              </w:rPr>
              <w:t> </w:t>
            </w:r>
          </w:p>
          <w:p w14:paraId="24F767D6" w14:textId="328607AA" w:rsidR="007C243A" w:rsidRPr="007C243A" w:rsidRDefault="007C243A" w:rsidP="007C243A">
            <w:pPr>
              <w:pStyle w:val="BodyText"/>
              <w:ind w:left="720"/>
              <w:rPr>
                <w:sz w:val="16"/>
                <w:szCs w:val="16"/>
                <w:lang w:val="en-PH"/>
              </w:rPr>
            </w:pPr>
            <w:r w:rsidRPr="007C243A">
              <w:rPr>
                <w:sz w:val="16"/>
                <w:szCs w:val="16"/>
                <w:lang w:val="en-PH"/>
              </w:rPr>
              <w:t> </w:t>
            </w:r>
          </w:p>
        </w:tc>
      </w:tr>
      <w:tr w:rsidR="007C243A" w:rsidRPr="007C243A" w14:paraId="31539540" w14:textId="77777777" w:rsidTr="000501B8">
        <w:trPr>
          <w:trHeight w:val="300"/>
        </w:trPr>
        <w:tc>
          <w:tcPr>
            <w:tcW w:w="2969" w:type="dxa"/>
            <w:tcBorders>
              <w:top w:val="single" w:sz="6" w:space="0" w:color="4F81BD"/>
              <w:left w:val="single" w:sz="6" w:space="0" w:color="4F81BD"/>
              <w:bottom w:val="single" w:sz="6" w:space="0" w:color="4F81BD"/>
              <w:right w:val="single" w:sz="6" w:space="0" w:color="4F81BD"/>
            </w:tcBorders>
            <w:shd w:val="clear" w:color="auto" w:fill="D3DFEE"/>
            <w:hideMark/>
          </w:tcPr>
          <w:p w14:paraId="28208C27" w14:textId="77777777" w:rsidR="007C243A" w:rsidRPr="007C243A" w:rsidRDefault="007C243A" w:rsidP="000501B8">
            <w:pPr>
              <w:pStyle w:val="BodyText"/>
              <w:ind w:left="272"/>
              <w:rPr>
                <w:sz w:val="16"/>
                <w:szCs w:val="16"/>
                <w:lang w:val="en-PH"/>
              </w:rPr>
            </w:pPr>
            <w:r w:rsidRPr="007C243A">
              <w:rPr>
                <w:sz w:val="16"/>
                <w:szCs w:val="16"/>
              </w:rPr>
              <w:t>Reference Data Consistency – Invalid Data</w:t>
            </w:r>
            <w:r w:rsidRPr="007C243A">
              <w:rPr>
                <w:sz w:val="16"/>
                <w:szCs w:val="16"/>
                <w:lang w:val="en-PH"/>
              </w:rPr>
              <w:t> </w:t>
            </w:r>
          </w:p>
        </w:tc>
        <w:tc>
          <w:tcPr>
            <w:tcW w:w="7371" w:type="dxa"/>
            <w:tcBorders>
              <w:top w:val="single" w:sz="6" w:space="0" w:color="4F81BD"/>
              <w:left w:val="single" w:sz="6" w:space="0" w:color="4F81BD"/>
              <w:bottom w:val="single" w:sz="6" w:space="0" w:color="4F81BD"/>
              <w:right w:val="single" w:sz="6" w:space="0" w:color="4F81BD"/>
            </w:tcBorders>
            <w:shd w:val="clear" w:color="auto" w:fill="D3DFEE"/>
            <w:hideMark/>
          </w:tcPr>
          <w:p w14:paraId="03AD7AFB" w14:textId="14549210" w:rsidR="007C243A" w:rsidRPr="007C243A" w:rsidRDefault="007C243A" w:rsidP="007C243A">
            <w:pPr>
              <w:pStyle w:val="BodyText"/>
              <w:ind w:left="720"/>
              <w:rPr>
                <w:sz w:val="16"/>
                <w:szCs w:val="16"/>
                <w:lang w:val="en-PH"/>
              </w:rPr>
            </w:pPr>
            <w:r w:rsidRPr="007C243A">
              <w:rPr>
                <w:sz w:val="16"/>
                <w:szCs w:val="16"/>
              </w:rPr>
              <w:t xml:space="preserve">The system should reject or flag records with invalid reference data. </w:t>
            </w:r>
            <w:r w:rsidRPr="007C243A">
              <w:rPr>
                <w:sz w:val="16"/>
                <w:szCs w:val="16"/>
                <w:lang w:val="en-PH"/>
              </w:rPr>
              <w:t> </w:t>
            </w:r>
          </w:p>
        </w:tc>
      </w:tr>
    </w:tbl>
    <w:p w14:paraId="5F76349B" w14:textId="77777777" w:rsidR="00592F7D" w:rsidRDefault="007C243A" w:rsidP="00592F7D">
      <w:pPr>
        <w:pStyle w:val="BodyText"/>
        <w:numPr>
          <w:ilvl w:val="0"/>
          <w:numId w:val="33"/>
        </w:numPr>
        <w:rPr>
          <w:lang w:val="en-PH"/>
        </w:rPr>
      </w:pPr>
      <w:r w:rsidRPr="007C243A">
        <w:rPr>
          <w:lang w:val="en-PH"/>
        </w:rPr>
        <w:t>  </w:t>
      </w:r>
      <w:r w:rsidR="00592F7D">
        <w:rPr>
          <w:lang w:val="en-PH"/>
        </w:rPr>
        <w:t>Previous CashLedgerTransaction records status of “Open”</w:t>
      </w:r>
    </w:p>
    <w:p w14:paraId="5872234B" w14:textId="649798C6" w:rsidR="00592F7D" w:rsidRPr="00CF04E9" w:rsidRDefault="00592F7D" w:rsidP="00592F7D">
      <w:pPr>
        <w:rPr>
          <w:rFonts w:ascii="Times New Roman" w:hAnsi="Times New Roman"/>
          <w:sz w:val="24"/>
          <w:szCs w:val="24"/>
          <w:lang w:val="en-PH" w:eastAsia="en-PH"/>
        </w:rPr>
      </w:pPr>
      <w:r w:rsidRPr="00CF04E9">
        <w:rPr>
          <w:noProof/>
        </w:rPr>
        <w:drawing>
          <wp:inline distT="0" distB="0" distL="0" distR="0" wp14:anchorId="17E077B1" wp14:editId="32084AC5">
            <wp:extent cx="6629400" cy="1134110"/>
            <wp:effectExtent l="0" t="0" r="0" b="8890"/>
            <wp:docPr id="367908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62054" name="Picture 1"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29400" cy="1134110"/>
                    </a:xfrm>
                    <a:prstGeom prst="rect">
                      <a:avLst/>
                    </a:prstGeom>
                    <a:noFill/>
                    <a:ln>
                      <a:noFill/>
                    </a:ln>
                  </pic:spPr>
                </pic:pic>
              </a:graphicData>
            </a:graphic>
          </wp:inline>
        </w:drawing>
      </w:r>
    </w:p>
    <w:p w14:paraId="2DC0CA44" w14:textId="77777777" w:rsidR="00592F7D" w:rsidRDefault="00592F7D" w:rsidP="00592F7D">
      <w:pPr>
        <w:pStyle w:val="BodyText"/>
        <w:numPr>
          <w:ilvl w:val="0"/>
          <w:numId w:val="33"/>
        </w:numPr>
        <w:rPr>
          <w:lang w:val="en-PH"/>
        </w:rPr>
      </w:pPr>
      <w:r>
        <w:rPr>
          <w:lang w:val="en-PH"/>
        </w:rPr>
        <w:t>Updated CashLedgerTransaction records to “Reconciled”</w:t>
      </w:r>
    </w:p>
    <w:p w14:paraId="581C5A42" w14:textId="77777777" w:rsidR="00592F7D" w:rsidRDefault="00592F7D" w:rsidP="00592F7D">
      <w:pPr>
        <w:pStyle w:val="BodyText"/>
        <w:ind w:left="0"/>
        <w:rPr>
          <w:lang w:val="en-PH"/>
        </w:rPr>
      </w:pPr>
      <w:r w:rsidRPr="009B7F1E">
        <w:rPr>
          <w:noProof/>
          <w:lang w:val="en-PH"/>
        </w:rPr>
        <w:drawing>
          <wp:inline distT="0" distB="0" distL="0" distR="0" wp14:anchorId="0CC79326" wp14:editId="5F64C084">
            <wp:extent cx="6629400" cy="1113155"/>
            <wp:effectExtent l="0" t="0" r="0" b="0"/>
            <wp:docPr id="711585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50551" name="Picture 1" descr="A screenshot of a computer&#10;&#10;AI-generated content may be incorrect."/>
                    <pic:cNvPicPr/>
                  </pic:nvPicPr>
                  <pic:blipFill>
                    <a:blip r:embed="rId32"/>
                    <a:stretch>
                      <a:fillRect/>
                    </a:stretch>
                  </pic:blipFill>
                  <pic:spPr>
                    <a:xfrm>
                      <a:off x="0" y="0"/>
                      <a:ext cx="6629400" cy="1113155"/>
                    </a:xfrm>
                    <a:prstGeom prst="rect">
                      <a:avLst/>
                    </a:prstGeom>
                  </pic:spPr>
                </pic:pic>
              </a:graphicData>
            </a:graphic>
          </wp:inline>
        </w:drawing>
      </w:r>
    </w:p>
    <w:p w14:paraId="5D70FE23" w14:textId="52BF81B9" w:rsidR="00FD15E9" w:rsidRDefault="00FD15E9" w:rsidP="007C243A">
      <w:pPr>
        <w:pStyle w:val="BodyText"/>
        <w:ind w:left="720"/>
        <w:rPr>
          <w:lang w:val="en-PH"/>
        </w:rPr>
      </w:pPr>
    </w:p>
    <w:p w14:paraId="13211827" w14:textId="56CC3F21" w:rsidR="007C243A" w:rsidRPr="007C243A" w:rsidRDefault="00FD15E9" w:rsidP="00FD15E9">
      <w:pPr>
        <w:rPr>
          <w:lang w:val="en-PH"/>
        </w:rPr>
      </w:pPr>
      <w:r>
        <w:rPr>
          <w:lang w:val="en-PH"/>
        </w:rPr>
        <w:br w:type="page"/>
      </w:r>
    </w:p>
    <w:p w14:paraId="52D25CC1" w14:textId="56226C35" w:rsidR="007C243A" w:rsidRPr="007C243A" w:rsidRDefault="008556A3" w:rsidP="009F02D7">
      <w:pPr>
        <w:pStyle w:val="Heading3"/>
        <w:rPr>
          <w:lang w:val="en-PH"/>
        </w:rPr>
      </w:pPr>
      <w:r>
        <w:lastRenderedPageBreak/>
        <w:t xml:space="preserve">UPDATE </w:t>
      </w:r>
      <w:r w:rsidR="007C243A">
        <w:t>HANDLING IN FSM AND USER ERROR RESOLUTION</w:t>
      </w:r>
      <w:r w:rsidR="007C243A" w:rsidRPr="2F10E1BE">
        <w:rPr>
          <w:lang w:val="en-PH"/>
        </w:rPr>
        <w:t> </w:t>
      </w:r>
    </w:p>
    <w:tbl>
      <w:tblPr>
        <w:tblW w:w="103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9"/>
        <w:gridCol w:w="7371"/>
      </w:tblGrid>
      <w:tr w:rsidR="007C243A" w:rsidRPr="007C243A" w14:paraId="160A7F96" w14:textId="77777777" w:rsidTr="3E5FD1E2">
        <w:trPr>
          <w:trHeight w:val="300"/>
        </w:trPr>
        <w:tc>
          <w:tcPr>
            <w:tcW w:w="2969"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hideMark/>
          </w:tcPr>
          <w:p w14:paraId="6B3D425C" w14:textId="77777777" w:rsidR="007C243A" w:rsidRPr="007C243A" w:rsidRDefault="007C243A" w:rsidP="009A5E6D">
            <w:pPr>
              <w:pStyle w:val="BodyText"/>
              <w:ind w:left="272"/>
              <w:rPr>
                <w:sz w:val="16"/>
                <w:szCs w:val="16"/>
                <w:lang w:val="en-PH"/>
              </w:rPr>
            </w:pPr>
            <w:r w:rsidRPr="007C243A">
              <w:rPr>
                <w:b/>
                <w:bCs/>
                <w:sz w:val="16"/>
                <w:szCs w:val="16"/>
              </w:rPr>
              <w:t>Scenario</w:t>
            </w:r>
            <w:r w:rsidRPr="007C243A">
              <w:rPr>
                <w:sz w:val="16"/>
                <w:szCs w:val="16"/>
                <w:lang w:val="en-PH"/>
              </w:rPr>
              <w:t> </w:t>
            </w:r>
          </w:p>
        </w:tc>
        <w:tc>
          <w:tcPr>
            <w:tcW w:w="7371"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hideMark/>
          </w:tcPr>
          <w:p w14:paraId="2827B2FE" w14:textId="77777777" w:rsidR="007C243A" w:rsidRPr="007C243A" w:rsidRDefault="007C243A" w:rsidP="007C243A">
            <w:pPr>
              <w:pStyle w:val="BodyText"/>
              <w:ind w:left="720"/>
              <w:rPr>
                <w:sz w:val="16"/>
                <w:szCs w:val="16"/>
                <w:lang w:val="en-PH"/>
              </w:rPr>
            </w:pPr>
            <w:r w:rsidRPr="007C243A">
              <w:rPr>
                <w:b/>
                <w:bCs/>
                <w:sz w:val="16"/>
                <w:szCs w:val="16"/>
              </w:rPr>
              <w:t>Expected Result</w:t>
            </w:r>
            <w:r w:rsidRPr="007C243A">
              <w:rPr>
                <w:sz w:val="16"/>
                <w:szCs w:val="16"/>
                <w:lang w:val="en-PH"/>
              </w:rPr>
              <w:t> </w:t>
            </w:r>
          </w:p>
        </w:tc>
      </w:tr>
      <w:tr w:rsidR="007C243A" w:rsidRPr="007C243A" w14:paraId="1288626C" w14:textId="77777777" w:rsidTr="3E5FD1E2">
        <w:trPr>
          <w:trHeight w:val="300"/>
        </w:trPr>
        <w:tc>
          <w:tcPr>
            <w:tcW w:w="296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2BCD51A5" w14:textId="1D0F3737" w:rsidR="007C243A" w:rsidRPr="007C243A" w:rsidRDefault="007C243A" w:rsidP="009A5E6D">
            <w:pPr>
              <w:pStyle w:val="BodyText"/>
              <w:ind w:left="272"/>
              <w:rPr>
                <w:sz w:val="16"/>
                <w:szCs w:val="16"/>
                <w:lang w:val="en-PH"/>
              </w:rPr>
            </w:pPr>
            <w:r w:rsidRPr="007C243A">
              <w:rPr>
                <w:sz w:val="16"/>
                <w:szCs w:val="16"/>
              </w:rPr>
              <w:t xml:space="preserve">Introduce </w:t>
            </w:r>
            <w:r w:rsidR="001B0779">
              <w:rPr>
                <w:sz w:val="16"/>
                <w:szCs w:val="16"/>
              </w:rPr>
              <w:t>a full</w:t>
            </w:r>
            <w:r w:rsidRPr="007C243A">
              <w:rPr>
                <w:sz w:val="16"/>
                <w:szCs w:val="16"/>
              </w:rPr>
              <w:t xml:space="preserve"> error </w:t>
            </w:r>
            <w:r w:rsidR="00030BBE">
              <w:rPr>
                <w:sz w:val="16"/>
                <w:szCs w:val="16"/>
              </w:rPr>
              <w:t xml:space="preserve">run group </w:t>
            </w:r>
            <w:r w:rsidRPr="007C243A">
              <w:rPr>
                <w:sz w:val="16"/>
                <w:szCs w:val="16"/>
              </w:rPr>
              <w:t>deliberately and trigger error detection within FSM.</w:t>
            </w:r>
            <w:r w:rsidRPr="007C243A">
              <w:rPr>
                <w:sz w:val="16"/>
                <w:szCs w:val="16"/>
                <w:lang w:val="en-PH"/>
              </w:rPr>
              <w:t> </w:t>
            </w:r>
          </w:p>
        </w:tc>
        <w:tc>
          <w:tcPr>
            <w:tcW w:w="737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7EC1EA99" w14:textId="425DEF85" w:rsidR="007C243A" w:rsidRPr="00AA259F" w:rsidRDefault="007C243A" w:rsidP="3E5FD1E2">
            <w:pPr>
              <w:pStyle w:val="BodyText"/>
              <w:ind w:left="720"/>
              <w:rPr>
                <w:sz w:val="16"/>
                <w:szCs w:val="16"/>
              </w:rPr>
            </w:pPr>
            <w:r w:rsidRPr="3E5FD1E2">
              <w:rPr>
                <w:sz w:val="16"/>
                <w:szCs w:val="16"/>
              </w:rPr>
              <w:t xml:space="preserve">FSM should detect </w:t>
            </w:r>
            <w:r w:rsidR="007F33AD" w:rsidRPr="3E5FD1E2">
              <w:rPr>
                <w:sz w:val="16"/>
                <w:szCs w:val="16"/>
              </w:rPr>
              <w:t>all r</w:t>
            </w:r>
            <w:r w:rsidR="00A5656F" w:rsidRPr="3E5FD1E2">
              <w:rPr>
                <w:sz w:val="16"/>
                <w:szCs w:val="16"/>
              </w:rPr>
              <w:t>ecords in error.</w:t>
            </w:r>
            <w:r w:rsidR="00AA259F" w:rsidRPr="3E5FD1E2">
              <w:rPr>
                <w:sz w:val="16"/>
                <w:szCs w:val="16"/>
              </w:rPr>
              <w:t xml:space="preserve"> All </w:t>
            </w:r>
            <w:r w:rsidR="003B2268" w:rsidRPr="3E5FD1E2">
              <w:rPr>
                <w:sz w:val="16"/>
                <w:szCs w:val="16"/>
              </w:rPr>
              <w:t xml:space="preserve">failed </w:t>
            </w:r>
            <w:r w:rsidR="00AA259F" w:rsidRPr="3E5FD1E2">
              <w:rPr>
                <w:sz w:val="16"/>
                <w:szCs w:val="16"/>
              </w:rPr>
              <w:t xml:space="preserve">records in the run group remain the CashLedgerBankUpdate business class. </w:t>
            </w:r>
          </w:p>
          <w:p w14:paraId="7051F09B" w14:textId="527FE270" w:rsidR="007C243A" w:rsidRPr="007C243A" w:rsidRDefault="007C243A" w:rsidP="007C243A">
            <w:pPr>
              <w:pStyle w:val="BodyText"/>
              <w:ind w:left="720"/>
              <w:rPr>
                <w:sz w:val="16"/>
                <w:szCs w:val="16"/>
                <w:lang w:val="en-PH"/>
              </w:rPr>
            </w:pPr>
            <w:r w:rsidRPr="007C243A">
              <w:rPr>
                <w:sz w:val="16"/>
                <w:szCs w:val="16"/>
                <w:lang w:val="en-PH"/>
              </w:rPr>
              <w:t> </w:t>
            </w:r>
          </w:p>
        </w:tc>
      </w:tr>
      <w:tr w:rsidR="007C243A" w:rsidRPr="007C243A" w14:paraId="35DF6D00" w14:textId="77777777" w:rsidTr="3E5FD1E2">
        <w:trPr>
          <w:trHeight w:val="300"/>
        </w:trPr>
        <w:tc>
          <w:tcPr>
            <w:tcW w:w="296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1534834F" w14:textId="51F7ED65" w:rsidR="007C243A" w:rsidRPr="007C243A" w:rsidRDefault="00A5656F" w:rsidP="009A5E6D">
            <w:pPr>
              <w:pStyle w:val="BodyText"/>
              <w:ind w:left="272"/>
              <w:rPr>
                <w:sz w:val="16"/>
                <w:szCs w:val="16"/>
                <w:lang w:val="en-PH"/>
              </w:rPr>
            </w:pPr>
            <w:r>
              <w:rPr>
                <w:sz w:val="16"/>
                <w:szCs w:val="16"/>
              </w:rPr>
              <w:t>Introduce a partial successful and failed records</w:t>
            </w:r>
            <w:r w:rsidR="00030BBE">
              <w:rPr>
                <w:sz w:val="16"/>
                <w:szCs w:val="16"/>
              </w:rPr>
              <w:t xml:space="preserve"> deliberately</w:t>
            </w:r>
            <w:r w:rsidR="00DC0AE5">
              <w:rPr>
                <w:sz w:val="16"/>
                <w:szCs w:val="16"/>
              </w:rPr>
              <w:t xml:space="preserve"> and trigger partial update and </w:t>
            </w:r>
            <w:r w:rsidR="002C5339">
              <w:rPr>
                <w:sz w:val="16"/>
                <w:szCs w:val="16"/>
              </w:rPr>
              <w:t>error detection within FSM.</w:t>
            </w:r>
          </w:p>
        </w:tc>
        <w:tc>
          <w:tcPr>
            <w:tcW w:w="737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039BB4A8" w14:textId="77777777" w:rsidR="00EE476C" w:rsidRDefault="002C5339" w:rsidP="3E5FD1E2">
            <w:pPr>
              <w:pStyle w:val="BodyText"/>
              <w:ind w:left="720"/>
              <w:rPr>
                <w:sz w:val="16"/>
                <w:szCs w:val="16"/>
              </w:rPr>
            </w:pPr>
            <w:r w:rsidRPr="3E5FD1E2">
              <w:rPr>
                <w:sz w:val="16"/>
                <w:szCs w:val="16"/>
              </w:rPr>
              <w:t>FSM should</w:t>
            </w:r>
            <w:r w:rsidR="005B6144" w:rsidRPr="3E5FD1E2">
              <w:rPr>
                <w:sz w:val="16"/>
                <w:szCs w:val="16"/>
              </w:rPr>
              <w:t xml:space="preserve"> update ledger transactions for those successful records</w:t>
            </w:r>
            <w:r w:rsidR="00EE476C" w:rsidRPr="3E5FD1E2">
              <w:rPr>
                <w:sz w:val="16"/>
                <w:szCs w:val="16"/>
              </w:rPr>
              <w:t xml:space="preserve"> and remove them from the CashLedgerBankUpdate business class. </w:t>
            </w:r>
          </w:p>
          <w:p w14:paraId="3E1B3C27" w14:textId="33C0AD10" w:rsidR="007C243A" w:rsidRPr="007C243A" w:rsidRDefault="008D5E74" w:rsidP="00304E0B">
            <w:pPr>
              <w:pStyle w:val="BodyText"/>
              <w:ind w:left="720"/>
              <w:rPr>
                <w:sz w:val="16"/>
                <w:szCs w:val="16"/>
                <w:lang w:val="en-PH"/>
              </w:rPr>
            </w:pPr>
            <w:r>
              <w:rPr>
                <w:sz w:val="16"/>
                <w:szCs w:val="16"/>
              </w:rPr>
              <w:t xml:space="preserve">FSM should detect those records in error </w:t>
            </w:r>
            <w:r w:rsidR="00F915D8">
              <w:rPr>
                <w:sz w:val="16"/>
                <w:szCs w:val="16"/>
              </w:rPr>
              <w:t>which remain in the CashLedgerBankUpdate business class</w:t>
            </w:r>
            <w:r w:rsidR="000B2A85">
              <w:rPr>
                <w:sz w:val="16"/>
                <w:szCs w:val="16"/>
              </w:rPr>
              <w:t xml:space="preserve"> and show the error message</w:t>
            </w:r>
            <w:r w:rsidR="009A748E">
              <w:rPr>
                <w:sz w:val="16"/>
                <w:szCs w:val="16"/>
              </w:rPr>
              <w:t xml:space="preserve"> per record.</w:t>
            </w:r>
            <w:r w:rsidR="007C243A" w:rsidRPr="007C243A">
              <w:rPr>
                <w:sz w:val="16"/>
                <w:szCs w:val="16"/>
                <w:lang w:val="en-PH"/>
              </w:rPr>
              <w:t> </w:t>
            </w:r>
          </w:p>
        </w:tc>
      </w:tr>
      <w:tr w:rsidR="007C243A" w:rsidRPr="007C243A" w14:paraId="04F7239D" w14:textId="77777777" w:rsidTr="3E5FD1E2">
        <w:trPr>
          <w:trHeight w:val="300"/>
        </w:trPr>
        <w:tc>
          <w:tcPr>
            <w:tcW w:w="296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576561C1" w14:textId="5C41B5F7" w:rsidR="007C243A" w:rsidRPr="007C243A" w:rsidRDefault="007C243A" w:rsidP="006B5009">
            <w:pPr>
              <w:pStyle w:val="BodyText"/>
              <w:ind w:left="272"/>
              <w:rPr>
                <w:sz w:val="16"/>
                <w:szCs w:val="16"/>
              </w:rPr>
            </w:pPr>
            <w:r w:rsidRPr="007C243A">
              <w:rPr>
                <w:sz w:val="16"/>
                <w:szCs w:val="16"/>
              </w:rPr>
              <w:t xml:space="preserve">Manually fix the identified errors </w:t>
            </w:r>
            <w:r w:rsidR="009A5E6D">
              <w:rPr>
                <w:sz w:val="16"/>
                <w:szCs w:val="16"/>
              </w:rPr>
              <w:t>in FSM</w:t>
            </w:r>
            <w:r w:rsidR="006B5009">
              <w:rPr>
                <w:sz w:val="16"/>
                <w:szCs w:val="16"/>
              </w:rPr>
              <w:t>.</w:t>
            </w:r>
            <w:r w:rsidRPr="007C243A">
              <w:rPr>
                <w:sz w:val="16"/>
                <w:szCs w:val="16"/>
                <w:lang w:val="en-PH"/>
              </w:rPr>
              <w:t> </w:t>
            </w:r>
          </w:p>
        </w:tc>
        <w:tc>
          <w:tcPr>
            <w:tcW w:w="737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67641143" w14:textId="416791DC" w:rsidR="007C243A" w:rsidRPr="007C243A" w:rsidRDefault="007C243A" w:rsidP="007C243A">
            <w:pPr>
              <w:pStyle w:val="BodyText"/>
              <w:ind w:left="720"/>
              <w:rPr>
                <w:sz w:val="16"/>
                <w:szCs w:val="16"/>
                <w:lang w:val="en-PH"/>
              </w:rPr>
            </w:pPr>
            <w:r w:rsidRPr="007C243A">
              <w:rPr>
                <w:sz w:val="16"/>
                <w:szCs w:val="16"/>
              </w:rPr>
              <w:t>Manual fixes should be applied successfully</w:t>
            </w:r>
            <w:r w:rsidR="00304E0B">
              <w:rPr>
                <w:sz w:val="16"/>
                <w:szCs w:val="16"/>
              </w:rPr>
              <w:t xml:space="preserve"> and can rerun the Update Ledger Transactions action.</w:t>
            </w:r>
          </w:p>
        </w:tc>
      </w:tr>
      <w:tr w:rsidR="007C243A" w:rsidRPr="007C243A" w14:paraId="70AB9360" w14:textId="77777777" w:rsidTr="3E5FD1E2">
        <w:trPr>
          <w:trHeight w:val="300"/>
        </w:trPr>
        <w:tc>
          <w:tcPr>
            <w:tcW w:w="296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181E0392" w14:textId="77777777" w:rsidR="007C243A" w:rsidRPr="007C243A" w:rsidRDefault="007C243A" w:rsidP="009A5E6D">
            <w:pPr>
              <w:pStyle w:val="BodyText"/>
              <w:ind w:left="272"/>
              <w:rPr>
                <w:sz w:val="16"/>
                <w:szCs w:val="16"/>
                <w:lang w:val="en-PH"/>
              </w:rPr>
            </w:pPr>
            <w:r w:rsidRPr="007C243A">
              <w:rPr>
                <w:sz w:val="16"/>
                <w:szCs w:val="16"/>
              </w:rPr>
              <w:t>Confirm that IPA notifies the distribution group.</w:t>
            </w:r>
            <w:r w:rsidRPr="007C243A">
              <w:rPr>
                <w:sz w:val="16"/>
                <w:szCs w:val="16"/>
                <w:lang w:val="en-PH"/>
              </w:rPr>
              <w:t> </w:t>
            </w:r>
          </w:p>
        </w:tc>
        <w:tc>
          <w:tcPr>
            <w:tcW w:w="737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527BC118" w14:textId="3DC0F77C" w:rsidR="007C243A" w:rsidRPr="007C243A" w:rsidRDefault="007C243A" w:rsidP="007C243A">
            <w:pPr>
              <w:pStyle w:val="BodyText"/>
              <w:ind w:left="720"/>
              <w:rPr>
                <w:sz w:val="16"/>
                <w:szCs w:val="16"/>
                <w:lang w:val="en-PH"/>
              </w:rPr>
            </w:pPr>
            <w:r w:rsidRPr="007C243A">
              <w:rPr>
                <w:sz w:val="16"/>
                <w:szCs w:val="16"/>
              </w:rPr>
              <w:t xml:space="preserve">A timely notification should be sent to the designated distribution group </w:t>
            </w:r>
            <w:r w:rsidR="008A092C">
              <w:rPr>
                <w:sz w:val="16"/>
                <w:szCs w:val="16"/>
              </w:rPr>
              <w:t>showing the number of successful and failed records</w:t>
            </w:r>
            <w:r w:rsidR="00112EBA">
              <w:rPr>
                <w:sz w:val="16"/>
                <w:szCs w:val="16"/>
              </w:rPr>
              <w:t xml:space="preserve"> and a link to the </w:t>
            </w:r>
            <w:r w:rsidR="00112EBA" w:rsidRPr="00112EBA">
              <w:rPr>
                <w:sz w:val="16"/>
                <w:szCs w:val="16"/>
              </w:rPr>
              <w:t>Cash Ledger Bank Update Maintenance</w:t>
            </w:r>
            <w:r w:rsidR="00112EBA">
              <w:rPr>
                <w:sz w:val="16"/>
                <w:szCs w:val="16"/>
              </w:rPr>
              <w:t>.</w:t>
            </w:r>
          </w:p>
        </w:tc>
      </w:tr>
      <w:tr w:rsidR="0046445A" w:rsidRPr="007C243A" w14:paraId="7D20E11D" w14:textId="77777777" w:rsidTr="3E5FD1E2">
        <w:trPr>
          <w:trHeight w:val="300"/>
        </w:trPr>
        <w:tc>
          <w:tcPr>
            <w:tcW w:w="296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1F08DDEF" w14:textId="15C7921A" w:rsidR="0046445A" w:rsidRPr="007C243A" w:rsidRDefault="0046445A" w:rsidP="0046445A">
            <w:pPr>
              <w:pStyle w:val="BodyText"/>
              <w:ind w:left="272"/>
              <w:rPr>
                <w:sz w:val="16"/>
                <w:szCs w:val="16"/>
              </w:rPr>
            </w:pPr>
            <w:r>
              <w:rPr>
                <w:sz w:val="16"/>
                <w:szCs w:val="16"/>
              </w:rPr>
              <w:t>Review the status of Cash Ledger transactions</w:t>
            </w:r>
            <w:r w:rsidR="003C10A9">
              <w:rPr>
                <w:sz w:val="16"/>
                <w:szCs w:val="16"/>
              </w:rPr>
              <w:t xml:space="preserve"> for partial successful records.</w:t>
            </w:r>
          </w:p>
        </w:tc>
        <w:tc>
          <w:tcPr>
            <w:tcW w:w="7371"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3236D89E" w14:textId="0EE552AA" w:rsidR="0046445A" w:rsidRPr="007C243A" w:rsidRDefault="0046445A" w:rsidP="3E5FD1E2">
            <w:pPr>
              <w:pStyle w:val="BodyText"/>
              <w:ind w:left="720"/>
              <w:rPr>
                <w:sz w:val="16"/>
                <w:szCs w:val="16"/>
              </w:rPr>
            </w:pPr>
            <w:r w:rsidRPr="3E5FD1E2">
              <w:rPr>
                <w:sz w:val="16"/>
                <w:szCs w:val="16"/>
              </w:rPr>
              <w:t xml:space="preserve">The status of the Cash Ledger transactions </w:t>
            </w:r>
            <w:r w:rsidR="00F55595" w:rsidRPr="3E5FD1E2">
              <w:rPr>
                <w:sz w:val="16"/>
                <w:szCs w:val="16"/>
              </w:rPr>
              <w:t xml:space="preserve">for those partial successful records </w:t>
            </w:r>
            <w:r w:rsidRPr="3E5FD1E2">
              <w:rPr>
                <w:sz w:val="16"/>
                <w:szCs w:val="16"/>
              </w:rPr>
              <w:t>should match the CashLedgerUpdateAction as indicated in the bank reconciliation file.</w:t>
            </w:r>
          </w:p>
        </w:tc>
      </w:tr>
    </w:tbl>
    <w:p w14:paraId="0141CC08" w14:textId="77777777" w:rsidR="007C243A" w:rsidRPr="007C243A" w:rsidRDefault="007C243A" w:rsidP="007C243A">
      <w:pPr>
        <w:pStyle w:val="BodyText"/>
        <w:ind w:left="720"/>
        <w:rPr>
          <w:lang w:val="en-PH"/>
        </w:rPr>
      </w:pPr>
      <w:r w:rsidRPr="007C243A">
        <w:rPr>
          <w:lang w:val="en-PH"/>
        </w:rPr>
        <w:t> </w:t>
      </w:r>
    </w:p>
    <w:p w14:paraId="543CEFA6" w14:textId="5B4EC7BF" w:rsidR="00FD15E9" w:rsidRDefault="007C243A" w:rsidP="007C243A">
      <w:pPr>
        <w:pStyle w:val="BodyText"/>
        <w:ind w:left="720"/>
        <w:rPr>
          <w:lang w:val="en-PH"/>
        </w:rPr>
      </w:pPr>
      <w:r w:rsidRPr="007C243A">
        <w:rPr>
          <w:lang w:val="en-PH"/>
        </w:rPr>
        <w:t> </w:t>
      </w:r>
    </w:p>
    <w:p w14:paraId="79340272" w14:textId="5AE2C2D9" w:rsidR="007C243A" w:rsidRPr="007C243A" w:rsidRDefault="00FD15E9" w:rsidP="00FD15E9">
      <w:pPr>
        <w:rPr>
          <w:lang w:val="en-PH"/>
        </w:rPr>
      </w:pPr>
      <w:r>
        <w:rPr>
          <w:lang w:val="en-PH"/>
        </w:rPr>
        <w:br w:type="page"/>
      </w:r>
    </w:p>
    <w:p w14:paraId="40C29B9B" w14:textId="0AAF62BD" w:rsidR="007C243A" w:rsidRPr="007C243A" w:rsidRDefault="007C243A" w:rsidP="006B5009">
      <w:pPr>
        <w:pStyle w:val="Heading3"/>
        <w:rPr>
          <w:lang w:val="en-PH"/>
        </w:rPr>
      </w:pPr>
      <w:r w:rsidRPr="007C243A">
        <w:lastRenderedPageBreak/>
        <w:t xml:space="preserve">COMPLETION OF PROCESS AND NOTIFICATION OF SUCCESSFUL </w:t>
      </w:r>
      <w:r w:rsidR="008556A3">
        <w:t>UPDATE</w:t>
      </w:r>
      <w:r w:rsidRPr="007C243A">
        <w:rPr>
          <w:lang w:val="en-PH"/>
        </w:rPr>
        <w:t> </w:t>
      </w:r>
    </w:p>
    <w:tbl>
      <w:tblPr>
        <w:tblW w:w="1042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969"/>
        <w:gridCol w:w="7455"/>
      </w:tblGrid>
      <w:tr w:rsidR="007C243A" w:rsidRPr="007C243A" w14:paraId="0E5BA5BB" w14:textId="77777777" w:rsidTr="3E5FD1E2">
        <w:trPr>
          <w:trHeight w:val="300"/>
        </w:trPr>
        <w:tc>
          <w:tcPr>
            <w:tcW w:w="2969"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hideMark/>
          </w:tcPr>
          <w:p w14:paraId="04D8689F" w14:textId="77777777" w:rsidR="007C243A" w:rsidRPr="007C243A" w:rsidRDefault="007C243A" w:rsidP="006B5009">
            <w:pPr>
              <w:pStyle w:val="BodyText"/>
              <w:ind w:left="272"/>
              <w:rPr>
                <w:sz w:val="16"/>
                <w:szCs w:val="16"/>
                <w:lang w:val="en-PH"/>
              </w:rPr>
            </w:pPr>
            <w:r w:rsidRPr="007C243A">
              <w:rPr>
                <w:b/>
                <w:bCs/>
                <w:sz w:val="16"/>
                <w:szCs w:val="16"/>
              </w:rPr>
              <w:t>Scenario</w:t>
            </w:r>
            <w:r w:rsidRPr="007C243A">
              <w:rPr>
                <w:sz w:val="16"/>
                <w:szCs w:val="16"/>
                <w:lang w:val="en-PH"/>
              </w:rPr>
              <w:t> </w:t>
            </w:r>
          </w:p>
        </w:tc>
        <w:tc>
          <w:tcPr>
            <w:tcW w:w="7455" w:type="dxa"/>
            <w:tcBorders>
              <w:top w:val="single" w:sz="6" w:space="0" w:color="4F81BD" w:themeColor="accent1"/>
              <w:left w:val="single" w:sz="6" w:space="0" w:color="4F81BD" w:themeColor="accent1"/>
              <w:bottom w:val="single" w:sz="18" w:space="0" w:color="4F81BD" w:themeColor="accent1"/>
              <w:right w:val="single" w:sz="6" w:space="0" w:color="4F81BD" w:themeColor="accent1"/>
            </w:tcBorders>
            <w:hideMark/>
          </w:tcPr>
          <w:p w14:paraId="7D325108" w14:textId="77777777" w:rsidR="007C243A" w:rsidRPr="007C243A" w:rsidRDefault="007C243A" w:rsidP="007C243A">
            <w:pPr>
              <w:pStyle w:val="BodyText"/>
              <w:ind w:left="720"/>
              <w:rPr>
                <w:sz w:val="16"/>
                <w:szCs w:val="16"/>
                <w:lang w:val="en-PH"/>
              </w:rPr>
            </w:pPr>
            <w:r w:rsidRPr="007C243A">
              <w:rPr>
                <w:b/>
                <w:bCs/>
                <w:sz w:val="16"/>
                <w:szCs w:val="16"/>
              </w:rPr>
              <w:t>Expected Result</w:t>
            </w:r>
            <w:r w:rsidRPr="007C243A">
              <w:rPr>
                <w:sz w:val="16"/>
                <w:szCs w:val="16"/>
                <w:lang w:val="en-PH"/>
              </w:rPr>
              <w:t> </w:t>
            </w:r>
          </w:p>
        </w:tc>
      </w:tr>
      <w:tr w:rsidR="007C243A" w:rsidRPr="007C243A" w14:paraId="4E098F49" w14:textId="77777777" w:rsidTr="3E5FD1E2">
        <w:trPr>
          <w:trHeight w:val="300"/>
        </w:trPr>
        <w:tc>
          <w:tcPr>
            <w:tcW w:w="296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6CF1BA4B" w14:textId="18C55278" w:rsidR="007C243A" w:rsidRPr="007C243A" w:rsidRDefault="007C243A" w:rsidP="006B5009">
            <w:pPr>
              <w:pStyle w:val="BodyText"/>
              <w:ind w:left="272"/>
              <w:rPr>
                <w:sz w:val="16"/>
                <w:szCs w:val="16"/>
                <w:lang w:val="en-PH"/>
              </w:rPr>
            </w:pPr>
            <w:r w:rsidRPr="007C243A">
              <w:rPr>
                <w:sz w:val="16"/>
                <w:szCs w:val="16"/>
              </w:rPr>
              <w:t xml:space="preserve">Ensure that all records intended for </w:t>
            </w:r>
            <w:r w:rsidR="002A191F">
              <w:rPr>
                <w:sz w:val="16"/>
                <w:szCs w:val="16"/>
              </w:rPr>
              <w:t>updating</w:t>
            </w:r>
            <w:r w:rsidRPr="007C243A">
              <w:rPr>
                <w:sz w:val="16"/>
                <w:szCs w:val="16"/>
              </w:rPr>
              <w:t xml:space="preserve"> are successfully processed within </w:t>
            </w:r>
            <w:r w:rsidR="002A191F" w:rsidRPr="007C243A">
              <w:rPr>
                <w:sz w:val="16"/>
                <w:szCs w:val="16"/>
              </w:rPr>
              <w:t>Cash</w:t>
            </w:r>
            <w:r w:rsidR="002A191F">
              <w:rPr>
                <w:sz w:val="16"/>
                <w:szCs w:val="16"/>
              </w:rPr>
              <w:t>LedgerBankUpdate business class</w:t>
            </w:r>
            <w:r w:rsidRPr="007C243A">
              <w:rPr>
                <w:sz w:val="16"/>
                <w:szCs w:val="16"/>
              </w:rPr>
              <w:t>.</w:t>
            </w:r>
            <w:r w:rsidRPr="007C243A">
              <w:rPr>
                <w:sz w:val="16"/>
                <w:szCs w:val="16"/>
                <w:lang w:val="en-PH"/>
              </w:rPr>
              <w:t> </w:t>
            </w:r>
          </w:p>
        </w:tc>
        <w:tc>
          <w:tcPr>
            <w:tcW w:w="745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1084B467" w14:textId="046EAEDF" w:rsidR="004457C8" w:rsidRPr="007C243A" w:rsidRDefault="007C243A" w:rsidP="00913CE2">
            <w:pPr>
              <w:pStyle w:val="BodyText"/>
              <w:ind w:left="720"/>
              <w:rPr>
                <w:sz w:val="16"/>
                <w:szCs w:val="16"/>
                <w:lang w:val="en-PH"/>
              </w:rPr>
            </w:pPr>
            <w:r w:rsidRPr="007C243A">
              <w:rPr>
                <w:sz w:val="16"/>
                <w:szCs w:val="16"/>
              </w:rPr>
              <w:t xml:space="preserve">All records intended for </w:t>
            </w:r>
            <w:r w:rsidR="002A191F">
              <w:rPr>
                <w:sz w:val="16"/>
                <w:szCs w:val="16"/>
              </w:rPr>
              <w:t>updating</w:t>
            </w:r>
            <w:r w:rsidRPr="007C243A">
              <w:rPr>
                <w:sz w:val="16"/>
                <w:szCs w:val="16"/>
              </w:rPr>
              <w:t xml:space="preserve"> should be processed successfully within FSM.</w:t>
            </w:r>
            <w:r w:rsidRPr="007C243A">
              <w:rPr>
                <w:sz w:val="16"/>
                <w:szCs w:val="16"/>
                <w:lang w:val="en-PH"/>
              </w:rPr>
              <w:t> </w:t>
            </w:r>
            <w:r w:rsidR="00913CE2">
              <w:rPr>
                <w:sz w:val="16"/>
                <w:szCs w:val="16"/>
                <w:lang w:val="en-PH"/>
              </w:rPr>
              <w:t xml:space="preserve"> </w:t>
            </w:r>
          </w:p>
        </w:tc>
      </w:tr>
      <w:tr w:rsidR="007C243A" w:rsidRPr="007C243A" w14:paraId="29E1DCC9" w14:textId="77777777" w:rsidTr="3E5FD1E2">
        <w:trPr>
          <w:trHeight w:val="300"/>
        </w:trPr>
        <w:tc>
          <w:tcPr>
            <w:tcW w:w="296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5FCAC261" w14:textId="362EB97A" w:rsidR="007C243A" w:rsidRPr="007C243A" w:rsidRDefault="007C243A" w:rsidP="006B5009">
            <w:pPr>
              <w:pStyle w:val="BodyText"/>
              <w:ind w:left="272"/>
              <w:rPr>
                <w:sz w:val="16"/>
                <w:szCs w:val="16"/>
                <w:lang w:val="en-PH"/>
              </w:rPr>
            </w:pPr>
            <w:r w:rsidRPr="007C243A">
              <w:rPr>
                <w:sz w:val="16"/>
                <w:szCs w:val="16"/>
              </w:rPr>
              <w:t xml:space="preserve">Trigger a successful </w:t>
            </w:r>
            <w:r w:rsidR="002A191F">
              <w:rPr>
                <w:sz w:val="16"/>
                <w:szCs w:val="16"/>
              </w:rPr>
              <w:t xml:space="preserve">update </w:t>
            </w:r>
            <w:r w:rsidRPr="007C243A">
              <w:rPr>
                <w:sz w:val="16"/>
                <w:szCs w:val="16"/>
              </w:rPr>
              <w:t>process.</w:t>
            </w:r>
            <w:r w:rsidRPr="007C243A">
              <w:rPr>
                <w:sz w:val="16"/>
                <w:szCs w:val="16"/>
                <w:lang w:val="en-PH"/>
              </w:rPr>
              <w:t> </w:t>
            </w:r>
          </w:p>
        </w:tc>
        <w:tc>
          <w:tcPr>
            <w:tcW w:w="745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008FDB6F" w14:textId="03F2E778" w:rsidR="007C243A" w:rsidRPr="007C243A" w:rsidRDefault="007C243A" w:rsidP="007C243A">
            <w:pPr>
              <w:pStyle w:val="BodyText"/>
              <w:ind w:left="720"/>
              <w:rPr>
                <w:sz w:val="16"/>
                <w:szCs w:val="16"/>
                <w:lang w:val="en-PH"/>
              </w:rPr>
            </w:pPr>
            <w:r w:rsidRPr="007C243A">
              <w:rPr>
                <w:sz w:val="16"/>
                <w:szCs w:val="16"/>
              </w:rPr>
              <w:t xml:space="preserve">IPA should send a notification promptly upon successful </w:t>
            </w:r>
            <w:r w:rsidR="00152833">
              <w:rPr>
                <w:sz w:val="16"/>
                <w:szCs w:val="16"/>
              </w:rPr>
              <w:t>update of cash ledger transactions.</w:t>
            </w:r>
            <w:r w:rsidRPr="007C243A">
              <w:rPr>
                <w:sz w:val="16"/>
                <w:szCs w:val="16"/>
              </w:rPr>
              <w:t xml:space="preserve"> </w:t>
            </w:r>
            <w:r w:rsidRPr="007C243A">
              <w:rPr>
                <w:sz w:val="16"/>
                <w:szCs w:val="16"/>
                <w:lang w:val="en-PH"/>
              </w:rPr>
              <w:t> </w:t>
            </w:r>
          </w:p>
        </w:tc>
      </w:tr>
      <w:tr w:rsidR="007C243A" w:rsidRPr="007C243A" w14:paraId="74219204" w14:textId="77777777" w:rsidTr="3E5FD1E2">
        <w:trPr>
          <w:trHeight w:val="300"/>
        </w:trPr>
        <w:tc>
          <w:tcPr>
            <w:tcW w:w="296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58DFCBFB" w14:textId="41D7FA0A" w:rsidR="007C243A" w:rsidRPr="007C243A" w:rsidRDefault="007C243A" w:rsidP="006B5009">
            <w:pPr>
              <w:pStyle w:val="BodyText"/>
              <w:ind w:left="272"/>
              <w:rPr>
                <w:sz w:val="16"/>
                <w:szCs w:val="16"/>
                <w:lang w:val="en-PH"/>
              </w:rPr>
            </w:pPr>
            <w:r w:rsidRPr="007C243A">
              <w:rPr>
                <w:sz w:val="16"/>
                <w:szCs w:val="16"/>
              </w:rPr>
              <w:t xml:space="preserve">Verify that IPA sends a notification to the distribution group confirming successful </w:t>
            </w:r>
            <w:r w:rsidR="00152833">
              <w:rPr>
                <w:sz w:val="16"/>
                <w:szCs w:val="16"/>
              </w:rPr>
              <w:t>update.</w:t>
            </w:r>
            <w:r w:rsidRPr="007C243A">
              <w:rPr>
                <w:sz w:val="16"/>
                <w:szCs w:val="16"/>
                <w:lang w:val="en-PH"/>
              </w:rPr>
              <w:t> </w:t>
            </w:r>
          </w:p>
        </w:tc>
        <w:tc>
          <w:tcPr>
            <w:tcW w:w="745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hideMark/>
          </w:tcPr>
          <w:p w14:paraId="1CA15409" w14:textId="06B36F44" w:rsidR="007C243A" w:rsidRPr="007C243A" w:rsidRDefault="007C243A" w:rsidP="007C243A">
            <w:pPr>
              <w:pStyle w:val="BodyText"/>
              <w:ind w:left="720"/>
              <w:rPr>
                <w:sz w:val="16"/>
                <w:szCs w:val="16"/>
                <w:lang w:val="en-PH"/>
              </w:rPr>
            </w:pPr>
            <w:r w:rsidRPr="007C243A">
              <w:rPr>
                <w:sz w:val="16"/>
                <w:szCs w:val="16"/>
              </w:rPr>
              <w:t xml:space="preserve">The notification should confirm the successful </w:t>
            </w:r>
            <w:r w:rsidR="00152833">
              <w:rPr>
                <w:sz w:val="16"/>
                <w:szCs w:val="16"/>
              </w:rPr>
              <w:t>update of cash ledger transactions.</w:t>
            </w:r>
            <w:r w:rsidRPr="007C243A">
              <w:rPr>
                <w:sz w:val="16"/>
                <w:szCs w:val="16"/>
              </w:rPr>
              <w:t xml:space="preserve"> </w:t>
            </w:r>
            <w:r w:rsidRPr="007C243A">
              <w:rPr>
                <w:sz w:val="16"/>
                <w:szCs w:val="16"/>
                <w:lang w:val="en-PH"/>
              </w:rPr>
              <w:t> </w:t>
            </w:r>
          </w:p>
        </w:tc>
      </w:tr>
      <w:tr w:rsidR="00DA5EB5" w:rsidRPr="007C243A" w14:paraId="257E0F28" w14:textId="77777777" w:rsidTr="3E5FD1E2">
        <w:trPr>
          <w:trHeight w:val="300"/>
        </w:trPr>
        <w:tc>
          <w:tcPr>
            <w:tcW w:w="2969"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17FAE73F" w14:textId="77EAC61F" w:rsidR="00DA5EB5" w:rsidRPr="007C243A" w:rsidRDefault="00DA5EB5" w:rsidP="006B5009">
            <w:pPr>
              <w:pStyle w:val="BodyText"/>
              <w:ind w:left="272"/>
              <w:rPr>
                <w:sz w:val="16"/>
                <w:szCs w:val="16"/>
              </w:rPr>
            </w:pPr>
            <w:r>
              <w:rPr>
                <w:sz w:val="16"/>
                <w:szCs w:val="16"/>
              </w:rPr>
              <w:t>Review the status of</w:t>
            </w:r>
            <w:r w:rsidR="00BC5413">
              <w:rPr>
                <w:sz w:val="16"/>
                <w:szCs w:val="16"/>
              </w:rPr>
              <w:t xml:space="preserve"> Cash Ledger transactions</w:t>
            </w:r>
          </w:p>
        </w:tc>
        <w:tc>
          <w:tcPr>
            <w:tcW w:w="7455" w:type="dxa"/>
            <w:tcBorders>
              <w:top w:val="single" w:sz="6" w:space="0" w:color="4F81BD" w:themeColor="accent1"/>
              <w:left w:val="single" w:sz="6" w:space="0" w:color="4F81BD" w:themeColor="accent1"/>
              <w:bottom w:val="single" w:sz="6" w:space="0" w:color="4F81BD" w:themeColor="accent1"/>
              <w:right w:val="single" w:sz="6" w:space="0" w:color="4F81BD" w:themeColor="accent1"/>
            </w:tcBorders>
            <w:shd w:val="clear" w:color="auto" w:fill="D3DFEE"/>
          </w:tcPr>
          <w:p w14:paraId="0F861270" w14:textId="6DE20FCE" w:rsidR="00DA5EB5" w:rsidRPr="007C243A" w:rsidRDefault="00F421BE" w:rsidP="3E5FD1E2">
            <w:pPr>
              <w:pStyle w:val="BodyText"/>
              <w:ind w:left="720"/>
              <w:rPr>
                <w:sz w:val="16"/>
                <w:szCs w:val="16"/>
              </w:rPr>
            </w:pPr>
            <w:r w:rsidRPr="3E5FD1E2">
              <w:rPr>
                <w:sz w:val="16"/>
                <w:szCs w:val="16"/>
              </w:rPr>
              <w:t xml:space="preserve">The </w:t>
            </w:r>
            <w:r w:rsidR="00994181" w:rsidRPr="3E5FD1E2">
              <w:rPr>
                <w:sz w:val="16"/>
                <w:szCs w:val="16"/>
              </w:rPr>
              <w:t xml:space="preserve">status of the Cash Ledger transactions </w:t>
            </w:r>
            <w:r w:rsidRPr="3E5FD1E2">
              <w:rPr>
                <w:sz w:val="16"/>
                <w:szCs w:val="16"/>
              </w:rPr>
              <w:t xml:space="preserve">should match the CashLedgerUpdateAction </w:t>
            </w:r>
            <w:r w:rsidR="00994181" w:rsidRPr="3E5FD1E2">
              <w:rPr>
                <w:sz w:val="16"/>
                <w:szCs w:val="16"/>
              </w:rPr>
              <w:t>as indicated in the bank reconciliation file.</w:t>
            </w:r>
          </w:p>
        </w:tc>
      </w:tr>
    </w:tbl>
    <w:p w14:paraId="5D57C30D" w14:textId="6EC2A394" w:rsidR="00936908" w:rsidRDefault="00936908" w:rsidP="0069507D">
      <w:pPr>
        <w:pStyle w:val="BodyText"/>
        <w:numPr>
          <w:ilvl w:val="0"/>
          <w:numId w:val="33"/>
        </w:numPr>
        <w:rPr>
          <w:lang w:val="en-PH"/>
        </w:rPr>
      </w:pPr>
      <w:r>
        <w:rPr>
          <w:lang w:val="en-PH"/>
        </w:rPr>
        <w:t>Input File Contents</w:t>
      </w:r>
    </w:p>
    <w:p w14:paraId="2883F047" w14:textId="08380042" w:rsidR="00936908" w:rsidRDefault="00936908" w:rsidP="00936908">
      <w:pPr>
        <w:pStyle w:val="BodyText"/>
        <w:ind w:left="0"/>
        <w:rPr>
          <w:lang w:val="en-PH"/>
        </w:rPr>
      </w:pPr>
      <w:r w:rsidRPr="00936908">
        <w:rPr>
          <w:noProof/>
          <w:lang w:val="en-PH"/>
        </w:rPr>
        <w:drawing>
          <wp:inline distT="0" distB="0" distL="0" distR="0" wp14:anchorId="676EA264" wp14:editId="60C87446">
            <wp:extent cx="6629400" cy="434340"/>
            <wp:effectExtent l="0" t="0" r="0" b="3810"/>
            <wp:docPr id="77654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43345" name=""/>
                    <pic:cNvPicPr/>
                  </pic:nvPicPr>
                  <pic:blipFill>
                    <a:blip r:embed="rId33"/>
                    <a:stretch>
                      <a:fillRect/>
                    </a:stretch>
                  </pic:blipFill>
                  <pic:spPr>
                    <a:xfrm>
                      <a:off x="0" y="0"/>
                      <a:ext cx="6629400" cy="434340"/>
                    </a:xfrm>
                    <a:prstGeom prst="rect">
                      <a:avLst/>
                    </a:prstGeom>
                  </pic:spPr>
                </pic:pic>
              </a:graphicData>
            </a:graphic>
          </wp:inline>
        </w:drawing>
      </w:r>
    </w:p>
    <w:p w14:paraId="6135771B" w14:textId="15C262DF" w:rsidR="0069507D" w:rsidRDefault="00936908" w:rsidP="0069507D">
      <w:pPr>
        <w:pStyle w:val="BodyText"/>
        <w:numPr>
          <w:ilvl w:val="0"/>
          <w:numId w:val="33"/>
        </w:numPr>
        <w:rPr>
          <w:lang w:val="en-PH"/>
        </w:rPr>
      </w:pPr>
      <w:r>
        <w:rPr>
          <w:lang w:val="en-PH"/>
        </w:rPr>
        <w:t>Previous CashLedgerTransaction records status of “Open”</w:t>
      </w:r>
    </w:p>
    <w:p w14:paraId="7BAC40FD" w14:textId="4D6C3BD1" w:rsidR="00CF04E9" w:rsidRDefault="00CF04E9" w:rsidP="00CF04E9">
      <w:pPr>
        <w:rPr>
          <w:rFonts w:ascii="Times New Roman" w:hAnsi="Times New Roman"/>
          <w:sz w:val="24"/>
          <w:szCs w:val="24"/>
          <w:lang w:val="en-PH" w:eastAsia="en-PH"/>
        </w:rPr>
      </w:pPr>
      <w:r w:rsidRPr="00CF04E9">
        <w:rPr>
          <w:noProof/>
        </w:rPr>
        <w:drawing>
          <wp:inline distT="0" distB="0" distL="0" distR="0" wp14:anchorId="5982B878" wp14:editId="0583F2DA">
            <wp:extent cx="6629400" cy="1134110"/>
            <wp:effectExtent l="0" t="0" r="0" b="8890"/>
            <wp:docPr id="871162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62054" name="Picture 1"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29400" cy="1134110"/>
                    </a:xfrm>
                    <a:prstGeom prst="rect">
                      <a:avLst/>
                    </a:prstGeom>
                    <a:noFill/>
                    <a:ln>
                      <a:noFill/>
                    </a:ln>
                  </pic:spPr>
                </pic:pic>
              </a:graphicData>
            </a:graphic>
          </wp:inline>
        </w:drawing>
      </w:r>
    </w:p>
    <w:p w14:paraId="6F449B20" w14:textId="507689F4" w:rsidR="009B7F1E" w:rsidRPr="00CF04E9" w:rsidRDefault="009B7F1E" w:rsidP="00CF04E9">
      <w:pPr>
        <w:rPr>
          <w:rFonts w:ascii="Times New Roman" w:hAnsi="Times New Roman"/>
          <w:sz w:val="24"/>
          <w:szCs w:val="24"/>
          <w:lang w:val="en-PH" w:eastAsia="en-PH"/>
        </w:rPr>
      </w:pPr>
    </w:p>
    <w:p w14:paraId="0E28BEF6" w14:textId="040473A0" w:rsidR="0069507D" w:rsidRDefault="0069507D" w:rsidP="0069507D">
      <w:pPr>
        <w:pStyle w:val="BodyText"/>
        <w:numPr>
          <w:ilvl w:val="0"/>
          <w:numId w:val="33"/>
        </w:numPr>
        <w:rPr>
          <w:lang w:val="en-PH"/>
        </w:rPr>
      </w:pPr>
      <w:r>
        <w:rPr>
          <w:lang w:val="en-PH"/>
        </w:rPr>
        <w:t>Updated CashLedgerTransaction records</w:t>
      </w:r>
      <w:r w:rsidR="00936908">
        <w:rPr>
          <w:lang w:val="en-PH"/>
        </w:rPr>
        <w:t xml:space="preserve"> to “Reconciled”</w:t>
      </w:r>
    </w:p>
    <w:p w14:paraId="779221CB" w14:textId="705A362A" w:rsidR="000A588E" w:rsidRDefault="009B7F1E" w:rsidP="009B7F1E">
      <w:pPr>
        <w:pStyle w:val="BodyText"/>
        <w:ind w:left="0"/>
        <w:rPr>
          <w:lang w:val="en-PH"/>
        </w:rPr>
      </w:pPr>
      <w:r w:rsidRPr="009B7F1E">
        <w:rPr>
          <w:noProof/>
          <w:lang w:val="en-PH"/>
        </w:rPr>
        <w:drawing>
          <wp:inline distT="0" distB="0" distL="0" distR="0" wp14:anchorId="68EF0A8D" wp14:editId="5A46F1AA">
            <wp:extent cx="6629400" cy="1113155"/>
            <wp:effectExtent l="0" t="0" r="0" b="0"/>
            <wp:docPr id="214750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50551" name="Picture 1" descr="A screenshot of a computer&#10;&#10;AI-generated content may be incorrect."/>
                    <pic:cNvPicPr/>
                  </pic:nvPicPr>
                  <pic:blipFill>
                    <a:blip r:embed="rId32"/>
                    <a:stretch>
                      <a:fillRect/>
                    </a:stretch>
                  </pic:blipFill>
                  <pic:spPr>
                    <a:xfrm>
                      <a:off x="0" y="0"/>
                      <a:ext cx="6629400" cy="1113155"/>
                    </a:xfrm>
                    <a:prstGeom prst="rect">
                      <a:avLst/>
                    </a:prstGeom>
                  </pic:spPr>
                </pic:pic>
              </a:graphicData>
            </a:graphic>
          </wp:inline>
        </w:drawing>
      </w:r>
    </w:p>
    <w:p w14:paraId="4273D25E" w14:textId="59DDC21F" w:rsidR="009B7F1E" w:rsidRDefault="000A588E" w:rsidP="000A588E">
      <w:pPr>
        <w:rPr>
          <w:lang w:val="en-PH"/>
        </w:rPr>
      </w:pPr>
      <w:r>
        <w:rPr>
          <w:lang w:val="en-PH"/>
        </w:rPr>
        <w:br w:type="page"/>
      </w:r>
    </w:p>
    <w:p w14:paraId="46EB9EDC" w14:textId="033E755A" w:rsidR="007C243A" w:rsidRPr="007C243A" w:rsidRDefault="0069507D" w:rsidP="0069507D">
      <w:pPr>
        <w:pStyle w:val="BodyText"/>
        <w:numPr>
          <w:ilvl w:val="0"/>
          <w:numId w:val="33"/>
        </w:numPr>
        <w:rPr>
          <w:lang w:val="en-PH"/>
        </w:rPr>
      </w:pPr>
      <w:r>
        <w:rPr>
          <w:lang w:val="en-PH"/>
        </w:rPr>
        <w:lastRenderedPageBreak/>
        <w:t>Email Notification</w:t>
      </w:r>
    </w:p>
    <w:p w14:paraId="2A1FA3F3" w14:textId="2662E02D" w:rsidR="008E0831" w:rsidRPr="008E0831" w:rsidRDefault="00E60425" w:rsidP="1AC78B6B">
      <w:pPr>
        <w:pStyle w:val="BodyText"/>
        <w:ind w:left="720"/>
      </w:pPr>
      <w:r w:rsidRPr="00E60425">
        <w:rPr>
          <w:noProof/>
        </w:rPr>
        <w:drawing>
          <wp:inline distT="0" distB="0" distL="0" distR="0" wp14:anchorId="3A3EE767" wp14:editId="02FE05D3">
            <wp:extent cx="3731301" cy="2616200"/>
            <wp:effectExtent l="0" t="0" r="2540" b="0"/>
            <wp:docPr id="1856944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4610" name="Picture 1" descr="A screenshot of a computer&#10;&#10;AI-generated content may be incorrect."/>
                    <pic:cNvPicPr/>
                  </pic:nvPicPr>
                  <pic:blipFill>
                    <a:blip r:embed="rId34"/>
                    <a:stretch>
                      <a:fillRect/>
                    </a:stretch>
                  </pic:blipFill>
                  <pic:spPr>
                    <a:xfrm>
                      <a:off x="0" y="0"/>
                      <a:ext cx="3736624" cy="2619932"/>
                    </a:xfrm>
                    <a:prstGeom prst="rect">
                      <a:avLst/>
                    </a:prstGeom>
                  </pic:spPr>
                </pic:pic>
              </a:graphicData>
            </a:graphic>
          </wp:inline>
        </w:drawing>
      </w:r>
    </w:p>
    <w:p w14:paraId="611E8CF4" w14:textId="43D60CF6" w:rsidR="007A2B87" w:rsidRDefault="007A2B87" w:rsidP="00062132">
      <w:pPr>
        <w:pStyle w:val="Heading1"/>
      </w:pPr>
      <w:bookmarkStart w:id="53" w:name="_Toc105005181"/>
      <w:bookmarkStart w:id="54" w:name="_Toc203043014"/>
      <w:r>
        <w:lastRenderedPageBreak/>
        <w:t>Sig</w:t>
      </w:r>
      <w:r w:rsidR="00CB4244">
        <w:t>nature</w:t>
      </w:r>
      <w:bookmarkEnd w:id="53"/>
      <w:bookmarkEnd w:id="54"/>
    </w:p>
    <w:p w14:paraId="250BE863" w14:textId="2B7976B1" w:rsidR="00DE6A16" w:rsidRDefault="00DE6A16" w:rsidP="00DE6A16">
      <w:pPr>
        <w:pStyle w:val="BodyText"/>
      </w:pPr>
      <w:r>
        <w:t xml:space="preserve">By signing this document both Infor and </w:t>
      </w:r>
      <w:r w:rsidR="2F8CF1B9">
        <w:t>SoNH</w:t>
      </w:r>
      <w:r>
        <w:t xml:space="preserve"> agree and confirm their acceptance of information contained within th</w:t>
      </w:r>
      <w:r w:rsidR="00250D5D">
        <w:t xml:space="preserve">is </w:t>
      </w:r>
      <w:r>
        <w:t>specification which encompasses detailed business processes, requirements, scope</w:t>
      </w:r>
      <w:r w:rsidR="00645E9A">
        <w:t xml:space="preserve"> and solution design</w:t>
      </w:r>
      <w:r>
        <w:t>.</w:t>
      </w:r>
    </w:p>
    <w:p w14:paraId="535420F0" w14:textId="77777777" w:rsidR="002D63C6" w:rsidRDefault="002D63C6" w:rsidP="002D63C6">
      <w:pPr>
        <w:pStyle w:val="BodyText"/>
      </w:pPr>
    </w:p>
    <w:p w14:paraId="5D8066E9" w14:textId="771FFC81" w:rsidR="002D63C6" w:rsidRDefault="002D63C6" w:rsidP="000D5A69">
      <w:pPr>
        <w:pStyle w:val="Heading2"/>
      </w:pPr>
      <w:bookmarkStart w:id="55" w:name="_Toc203043015"/>
      <w:r>
        <w:t>Functional Specification</w:t>
      </w:r>
      <w:bookmarkEnd w:id="55"/>
    </w:p>
    <w:p w14:paraId="76D54AB7" w14:textId="4391BAC0" w:rsidR="00600B68" w:rsidRDefault="00600B68" w:rsidP="00DE6A16">
      <w:pPr>
        <w:pStyle w:val="BodyText"/>
      </w:pPr>
    </w:p>
    <w:tbl>
      <w:tblPr>
        <w:tblStyle w:val="InforTable0"/>
        <w:tblW w:w="10340" w:type="dxa"/>
        <w:tblInd w:w="85" w:type="dxa"/>
        <w:tblLook w:val="04A0" w:firstRow="1" w:lastRow="0" w:firstColumn="1" w:lastColumn="0" w:noHBand="0" w:noVBand="1"/>
      </w:tblPr>
      <w:tblGrid>
        <w:gridCol w:w="2149"/>
        <w:gridCol w:w="2261"/>
        <w:gridCol w:w="1890"/>
        <w:gridCol w:w="1710"/>
        <w:gridCol w:w="2330"/>
      </w:tblGrid>
      <w:tr w:rsidR="00721730" w14:paraId="43B90E85" w14:textId="77777777" w:rsidTr="444B0609">
        <w:trPr>
          <w:cnfStyle w:val="100000000000" w:firstRow="1" w:lastRow="0" w:firstColumn="0" w:lastColumn="0" w:oddVBand="0" w:evenVBand="0" w:oddHBand="0" w:evenHBand="0" w:firstRowFirstColumn="0" w:firstRowLastColumn="0" w:lastRowFirstColumn="0" w:lastRowLastColumn="0"/>
        </w:trPr>
        <w:tc>
          <w:tcPr>
            <w:tcW w:w="2149" w:type="dxa"/>
          </w:tcPr>
          <w:p w14:paraId="0551E94E" w14:textId="0A16AB20" w:rsidR="00721730" w:rsidRPr="00FA128A" w:rsidRDefault="00721730">
            <w:pPr>
              <w:pStyle w:val="BodyText"/>
              <w:spacing w:before="60" w:after="60"/>
              <w:ind w:left="0" w:right="562"/>
              <w:rPr>
                <w:b w:val="0"/>
                <w:bCs/>
                <w:color w:val="FFFFFF"/>
              </w:rPr>
            </w:pPr>
            <w:r>
              <w:rPr>
                <w:bCs/>
                <w:color w:val="FFFFFF"/>
              </w:rPr>
              <w:t>Project Sponsor</w:t>
            </w:r>
          </w:p>
        </w:tc>
        <w:tc>
          <w:tcPr>
            <w:tcW w:w="2261" w:type="dxa"/>
          </w:tcPr>
          <w:p w14:paraId="326FFF86" w14:textId="07670148" w:rsidR="00721730" w:rsidRPr="00FA128A" w:rsidRDefault="00721730">
            <w:pPr>
              <w:pStyle w:val="BodyText"/>
              <w:spacing w:before="60" w:after="60"/>
              <w:ind w:left="0" w:right="562"/>
              <w:rPr>
                <w:b w:val="0"/>
                <w:bCs/>
                <w:color w:val="FFFFFF"/>
              </w:rPr>
            </w:pPr>
            <w:r>
              <w:rPr>
                <w:bCs/>
                <w:color w:val="FFFFFF"/>
              </w:rPr>
              <w:t>Name</w:t>
            </w:r>
          </w:p>
        </w:tc>
        <w:tc>
          <w:tcPr>
            <w:tcW w:w="1890" w:type="dxa"/>
          </w:tcPr>
          <w:p w14:paraId="0DAA7546" w14:textId="77777777" w:rsidR="00721730" w:rsidRPr="00FA128A" w:rsidRDefault="00721730">
            <w:pPr>
              <w:pStyle w:val="BodyText"/>
              <w:spacing w:before="60" w:after="60"/>
              <w:ind w:left="0" w:right="562"/>
              <w:rPr>
                <w:b w:val="0"/>
                <w:bCs/>
                <w:color w:val="FFFFFF"/>
              </w:rPr>
            </w:pPr>
            <w:r>
              <w:rPr>
                <w:bCs/>
                <w:color w:val="FFFFFF"/>
              </w:rPr>
              <w:t>Position</w:t>
            </w:r>
          </w:p>
        </w:tc>
        <w:tc>
          <w:tcPr>
            <w:tcW w:w="1710" w:type="dxa"/>
          </w:tcPr>
          <w:p w14:paraId="4F47AEE7" w14:textId="276DF3E7" w:rsidR="00721730" w:rsidRDefault="00721730">
            <w:pPr>
              <w:pStyle w:val="BodyText"/>
              <w:spacing w:before="60" w:after="60"/>
              <w:ind w:left="0" w:right="562"/>
              <w:rPr>
                <w:bCs/>
                <w:color w:val="FFFFFF"/>
              </w:rPr>
            </w:pPr>
            <w:r>
              <w:rPr>
                <w:bCs/>
                <w:color w:val="FFFFFF"/>
              </w:rPr>
              <w:t>Date</w:t>
            </w:r>
          </w:p>
        </w:tc>
        <w:tc>
          <w:tcPr>
            <w:tcW w:w="2330" w:type="dxa"/>
          </w:tcPr>
          <w:p w14:paraId="5F61BDBE" w14:textId="5296002C" w:rsidR="00721730" w:rsidRPr="00FE0A85" w:rsidRDefault="00483570">
            <w:pPr>
              <w:pStyle w:val="BodyText"/>
              <w:spacing w:before="60" w:after="60"/>
              <w:ind w:left="0" w:right="562"/>
              <w:rPr>
                <w:bCs/>
                <w:color w:val="FFFFFF"/>
              </w:rPr>
            </w:pPr>
            <w:r>
              <w:rPr>
                <w:bCs/>
                <w:color w:val="FFFFFF"/>
              </w:rPr>
              <w:t>Signature</w:t>
            </w:r>
          </w:p>
        </w:tc>
      </w:tr>
      <w:tr w:rsidR="00721730" w14:paraId="2140804F" w14:textId="77777777" w:rsidTr="444B0609">
        <w:trPr>
          <w:cnfStyle w:val="000000100000" w:firstRow="0" w:lastRow="0" w:firstColumn="0" w:lastColumn="0" w:oddVBand="0" w:evenVBand="0" w:oddHBand="1" w:evenHBand="0" w:firstRowFirstColumn="0" w:firstRowLastColumn="0" w:lastRowFirstColumn="0" w:lastRowLastColumn="0"/>
        </w:trPr>
        <w:tc>
          <w:tcPr>
            <w:tcW w:w="2149" w:type="dxa"/>
          </w:tcPr>
          <w:p w14:paraId="2D6EDEC2" w14:textId="5BB44F10" w:rsidR="00721730" w:rsidRPr="00FA128A" w:rsidRDefault="00C205AB">
            <w:pPr>
              <w:pStyle w:val="BodyText"/>
              <w:spacing w:before="60" w:after="60"/>
              <w:ind w:left="0" w:right="567"/>
            </w:pPr>
            <w:r>
              <w:t>&lt;Client&gt;</w:t>
            </w:r>
          </w:p>
        </w:tc>
        <w:tc>
          <w:tcPr>
            <w:tcW w:w="2261" w:type="dxa"/>
          </w:tcPr>
          <w:p w14:paraId="1164752C" w14:textId="7C92DA10" w:rsidR="00721730" w:rsidRPr="00FA128A" w:rsidRDefault="14EBF0D0">
            <w:pPr>
              <w:pStyle w:val="BodyText"/>
              <w:spacing w:before="60" w:after="60"/>
              <w:ind w:left="0" w:right="567"/>
            </w:pPr>
            <w:r>
              <w:t>Treasury, DEAM</w:t>
            </w:r>
          </w:p>
        </w:tc>
        <w:tc>
          <w:tcPr>
            <w:tcW w:w="1890" w:type="dxa"/>
          </w:tcPr>
          <w:p w14:paraId="55EFD168" w14:textId="17C42E35" w:rsidR="00721730" w:rsidRDefault="00721730">
            <w:pPr>
              <w:pStyle w:val="BodyText"/>
              <w:spacing w:before="60" w:after="60"/>
              <w:ind w:left="0"/>
            </w:pPr>
          </w:p>
        </w:tc>
        <w:tc>
          <w:tcPr>
            <w:tcW w:w="1710" w:type="dxa"/>
          </w:tcPr>
          <w:p w14:paraId="44708B28" w14:textId="77777777" w:rsidR="00721730" w:rsidRDefault="00721730">
            <w:pPr>
              <w:pStyle w:val="BodyText"/>
              <w:spacing w:before="60" w:after="60"/>
              <w:ind w:left="0"/>
            </w:pPr>
          </w:p>
        </w:tc>
        <w:tc>
          <w:tcPr>
            <w:tcW w:w="2330" w:type="dxa"/>
          </w:tcPr>
          <w:p w14:paraId="6C415400" w14:textId="57DF8B17" w:rsidR="00721730" w:rsidRDefault="00721730">
            <w:pPr>
              <w:pStyle w:val="BodyText"/>
              <w:spacing w:before="60" w:after="60"/>
              <w:ind w:left="0"/>
            </w:pPr>
          </w:p>
        </w:tc>
      </w:tr>
      <w:tr w:rsidR="00721730" w14:paraId="685FC961" w14:textId="77777777" w:rsidTr="444B0609">
        <w:trPr>
          <w:cnfStyle w:val="000000010000" w:firstRow="0" w:lastRow="0" w:firstColumn="0" w:lastColumn="0" w:oddVBand="0" w:evenVBand="0" w:oddHBand="0" w:evenHBand="1" w:firstRowFirstColumn="0" w:firstRowLastColumn="0" w:lastRowFirstColumn="0" w:lastRowLastColumn="0"/>
        </w:trPr>
        <w:tc>
          <w:tcPr>
            <w:tcW w:w="2149" w:type="dxa"/>
          </w:tcPr>
          <w:p w14:paraId="4287175D" w14:textId="21A557EA" w:rsidR="00721730" w:rsidRDefault="00C205AB">
            <w:pPr>
              <w:pStyle w:val="BodyText"/>
              <w:spacing w:before="60" w:after="60"/>
              <w:ind w:left="0" w:right="567"/>
            </w:pPr>
            <w:r>
              <w:t>Infor</w:t>
            </w:r>
          </w:p>
        </w:tc>
        <w:tc>
          <w:tcPr>
            <w:tcW w:w="2261" w:type="dxa"/>
          </w:tcPr>
          <w:p w14:paraId="53981B42" w14:textId="7AFAFF40" w:rsidR="00721730" w:rsidRDefault="00246B93">
            <w:pPr>
              <w:pStyle w:val="BodyText"/>
              <w:spacing w:before="60" w:after="60"/>
              <w:ind w:left="0" w:right="567"/>
            </w:pPr>
            <w:r>
              <w:t>Ritchie Bachini</w:t>
            </w:r>
          </w:p>
        </w:tc>
        <w:tc>
          <w:tcPr>
            <w:tcW w:w="1890" w:type="dxa"/>
          </w:tcPr>
          <w:p w14:paraId="0D5A8FF7" w14:textId="12CF9F72" w:rsidR="00721730" w:rsidRDefault="49C5DC74">
            <w:pPr>
              <w:pStyle w:val="BodyText"/>
              <w:spacing w:before="60" w:after="60"/>
              <w:ind w:left="0"/>
            </w:pPr>
            <w:r>
              <w:t>Consultant</w:t>
            </w:r>
          </w:p>
        </w:tc>
        <w:tc>
          <w:tcPr>
            <w:tcW w:w="1710" w:type="dxa"/>
          </w:tcPr>
          <w:p w14:paraId="36C3762C" w14:textId="1B6D1EF6" w:rsidR="00721730" w:rsidRDefault="00C42ECE">
            <w:pPr>
              <w:pStyle w:val="BodyText"/>
              <w:spacing w:before="60" w:after="60"/>
              <w:ind w:left="0"/>
            </w:pPr>
            <w:r>
              <w:t>July 9, 2025</w:t>
            </w:r>
          </w:p>
        </w:tc>
        <w:tc>
          <w:tcPr>
            <w:tcW w:w="2330" w:type="dxa"/>
          </w:tcPr>
          <w:p w14:paraId="6651BA2A" w14:textId="4AD3B494" w:rsidR="00721730" w:rsidRDefault="00721730">
            <w:pPr>
              <w:pStyle w:val="BodyText"/>
              <w:spacing w:before="60" w:after="60"/>
              <w:ind w:left="0"/>
            </w:pPr>
          </w:p>
        </w:tc>
      </w:tr>
    </w:tbl>
    <w:p w14:paraId="725BC261" w14:textId="77777777" w:rsidR="002D63C6" w:rsidRDefault="002D63C6" w:rsidP="002D63C6">
      <w:pPr>
        <w:pStyle w:val="BodyText"/>
      </w:pPr>
    </w:p>
    <w:p w14:paraId="453D00F8" w14:textId="2E526D67" w:rsidR="002D63C6" w:rsidRDefault="002D63C6" w:rsidP="000D5A69">
      <w:pPr>
        <w:pStyle w:val="Heading2"/>
      </w:pPr>
      <w:bookmarkStart w:id="56" w:name="_Toc203043016"/>
      <w:r>
        <w:t>Technical Specification</w:t>
      </w:r>
      <w:bookmarkEnd w:id="56"/>
    </w:p>
    <w:p w14:paraId="505AFC24" w14:textId="77777777" w:rsidR="002D63C6" w:rsidRDefault="002D63C6" w:rsidP="002D63C6">
      <w:pPr>
        <w:pStyle w:val="BodyText"/>
      </w:pPr>
    </w:p>
    <w:tbl>
      <w:tblPr>
        <w:tblStyle w:val="InforTable0"/>
        <w:tblW w:w="10340" w:type="dxa"/>
        <w:tblInd w:w="80" w:type="dxa"/>
        <w:tblLook w:val="04A0" w:firstRow="1" w:lastRow="0" w:firstColumn="1" w:lastColumn="0" w:noHBand="0" w:noVBand="1"/>
      </w:tblPr>
      <w:tblGrid>
        <w:gridCol w:w="2149"/>
        <w:gridCol w:w="2261"/>
        <w:gridCol w:w="1890"/>
        <w:gridCol w:w="1710"/>
        <w:gridCol w:w="2330"/>
      </w:tblGrid>
      <w:tr w:rsidR="002D63C6" w14:paraId="76A58A85" w14:textId="77777777" w:rsidTr="00227825">
        <w:trPr>
          <w:cnfStyle w:val="100000000000" w:firstRow="1" w:lastRow="0" w:firstColumn="0" w:lastColumn="0" w:oddVBand="0" w:evenVBand="0" w:oddHBand="0" w:evenHBand="0" w:firstRowFirstColumn="0" w:firstRowLastColumn="0" w:lastRowFirstColumn="0" w:lastRowLastColumn="0"/>
        </w:trPr>
        <w:tc>
          <w:tcPr>
            <w:tcW w:w="2149" w:type="dxa"/>
          </w:tcPr>
          <w:p w14:paraId="4D87C6F2" w14:textId="77777777" w:rsidR="002D63C6" w:rsidRPr="00FA128A" w:rsidRDefault="002D63C6">
            <w:pPr>
              <w:pStyle w:val="BodyText"/>
              <w:spacing w:before="60" w:after="60"/>
              <w:ind w:left="0" w:right="562"/>
              <w:rPr>
                <w:b w:val="0"/>
                <w:bCs/>
                <w:color w:val="FFFFFF"/>
              </w:rPr>
            </w:pPr>
            <w:r>
              <w:rPr>
                <w:bCs/>
                <w:color w:val="FFFFFF"/>
              </w:rPr>
              <w:t>Project Sponsor</w:t>
            </w:r>
          </w:p>
        </w:tc>
        <w:tc>
          <w:tcPr>
            <w:tcW w:w="2261" w:type="dxa"/>
          </w:tcPr>
          <w:p w14:paraId="6CE811E5" w14:textId="77777777" w:rsidR="002D63C6" w:rsidRPr="00FA128A" w:rsidRDefault="002D63C6">
            <w:pPr>
              <w:pStyle w:val="BodyText"/>
              <w:spacing w:before="60" w:after="60"/>
              <w:ind w:left="0" w:right="562"/>
              <w:rPr>
                <w:b w:val="0"/>
                <w:bCs/>
                <w:color w:val="FFFFFF"/>
              </w:rPr>
            </w:pPr>
            <w:r>
              <w:rPr>
                <w:bCs/>
                <w:color w:val="FFFFFF"/>
              </w:rPr>
              <w:t>Name</w:t>
            </w:r>
          </w:p>
        </w:tc>
        <w:tc>
          <w:tcPr>
            <w:tcW w:w="1890" w:type="dxa"/>
          </w:tcPr>
          <w:p w14:paraId="1E03722F" w14:textId="77777777" w:rsidR="002D63C6" w:rsidRPr="00FA128A" w:rsidRDefault="002D63C6">
            <w:pPr>
              <w:pStyle w:val="BodyText"/>
              <w:spacing w:before="60" w:after="60"/>
              <w:ind w:left="0" w:right="562"/>
              <w:rPr>
                <w:b w:val="0"/>
                <w:bCs/>
                <w:color w:val="FFFFFF"/>
              </w:rPr>
            </w:pPr>
            <w:r>
              <w:rPr>
                <w:bCs/>
                <w:color w:val="FFFFFF"/>
              </w:rPr>
              <w:t>Position</w:t>
            </w:r>
          </w:p>
        </w:tc>
        <w:tc>
          <w:tcPr>
            <w:tcW w:w="1710" w:type="dxa"/>
          </w:tcPr>
          <w:p w14:paraId="05402F73" w14:textId="77777777" w:rsidR="002D63C6" w:rsidRDefault="002D63C6">
            <w:pPr>
              <w:pStyle w:val="BodyText"/>
              <w:spacing w:before="60" w:after="60"/>
              <w:ind w:left="0" w:right="562"/>
              <w:rPr>
                <w:bCs/>
                <w:color w:val="FFFFFF"/>
              </w:rPr>
            </w:pPr>
            <w:r>
              <w:rPr>
                <w:bCs/>
                <w:color w:val="FFFFFF"/>
              </w:rPr>
              <w:t>Date</w:t>
            </w:r>
          </w:p>
        </w:tc>
        <w:tc>
          <w:tcPr>
            <w:tcW w:w="2330" w:type="dxa"/>
          </w:tcPr>
          <w:p w14:paraId="0A68EF00" w14:textId="77777777" w:rsidR="002D63C6" w:rsidRPr="00FE0A85" w:rsidRDefault="002D63C6">
            <w:pPr>
              <w:pStyle w:val="BodyText"/>
              <w:spacing w:before="60" w:after="60"/>
              <w:ind w:left="0" w:right="562"/>
              <w:rPr>
                <w:bCs/>
                <w:color w:val="FFFFFF"/>
              </w:rPr>
            </w:pPr>
            <w:r>
              <w:rPr>
                <w:bCs/>
                <w:color w:val="FFFFFF"/>
              </w:rPr>
              <w:t>Signature</w:t>
            </w:r>
          </w:p>
        </w:tc>
      </w:tr>
      <w:tr w:rsidR="002D63C6" w14:paraId="4B02D280" w14:textId="77777777" w:rsidTr="00227825">
        <w:trPr>
          <w:cnfStyle w:val="000000100000" w:firstRow="0" w:lastRow="0" w:firstColumn="0" w:lastColumn="0" w:oddVBand="0" w:evenVBand="0" w:oddHBand="1" w:evenHBand="0" w:firstRowFirstColumn="0" w:firstRowLastColumn="0" w:lastRowFirstColumn="0" w:lastRowLastColumn="0"/>
        </w:trPr>
        <w:tc>
          <w:tcPr>
            <w:tcW w:w="2149" w:type="dxa"/>
          </w:tcPr>
          <w:p w14:paraId="47C00102" w14:textId="77777777" w:rsidR="002D63C6" w:rsidRPr="00FA128A" w:rsidRDefault="002D63C6">
            <w:pPr>
              <w:pStyle w:val="BodyText"/>
              <w:spacing w:before="60" w:after="60"/>
              <w:ind w:left="0" w:right="567"/>
            </w:pPr>
            <w:r>
              <w:t>&lt;Client&gt;</w:t>
            </w:r>
          </w:p>
        </w:tc>
        <w:tc>
          <w:tcPr>
            <w:tcW w:w="2261" w:type="dxa"/>
          </w:tcPr>
          <w:p w14:paraId="2BF38AC3" w14:textId="77777777" w:rsidR="002D63C6" w:rsidRPr="00FA128A" w:rsidRDefault="002D63C6">
            <w:pPr>
              <w:pStyle w:val="BodyText"/>
              <w:spacing w:before="60" w:after="60"/>
              <w:ind w:left="0" w:right="567"/>
            </w:pPr>
          </w:p>
        </w:tc>
        <w:tc>
          <w:tcPr>
            <w:tcW w:w="1890" w:type="dxa"/>
          </w:tcPr>
          <w:p w14:paraId="391F16EF" w14:textId="77777777" w:rsidR="002D63C6" w:rsidRDefault="002D63C6">
            <w:pPr>
              <w:pStyle w:val="BodyText"/>
              <w:spacing w:before="60" w:after="60"/>
              <w:ind w:left="0"/>
            </w:pPr>
          </w:p>
        </w:tc>
        <w:tc>
          <w:tcPr>
            <w:tcW w:w="1710" w:type="dxa"/>
          </w:tcPr>
          <w:p w14:paraId="78BF9C39" w14:textId="77777777" w:rsidR="002D63C6" w:rsidRDefault="002D63C6">
            <w:pPr>
              <w:pStyle w:val="BodyText"/>
              <w:spacing w:before="60" w:after="60"/>
              <w:ind w:left="0"/>
            </w:pPr>
          </w:p>
        </w:tc>
        <w:tc>
          <w:tcPr>
            <w:tcW w:w="2330" w:type="dxa"/>
          </w:tcPr>
          <w:p w14:paraId="69D928E5" w14:textId="77777777" w:rsidR="002D63C6" w:rsidRDefault="002D63C6">
            <w:pPr>
              <w:pStyle w:val="BodyText"/>
              <w:spacing w:before="60" w:after="60"/>
              <w:ind w:left="0"/>
            </w:pPr>
          </w:p>
        </w:tc>
      </w:tr>
      <w:tr w:rsidR="002D63C6" w14:paraId="01C0450E" w14:textId="77777777" w:rsidTr="00227825">
        <w:trPr>
          <w:cnfStyle w:val="000000010000" w:firstRow="0" w:lastRow="0" w:firstColumn="0" w:lastColumn="0" w:oddVBand="0" w:evenVBand="0" w:oddHBand="0" w:evenHBand="1" w:firstRowFirstColumn="0" w:firstRowLastColumn="0" w:lastRowFirstColumn="0" w:lastRowLastColumn="0"/>
        </w:trPr>
        <w:tc>
          <w:tcPr>
            <w:tcW w:w="2149" w:type="dxa"/>
          </w:tcPr>
          <w:p w14:paraId="46525543" w14:textId="77777777" w:rsidR="002D63C6" w:rsidRDefault="002D63C6">
            <w:pPr>
              <w:pStyle w:val="BodyText"/>
              <w:spacing w:before="60" w:after="60"/>
              <w:ind w:left="0" w:right="567"/>
            </w:pPr>
            <w:r>
              <w:t>Infor</w:t>
            </w:r>
          </w:p>
        </w:tc>
        <w:tc>
          <w:tcPr>
            <w:tcW w:w="2261" w:type="dxa"/>
          </w:tcPr>
          <w:p w14:paraId="5F9DC03B" w14:textId="77777777" w:rsidR="002D63C6" w:rsidRDefault="002D63C6">
            <w:pPr>
              <w:pStyle w:val="BodyText"/>
              <w:spacing w:before="60" w:after="60"/>
              <w:ind w:left="0" w:right="567"/>
            </w:pPr>
          </w:p>
        </w:tc>
        <w:tc>
          <w:tcPr>
            <w:tcW w:w="1890" w:type="dxa"/>
          </w:tcPr>
          <w:p w14:paraId="41E48FEB" w14:textId="77777777" w:rsidR="002D63C6" w:rsidRDefault="002D63C6">
            <w:pPr>
              <w:pStyle w:val="BodyText"/>
              <w:spacing w:before="60" w:after="60"/>
              <w:ind w:left="0"/>
            </w:pPr>
          </w:p>
        </w:tc>
        <w:tc>
          <w:tcPr>
            <w:tcW w:w="1710" w:type="dxa"/>
          </w:tcPr>
          <w:p w14:paraId="78720734" w14:textId="77777777" w:rsidR="002D63C6" w:rsidRDefault="002D63C6">
            <w:pPr>
              <w:pStyle w:val="BodyText"/>
              <w:spacing w:before="60" w:after="60"/>
              <w:ind w:left="0"/>
            </w:pPr>
          </w:p>
        </w:tc>
        <w:tc>
          <w:tcPr>
            <w:tcW w:w="2330" w:type="dxa"/>
          </w:tcPr>
          <w:p w14:paraId="498B581E" w14:textId="77777777" w:rsidR="002D63C6" w:rsidRDefault="002D63C6">
            <w:pPr>
              <w:pStyle w:val="BodyText"/>
              <w:spacing w:before="60" w:after="60"/>
              <w:ind w:left="0"/>
            </w:pPr>
          </w:p>
        </w:tc>
      </w:tr>
    </w:tbl>
    <w:p w14:paraId="72509473" w14:textId="28164E0F" w:rsidR="00227825" w:rsidRDefault="00227825" w:rsidP="00227825">
      <w:pPr>
        <w:pStyle w:val="Heading2"/>
      </w:pPr>
      <w:bookmarkStart w:id="57" w:name="_Toc203043017"/>
      <w:r>
        <w:t>Design Sign-off</w:t>
      </w:r>
      <w:bookmarkEnd w:id="57"/>
    </w:p>
    <w:p w14:paraId="185BE48F" w14:textId="77777777" w:rsidR="00227825" w:rsidRDefault="00227825" w:rsidP="00227825">
      <w:pPr>
        <w:pStyle w:val="BodyText"/>
      </w:pPr>
    </w:p>
    <w:tbl>
      <w:tblPr>
        <w:tblStyle w:val="InforTable0"/>
        <w:tblW w:w="10340" w:type="dxa"/>
        <w:tblInd w:w="85" w:type="dxa"/>
        <w:tblLook w:val="04A0" w:firstRow="1" w:lastRow="0" w:firstColumn="1" w:lastColumn="0" w:noHBand="0" w:noVBand="1"/>
      </w:tblPr>
      <w:tblGrid>
        <w:gridCol w:w="2149"/>
        <w:gridCol w:w="2261"/>
        <w:gridCol w:w="1890"/>
        <w:gridCol w:w="1710"/>
        <w:gridCol w:w="2330"/>
      </w:tblGrid>
      <w:tr w:rsidR="00227825" w14:paraId="1EED8223" w14:textId="77777777">
        <w:trPr>
          <w:cnfStyle w:val="100000000000" w:firstRow="1" w:lastRow="0" w:firstColumn="0" w:lastColumn="0" w:oddVBand="0" w:evenVBand="0" w:oddHBand="0" w:evenHBand="0" w:firstRowFirstColumn="0" w:firstRowLastColumn="0" w:lastRowFirstColumn="0" w:lastRowLastColumn="0"/>
        </w:trPr>
        <w:tc>
          <w:tcPr>
            <w:tcW w:w="2149" w:type="dxa"/>
          </w:tcPr>
          <w:p w14:paraId="185C0144" w14:textId="77777777" w:rsidR="00227825" w:rsidRPr="00FA128A" w:rsidRDefault="00227825">
            <w:pPr>
              <w:pStyle w:val="BodyText"/>
              <w:spacing w:before="60" w:after="60"/>
              <w:ind w:left="0" w:right="562"/>
              <w:rPr>
                <w:b w:val="0"/>
                <w:bCs/>
                <w:color w:val="FFFFFF"/>
              </w:rPr>
            </w:pPr>
            <w:r>
              <w:rPr>
                <w:bCs/>
                <w:color w:val="FFFFFF"/>
              </w:rPr>
              <w:t>Project Sponsor</w:t>
            </w:r>
          </w:p>
        </w:tc>
        <w:tc>
          <w:tcPr>
            <w:tcW w:w="2261" w:type="dxa"/>
          </w:tcPr>
          <w:p w14:paraId="1CA953D7" w14:textId="77777777" w:rsidR="00227825" w:rsidRPr="00FA128A" w:rsidRDefault="00227825">
            <w:pPr>
              <w:pStyle w:val="BodyText"/>
              <w:spacing w:before="60" w:after="60"/>
              <w:ind w:left="0" w:right="562"/>
              <w:rPr>
                <w:b w:val="0"/>
                <w:bCs/>
                <w:color w:val="FFFFFF"/>
              </w:rPr>
            </w:pPr>
            <w:r>
              <w:rPr>
                <w:bCs/>
                <w:color w:val="FFFFFF"/>
              </w:rPr>
              <w:t>Name</w:t>
            </w:r>
          </w:p>
        </w:tc>
        <w:tc>
          <w:tcPr>
            <w:tcW w:w="1890" w:type="dxa"/>
          </w:tcPr>
          <w:p w14:paraId="2702132F" w14:textId="77777777" w:rsidR="00227825" w:rsidRPr="00FA128A" w:rsidRDefault="00227825">
            <w:pPr>
              <w:pStyle w:val="BodyText"/>
              <w:spacing w:before="60" w:after="60"/>
              <w:ind w:left="0" w:right="562"/>
              <w:rPr>
                <w:b w:val="0"/>
                <w:bCs/>
                <w:color w:val="FFFFFF"/>
              </w:rPr>
            </w:pPr>
            <w:r>
              <w:rPr>
                <w:bCs/>
                <w:color w:val="FFFFFF"/>
              </w:rPr>
              <w:t>Position</w:t>
            </w:r>
          </w:p>
        </w:tc>
        <w:tc>
          <w:tcPr>
            <w:tcW w:w="1710" w:type="dxa"/>
          </w:tcPr>
          <w:p w14:paraId="15A6AEC5" w14:textId="77777777" w:rsidR="00227825" w:rsidRDefault="00227825">
            <w:pPr>
              <w:pStyle w:val="BodyText"/>
              <w:spacing w:before="60" w:after="60"/>
              <w:ind w:left="0" w:right="562"/>
              <w:rPr>
                <w:bCs/>
                <w:color w:val="FFFFFF"/>
              </w:rPr>
            </w:pPr>
            <w:r>
              <w:rPr>
                <w:bCs/>
                <w:color w:val="FFFFFF"/>
              </w:rPr>
              <w:t>Date</w:t>
            </w:r>
          </w:p>
        </w:tc>
        <w:tc>
          <w:tcPr>
            <w:tcW w:w="2330" w:type="dxa"/>
          </w:tcPr>
          <w:p w14:paraId="368B73FD" w14:textId="77777777" w:rsidR="00227825" w:rsidRPr="00FE0A85" w:rsidRDefault="00227825">
            <w:pPr>
              <w:pStyle w:val="BodyText"/>
              <w:spacing w:before="60" w:after="60"/>
              <w:ind w:left="0" w:right="562"/>
              <w:rPr>
                <w:bCs/>
                <w:color w:val="FFFFFF"/>
              </w:rPr>
            </w:pPr>
            <w:r>
              <w:rPr>
                <w:bCs/>
                <w:color w:val="FFFFFF"/>
              </w:rPr>
              <w:t>Signature</w:t>
            </w:r>
          </w:p>
        </w:tc>
      </w:tr>
      <w:tr w:rsidR="00227825" w14:paraId="7D2F433B" w14:textId="77777777">
        <w:trPr>
          <w:cnfStyle w:val="000000100000" w:firstRow="0" w:lastRow="0" w:firstColumn="0" w:lastColumn="0" w:oddVBand="0" w:evenVBand="0" w:oddHBand="1" w:evenHBand="0" w:firstRowFirstColumn="0" w:firstRowLastColumn="0" w:lastRowFirstColumn="0" w:lastRowLastColumn="0"/>
        </w:trPr>
        <w:tc>
          <w:tcPr>
            <w:tcW w:w="2149" w:type="dxa"/>
          </w:tcPr>
          <w:p w14:paraId="18A6284C" w14:textId="77777777" w:rsidR="00227825" w:rsidRPr="00FA128A" w:rsidRDefault="00227825">
            <w:pPr>
              <w:pStyle w:val="BodyText"/>
              <w:spacing w:before="60" w:after="60"/>
              <w:ind w:left="0" w:right="567"/>
            </w:pPr>
            <w:r>
              <w:t>&lt;Client&gt;</w:t>
            </w:r>
          </w:p>
        </w:tc>
        <w:tc>
          <w:tcPr>
            <w:tcW w:w="2261" w:type="dxa"/>
          </w:tcPr>
          <w:p w14:paraId="3964AC33" w14:textId="77777777" w:rsidR="00227825" w:rsidRPr="00FA128A" w:rsidRDefault="00227825">
            <w:pPr>
              <w:pStyle w:val="BodyText"/>
              <w:spacing w:before="60" w:after="60"/>
              <w:ind w:left="0" w:right="567"/>
            </w:pPr>
          </w:p>
        </w:tc>
        <w:tc>
          <w:tcPr>
            <w:tcW w:w="1890" w:type="dxa"/>
          </w:tcPr>
          <w:p w14:paraId="662EEA08" w14:textId="77777777" w:rsidR="00227825" w:rsidRDefault="00227825">
            <w:pPr>
              <w:pStyle w:val="BodyText"/>
              <w:spacing w:before="60" w:after="60"/>
              <w:ind w:left="0"/>
            </w:pPr>
          </w:p>
        </w:tc>
        <w:tc>
          <w:tcPr>
            <w:tcW w:w="1710" w:type="dxa"/>
          </w:tcPr>
          <w:p w14:paraId="30D51604" w14:textId="77777777" w:rsidR="00227825" w:rsidRDefault="00227825">
            <w:pPr>
              <w:pStyle w:val="BodyText"/>
              <w:spacing w:before="60" w:after="60"/>
              <w:ind w:left="0"/>
            </w:pPr>
          </w:p>
        </w:tc>
        <w:tc>
          <w:tcPr>
            <w:tcW w:w="2330" w:type="dxa"/>
          </w:tcPr>
          <w:p w14:paraId="79BA5A83" w14:textId="77777777" w:rsidR="00227825" w:rsidRDefault="00227825">
            <w:pPr>
              <w:pStyle w:val="BodyText"/>
              <w:spacing w:before="60" w:after="60"/>
              <w:ind w:left="0"/>
            </w:pPr>
          </w:p>
        </w:tc>
      </w:tr>
      <w:tr w:rsidR="00227825" w14:paraId="7C81A21D" w14:textId="77777777">
        <w:trPr>
          <w:cnfStyle w:val="000000010000" w:firstRow="0" w:lastRow="0" w:firstColumn="0" w:lastColumn="0" w:oddVBand="0" w:evenVBand="0" w:oddHBand="0" w:evenHBand="1" w:firstRowFirstColumn="0" w:firstRowLastColumn="0" w:lastRowFirstColumn="0" w:lastRowLastColumn="0"/>
        </w:trPr>
        <w:tc>
          <w:tcPr>
            <w:tcW w:w="2149" w:type="dxa"/>
          </w:tcPr>
          <w:p w14:paraId="19332127" w14:textId="77777777" w:rsidR="00227825" w:rsidRDefault="00227825">
            <w:pPr>
              <w:pStyle w:val="BodyText"/>
              <w:spacing w:before="60" w:after="60"/>
              <w:ind w:left="0" w:right="567"/>
            </w:pPr>
            <w:r>
              <w:t>Infor</w:t>
            </w:r>
          </w:p>
        </w:tc>
        <w:tc>
          <w:tcPr>
            <w:tcW w:w="2261" w:type="dxa"/>
          </w:tcPr>
          <w:p w14:paraId="598B8C3D" w14:textId="77777777" w:rsidR="00227825" w:rsidRDefault="00227825">
            <w:pPr>
              <w:pStyle w:val="BodyText"/>
              <w:spacing w:before="60" w:after="60"/>
              <w:ind w:left="0" w:right="567"/>
            </w:pPr>
          </w:p>
        </w:tc>
        <w:tc>
          <w:tcPr>
            <w:tcW w:w="1890" w:type="dxa"/>
          </w:tcPr>
          <w:p w14:paraId="598FED68" w14:textId="77777777" w:rsidR="00227825" w:rsidRDefault="00227825">
            <w:pPr>
              <w:pStyle w:val="BodyText"/>
              <w:spacing w:before="60" w:after="60"/>
              <w:ind w:left="0"/>
            </w:pPr>
          </w:p>
        </w:tc>
        <w:tc>
          <w:tcPr>
            <w:tcW w:w="1710" w:type="dxa"/>
          </w:tcPr>
          <w:p w14:paraId="0193822E" w14:textId="77777777" w:rsidR="00227825" w:rsidRDefault="00227825">
            <w:pPr>
              <w:pStyle w:val="BodyText"/>
              <w:spacing w:before="60" w:after="60"/>
              <w:ind w:left="0"/>
            </w:pPr>
          </w:p>
        </w:tc>
        <w:tc>
          <w:tcPr>
            <w:tcW w:w="2330" w:type="dxa"/>
          </w:tcPr>
          <w:p w14:paraId="12F5D88F" w14:textId="77777777" w:rsidR="00227825" w:rsidRDefault="00227825">
            <w:pPr>
              <w:pStyle w:val="BodyText"/>
              <w:spacing w:before="60" w:after="60"/>
              <w:ind w:left="0"/>
            </w:pPr>
          </w:p>
        </w:tc>
      </w:tr>
    </w:tbl>
    <w:p w14:paraId="6B9EB684" w14:textId="7D0589E0" w:rsidR="0032022E" w:rsidRDefault="0032022E" w:rsidP="0032022E">
      <w:pPr>
        <w:pStyle w:val="Heading2"/>
      </w:pPr>
      <w:bookmarkStart w:id="58" w:name="_Toc203043018"/>
      <w:r>
        <w:t>Test</w:t>
      </w:r>
      <w:r w:rsidR="00F53518">
        <w:t>ing Sign-off</w:t>
      </w:r>
      <w:bookmarkEnd w:id="58"/>
    </w:p>
    <w:tbl>
      <w:tblPr>
        <w:tblStyle w:val="InforTable0"/>
        <w:tblW w:w="10340" w:type="dxa"/>
        <w:tblInd w:w="85" w:type="dxa"/>
        <w:tblLook w:val="04A0" w:firstRow="1" w:lastRow="0" w:firstColumn="1" w:lastColumn="0" w:noHBand="0" w:noVBand="1"/>
      </w:tblPr>
      <w:tblGrid>
        <w:gridCol w:w="2149"/>
        <w:gridCol w:w="2261"/>
        <w:gridCol w:w="1890"/>
        <w:gridCol w:w="1710"/>
        <w:gridCol w:w="2330"/>
      </w:tblGrid>
      <w:tr w:rsidR="00EB2571" w:rsidRPr="00FE0A85" w14:paraId="74A05A16" w14:textId="77777777">
        <w:trPr>
          <w:cnfStyle w:val="100000000000" w:firstRow="1" w:lastRow="0" w:firstColumn="0" w:lastColumn="0" w:oddVBand="0" w:evenVBand="0" w:oddHBand="0" w:evenHBand="0" w:firstRowFirstColumn="0" w:firstRowLastColumn="0" w:lastRowFirstColumn="0" w:lastRowLastColumn="0"/>
        </w:trPr>
        <w:tc>
          <w:tcPr>
            <w:tcW w:w="2149" w:type="dxa"/>
          </w:tcPr>
          <w:p w14:paraId="748E8F88" w14:textId="77777777" w:rsidR="00EB2571" w:rsidRPr="00FA128A" w:rsidRDefault="00EB2571">
            <w:pPr>
              <w:pStyle w:val="BodyText"/>
              <w:spacing w:before="60" w:after="60"/>
              <w:ind w:left="0" w:right="562"/>
              <w:rPr>
                <w:b w:val="0"/>
                <w:bCs/>
                <w:color w:val="FFFFFF"/>
              </w:rPr>
            </w:pPr>
            <w:r>
              <w:rPr>
                <w:bCs/>
                <w:color w:val="FFFFFF"/>
              </w:rPr>
              <w:t>Project Sponsor</w:t>
            </w:r>
          </w:p>
        </w:tc>
        <w:tc>
          <w:tcPr>
            <w:tcW w:w="2261" w:type="dxa"/>
          </w:tcPr>
          <w:p w14:paraId="1C2559DB" w14:textId="77777777" w:rsidR="00EB2571" w:rsidRPr="00FA128A" w:rsidRDefault="00EB2571">
            <w:pPr>
              <w:pStyle w:val="BodyText"/>
              <w:spacing w:before="60" w:after="60"/>
              <w:ind w:left="0" w:right="562"/>
              <w:rPr>
                <w:b w:val="0"/>
                <w:bCs/>
                <w:color w:val="FFFFFF"/>
              </w:rPr>
            </w:pPr>
            <w:r>
              <w:rPr>
                <w:bCs/>
                <w:color w:val="FFFFFF"/>
              </w:rPr>
              <w:t>Name</w:t>
            </w:r>
          </w:p>
        </w:tc>
        <w:tc>
          <w:tcPr>
            <w:tcW w:w="1890" w:type="dxa"/>
          </w:tcPr>
          <w:p w14:paraId="5FF4ED5D" w14:textId="77777777" w:rsidR="00EB2571" w:rsidRPr="00FA128A" w:rsidRDefault="00EB2571">
            <w:pPr>
              <w:pStyle w:val="BodyText"/>
              <w:spacing w:before="60" w:after="60"/>
              <w:ind w:left="0" w:right="562"/>
              <w:rPr>
                <w:b w:val="0"/>
                <w:bCs/>
                <w:color w:val="FFFFFF"/>
              </w:rPr>
            </w:pPr>
            <w:r>
              <w:rPr>
                <w:bCs/>
                <w:color w:val="FFFFFF"/>
              </w:rPr>
              <w:t>Position</w:t>
            </w:r>
          </w:p>
        </w:tc>
        <w:tc>
          <w:tcPr>
            <w:tcW w:w="1710" w:type="dxa"/>
          </w:tcPr>
          <w:p w14:paraId="5242FB93" w14:textId="77777777" w:rsidR="00EB2571" w:rsidRDefault="00EB2571">
            <w:pPr>
              <w:pStyle w:val="BodyText"/>
              <w:spacing w:before="60" w:after="60"/>
              <w:ind w:left="0" w:right="562"/>
              <w:rPr>
                <w:bCs/>
                <w:color w:val="FFFFFF"/>
              </w:rPr>
            </w:pPr>
            <w:r>
              <w:rPr>
                <w:bCs/>
                <w:color w:val="FFFFFF"/>
              </w:rPr>
              <w:t>Date</w:t>
            </w:r>
          </w:p>
        </w:tc>
        <w:tc>
          <w:tcPr>
            <w:tcW w:w="2330" w:type="dxa"/>
          </w:tcPr>
          <w:p w14:paraId="6EBA1ABB" w14:textId="77777777" w:rsidR="00EB2571" w:rsidRPr="00FE0A85" w:rsidRDefault="00EB2571">
            <w:pPr>
              <w:pStyle w:val="BodyText"/>
              <w:spacing w:before="60" w:after="60"/>
              <w:ind w:left="0" w:right="562"/>
              <w:rPr>
                <w:bCs/>
                <w:color w:val="FFFFFF"/>
              </w:rPr>
            </w:pPr>
            <w:r>
              <w:rPr>
                <w:bCs/>
                <w:color w:val="FFFFFF"/>
              </w:rPr>
              <w:t>Signature</w:t>
            </w:r>
          </w:p>
        </w:tc>
      </w:tr>
      <w:tr w:rsidR="00EB2571" w14:paraId="67C366B0" w14:textId="77777777">
        <w:trPr>
          <w:cnfStyle w:val="000000100000" w:firstRow="0" w:lastRow="0" w:firstColumn="0" w:lastColumn="0" w:oddVBand="0" w:evenVBand="0" w:oddHBand="1" w:evenHBand="0" w:firstRowFirstColumn="0" w:firstRowLastColumn="0" w:lastRowFirstColumn="0" w:lastRowLastColumn="0"/>
        </w:trPr>
        <w:tc>
          <w:tcPr>
            <w:tcW w:w="2149" w:type="dxa"/>
          </w:tcPr>
          <w:p w14:paraId="46ACFC65" w14:textId="77777777" w:rsidR="00EB2571" w:rsidRPr="00FA128A" w:rsidRDefault="00EB2571">
            <w:pPr>
              <w:pStyle w:val="BodyText"/>
              <w:spacing w:before="60" w:after="60"/>
              <w:ind w:left="0" w:right="567"/>
            </w:pPr>
            <w:r>
              <w:t>&lt;Client&gt;</w:t>
            </w:r>
          </w:p>
        </w:tc>
        <w:tc>
          <w:tcPr>
            <w:tcW w:w="2261" w:type="dxa"/>
          </w:tcPr>
          <w:p w14:paraId="755B9903" w14:textId="77777777" w:rsidR="00EB2571" w:rsidRPr="00FA128A" w:rsidRDefault="00EB2571">
            <w:pPr>
              <w:pStyle w:val="BodyText"/>
              <w:spacing w:before="60" w:after="60"/>
              <w:ind w:left="0" w:right="567"/>
            </w:pPr>
          </w:p>
        </w:tc>
        <w:tc>
          <w:tcPr>
            <w:tcW w:w="1890" w:type="dxa"/>
          </w:tcPr>
          <w:p w14:paraId="5609FEA0" w14:textId="77777777" w:rsidR="00EB2571" w:rsidRDefault="00EB2571">
            <w:pPr>
              <w:pStyle w:val="BodyText"/>
              <w:spacing w:before="60" w:after="60"/>
              <w:ind w:left="0"/>
            </w:pPr>
          </w:p>
        </w:tc>
        <w:tc>
          <w:tcPr>
            <w:tcW w:w="1710" w:type="dxa"/>
          </w:tcPr>
          <w:p w14:paraId="587A27C0" w14:textId="77777777" w:rsidR="00EB2571" w:rsidRDefault="00EB2571">
            <w:pPr>
              <w:pStyle w:val="BodyText"/>
              <w:spacing w:before="60" w:after="60"/>
              <w:ind w:left="0"/>
            </w:pPr>
          </w:p>
        </w:tc>
        <w:tc>
          <w:tcPr>
            <w:tcW w:w="2330" w:type="dxa"/>
          </w:tcPr>
          <w:p w14:paraId="6153D29B" w14:textId="77777777" w:rsidR="00EB2571" w:rsidRDefault="00EB2571">
            <w:pPr>
              <w:pStyle w:val="BodyText"/>
              <w:spacing w:before="60" w:after="60"/>
              <w:ind w:left="0"/>
            </w:pPr>
          </w:p>
        </w:tc>
      </w:tr>
      <w:tr w:rsidR="00EB2571" w14:paraId="0B61AB91" w14:textId="77777777">
        <w:trPr>
          <w:cnfStyle w:val="000000010000" w:firstRow="0" w:lastRow="0" w:firstColumn="0" w:lastColumn="0" w:oddVBand="0" w:evenVBand="0" w:oddHBand="0" w:evenHBand="1" w:firstRowFirstColumn="0" w:firstRowLastColumn="0" w:lastRowFirstColumn="0" w:lastRowLastColumn="0"/>
        </w:trPr>
        <w:tc>
          <w:tcPr>
            <w:tcW w:w="2149" w:type="dxa"/>
          </w:tcPr>
          <w:p w14:paraId="4E475ABC" w14:textId="77777777" w:rsidR="00EB2571" w:rsidRDefault="00EB2571">
            <w:pPr>
              <w:pStyle w:val="BodyText"/>
              <w:spacing w:before="60" w:after="60"/>
              <w:ind w:left="0" w:right="567"/>
            </w:pPr>
            <w:r>
              <w:t>Infor</w:t>
            </w:r>
          </w:p>
        </w:tc>
        <w:tc>
          <w:tcPr>
            <w:tcW w:w="2261" w:type="dxa"/>
          </w:tcPr>
          <w:p w14:paraId="2270AE3F" w14:textId="77777777" w:rsidR="00EB2571" w:rsidRDefault="00EB2571">
            <w:pPr>
              <w:pStyle w:val="BodyText"/>
              <w:spacing w:before="60" w:after="60"/>
              <w:ind w:left="0" w:right="567"/>
            </w:pPr>
          </w:p>
        </w:tc>
        <w:tc>
          <w:tcPr>
            <w:tcW w:w="1890" w:type="dxa"/>
          </w:tcPr>
          <w:p w14:paraId="57D97975" w14:textId="77777777" w:rsidR="00EB2571" w:rsidRDefault="00EB2571">
            <w:pPr>
              <w:pStyle w:val="BodyText"/>
              <w:spacing w:before="60" w:after="60"/>
              <w:ind w:left="0"/>
            </w:pPr>
          </w:p>
        </w:tc>
        <w:tc>
          <w:tcPr>
            <w:tcW w:w="1710" w:type="dxa"/>
          </w:tcPr>
          <w:p w14:paraId="4D155DC9" w14:textId="77777777" w:rsidR="00EB2571" w:rsidRDefault="00EB2571">
            <w:pPr>
              <w:pStyle w:val="BodyText"/>
              <w:spacing w:before="60" w:after="60"/>
              <w:ind w:left="0"/>
            </w:pPr>
          </w:p>
        </w:tc>
        <w:tc>
          <w:tcPr>
            <w:tcW w:w="2330" w:type="dxa"/>
          </w:tcPr>
          <w:p w14:paraId="47BBD185" w14:textId="77777777" w:rsidR="00EB2571" w:rsidRDefault="00EB2571">
            <w:pPr>
              <w:pStyle w:val="BodyText"/>
              <w:spacing w:before="60" w:after="60"/>
              <w:ind w:left="0"/>
            </w:pPr>
          </w:p>
        </w:tc>
      </w:tr>
    </w:tbl>
    <w:p w14:paraId="5C292FC6" w14:textId="77777777" w:rsidR="00EB2571" w:rsidRPr="00EB2571" w:rsidRDefault="00EB2571" w:rsidP="00EB2571">
      <w:pPr>
        <w:pStyle w:val="BodyText"/>
      </w:pPr>
    </w:p>
    <w:p w14:paraId="66DEEDD7" w14:textId="12A2300E" w:rsidR="00A91763" w:rsidRPr="00A91763" w:rsidRDefault="00A91763" w:rsidP="003C362B">
      <w:pPr>
        <w:pStyle w:val="BodyText"/>
        <w:ind w:left="0" w:firstLine="720"/>
      </w:pPr>
    </w:p>
    <w:p w14:paraId="63433BBE" w14:textId="76A7B0BE" w:rsidR="00CF44B3" w:rsidRDefault="00CF44B3">
      <w:pPr>
        <w:pStyle w:val="Heading1"/>
      </w:pPr>
      <w:bookmarkStart w:id="59" w:name="_Toc203043019"/>
      <w:r>
        <w:lastRenderedPageBreak/>
        <w:t>Appendix</w:t>
      </w:r>
      <w:bookmarkEnd w:id="59"/>
    </w:p>
    <w:p w14:paraId="1AFB29F0" w14:textId="21DFDFFB" w:rsidR="00697BAB" w:rsidRDefault="00697BAB" w:rsidP="00CF44B3">
      <w:pPr>
        <w:pStyle w:val="BodyText"/>
        <w:ind w:left="0"/>
      </w:pPr>
      <w:r>
        <w:t>Bank specifications provided:</w:t>
      </w:r>
    </w:p>
    <w:p w14:paraId="2089AD31" w14:textId="4C57E0A6" w:rsidR="00697BAB" w:rsidRPr="00CF44B3" w:rsidRDefault="00697BAB" w:rsidP="00CF44B3">
      <w:pPr>
        <w:pStyle w:val="BodyText"/>
        <w:ind w:left="0"/>
      </w:pPr>
    </w:p>
    <w:sectPr w:rsidR="00697BAB" w:rsidRPr="00CF44B3" w:rsidSect="00DD7A08">
      <w:headerReference w:type="default" r:id="rId35"/>
      <w:footerReference w:type="even" r:id="rId36"/>
      <w:footerReference w:type="default" r:id="rId37"/>
      <w:headerReference w:type="first" r:id="rId38"/>
      <w:footerReference w:type="first" r:id="rId39"/>
      <w:pgSz w:w="12240" w:h="15840" w:code="1"/>
      <w:pgMar w:top="1080" w:right="720" w:bottom="1440" w:left="720" w:header="432" w:footer="720" w:gutter="360"/>
      <w:paperSrc w:first="111" w:other="111"/>
      <w:pgNumType w:start="1"/>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Lila Elizalde" w:date="2025-07-11T16:56:00Z" w:initials="LE">
    <w:p w14:paraId="7D65E1C3" w14:textId="19A4BF49" w:rsidR="00973781" w:rsidRDefault="00973781">
      <w:pPr>
        <w:pStyle w:val="CommentText"/>
      </w:pPr>
      <w:r>
        <w:rPr>
          <w:rStyle w:val="CommentReference"/>
        </w:rPr>
        <w:annotationRef/>
      </w:r>
      <w:r w:rsidRPr="0C14D783">
        <w:t>updated- in red</w:t>
      </w:r>
    </w:p>
  </w:comment>
  <w:comment w:id="13" w:author="Lila Elizalde" w:date="2025-07-11T16:57:00Z" w:initials="LE">
    <w:p w14:paraId="5C63EB59" w14:textId="658E1948" w:rsidR="00973781" w:rsidRDefault="00973781">
      <w:pPr>
        <w:pStyle w:val="CommentText"/>
      </w:pPr>
      <w:r>
        <w:rPr>
          <w:rStyle w:val="CommentReference"/>
        </w:rPr>
        <w:annotationRef/>
      </w:r>
      <w:r>
        <w:fldChar w:fldCharType="begin"/>
      </w:r>
      <w:r>
        <w:instrText xml:space="preserve"> HYPERLINK "mailto:ritchie.bachini@infor.com"</w:instrText>
      </w:r>
      <w:bookmarkStart w:id="15" w:name="_@_7573506497F94F1D97D9AABD2FA6700BZ"/>
      <w:r>
        <w:fldChar w:fldCharType="separate"/>
      </w:r>
      <w:bookmarkEnd w:id="15"/>
      <w:r w:rsidRPr="2D18E289">
        <w:rPr>
          <w:rStyle w:val="Mention"/>
          <w:noProof/>
        </w:rPr>
        <w:t>@Ritchie Bachini</w:t>
      </w:r>
      <w:r>
        <w:fldChar w:fldCharType="end"/>
      </w:r>
      <w:r w:rsidRPr="7BC97EA8">
        <w:t xml:space="preserve"> - please update this with all the current cash codes related to Citizens. ( for go live purposes we need to listed them out)</w:t>
      </w:r>
    </w:p>
  </w:comment>
  <w:comment w:id="14" w:author="Ritchie Bachini" w:date="2025-07-12T16:08:00Z" w:initials="RB">
    <w:p w14:paraId="66E902B9" w14:textId="56A475AE" w:rsidR="00973781" w:rsidRDefault="00973781">
      <w:pPr>
        <w:pStyle w:val="CommentText"/>
      </w:pPr>
      <w:r>
        <w:rPr>
          <w:rStyle w:val="CommentReference"/>
        </w:rPr>
        <w:annotationRef/>
      </w:r>
      <w:r w:rsidRPr="0A4EA2B8">
        <w:t xml:space="preserve">Hi </w:t>
      </w:r>
      <w:r>
        <w:fldChar w:fldCharType="begin"/>
      </w:r>
      <w:r>
        <w:instrText xml:space="preserve"> HYPERLINK "mailto:lila.elizalde@infor.com"</w:instrText>
      </w:r>
      <w:bookmarkStart w:id="16" w:name="_@_7ACC375A1572432DA30E9F811C2DEE92Z"/>
      <w:r>
        <w:fldChar w:fldCharType="separate"/>
      </w:r>
      <w:bookmarkEnd w:id="16"/>
      <w:r w:rsidRPr="1E2483BA">
        <w:rPr>
          <w:rStyle w:val="Mention"/>
          <w:noProof/>
        </w:rPr>
        <w:t>@Lila Elizalde</w:t>
      </w:r>
      <w:r>
        <w:fldChar w:fldCharType="end"/>
      </w:r>
      <w:r w:rsidRPr="5CB2F8F3">
        <w:t xml:space="preserve">  I have added the list of Citizens Bank cash codes. </w:t>
      </w:r>
    </w:p>
  </w:comment>
  <w:comment w:id="17" w:author="Ritchie Bachini" w:date="1900-01-01T00:00:00Z" w:initials="RB">
    <w:p w14:paraId="3FA9C036" w14:textId="41AAD323" w:rsidR="000A4670" w:rsidRDefault="00F95CCB">
      <w:pPr>
        <w:pStyle w:val="CommentText"/>
      </w:pPr>
      <w:r>
        <w:rPr>
          <w:rStyle w:val="CommentReference"/>
        </w:rPr>
        <w:annotationRef/>
      </w:r>
      <w:r w:rsidRPr="3DA79150">
        <w:t>connect with Lila -  What is the future state for Citizens recon?</w:t>
      </w:r>
    </w:p>
    <w:p w14:paraId="209C4544" w14:textId="7AD1C71C" w:rsidR="000A4670" w:rsidRDefault="00F95CCB">
      <w:pPr>
        <w:pStyle w:val="CommentText"/>
      </w:pPr>
      <w:r w:rsidRPr="31AD7F6D">
        <w:t>SONH to include cash code 0042 only for testing purposes.</w:t>
      </w:r>
    </w:p>
  </w:comment>
  <w:comment w:id="18" w:author="Melanie Rose Nunez" w:date="2026-02-19T17:50:00Z" w:initials="MN">
    <w:p w14:paraId="44CAB68B" w14:textId="77777777" w:rsidR="002C306E" w:rsidRDefault="002C306E" w:rsidP="002C306E">
      <w:pPr>
        <w:pStyle w:val="CommentText"/>
      </w:pPr>
      <w:r>
        <w:rPr>
          <w:rStyle w:val="CommentReference"/>
        </w:rPr>
        <w:annotationRef/>
      </w:r>
      <w:r>
        <w:rPr>
          <w:lang w:val="en-PH"/>
        </w:rPr>
        <w:t xml:space="preserve">2/18 email with Brian Deschenes: </w:t>
      </w:r>
    </w:p>
    <w:p w14:paraId="44B22CD8" w14:textId="77777777" w:rsidR="002C306E" w:rsidRDefault="002C306E" w:rsidP="002C306E">
      <w:pPr>
        <w:pStyle w:val="CommentText"/>
      </w:pPr>
      <w:r>
        <w:t>Any other future Citizens cash codes that will require a Paid check return file will also need to follow the same file mapping</w:t>
      </w:r>
    </w:p>
  </w:comment>
  <w:comment w:id="19" w:author="Lila Elizalde" w:date="2025-07-11T16:56:00Z" w:initials="LE">
    <w:p w14:paraId="7FD76721" w14:textId="695AEBD0" w:rsidR="00973781" w:rsidRDefault="00973781">
      <w:pPr>
        <w:pStyle w:val="CommentText"/>
      </w:pPr>
      <w:r>
        <w:rPr>
          <w:rStyle w:val="CommentReference"/>
        </w:rPr>
        <w:annotationRef/>
      </w:r>
      <w:r w:rsidRPr="05610BEE">
        <w:t>added ( in red)</w:t>
      </w:r>
    </w:p>
  </w:comment>
  <w:comment w:id="20" w:author="Lila Elizalde" w:date="2025-07-11T09:56:00Z" w:initials="LE">
    <w:p w14:paraId="12B64324" w14:textId="75FC2DCF" w:rsidR="00713E57" w:rsidRDefault="00713E57">
      <w:pPr>
        <w:pStyle w:val="CommentText"/>
      </w:pPr>
      <w:r>
        <w:rPr>
          <w:rStyle w:val="CommentReference"/>
        </w:rPr>
        <w:annotationRef/>
      </w:r>
      <w:r w:rsidRPr="66B61A1E">
        <w:t>added ( in red)</w:t>
      </w:r>
    </w:p>
  </w:comment>
  <w:comment w:id="28" w:author="Ritchie Bachini" w:date="2025-10-23T16:06:00Z" w:initials="RB">
    <w:p w14:paraId="49D1CCC9" w14:textId="3A1195BD" w:rsidR="000A4670" w:rsidRDefault="00F95CCB">
      <w:pPr>
        <w:pStyle w:val="CommentText"/>
      </w:pPr>
      <w:r>
        <w:rPr>
          <w:rStyle w:val="CommentReference"/>
        </w:rPr>
        <w:annotationRef/>
      </w:r>
      <w:r w:rsidRPr="5911DD97">
        <w:t xml:space="preserve">Per Citizens Bank instruction: </w:t>
      </w:r>
    </w:p>
    <w:p w14:paraId="2BC0F63F" w14:textId="2FFF34A7" w:rsidR="000A4670" w:rsidRDefault="00F95CCB">
      <w:pPr>
        <w:pStyle w:val="CommentText"/>
      </w:pPr>
      <w:r w:rsidRPr="30AACF86">
        <w:t>Filename :: O1601.RCN for the accounts ending with 2932</w:t>
      </w:r>
    </w:p>
    <w:p w14:paraId="29B697CF" w14:textId="05149030" w:rsidR="000A4670" w:rsidRDefault="00F95CCB">
      <w:pPr>
        <w:pStyle w:val="CommentText"/>
      </w:pPr>
      <w:r w:rsidRPr="442ADC07">
        <w:t>Mailbox Path :: </w:t>
      </w:r>
      <w:r w:rsidRPr="204DC4B7">
        <w:rPr>
          <w:b/>
          <w:bCs/>
        </w:rPr>
        <w:t>/Inbox</w:t>
      </w:r>
    </w:p>
  </w:comment>
  <w:comment w:id="29" w:author="Irie Mack Pable" w:date="2026-02-12T17:53:00Z" w:initials="IP">
    <w:p w14:paraId="6792A414" w14:textId="3FB93B19" w:rsidR="000A4670" w:rsidRDefault="00F95CCB">
      <w:pPr>
        <w:pStyle w:val="CommentText"/>
      </w:pPr>
      <w:r>
        <w:rPr>
          <w:rStyle w:val="CommentReference"/>
        </w:rPr>
        <w:annotationRef/>
      </w:r>
      <w:r w:rsidRPr="20C60ABD">
        <w:t xml:space="preserve">Sample URL: </w:t>
      </w:r>
      <w:hyperlink r:id="rId1">
        <w:r w:rsidRPr="1D50201F">
          <w:rPr>
            <w:rStyle w:val="Hyperlink"/>
          </w:rPr>
          <w:t>Financials &amp; Supply Management</w:t>
        </w:r>
      </w:hyperlink>
    </w:p>
    <w:p w14:paraId="08BE13BF" w14:textId="46C60B5E" w:rsidR="000A4670" w:rsidRDefault="00F95CCB">
      <w:pPr>
        <w:pStyle w:val="CommentText"/>
      </w:pPr>
      <w:r w:rsidRPr="569F57F2">
        <w:t xml:space="preserve"> </w:t>
      </w:r>
      <w:r>
        <w:fldChar w:fldCharType="begin"/>
      </w:r>
      <w:r>
        <w:instrText xml:space="preserve"> HYPERLINK "mailto:benjamin.almazan@infor.com"</w:instrText>
      </w:r>
      <w:bookmarkStart w:id="30" w:name="_@_78A97BD3C84E4E1AA3FA492A548F7EE2Z"/>
      <w:r>
        <w:fldChar w:fldCharType="separate"/>
      </w:r>
      <w:bookmarkEnd w:id="30"/>
      <w:r w:rsidRPr="52A7E9AC">
        <w:rPr>
          <w:rStyle w:val="Mention"/>
          <w:noProof/>
        </w:rPr>
        <w:t>@Benjamin Almazan</w:t>
      </w:r>
      <w:r>
        <w:fldChar w:fldCharType="end"/>
      </w:r>
      <w:r w:rsidRPr="3E2EE040">
        <w:t xml:space="preserve">  </w:t>
      </w:r>
      <w:r>
        <w:fldChar w:fldCharType="begin"/>
      </w:r>
      <w:r>
        <w:instrText xml:space="preserve"> HYPERLINK "mailto:melanierose.nunez@infor.com"</w:instrText>
      </w:r>
      <w:bookmarkStart w:id="31" w:name="_@_0A5C1912201F4C8283E390F30902E2B9Z"/>
      <w:r>
        <w:fldChar w:fldCharType="separate"/>
      </w:r>
      <w:bookmarkEnd w:id="31"/>
      <w:r w:rsidRPr="1E59FD53">
        <w:rPr>
          <w:rStyle w:val="Mention"/>
          <w:noProof/>
        </w:rPr>
        <w:t>@Melanie Rose Nunez</w:t>
      </w:r>
      <w:r>
        <w:fldChar w:fldCharType="end"/>
      </w:r>
      <w:r w:rsidRPr="020A4E92">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65E1C3" w15:done="1"/>
  <w15:commentEx w15:paraId="5C63EB59" w15:done="1"/>
  <w15:commentEx w15:paraId="66E902B9" w15:paraIdParent="5C63EB59" w15:done="1"/>
  <w15:commentEx w15:paraId="209C4544" w15:done="0"/>
  <w15:commentEx w15:paraId="44B22CD8" w15:paraIdParent="209C4544" w15:done="0"/>
  <w15:commentEx w15:paraId="7FD76721" w15:done="1"/>
  <w15:commentEx w15:paraId="12B64324" w15:done="1"/>
  <w15:commentEx w15:paraId="29B697CF" w15:done="0"/>
  <w15:commentEx w15:paraId="08BE13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4D9EDA" w16cex:dateUtc="2025-07-11T20:56:00Z"/>
  <w16cex:commentExtensible w16cex:durableId="250B0C3A" w16cex:dateUtc="2025-07-11T20:57:00Z"/>
  <w16cex:commentExtensible w16cex:durableId="3704EB22" w16cex:dateUtc="2025-07-12T08:08:00Z"/>
  <w16cex:commentExtensible w16cex:durableId="09EED271" w16cex:dateUtc="2025-08-04T17:49:00Z"/>
  <w16cex:commentExtensible w16cex:durableId="728BBFD2" w16cex:dateUtc="2026-02-19T09:50:00Z"/>
  <w16cex:commentExtensible w16cex:durableId="0C3CB6B6" w16cex:dateUtc="2025-07-11T20:56:00Z"/>
  <w16cex:commentExtensible w16cex:durableId="7B2C2F6F" w16cex:dateUtc="2025-07-11T20:56:00Z"/>
  <w16cex:commentExtensible w16cex:durableId="3BD3A48E" w16cex:dateUtc="2025-10-23T08:06:00Z"/>
  <w16cex:commentExtensible w16cex:durableId="2166D364" w16cex:dateUtc="2026-02-12T0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65E1C3" w16cid:durableId="304D9EDA"/>
  <w16cid:commentId w16cid:paraId="5C63EB59" w16cid:durableId="250B0C3A"/>
  <w16cid:commentId w16cid:paraId="66E902B9" w16cid:durableId="3704EB22"/>
  <w16cid:commentId w16cid:paraId="209C4544" w16cid:durableId="09EED271"/>
  <w16cid:commentId w16cid:paraId="44B22CD8" w16cid:durableId="728BBFD2"/>
  <w16cid:commentId w16cid:paraId="7FD76721" w16cid:durableId="0C3CB6B6"/>
  <w16cid:commentId w16cid:paraId="12B64324" w16cid:durableId="7B2C2F6F"/>
  <w16cid:commentId w16cid:paraId="29B697CF" w16cid:durableId="3BD3A48E"/>
  <w16cid:commentId w16cid:paraId="08BE13BF" w16cid:durableId="2166D3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7AECB" w14:textId="77777777" w:rsidR="002B41A0" w:rsidRDefault="002B41A0">
      <w:r>
        <w:separator/>
      </w:r>
    </w:p>
  </w:endnote>
  <w:endnote w:type="continuationSeparator" w:id="0">
    <w:p w14:paraId="113CF0D2" w14:textId="77777777" w:rsidR="002B41A0" w:rsidRDefault="002B41A0">
      <w:r>
        <w:continuationSeparator/>
      </w:r>
    </w:p>
  </w:endnote>
  <w:endnote w:type="continuationNotice" w:id="1">
    <w:p w14:paraId="20E4E5C1" w14:textId="77777777" w:rsidR="002B41A0" w:rsidRDefault="002B41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768D" w14:textId="77777777" w:rsidR="00A03992" w:rsidRDefault="00A039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2410F28A" w14:textId="77777777" w:rsidR="00A03992" w:rsidRDefault="00A039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46D43" w14:textId="44EA812B" w:rsidR="00A03992" w:rsidRDefault="00A03992" w:rsidP="00D56107">
    <w:pPr>
      <w:pStyle w:val="Footer"/>
      <w:framePr w:hSpace="187" w:wrap="auto" w:vAnchor="text" w:hAnchor="margin" w:xAlign="right" w:y="1"/>
      <w:tabs>
        <w:tab w:val="clear" w:pos="7920"/>
        <w:tab w:val="right" w:pos="9900"/>
        <w:tab w:val="right" w:pos="10440"/>
      </w:tabs>
    </w:pPr>
    <w:r>
      <w:rPr>
        <w:noProof/>
      </w:rPr>
      <w:fldChar w:fldCharType="begin"/>
    </w:r>
    <w:r>
      <w:rPr>
        <w:noProof/>
      </w:rPr>
      <w:instrText xml:space="preserve"> STYLEREF HD1 \* MERGEFORMAT </w:instrText>
    </w:r>
    <w:r>
      <w:rPr>
        <w:noProof/>
      </w:rPr>
      <w:fldChar w:fldCharType="separate"/>
    </w:r>
    <w:r w:rsidR="00BB645A">
      <w:rPr>
        <w:noProof/>
      </w:rPr>
      <w:t>Functional Specifications</w:t>
    </w:r>
    <w:r>
      <w:rPr>
        <w:noProof/>
      </w:rPr>
      <w:fldChar w:fldCharType="end"/>
    </w:r>
    <w:r>
      <w:t xml:space="preserve">     </w:t>
    </w:r>
    <w:del w:id="60" w:author="Janella Marie Miranda" w:date="2025-03-07T21:58:00Z" w16du:dateUtc="2025-03-07T13:58:00Z">
      <w:r>
        <w:fldChar w:fldCharType="begin"/>
      </w:r>
      <w:r>
        <w:delInstrText xml:space="preserve"> If </w:delInstrText>
      </w:r>
      <w:r>
        <w:fldChar w:fldCharType="begin"/>
      </w:r>
      <w:r>
        <w:delInstrText xml:space="preserve"> Section </w:delInstrText>
      </w:r>
      <w:r>
        <w:fldChar w:fldCharType="separate"/>
      </w:r>
      <w:r w:rsidR="00857649">
        <w:delInstrText>1</w:delInstrText>
      </w:r>
      <w:r>
        <w:fldChar w:fldCharType="end"/>
      </w:r>
      <w:r>
        <w:delInstrText xml:space="preserve"> &gt; 1 “</w:delInstrText>
      </w:r>
      <w:r>
        <w:fldChar w:fldCharType="begin"/>
      </w:r>
      <w:r>
        <w:delInstrText xml:space="preserve">PAGE </w:delInstrText>
      </w:r>
      <w:r>
        <w:fldChar w:fldCharType="separate"/>
      </w:r>
      <w:r>
        <w:rPr>
          <w:noProof/>
        </w:rPr>
        <w:delInstrText>1</w:delInstrText>
      </w:r>
      <w:r>
        <w:fldChar w:fldCharType="end"/>
      </w:r>
      <w:r>
        <w:delInstrText xml:space="preserve"> of </w:delInstrText>
      </w:r>
      <w:r>
        <w:fldChar w:fldCharType="begin"/>
      </w:r>
      <w:r>
        <w:delInstrText xml:space="preserve"> =  </w:delInstrText>
      </w:r>
      <w:r>
        <w:fldChar w:fldCharType="begin"/>
      </w:r>
      <w:r>
        <w:delInstrText xml:space="preserve"> NUMPAGES </w:delInstrText>
      </w:r>
      <w:r>
        <w:fldChar w:fldCharType="separate"/>
      </w:r>
      <w:r>
        <w:rPr>
          <w:noProof/>
        </w:rPr>
        <w:delInstrText>10</w:delInstrText>
      </w:r>
      <w:r>
        <w:rPr>
          <w:noProof/>
        </w:rPr>
        <w:fldChar w:fldCharType="end"/>
      </w:r>
      <w:r>
        <w:delInstrText xml:space="preserve"> - Sec1  </w:delInstrText>
      </w:r>
      <w:r>
        <w:fldChar w:fldCharType="separate"/>
      </w:r>
      <w:r>
        <w:rPr>
          <w:noProof/>
        </w:rPr>
        <w:delInstrText>7</w:delInstrText>
      </w:r>
      <w:r>
        <w:fldChar w:fldCharType="end"/>
      </w:r>
      <w:r>
        <w:delInstrText>” “</w:delInstrText>
      </w:r>
      <w:r>
        <w:fldChar w:fldCharType="begin"/>
      </w:r>
      <w:r>
        <w:delInstrText xml:space="preserve"> PAGE </w:delInstrText>
      </w:r>
      <w:r>
        <w:fldChar w:fldCharType="separate"/>
      </w:r>
      <w:r w:rsidR="00857649">
        <w:rPr>
          <w:noProof/>
        </w:rPr>
        <w:delInstrText>14</w:delInstrText>
      </w:r>
      <w:r>
        <w:fldChar w:fldCharType="end"/>
      </w:r>
      <w:r>
        <w:delInstrText xml:space="preserve">” </w:delInstrText>
      </w:r>
      <w:r>
        <w:fldChar w:fldCharType="separate"/>
      </w:r>
      <w:r w:rsidR="00857649">
        <w:rPr>
          <w:noProof/>
        </w:rPr>
        <w:delText>14</w:delText>
      </w:r>
      <w:r>
        <w:fldChar w:fldCharType="end"/>
      </w:r>
    </w:del>
    <w:ins w:id="61" w:author="Janella Marie Miranda" w:date="2025-03-07T21:58:00Z" w16du:dateUtc="2025-03-07T13:58:00Z">
      <w:r>
        <w:fldChar w:fldCharType="begin"/>
      </w:r>
      <w:r>
        <w:instrText xml:space="preserve"> If </w:instrText>
      </w:r>
      <w:r>
        <w:fldChar w:fldCharType="begin"/>
      </w:r>
      <w:r>
        <w:instrText xml:space="preserve"> Section </w:instrText>
      </w:r>
      <w:r>
        <w:fldChar w:fldCharType="separate"/>
      </w:r>
    </w:ins>
    <w:r w:rsidR="00BB645A">
      <w:instrText>1</w:instrText>
    </w:r>
    <w:ins w:id="62" w:author="Janella Marie Miranda" w:date="2025-03-07T21:58:00Z" w16du:dateUtc="2025-03-07T13:58:00Z">
      <w:r>
        <w:fldChar w:fldCharType="end"/>
      </w:r>
      <w:r>
        <w:instrText xml:space="preserve"> &gt; 1 “</w:instrText>
      </w:r>
      <w:r>
        <w:fldChar w:fldCharType="begin"/>
      </w:r>
      <w:r>
        <w:instrText xml:space="preserve">PAGE </w:instrText>
      </w:r>
      <w:r>
        <w:fldChar w:fldCharType="separate"/>
      </w:r>
      <w:r>
        <w:rPr>
          <w:noProof/>
        </w:rPr>
        <w:instrText>1</w:instrText>
      </w:r>
      <w:r>
        <w:fldChar w:fldCharType="end"/>
      </w:r>
      <w:r>
        <w:instrText xml:space="preserve"> of </w:instrText>
      </w:r>
      <w:r>
        <w:fldChar w:fldCharType="begin"/>
      </w:r>
      <w:r>
        <w:instrText xml:space="preserve"> =  </w:instrText>
      </w:r>
      <w:r>
        <w:fldChar w:fldCharType="begin"/>
      </w:r>
      <w:r>
        <w:instrText xml:space="preserve"> NUMPAGES </w:instrText>
      </w:r>
      <w:r>
        <w:fldChar w:fldCharType="separate"/>
      </w:r>
      <w:r>
        <w:rPr>
          <w:noProof/>
        </w:rPr>
        <w:instrText>10</w:instrText>
      </w:r>
      <w:r>
        <w:rPr>
          <w:noProof/>
        </w:rPr>
        <w:fldChar w:fldCharType="end"/>
      </w:r>
      <w:r>
        <w:instrText xml:space="preserve"> - Sec1  </w:instrText>
      </w:r>
      <w:r>
        <w:fldChar w:fldCharType="separate"/>
      </w:r>
      <w:r>
        <w:rPr>
          <w:noProof/>
        </w:rPr>
        <w:instrText>7</w:instrText>
      </w:r>
      <w:r>
        <w:fldChar w:fldCharType="end"/>
      </w:r>
      <w:r>
        <w:instrText>” “</w:instrText>
      </w:r>
      <w:r>
        <w:fldChar w:fldCharType="begin"/>
      </w:r>
      <w:r>
        <w:instrText xml:space="preserve"> PAGE </w:instrText>
      </w:r>
      <w:r>
        <w:fldChar w:fldCharType="separate"/>
      </w:r>
    </w:ins>
    <w:r w:rsidR="00BB645A">
      <w:rPr>
        <w:noProof/>
      </w:rPr>
      <w:instrText>14</w:instrText>
    </w:r>
    <w:ins w:id="63" w:author="Janella Marie Miranda" w:date="2025-03-07T21:58:00Z" w16du:dateUtc="2025-03-07T13:58:00Z">
      <w:r>
        <w:fldChar w:fldCharType="end"/>
      </w:r>
      <w:r>
        <w:instrText xml:space="preserve">” </w:instrText>
      </w:r>
      <w:r>
        <w:fldChar w:fldCharType="separate"/>
      </w:r>
    </w:ins>
    <w:r w:rsidR="00BB645A">
      <w:rPr>
        <w:noProof/>
      </w:rPr>
      <w:t>14</w:t>
    </w:r>
    <w:ins w:id="64" w:author="Janella Marie Miranda" w:date="2025-03-07T21:58:00Z" w16du:dateUtc="2025-03-07T13:58:00Z">
      <w:r>
        <w:fldChar w:fldCharType="end"/>
      </w:r>
    </w:ins>
  </w:p>
  <w:p w14:paraId="3DA07DDB" w14:textId="5AFD3BAF" w:rsidR="00A03992" w:rsidRDefault="00A03992" w:rsidP="00A56694">
    <w:pPr>
      <w:pStyle w:val="Footer"/>
      <w:tabs>
        <w:tab w:val="clear" w:pos="7920"/>
        <w:tab w:val="center" w:pos="5400"/>
        <w:tab w:val="right" w:pos="9720"/>
        <w:tab w:val="right" w:pos="10440"/>
      </w:tabs>
      <w:rPr>
        <w:noProof/>
      </w:rPr>
    </w:pPr>
  </w:p>
  <w:p w14:paraId="5108FE38" w14:textId="77777777" w:rsidR="00A03992" w:rsidRDefault="00A03992" w:rsidP="00A56694">
    <w:pPr>
      <w:pStyle w:val="Footer"/>
      <w:tabs>
        <w:tab w:val="clear" w:pos="7920"/>
        <w:tab w:val="center" w:pos="5400"/>
        <w:tab w:val="right" w:pos="972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9FAC0" w14:textId="77777777" w:rsidR="00A03992" w:rsidRDefault="00A03992">
    <w:pPr>
      <w:pStyle w:val="Footer"/>
      <w:tabs>
        <w:tab w:val="clear" w:pos="7920"/>
        <w:tab w:val="right" w:pos="10440"/>
      </w:tabs>
    </w:pPr>
    <w:r>
      <w:rPr>
        <w:noProof/>
        <w:lang w:eastAsia="en-US"/>
      </w:rPr>
      <mc:AlternateContent>
        <mc:Choice Requires="wps">
          <w:drawing>
            <wp:anchor distT="0" distB="0" distL="114300" distR="114300" simplePos="0" relativeHeight="251658240" behindDoc="0" locked="1" layoutInCell="1" allowOverlap="1" wp14:anchorId="3E4D60F6" wp14:editId="398D9F13">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2F46A" w14:textId="77777777" w:rsidR="00A03992" w:rsidRDefault="00A03992"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10676DC3" w14:textId="77777777" w:rsidR="00A03992" w:rsidRPr="000051E6" w:rsidRDefault="00A03992" w:rsidP="005F7057">
                          <w:pPr>
                            <w:pStyle w:val="CopyrightText0"/>
                          </w:pPr>
                          <w:r w:rsidRPr="000051E6">
                            <w:t>and subsidiaries. All other trademarks listed herein are the property of their respective owners. www.infor.com.</w:t>
                          </w:r>
                        </w:p>
                        <w:p w14:paraId="6AEA90DA" w14:textId="77777777" w:rsidR="00A03992" w:rsidRPr="007057A9" w:rsidRDefault="00A03992" w:rsidP="005F705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4D60F6"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5402F46A" w14:textId="77777777" w:rsidR="00A03992" w:rsidRDefault="00A03992"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10676DC3" w14:textId="77777777" w:rsidR="00A03992" w:rsidRPr="000051E6" w:rsidRDefault="00A03992" w:rsidP="005F7057">
                    <w:pPr>
                      <w:pStyle w:val="CopyrightText0"/>
                    </w:pPr>
                    <w:r w:rsidRPr="000051E6">
                      <w:t>and subsidiaries. All other trademarks listed herein are the property of their respective owners. www.infor.com.</w:t>
                    </w:r>
                  </w:p>
                  <w:p w14:paraId="6AEA90DA" w14:textId="77777777" w:rsidR="00A03992" w:rsidRPr="007057A9" w:rsidRDefault="00A03992" w:rsidP="005F705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563C2" w14:textId="77777777" w:rsidR="002B41A0" w:rsidRDefault="002B41A0">
      <w:r>
        <w:separator/>
      </w:r>
    </w:p>
  </w:footnote>
  <w:footnote w:type="continuationSeparator" w:id="0">
    <w:p w14:paraId="50CB341D" w14:textId="77777777" w:rsidR="002B41A0" w:rsidRDefault="002B41A0">
      <w:r>
        <w:continuationSeparator/>
      </w:r>
    </w:p>
  </w:footnote>
  <w:footnote w:type="continuationNotice" w:id="1">
    <w:p w14:paraId="4270879C" w14:textId="77777777" w:rsidR="002B41A0" w:rsidRDefault="002B41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C4104" w14:textId="12075D54" w:rsidR="00AF74D9" w:rsidRDefault="00DB0E63" w:rsidP="00AF74D9">
    <w:pPr>
      <w:pStyle w:val="Header"/>
    </w:pPr>
    <w:fldSimple w:instr="TITLE   \* MERGEFORMAT">
      <w:r>
        <w:t>ANA-050</w:t>
      </w:r>
      <w:r w:rsidR="000C6B47">
        <w:t xml:space="preserve"> + DES-020 </w:t>
      </w:r>
      <w:r w:rsidR="00052959">
        <w:t>Analysis</w:t>
      </w:r>
      <w:r w:rsidR="00505586">
        <w:t xml:space="preserve"> and Design</w:t>
      </w:r>
      <w:r w:rsidR="00052959">
        <w:t xml:space="preserve"> Specification</w:t>
      </w:r>
    </w:fldSimple>
    <w:r w:rsidR="00AF74D9">
      <w:t xml:space="preserve"> </w:t>
    </w:r>
  </w:p>
  <w:p w14:paraId="60571815" w14:textId="27464D6B" w:rsidR="00AF74D9" w:rsidRDefault="00AF74D9" w:rsidP="00AF74D9">
    <w:pPr>
      <w:pStyle w:val="Header"/>
      <w:framePr w:hSpace="187" w:wrap="auto" w:vAnchor="text" w:hAnchor="margin" w:xAlign="right" w:y="1"/>
    </w:pPr>
    <w:r>
      <w:fldChar w:fldCharType="begin"/>
    </w:r>
    <w:r>
      <w:instrText xml:space="preserve"> SAVEDATE  \@ "MM/dd/yyyy" </w:instrText>
    </w:r>
    <w:r>
      <w:fldChar w:fldCharType="separate"/>
    </w:r>
    <w:r w:rsidR="007132FC">
      <w:rPr>
        <w:noProof/>
      </w:rPr>
      <w:t>02/</w:t>
    </w:r>
    <w:r w:rsidR="008465BC">
      <w:rPr>
        <w:noProof/>
      </w:rPr>
      <w:t>23</w:t>
    </w:r>
    <w:r w:rsidR="007132FC">
      <w:rPr>
        <w:noProof/>
      </w:rPr>
      <w:t>/2026</w:t>
    </w:r>
    <w:r>
      <w:fldChar w:fldCharType="end"/>
    </w:r>
  </w:p>
  <w:p w14:paraId="0843D179" w14:textId="77777777" w:rsidR="00AF74D9" w:rsidRPr="00E2312A" w:rsidRDefault="00AF74D9" w:rsidP="00AF74D9">
    <w:pPr>
      <w:pStyle w:val="Header"/>
    </w:pPr>
  </w:p>
  <w:p w14:paraId="49E7817A" w14:textId="00CC9F40" w:rsidR="00A03992" w:rsidRDefault="00A03992" w:rsidP="00B312E9">
    <w:pPr>
      <w:pStyle w:val="Header"/>
    </w:pPr>
  </w:p>
  <w:p w14:paraId="477D7664" w14:textId="77777777" w:rsidR="00A03992" w:rsidRPr="00E2312A" w:rsidRDefault="00A03992" w:rsidP="00B31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6F52" w14:textId="5906B0EA" w:rsidR="00A03992" w:rsidRPr="00A512F7" w:rsidRDefault="00A03992" w:rsidP="00C30DAE">
    <w:r>
      <w:rPr>
        <w:noProof/>
        <w:lang w:eastAsia="en-US"/>
      </w:rPr>
      <w:drawing>
        <wp:inline distT="0" distB="0" distL="0" distR="0" wp14:anchorId="4383A439" wp14:editId="2C3FFDCB">
          <wp:extent cx="2656558" cy="687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E3569A">
      <w:t xml:space="preserve"> </w:t>
    </w:r>
    <w:r>
      <w:tab/>
    </w:r>
    <w:r>
      <w:tab/>
    </w:r>
    <w:r>
      <w:tab/>
    </w:r>
    <w:r>
      <w:tab/>
    </w:r>
    <w:r>
      <w:tab/>
    </w:r>
    <w:r>
      <w:tab/>
    </w:r>
    <w:r w:rsidRPr="001360F5">
      <w:t xml:space="preserve"> </w:t>
    </w:r>
    <w:sdt>
      <w:sdtPr>
        <w:rPr>
          <w:noProof/>
          <w:lang w:val="en-AU" w:eastAsia="en-AU"/>
        </w:rPr>
        <w:alias w:val="Custom Logo"/>
        <w:tag w:val="Custom Logo"/>
        <w:id w:val="691650801"/>
        <w:picture/>
      </w:sdtPr>
      <w:sdtEndPr/>
      <w:sdtContent>
        <w:r w:rsidR="00DC3D46" w:rsidRPr="00DC3D46">
          <w:rPr>
            <w:noProof/>
            <w:lang w:val="en-AU" w:eastAsia="en-AU"/>
          </w:rPr>
          <w:drawing>
            <wp:inline distT="0" distB="0" distL="0" distR="0" wp14:anchorId="70BDE915" wp14:editId="40A3AFEF">
              <wp:extent cx="771524" cy="771524"/>
              <wp:effectExtent l="0" t="0" r="0" b="0"/>
              <wp:docPr id="9" name="Picture 9" descr="A logo of a st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ogo of a stat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71524" cy="771524"/>
                      </a:xfrm>
                      <a:prstGeom prst="rect">
                        <a:avLst/>
                      </a:prstGeom>
                    </pic:spPr>
                  </pic:pic>
                </a:graphicData>
              </a:graphic>
            </wp:inline>
          </w:drawing>
        </w:r>
      </w:sdtContent>
    </w:sdt>
  </w:p>
</w:hdr>
</file>

<file path=word/intelligence2.xml><?xml version="1.0" encoding="utf-8"?>
<int2:intelligence xmlns:int2="http://schemas.microsoft.com/office/intelligence/2020/intelligence" xmlns:oel="http://schemas.microsoft.com/office/2019/extlst">
  <int2:observations>
    <int2:textHash int2:hashCode="Z8SZnSE6yZWHsd" int2:id="DY8WzdHP">
      <int2:state int2:value="Rejected" int2:type="spell"/>
    </int2:textHash>
    <int2:textHash int2:hashCode="hzEKFbHqINZ3vx" int2:id="HRGeaPjz">
      <int2:state int2:value="Rejected" int2:type="spell"/>
    </int2:textHash>
    <int2:textHash int2:hashCode="Wz2nymeeQo7w/F" int2:id="HayhZLJR">
      <int2:state int2:value="Rejected" int2:type="spell"/>
    </int2:textHash>
    <int2:textHash int2:hashCode="DN9mnAzTAaCNOi" int2:id="SYM9qPr9">
      <int2:state int2:value="Rejected" int2:type="AugLoop_Text_Critique"/>
    </int2:textHash>
    <int2:textHash int2:hashCode="clh7EK8T2094ym" int2:id="VQ3WemOr">
      <int2:state int2:value="Rejected" int2:type="spell"/>
    </int2:textHash>
    <int2:textHash int2:hashCode="1kpLq8OVkGZqTM" int2:id="XsqY6j7Y">
      <int2:state int2:value="Rejected" int2:type="spell"/>
    </int2:textHash>
    <int2:textHash int2:hashCode="JBDPkS9ciPFMer" int2:id="aCF9xxZ7">
      <int2:state int2:value="Rejected" int2:type="spell"/>
    </int2:textHash>
    <int2:textHash int2:hashCode="r8MFen0xxBBPVk" int2:id="gTeqjbdn">
      <int2:state int2:value="Rejected" int2:type="spell"/>
    </int2:textHash>
    <int2:textHash int2:hashCode="+/Bou6VID/0NW9" int2:id="qN1ECPyJ">
      <int2:state int2:value="Rejected" int2:type="spell"/>
    </int2:textHash>
    <int2:textHash int2:hashCode="R7lgaH1A7GAj1Z" int2:id="uHAhK1kp">
      <int2:state int2:value="Rejected" int2:type="spell"/>
    </int2:textHash>
    <int2:textHash int2:hashCode="ZQaCgfWDgYGH+Z" int2:id="urVohHIV">
      <int2:state int2:value="Rejected" int2:type="spell"/>
    </int2:textHash>
    <int2:textHash int2:hashCode="ytBs7OlfA44yxF" int2:id="xAZV8ie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5B04"/>
    <w:multiLevelType w:val="multilevel"/>
    <w:tmpl w:val="761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0C5F5"/>
    <w:multiLevelType w:val="hybridMultilevel"/>
    <w:tmpl w:val="351AB29A"/>
    <w:lvl w:ilvl="0" w:tplc="5016E4DC">
      <w:start w:val="1"/>
      <w:numFmt w:val="bullet"/>
      <w:lvlText w:val="·"/>
      <w:lvlJc w:val="left"/>
      <w:pPr>
        <w:ind w:left="720" w:hanging="360"/>
      </w:pPr>
      <w:rPr>
        <w:rFonts w:ascii="Symbol" w:hAnsi="Symbol" w:hint="default"/>
      </w:rPr>
    </w:lvl>
    <w:lvl w:ilvl="1" w:tplc="65C25D4C">
      <w:start w:val="1"/>
      <w:numFmt w:val="bullet"/>
      <w:lvlText w:val="o"/>
      <w:lvlJc w:val="left"/>
      <w:pPr>
        <w:ind w:left="1440" w:hanging="360"/>
      </w:pPr>
      <w:rPr>
        <w:rFonts w:ascii="Symbol" w:hAnsi="Symbol" w:hint="default"/>
      </w:rPr>
    </w:lvl>
    <w:lvl w:ilvl="2" w:tplc="8DF43C08">
      <w:start w:val="1"/>
      <w:numFmt w:val="bullet"/>
      <w:lvlText w:val=""/>
      <w:lvlJc w:val="left"/>
      <w:pPr>
        <w:ind w:left="2160" w:hanging="360"/>
      </w:pPr>
      <w:rPr>
        <w:rFonts w:ascii="Wingdings" w:hAnsi="Wingdings" w:hint="default"/>
      </w:rPr>
    </w:lvl>
    <w:lvl w:ilvl="3" w:tplc="47FE6BE4">
      <w:start w:val="1"/>
      <w:numFmt w:val="bullet"/>
      <w:lvlText w:val=""/>
      <w:lvlJc w:val="left"/>
      <w:pPr>
        <w:ind w:left="2880" w:hanging="360"/>
      </w:pPr>
      <w:rPr>
        <w:rFonts w:ascii="Symbol" w:hAnsi="Symbol" w:hint="default"/>
      </w:rPr>
    </w:lvl>
    <w:lvl w:ilvl="4" w:tplc="68D2A172">
      <w:start w:val="1"/>
      <w:numFmt w:val="bullet"/>
      <w:lvlText w:val="o"/>
      <w:lvlJc w:val="left"/>
      <w:pPr>
        <w:ind w:left="3600" w:hanging="360"/>
      </w:pPr>
      <w:rPr>
        <w:rFonts w:ascii="Courier New" w:hAnsi="Courier New" w:hint="default"/>
      </w:rPr>
    </w:lvl>
    <w:lvl w:ilvl="5" w:tplc="FB20A4E0">
      <w:start w:val="1"/>
      <w:numFmt w:val="bullet"/>
      <w:lvlText w:val=""/>
      <w:lvlJc w:val="left"/>
      <w:pPr>
        <w:ind w:left="4320" w:hanging="360"/>
      </w:pPr>
      <w:rPr>
        <w:rFonts w:ascii="Wingdings" w:hAnsi="Wingdings" w:hint="default"/>
      </w:rPr>
    </w:lvl>
    <w:lvl w:ilvl="6" w:tplc="D85005E2">
      <w:start w:val="1"/>
      <w:numFmt w:val="bullet"/>
      <w:lvlText w:val=""/>
      <w:lvlJc w:val="left"/>
      <w:pPr>
        <w:ind w:left="5040" w:hanging="360"/>
      </w:pPr>
      <w:rPr>
        <w:rFonts w:ascii="Symbol" w:hAnsi="Symbol" w:hint="default"/>
      </w:rPr>
    </w:lvl>
    <w:lvl w:ilvl="7" w:tplc="F02AFCD0">
      <w:start w:val="1"/>
      <w:numFmt w:val="bullet"/>
      <w:lvlText w:val="o"/>
      <w:lvlJc w:val="left"/>
      <w:pPr>
        <w:ind w:left="5760" w:hanging="360"/>
      </w:pPr>
      <w:rPr>
        <w:rFonts w:ascii="Courier New" w:hAnsi="Courier New" w:hint="default"/>
      </w:rPr>
    </w:lvl>
    <w:lvl w:ilvl="8" w:tplc="54C6808E">
      <w:start w:val="1"/>
      <w:numFmt w:val="bullet"/>
      <w:lvlText w:val=""/>
      <w:lvlJc w:val="left"/>
      <w:pPr>
        <w:ind w:left="6480" w:hanging="360"/>
      </w:pPr>
      <w:rPr>
        <w:rFonts w:ascii="Wingdings" w:hAnsi="Wingdings" w:hint="default"/>
      </w:rPr>
    </w:lvl>
  </w:abstractNum>
  <w:abstractNum w:abstractNumId="2" w15:restartNumberingAfterBreak="0">
    <w:nsid w:val="09110CF3"/>
    <w:multiLevelType w:val="multilevel"/>
    <w:tmpl w:val="761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AE1AFB"/>
    <w:multiLevelType w:val="hybridMultilevel"/>
    <w:tmpl w:val="425C2056"/>
    <w:lvl w:ilvl="0" w:tplc="FFFFFFFF">
      <w:start w:val="1"/>
      <w:numFmt w:val="decimal"/>
      <w:lvlText w:val="%1."/>
      <w:lvlJc w:val="left"/>
      <w:pPr>
        <w:ind w:left="2160" w:hanging="360"/>
      </w:pPr>
      <w:rPr>
        <w:rFonts w:hint="default"/>
      </w:rPr>
    </w:lvl>
    <w:lvl w:ilvl="1" w:tplc="FFFFFFFF">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0BFE4D69"/>
    <w:multiLevelType w:val="multilevel"/>
    <w:tmpl w:val="F7B8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91996"/>
    <w:multiLevelType w:val="multilevel"/>
    <w:tmpl w:val="9A2C19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E32F3"/>
    <w:multiLevelType w:val="multilevel"/>
    <w:tmpl w:val="761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058721"/>
    <w:multiLevelType w:val="hybridMultilevel"/>
    <w:tmpl w:val="CF88369E"/>
    <w:lvl w:ilvl="0" w:tplc="CD1431E4">
      <w:start w:val="1"/>
      <w:numFmt w:val="bullet"/>
      <w:lvlText w:val="·"/>
      <w:lvlJc w:val="left"/>
      <w:pPr>
        <w:ind w:left="720" w:hanging="360"/>
      </w:pPr>
      <w:rPr>
        <w:rFonts w:ascii="Symbol" w:hAnsi="Symbol" w:hint="default"/>
      </w:rPr>
    </w:lvl>
    <w:lvl w:ilvl="1" w:tplc="5DE82560">
      <w:start w:val="1"/>
      <w:numFmt w:val="bullet"/>
      <w:lvlText w:val="o"/>
      <w:lvlJc w:val="left"/>
      <w:pPr>
        <w:ind w:left="1440" w:hanging="360"/>
      </w:pPr>
      <w:rPr>
        <w:rFonts w:ascii="Courier New" w:hAnsi="Courier New" w:hint="default"/>
      </w:rPr>
    </w:lvl>
    <w:lvl w:ilvl="2" w:tplc="5C26B244">
      <w:start w:val="1"/>
      <w:numFmt w:val="bullet"/>
      <w:lvlText w:val=""/>
      <w:lvlJc w:val="left"/>
      <w:pPr>
        <w:ind w:left="2160" w:hanging="360"/>
      </w:pPr>
      <w:rPr>
        <w:rFonts w:ascii="Wingdings" w:hAnsi="Wingdings" w:hint="default"/>
      </w:rPr>
    </w:lvl>
    <w:lvl w:ilvl="3" w:tplc="6E80BEFE">
      <w:start w:val="1"/>
      <w:numFmt w:val="bullet"/>
      <w:lvlText w:val=""/>
      <w:lvlJc w:val="left"/>
      <w:pPr>
        <w:ind w:left="2880" w:hanging="360"/>
      </w:pPr>
      <w:rPr>
        <w:rFonts w:ascii="Symbol" w:hAnsi="Symbol" w:hint="default"/>
      </w:rPr>
    </w:lvl>
    <w:lvl w:ilvl="4" w:tplc="9886CE58">
      <w:start w:val="1"/>
      <w:numFmt w:val="bullet"/>
      <w:lvlText w:val="o"/>
      <w:lvlJc w:val="left"/>
      <w:pPr>
        <w:ind w:left="3600" w:hanging="360"/>
      </w:pPr>
      <w:rPr>
        <w:rFonts w:ascii="Courier New" w:hAnsi="Courier New" w:hint="default"/>
      </w:rPr>
    </w:lvl>
    <w:lvl w:ilvl="5" w:tplc="801658DC">
      <w:start w:val="1"/>
      <w:numFmt w:val="bullet"/>
      <w:lvlText w:val=""/>
      <w:lvlJc w:val="left"/>
      <w:pPr>
        <w:ind w:left="4320" w:hanging="360"/>
      </w:pPr>
      <w:rPr>
        <w:rFonts w:ascii="Wingdings" w:hAnsi="Wingdings" w:hint="default"/>
      </w:rPr>
    </w:lvl>
    <w:lvl w:ilvl="6" w:tplc="7DEA1830">
      <w:start w:val="1"/>
      <w:numFmt w:val="bullet"/>
      <w:lvlText w:val=""/>
      <w:lvlJc w:val="left"/>
      <w:pPr>
        <w:ind w:left="5040" w:hanging="360"/>
      </w:pPr>
      <w:rPr>
        <w:rFonts w:ascii="Symbol" w:hAnsi="Symbol" w:hint="default"/>
      </w:rPr>
    </w:lvl>
    <w:lvl w:ilvl="7" w:tplc="4B96525A">
      <w:start w:val="1"/>
      <w:numFmt w:val="bullet"/>
      <w:lvlText w:val="o"/>
      <w:lvlJc w:val="left"/>
      <w:pPr>
        <w:ind w:left="5760" w:hanging="360"/>
      </w:pPr>
      <w:rPr>
        <w:rFonts w:ascii="Courier New" w:hAnsi="Courier New" w:hint="default"/>
      </w:rPr>
    </w:lvl>
    <w:lvl w:ilvl="8" w:tplc="B4C45336">
      <w:start w:val="1"/>
      <w:numFmt w:val="bullet"/>
      <w:lvlText w:val=""/>
      <w:lvlJc w:val="left"/>
      <w:pPr>
        <w:ind w:left="6480" w:hanging="360"/>
      </w:pPr>
      <w:rPr>
        <w:rFonts w:ascii="Wingdings" w:hAnsi="Wingdings" w:hint="default"/>
      </w:rPr>
    </w:lvl>
  </w:abstractNum>
  <w:abstractNum w:abstractNumId="8" w15:restartNumberingAfterBreak="0">
    <w:nsid w:val="227C15D3"/>
    <w:multiLevelType w:val="hybridMultilevel"/>
    <w:tmpl w:val="FAE85CD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25503506"/>
    <w:multiLevelType w:val="multilevel"/>
    <w:tmpl w:val="96CCABE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1" w15:restartNumberingAfterBreak="0">
    <w:nsid w:val="328251A3"/>
    <w:multiLevelType w:val="multilevel"/>
    <w:tmpl w:val="C7D85EA8"/>
    <w:name w:val="FR"/>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7267B1"/>
    <w:multiLevelType w:val="multilevel"/>
    <w:tmpl w:val="69C88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CA1273"/>
    <w:multiLevelType w:val="hybridMultilevel"/>
    <w:tmpl w:val="0D5261FC"/>
    <w:lvl w:ilvl="0" w:tplc="34090001">
      <w:start w:val="1"/>
      <w:numFmt w:val="bullet"/>
      <w:lvlText w:val=""/>
      <w:lvlJc w:val="left"/>
      <w:pPr>
        <w:ind w:left="1500" w:hanging="360"/>
      </w:pPr>
      <w:rPr>
        <w:rFonts w:ascii="Symbol" w:hAnsi="Symbol" w:hint="default"/>
      </w:rPr>
    </w:lvl>
    <w:lvl w:ilvl="1" w:tplc="34090003" w:tentative="1">
      <w:start w:val="1"/>
      <w:numFmt w:val="bullet"/>
      <w:lvlText w:val="o"/>
      <w:lvlJc w:val="left"/>
      <w:pPr>
        <w:ind w:left="2220" w:hanging="360"/>
      </w:pPr>
      <w:rPr>
        <w:rFonts w:ascii="Courier New" w:hAnsi="Courier New" w:cs="Courier New" w:hint="default"/>
      </w:rPr>
    </w:lvl>
    <w:lvl w:ilvl="2" w:tplc="34090005" w:tentative="1">
      <w:start w:val="1"/>
      <w:numFmt w:val="bullet"/>
      <w:lvlText w:val=""/>
      <w:lvlJc w:val="left"/>
      <w:pPr>
        <w:ind w:left="2940" w:hanging="360"/>
      </w:pPr>
      <w:rPr>
        <w:rFonts w:ascii="Wingdings" w:hAnsi="Wingdings" w:hint="default"/>
      </w:rPr>
    </w:lvl>
    <w:lvl w:ilvl="3" w:tplc="34090001" w:tentative="1">
      <w:start w:val="1"/>
      <w:numFmt w:val="bullet"/>
      <w:lvlText w:val=""/>
      <w:lvlJc w:val="left"/>
      <w:pPr>
        <w:ind w:left="3660" w:hanging="360"/>
      </w:pPr>
      <w:rPr>
        <w:rFonts w:ascii="Symbol" w:hAnsi="Symbol" w:hint="default"/>
      </w:rPr>
    </w:lvl>
    <w:lvl w:ilvl="4" w:tplc="34090003" w:tentative="1">
      <w:start w:val="1"/>
      <w:numFmt w:val="bullet"/>
      <w:lvlText w:val="o"/>
      <w:lvlJc w:val="left"/>
      <w:pPr>
        <w:ind w:left="4380" w:hanging="360"/>
      </w:pPr>
      <w:rPr>
        <w:rFonts w:ascii="Courier New" w:hAnsi="Courier New" w:cs="Courier New" w:hint="default"/>
      </w:rPr>
    </w:lvl>
    <w:lvl w:ilvl="5" w:tplc="34090005" w:tentative="1">
      <w:start w:val="1"/>
      <w:numFmt w:val="bullet"/>
      <w:lvlText w:val=""/>
      <w:lvlJc w:val="left"/>
      <w:pPr>
        <w:ind w:left="5100" w:hanging="360"/>
      </w:pPr>
      <w:rPr>
        <w:rFonts w:ascii="Wingdings" w:hAnsi="Wingdings" w:hint="default"/>
      </w:rPr>
    </w:lvl>
    <w:lvl w:ilvl="6" w:tplc="34090001" w:tentative="1">
      <w:start w:val="1"/>
      <w:numFmt w:val="bullet"/>
      <w:lvlText w:val=""/>
      <w:lvlJc w:val="left"/>
      <w:pPr>
        <w:ind w:left="5820" w:hanging="360"/>
      </w:pPr>
      <w:rPr>
        <w:rFonts w:ascii="Symbol" w:hAnsi="Symbol" w:hint="default"/>
      </w:rPr>
    </w:lvl>
    <w:lvl w:ilvl="7" w:tplc="34090003" w:tentative="1">
      <w:start w:val="1"/>
      <w:numFmt w:val="bullet"/>
      <w:lvlText w:val="o"/>
      <w:lvlJc w:val="left"/>
      <w:pPr>
        <w:ind w:left="6540" w:hanging="360"/>
      </w:pPr>
      <w:rPr>
        <w:rFonts w:ascii="Courier New" w:hAnsi="Courier New" w:cs="Courier New" w:hint="default"/>
      </w:rPr>
    </w:lvl>
    <w:lvl w:ilvl="8" w:tplc="34090005" w:tentative="1">
      <w:start w:val="1"/>
      <w:numFmt w:val="bullet"/>
      <w:lvlText w:val=""/>
      <w:lvlJc w:val="left"/>
      <w:pPr>
        <w:ind w:left="7260" w:hanging="360"/>
      </w:pPr>
      <w:rPr>
        <w:rFonts w:ascii="Wingdings" w:hAnsi="Wingdings" w:hint="default"/>
      </w:rPr>
    </w:lvl>
  </w:abstractNum>
  <w:abstractNum w:abstractNumId="14" w15:restartNumberingAfterBreak="0">
    <w:nsid w:val="3D720523"/>
    <w:multiLevelType w:val="hybridMultilevel"/>
    <w:tmpl w:val="D23A9062"/>
    <w:lvl w:ilvl="0" w:tplc="34090001">
      <w:start w:val="1"/>
      <w:numFmt w:val="bullet"/>
      <w:lvlText w:val=""/>
      <w:lvlJc w:val="left"/>
      <w:pPr>
        <w:ind w:left="1500" w:hanging="360"/>
      </w:pPr>
      <w:rPr>
        <w:rFonts w:ascii="Symbol" w:hAnsi="Symbol" w:hint="default"/>
      </w:rPr>
    </w:lvl>
    <w:lvl w:ilvl="1" w:tplc="34090003" w:tentative="1">
      <w:start w:val="1"/>
      <w:numFmt w:val="bullet"/>
      <w:lvlText w:val="o"/>
      <w:lvlJc w:val="left"/>
      <w:pPr>
        <w:ind w:left="2220" w:hanging="360"/>
      </w:pPr>
      <w:rPr>
        <w:rFonts w:ascii="Courier New" w:hAnsi="Courier New" w:cs="Courier New" w:hint="default"/>
      </w:rPr>
    </w:lvl>
    <w:lvl w:ilvl="2" w:tplc="34090005" w:tentative="1">
      <w:start w:val="1"/>
      <w:numFmt w:val="bullet"/>
      <w:lvlText w:val=""/>
      <w:lvlJc w:val="left"/>
      <w:pPr>
        <w:ind w:left="2940" w:hanging="360"/>
      </w:pPr>
      <w:rPr>
        <w:rFonts w:ascii="Wingdings" w:hAnsi="Wingdings" w:hint="default"/>
      </w:rPr>
    </w:lvl>
    <w:lvl w:ilvl="3" w:tplc="34090001" w:tentative="1">
      <w:start w:val="1"/>
      <w:numFmt w:val="bullet"/>
      <w:lvlText w:val=""/>
      <w:lvlJc w:val="left"/>
      <w:pPr>
        <w:ind w:left="3660" w:hanging="360"/>
      </w:pPr>
      <w:rPr>
        <w:rFonts w:ascii="Symbol" w:hAnsi="Symbol" w:hint="default"/>
      </w:rPr>
    </w:lvl>
    <w:lvl w:ilvl="4" w:tplc="34090003" w:tentative="1">
      <w:start w:val="1"/>
      <w:numFmt w:val="bullet"/>
      <w:lvlText w:val="o"/>
      <w:lvlJc w:val="left"/>
      <w:pPr>
        <w:ind w:left="4380" w:hanging="360"/>
      </w:pPr>
      <w:rPr>
        <w:rFonts w:ascii="Courier New" w:hAnsi="Courier New" w:cs="Courier New" w:hint="default"/>
      </w:rPr>
    </w:lvl>
    <w:lvl w:ilvl="5" w:tplc="34090005" w:tentative="1">
      <w:start w:val="1"/>
      <w:numFmt w:val="bullet"/>
      <w:lvlText w:val=""/>
      <w:lvlJc w:val="left"/>
      <w:pPr>
        <w:ind w:left="5100" w:hanging="360"/>
      </w:pPr>
      <w:rPr>
        <w:rFonts w:ascii="Wingdings" w:hAnsi="Wingdings" w:hint="default"/>
      </w:rPr>
    </w:lvl>
    <w:lvl w:ilvl="6" w:tplc="34090001" w:tentative="1">
      <w:start w:val="1"/>
      <w:numFmt w:val="bullet"/>
      <w:lvlText w:val=""/>
      <w:lvlJc w:val="left"/>
      <w:pPr>
        <w:ind w:left="5820" w:hanging="360"/>
      </w:pPr>
      <w:rPr>
        <w:rFonts w:ascii="Symbol" w:hAnsi="Symbol" w:hint="default"/>
      </w:rPr>
    </w:lvl>
    <w:lvl w:ilvl="7" w:tplc="34090003" w:tentative="1">
      <w:start w:val="1"/>
      <w:numFmt w:val="bullet"/>
      <w:lvlText w:val="o"/>
      <w:lvlJc w:val="left"/>
      <w:pPr>
        <w:ind w:left="6540" w:hanging="360"/>
      </w:pPr>
      <w:rPr>
        <w:rFonts w:ascii="Courier New" w:hAnsi="Courier New" w:cs="Courier New" w:hint="default"/>
      </w:rPr>
    </w:lvl>
    <w:lvl w:ilvl="8" w:tplc="34090005" w:tentative="1">
      <w:start w:val="1"/>
      <w:numFmt w:val="bullet"/>
      <w:lvlText w:val=""/>
      <w:lvlJc w:val="left"/>
      <w:pPr>
        <w:ind w:left="7260" w:hanging="360"/>
      </w:pPr>
      <w:rPr>
        <w:rFonts w:ascii="Wingdings" w:hAnsi="Wingdings" w:hint="default"/>
      </w:rPr>
    </w:lvl>
  </w:abstractNum>
  <w:abstractNum w:abstractNumId="15" w15:restartNumberingAfterBreak="0">
    <w:nsid w:val="41AF1A11"/>
    <w:multiLevelType w:val="multilevel"/>
    <w:tmpl w:val="761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DE0437"/>
    <w:multiLevelType w:val="hybridMultilevel"/>
    <w:tmpl w:val="425C2056"/>
    <w:lvl w:ilvl="0" w:tplc="0409000F">
      <w:start w:val="1"/>
      <w:numFmt w:val="decimal"/>
      <w:lvlText w:val="%1."/>
      <w:lvlJc w:val="left"/>
      <w:pPr>
        <w:ind w:left="2160" w:hanging="360"/>
      </w:pPr>
      <w:rPr>
        <w:rFont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35C5B97"/>
    <w:multiLevelType w:val="multilevel"/>
    <w:tmpl w:val="761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970D63"/>
    <w:multiLevelType w:val="multilevel"/>
    <w:tmpl w:val="761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663826"/>
    <w:multiLevelType w:val="multilevel"/>
    <w:tmpl w:val="7D42D7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B8795A"/>
    <w:multiLevelType w:val="hybridMultilevel"/>
    <w:tmpl w:val="861C538C"/>
    <w:lvl w:ilvl="0" w:tplc="AA76F340">
      <w:start w:val="1"/>
      <w:numFmt w:val="decimal"/>
      <w:lvlText w:val="%1."/>
      <w:lvlJc w:val="left"/>
      <w:pPr>
        <w:ind w:left="1800" w:hanging="360"/>
      </w:pPr>
    </w:lvl>
    <w:lvl w:ilvl="1" w:tplc="8FA29DB2">
      <w:start w:val="1"/>
      <w:numFmt w:val="lowerLetter"/>
      <w:lvlText w:val="%2."/>
      <w:lvlJc w:val="left"/>
      <w:pPr>
        <w:ind w:left="2520" w:hanging="360"/>
      </w:pPr>
    </w:lvl>
    <w:lvl w:ilvl="2" w:tplc="2F203306">
      <w:start w:val="1"/>
      <w:numFmt w:val="lowerRoman"/>
      <w:lvlText w:val="%3."/>
      <w:lvlJc w:val="right"/>
      <w:pPr>
        <w:ind w:left="3240" w:hanging="180"/>
      </w:pPr>
    </w:lvl>
    <w:lvl w:ilvl="3" w:tplc="F1E2FC16">
      <w:start w:val="1"/>
      <w:numFmt w:val="decimal"/>
      <w:lvlText w:val="%4."/>
      <w:lvlJc w:val="left"/>
      <w:pPr>
        <w:ind w:left="3960" w:hanging="360"/>
      </w:pPr>
    </w:lvl>
    <w:lvl w:ilvl="4" w:tplc="90DA648E">
      <w:start w:val="1"/>
      <w:numFmt w:val="lowerLetter"/>
      <w:lvlText w:val="%5."/>
      <w:lvlJc w:val="left"/>
      <w:pPr>
        <w:ind w:left="4680" w:hanging="360"/>
      </w:pPr>
    </w:lvl>
    <w:lvl w:ilvl="5" w:tplc="F63CE152">
      <w:start w:val="1"/>
      <w:numFmt w:val="lowerRoman"/>
      <w:lvlText w:val="%6."/>
      <w:lvlJc w:val="right"/>
      <w:pPr>
        <w:ind w:left="5400" w:hanging="180"/>
      </w:pPr>
    </w:lvl>
    <w:lvl w:ilvl="6" w:tplc="C2C22CB2">
      <w:start w:val="1"/>
      <w:numFmt w:val="decimal"/>
      <w:lvlText w:val="%7."/>
      <w:lvlJc w:val="left"/>
      <w:pPr>
        <w:ind w:left="6120" w:hanging="360"/>
      </w:pPr>
    </w:lvl>
    <w:lvl w:ilvl="7" w:tplc="2F06717C">
      <w:start w:val="1"/>
      <w:numFmt w:val="lowerLetter"/>
      <w:lvlText w:val="%8."/>
      <w:lvlJc w:val="left"/>
      <w:pPr>
        <w:ind w:left="6840" w:hanging="360"/>
      </w:pPr>
    </w:lvl>
    <w:lvl w:ilvl="8" w:tplc="194033FA">
      <w:start w:val="1"/>
      <w:numFmt w:val="lowerRoman"/>
      <w:lvlText w:val="%9."/>
      <w:lvlJc w:val="right"/>
      <w:pPr>
        <w:ind w:left="7560" w:hanging="180"/>
      </w:pPr>
    </w:lvl>
  </w:abstractNum>
  <w:abstractNum w:abstractNumId="21" w15:restartNumberingAfterBreak="0">
    <w:nsid w:val="48D30CE3"/>
    <w:multiLevelType w:val="hybridMultilevel"/>
    <w:tmpl w:val="83FA7B1A"/>
    <w:lvl w:ilvl="0" w:tplc="F91C495A">
      <w:start w:val="1"/>
      <w:numFmt w:val="decimal"/>
      <w:pStyle w:val="FunctionalRequirements"/>
      <w:lvlText w:val="FR 1.%1"/>
      <w:lvlJc w:val="left"/>
      <w:pPr>
        <w:ind w:left="1080" w:hanging="360"/>
      </w:pPr>
    </w:lvl>
    <w:lvl w:ilvl="1" w:tplc="63A8B6BE">
      <w:numFmt w:val="bullet"/>
      <w:lvlText w:val=""/>
      <w:lvlJc w:val="left"/>
      <w:pPr>
        <w:ind w:left="1800" w:hanging="360"/>
      </w:pPr>
      <w:rPr>
        <w:rFonts w:ascii="Wingdings" w:hAnsi="Wingdings" w:hint="default"/>
      </w:rPr>
    </w:lvl>
    <w:lvl w:ilvl="2" w:tplc="303A8222" w:tentative="1">
      <w:start w:val="1"/>
      <w:numFmt w:val="lowerRoman"/>
      <w:lvlText w:val="%3."/>
      <w:lvlJc w:val="right"/>
      <w:pPr>
        <w:ind w:left="2520" w:hanging="180"/>
      </w:pPr>
    </w:lvl>
    <w:lvl w:ilvl="3" w:tplc="B9FED1B0" w:tentative="1">
      <w:start w:val="1"/>
      <w:numFmt w:val="decimal"/>
      <w:lvlText w:val="%4."/>
      <w:lvlJc w:val="left"/>
      <w:pPr>
        <w:ind w:left="3240" w:hanging="360"/>
      </w:pPr>
    </w:lvl>
    <w:lvl w:ilvl="4" w:tplc="DA18729A" w:tentative="1">
      <w:start w:val="1"/>
      <w:numFmt w:val="lowerLetter"/>
      <w:lvlText w:val="%5."/>
      <w:lvlJc w:val="left"/>
      <w:pPr>
        <w:ind w:left="3960" w:hanging="360"/>
      </w:pPr>
    </w:lvl>
    <w:lvl w:ilvl="5" w:tplc="03A2D174" w:tentative="1">
      <w:start w:val="1"/>
      <w:numFmt w:val="lowerRoman"/>
      <w:lvlText w:val="%6."/>
      <w:lvlJc w:val="right"/>
      <w:pPr>
        <w:ind w:left="4680" w:hanging="180"/>
      </w:pPr>
    </w:lvl>
    <w:lvl w:ilvl="6" w:tplc="D31C583A" w:tentative="1">
      <w:start w:val="1"/>
      <w:numFmt w:val="decimal"/>
      <w:lvlText w:val="%7."/>
      <w:lvlJc w:val="left"/>
      <w:pPr>
        <w:ind w:left="5400" w:hanging="360"/>
      </w:pPr>
    </w:lvl>
    <w:lvl w:ilvl="7" w:tplc="4426C208" w:tentative="1">
      <w:start w:val="1"/>
      <w:numFmt w:val="lowerLetter"/>
      <w:lvlText w:val="%8."/>
      <w:lvlJc w:val="left"/>
      <w:pPr>
        <w:ind w:left="6120" w:hanging="360"/>
      </w:pPr>
    </w:lvl>
    <w:lvl w:ilvl="8" w:tplc="4DB20A3C" w:tentative="1">
      <w:start w:val="1"/>
      <w:numFmt w:val="lowerRoman"/>
      <w:lvlText w:val="%9."/>
      <w:lvlJc w:val="right"/>
      <w:pPr>
        <w:ind w:left="6840" w:hanging="180"/>
      </w:pPr>
    </w:lvl>
  </w:abstractNum>
  <w:abstractNum w:abstractNumId="22"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3" w15:restartNumberingAfterBreak="0">
    <w:nsid w:val="61C34FC0"/>
    <w:multiLevelType w:val="multilevel"/>
    <w:tmpl w:val="761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04769D"/>
    <w:multiLevelType w:val="multilevel"/>
    <w:tmpl w:val="899C95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C97AE8"/>
    <w:multiLevelType w:val="multilevel"/>
    <w:tmpl w:val="761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02021B"/>
    <w:multiLevelType w:val="multilevel"/>
    <w:tmpl w:val="F4CCBD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B00F43"/>
    <w:multiLevelType w:val="multilevel"/>
    <w:tmpl w:val="52C271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9" w15:restartNumberingAfterBreak="0">
    <w:nsid w:val="6CE152AB"/>
    <w:multiLevelType w:val="multilevel"/>
    <w:tmpl w:val="761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7A2482"/>
    <w:multiLevelType w:val="hybridMultilevel"/>
    <w:tmpl w:val="FFA4F174"/>
    <w:lvl w:ilvl="0" w:tplc="58C4EB5E">
      <w:start w:val="1"/>
      <w:numFmt w:val="decimal"/>
      <w:pStyle w:val="FunctionalRequirement"/>
      <w:lvlText w:val="FR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FC13C4"/>
    <w:multiLevelType w:val="multilevel"/>
    <w:tmpl w:val="EA4C09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C63D27"/>
    <w:multiLevelType w:val="multilevel"/>
    <w:tmpl w:val="761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87228D"/>
    <w:multiLevelType w:val="multilevel"/>
    <w:tmpl w:val="7960BC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745352">
    <w:abstractNumId w:val="7"/>
  </w:num>
  <w:num w:numId="2" w16cid:durableId="1130903898">
    <w:abstractNumId w:val="1"/>
  </w:num>
  <w:num w:numId="3" w16cid:durableId="1388844150">
    <w:abstractNumId w:val="9"/>
  </w:num>
  <w:num w:numId="4" w16cid:durableId="388463225">
    <w:abstractNumId w:val="22"/>
  </w:num>
  <w:num w:numId="5" w16cid:durableId="2097239213">
    <w:abstractNumId w:val="28"/>
  </w:num>
  <w:num w:numId="6" w16cid:durableId="24798182">
    <w:abstractNumId w:val="10"/>
  </w:num>
  <w:num w:numId="7" w16cid:durableId="529077386">
    <w:abstractNumId w:val="30"/>
  </w:num>
  <w:num w:numId="8" w16cid:durableId="1892501471">
    <w:abstractNumId w:val="21"/>
  </w:num>
  <w:num w:numId="9" w16cid:durableId="84732969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1591501">
    <w:abstractNumId w:val="23"/>
  </w:num>
  <w:num w:numId="11" w16cid:durableId="863403592">
    <w:abstractNumId w:val="32"/>
  </w:num>
  <w:num w:numId="12" w16cid:durableId="1061172966">
    <w:abstractNumId w:val="6"/>
  </w:num>
  <w:num w:numId="13" w16cid:durableId="1829401564">
    <w:abstractNumId w:val="2"/>
  </w:num>
  <w:num w:numId="14" w16cid:durableId="6250278">
    <w:abstractNumId w:val="0"/>
  </w:num>
  <w:num w:numId="15" w16cid:durableId="1838031852">
    <w:abstractNumId w:val="25"/>
  </w:num>
  <w:num w:numId="16" w16cid:durableId="996807338">
    <w:abstractNumId w:val="18"/>
  </w:num>
  <w:num w:numId="17" w16cid:durableId="803810956">
    <w:abstractNumId w:val="29"/>
  </w:num>
  <w:num w:numId="18" w16cid:durableId="1764837243">
    <w:abstractNumId w:val="17"/>
  </w:num>
  <w:num w:numId="19" w16cid:durableId="905845477">
    <w:abstractNumId w:val="15"/>
  </w:num>
  <w:num w:numId="20" w16cid:durableId="186142264">
    <w:abstractNumId w:val="16"/>
  </w:num>
  <w:num w:numId="21" w16cid:durableId="1272783048">
    <w:abstractNumId w:val="3"/>
  </w:num>
  <w:num w:numId="22" w16cid:durableId="1538928682">
    <w:abstractNumId w:val="21"/>
    <w:lvlOverride w:ilvl="0">
      <w:startOverride w:val="1"/>
    </w:lvlOverride>
  </w:num>
  <w:num w:numId="23" w16cid:durableId="995305028">
    <w:abstractNumId w:val="21"/>
    <w:lvlOverride w:ilvl="0">
      <w:startOverride w:val="1"/>
    </w:lvlOverride>
  </w:num>
  <w:num w:numId="24" w16cid:durableId="145056931">
    <w:abstractNumId w:val="12"/>
  </w:num>
  <w:num w:numId="25" w16cid:durableId="197856399">
    <w:abstractNumId w:val="4"/>
  </w:num>
  <w:num w:numId="26" w16cid:durableId="1917086736">
    <w:abstractNumId w:val="5"/>
  </w:num>
  <w:num w:numId="27" w16cid:durableId="537857134">
    <w:abstractNumId w:val="26"/>
  </w:num>
  <w:num w:numId="28" w16cid:durableId="1608806356">
    <w:abstractNumId w:val="31"/>
  </w:num>
  <w:num w:numId="29" w16cid:durableId="1639647736">
    <w:abstractNumId w:val="33"/>
  </w:num>
  <w:num w:numId="30" w16cid:durableId="1849100509">
    <w:abstractNumId w:val="27"/>
  </w:num>
  <w:num w:numId="31" w16cid:durableId="1975330653">
    <w:abstractNumId w:val="24"/>
  </w:num>
  <w:num w:numId="32" w16cid:durableId="260070013">
    <w:abstractNumId w:val="19"/>
  </w:num>
  <w:num w:numId="33" w16cid:durableId="1653563916">
    <w:abstractNumId w:val="13"/>
  </w:num>
  <w:num w:numId="34" w16cid:durableId="1860850170">
    <w:abstractNumId w:val="14"/>
  </w:num>
  <w:num w:numId="35" w16cid:durableId="1980694614">
    <w:abstractNumId w:val="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la Elizalde">
    <w15:presenceInfo w15:providerId="AD" w15:userId="S::lila.elizalde@infor.com::b63bf2fc-3e04-4042-abb6-1f0b9b339595"/>
  </w15:person>
  <w15:person w15:author="Ritchie Bachini">
    <w15:presenceInfo w15:providerId="AD" w15:userId="S::ritchie.bachini@infor.com::b4fde89d-c7e3-489d-8485-374c67a08f36"/>
  </w15:person>
  <w15:person w15:author="Melanie Rose Nunez">
    <w15:presenceInfo w15:providerId="AD" w15:userId="S::melanierose.nunez@infor.com::dc66160b-f938-492d-9b50-b462106fc856"/>
  </w15:person>
  <w15:person w15:author="Irie Mack Pable">
    <w15:presenceInfo w15:providerId="AD" w15:userId="S::iriemack.pable@infor.com::44bfa16b-c23e-425e-a1b8-484bb9694066"/>
  </w15:person>
  <w15:person w15:author="Janella Marie Miranda">
    <w15:presenceInfo w15:providerId="AD" w15:userId="S::janellamarie.miranda@infor.com::846293b5-e0dd-41d4-809c-cfd5fb7477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1234" w:val="&lt;Document Reference Number&gt;"/>
    <w:docVar w:name="#__asd" w:val="&lt;Document Reference Number&gt;"/>
  </w:docVars>
  <w:rsids>
    <w:rsidRoot w:val="00941EF9"/>
    <w:rsid w:val="00001CF6"/>
    <w:rsid w:val="000033CF"/>
    <w:rsid w:val="00003738"/>
    <w:rsid w:val="000045E4"/>
    <w:rsid w:val="00004D78"/>
    <w:rsid w:val="00005957"/>
    <w:rsid w:val="00005C49"/>
    <w:rsid w:val="00010332"/>
    <w:rsid w:val="000106BD"/>
    <w:rsid w:val="00010F71"/>
    <w:rsid w:val="00011B6F"/>
    <w:rsid w:val="00012528"/>
    <w:rsid w:val="0001363C"/>
    <w:rsid w:val="00013942"/>
    <w:rsid w:val="00013AAE"/>
    <w:rsid w:val="000148A6"/>
    <w:rsid w:val="00015129"/>
    <w:rsid w:val="00015BF8"/>
    <w:rsid w:val="00015D14"/>
    <w:rsid w:val="00017180"/>
    <w:rsid w:val="00017864"/>
    <w:rsid w:val="000212D7"/>
    <w:rsid w:val="00021F77"/>
    <w:rsid w:val="00022116"/>
    <w:rsid w:val="00022A76"/>
    <w:rsid w:val="000232B2"/>
    <w:rsid w:val="00024561"/>
    <w:rsid w:val="000254B6"/>
    <w:rsid w:val="0002558D"/>
    <w:rsid w:val="00026824"/>
    <w:rsid w:val="00026A46"/>
    <w:rsid w:val="00027141"/>
    <w:rsid w:val="00027958"/>
    <w:rsid w:val="00027DDF"/>
    <w:rsid w:val="00030BBE"/>
    <w:rsid w:val="00031144"/>
    <w:rsid w:val="00033325"/>
    <w:rsid w:val="000337E9"/>
    <w:rsid w:val="00033A89"/>
    <w:rsid w:val="00033FDA"/>
    <w:rsid w:val="000343B7"/>
    <w:rsid w:val="000348CE"/>
    <w:rsid w:val="00034CEE"/>
    <w:rsid w:val="00035237"/>
    <w:rsid w:val="00035E36"/>
    <w:rsid w:val="000366F6"/>
    <w:rsid w:val="000369A3"/>
    <w:rsid w:val="00037FE0"/>
    <w:rsid w:val="00040161"/>
    <w:rsid w:val="00040402"/>
    <w:rsid w:val="000404B8"/>
    <w:rsid w:val="00040E6A"/>
    <w:rsid w:val="000410F3"/>
    <w:rsid w:val="00045642"/>
    <w:rsid w:val="00045D27"/>
    <w:rsid w:val="00046835"/>
    <w:rsid w:val="0004724D"/>
    <w:rsid w:val="000501B8"/>
    <w:rsid w:val="000505F1"/>
    <w:rsid w:val="00050A69"/>
    <w:rsid w:val="00051973"/>
    <w:rsid w:val="00052959"/>
    <w:rsid w:val="0005679C"/>
    <w:rsid w:val="0005715F"/>
    <w:rsid w:val="00057EDE"/>
    <w:rsid w:val="0006026C"/>
    <w:rsid w:val="0006054E"/>
    <w:rsid w:val="00060A99"/>
    <w:rsid w:val="00060D28"/>
    <w:rsid w:val="000611DE"/>
    <w:rsid w:val="00061856"/>
    <w:rsid w:val="00061BA7"/>
    <w:rsid w:val="00062132"/>
    <w:rsid w:val="00063C02"/>
    <w:rsid w:val="00063E53"/>
    <w:rsid w:val="00064D8D"/>
    <w:rsid w:val="00065686"/>
    <w:rsid w:val="00065B46"/>
    <w:rsid w:val="00066744"/>
    <w:rsid w:val="00066BBB"/>
    <w:rsid w:val="00067FDE"/>
    <w:rsid w:val="00070281"/>
    <w:rsid w:val="00070E71"/>
    <w:rsid w:val="00070F0C"/>
    <w:rsid w:val="00072325"/>
    <w:rsid w:val="00073031"/>
    <w:rsid w:val="000731AF"/>
    <w:rsid w:val="00073644"/>
    <w:rsid w:val="00073B93"/>
    <w:rsid w:val="0007459E"/>
    <w:rsid w:val="0007608C"/>
    <w:rsid w:val="000760A3"/>
    <w:rsid w:val="000768D5"/>
    <w:rsid w:val="000771A7"/>
    <w:rsid w:val="00077640"/>
    <w:rsid w:val="00080270"/>
    <w:rsid w:val="00082825"/>
    <w:rsid w:val="00083B3E"/>
    <w:rsid w:val="0008483B"/>
    <w:rsid w:val="00084EA3"/>
    <w:rsid w:val="0008528B"/>
    <w:rsid w:val="00085D9D"/>
    <w:rsid w:val="000862C2"/>
    <w:rsid w:val="00086B25"/>
    <w:rsid w:val="000875AD"/>
    <w:rsid w:val="00087F09"/>
    <w:rsid w:val="00090293"/>
    <w:rsid w:val="00090A9B"/>
    <w:rsid w:val="00090F5B"/>
    <w:rsid w:val="00091E82"/>
    <w:rsid w:val="0009238D"/>
    <w:rsid w:val="0009266E"/>
    <w:rsid w:val="00093328"/>
    <w:rsid w:val="000941DA"/>
    <w:rsid w:val="00095474"/>
    <w:rsid w:val="0009548D"/>
    <w:rsid w:val="00096048"/>
    <w:rsid w:val="00096779"/>
    <w:rsid w:val="00096B38"/>
    <w:rsid w:val="0009740A"/>
    <w:rsid w:val="0009777A"/>
    <w:rsid w:val="00097A84"/>
    <w:rsid w:val="00097EA4"/>
    <w:rsid w:val="000A0FFE"/>
    <w:rsid w:val="000A1616"/>
    <w:rsid w:val="000A21AB"/>
    <w:rsid w:val="000A248C"/>
    <w:rsid w:val="000A4670"/>
    <w:rsid w:val="000A4D3D"/>
    <w:rsid w:val="000A588E"/>
    <w:rsid w:val="000A5D8D"/>
    <w:rsid w:val="000A5FF0"/>
    <w:rsid w:val="000A7008"/>
    <w:rsid w:val="000B0449"/>
    <w:rsid w:val="000B0A33"/>
    <w:rsid w:val="000B2A85"/>
    <w:rsid w:val="000B35F2"/>
    <w:rsid w:val="000B3D9D"/>
    <w:rsid w:val="000B408A"/>
    <w:rsid w:val="000B4E50"/>
    <w:rsid w:val="000B4EB6"/>
    <w:rsid w:val="000B5157"/>
    <w:rsid w:val="000B56FC"/>
    <w:rsid w:val="000B60E2"/>
    <w:rsid w:val="000B635D"/>
    <w:rsid w:val="000C1023"/>
    <w:rsid w:val="000C30EE"/>
    <w:rsid w:val="000C3AF0"/>
    <w:rsid w:val="000C3E9E"/>
    <w:rsid w:val="000C6B47"/>
    <w:rsid w:val="000D02F6"/>
    <w:rsid w:val="000D1D18"/>
    <w:rsid w:val="000D51D7"/>
    <w:rsid w:val="000D545A"/>
    <w:rsid w:val="000D5750"/>
    <w:rsid w:val="000D5A69"/>
    <w:rsid w:val="000D6805"/>
    <w:rsid w:val="000D6948"/>
    <w:rsid w:val="000D6FAB"/>
    <w:rsid w:val="000D767F"/>
    <w:rsid w:val="000D7BBF"/>
    <w:rsid w:val="000E1158"/>
    <w:rsid w:val="000E11BC"/>
    <w:rsid w:val="000E3A14"/>
    <w:rsid w:val="000E3EC3"/>
    <w:rsid w:val="000E413E"/>
    <w:rsid w:val="000E4756"/>
    <w:rsid w:val="000E4B79"/>
    <w:rsid w:val="000E5EA2"/>
    <w:rsid w:val="000E7207"/>
    <w:rsid w:val="000E7CCA"/>
    <w:rsid w:val="000F07BE"/>
    <w:rsid w:val="000F0D7C"/>
    <w:rsid w:val="000F1209"/>
    <w:rsid w:val="000F57F8"/>
    <w:rsid w:val="000F6384"/>
    <w:rsid w:val="000F7FB7"/>
    <w:rsid w:val="001015C3"/>
    <w:rsid w:val="001032EA"/>
    <w:rsid w:val="00103433"/>
    <w:rsid w:val="001034E6"/>
    <w:rsid w:val="001040AD"/>
    <w:rsid w:val="0010436A"/>
    <w:rsid w:val="00104C7D"/>
    <w:rsid w:val="00107612"/>
    <w:rsid w:val="00110887"/>
    <w:rsid w:val="00110CF1"/>
    <w:rsid w:val="00111D1B"/>
    <w:rsid w:val="00112359"/>
    <w:rsid w:val="00112EBA"/>
    <w:rsid w:val="0011340B"/>
    <w:rsid w:val="00113778"/>
    <w:rsid w:val="00113904"/>
    <w:rsid w:val="00113EAD"/>
    <w:rsid w:val="00114840"/>
    <w:rsid w:val="00115780"/>
    <w:rsid w:val="00116569"/>
    <w:rsid w:val="00117166"/>
    <w:rsid w:val="001179BC"/>
    <w:rsid w:val="0012067B"/>
    <w:rsid w:val="00120B78"/>
    <w:rsid w:val="00120F03"/>
    <w:rsid w:val="00121132"/>
    <w:rsid w:val="00121F44"/>
    <w:rsid w:val="00122063"/>
    <w:rsid w:val="0012231E"/>
    <w:rsid w:val="0012274A"/>
    <w:rsid w:val="001227A5"/>
    <w:rsid w:val="00123280"/>
    <w:rsid w:val="00123346"/>
    <w:rsid w:val="0012421C"/>
    <w:rsid w:val="00125080"/>
    <w:rsid w:val="00125E6E"/>
    <w:rsid w:val="00126154"/>
    <w:rsid w:val="0013145D"/>
    <w:rsid w:val="00131832"/>
    <w:rsid w:val="00131CFE"/>
    <w:rsid w:val="00131DD9"/>
    <w:rsid w:val="001323D7"/>
    <w:rsid w:val="00132A61"/>
    <w:rsid w:val="00133616"/>
    <w:rsid w:val="00134890"/>
    <w:rsid w:val="00134E10"/>
    <w:rsid w:val="0013540D"/>
    <w:rsid w:val="00136031"/>
    <w:rsid w:val="001360F5"/>
    <w:rsid w:val="001361FA"/>
    <w:rsid w:val="00136C7B"/>
    <w:rsid w:val="00137CCB"/>
    <w:rsid w:val="00137D9E"/>
    <w:rsid w:val="001401D2"/>
    <w:rsid w:val="00141C83"/>
    <w:rsid w:val="00142182"/>
    <w:rsid w:val="001424B5"/>
    <w:rsid w:val="001452A8"/>
    <w:rsid w:val="0015165F"/>
    <w:rsid w:val="00152476"/>
    <w:rsid w:val="00152833"/>
    <w:rsid w:val="00152F9A"/>
    <w:rsid w:val="0015385E"/>
    <w:rsid w:val="001539A3"/>
    <w:rsid w:val="00153C67"/>
    <w:rsid w:val="0015416C"/>
    <w:rsid w:val="001542EB"/>
    <w:rsid w:val="001552C7"/>
    <w:rsid w:val="001564AA"/>
    <w:rsid w:val="001577C5"/>
    <w:rsid w:val="00160247"/>
    <w:rsid w:val="0016050F"/>
    <w:rsid w:val="001620A1"/>
    <w:rsid w:val="0016220E"/>
    <w:rsid w:val="001622C2"/>
    <w:rsid w:val="00162856"/>
    <w:rsid w:val="001638C7"/>
    <w:rsid w:val="00163EDB"/>
    <w:rsid w:val="0016504C"/>
    <w:rsid w:val="00166F8B"/>
    <w:rsid w:val="0016722E"/>
    <w:rsid w:val="001672E5"/>
    <w:rsid w:val="00167F8A"/>
    <w:rsid w:val="00170BBE"/>
    <w:rsid w:val="0017102E"/>
    <w:rsid w:val="0017205F"/>
    <w:rsid w:val="001723CA"/>
    <w:rsid w:val="001726C6"/>
    <w:rsid w:val="001727FA"/>
    <w:rsid w:val="001732A8"/>
    <w:rsid w:val="00173E80"/>
    <w:rsid w:val="001746DB"/>
    <w:rsid w:val="001749C7"/>
    <w:rsid w:val="00174CBF"/>
    <w:rsid w:val="00175FD0"/>
    <w:rsid w:val="0017651E"/>
    <w:rsid w:val="00176AE3"/>
    <w:rsid w:val="00177801"/>
    <w:rsid w:val="001800DD"/>
    <w:rsid w:val="0018047E"/>
    <w:rsid w:val="00180791"/>
    <w:rsid w:val="00180B50"/>
    <w:rsid w:val="00180ED9"/>
    <w:rsid w:val="00181C39"/>
    <w:rsid w:val="00181E2A"/>
    <w:rsid w:val="001827B2"/>
    <w:rsid w:val="00182A10"/>
    <w:rsid w:val="00182BFF"/>
    <w:rsid w:val="001833ED"/>
    <w:rsid w:val="001908D3"/>
    <w:rsid w:val="00191059"/>
    <w:rsid w:val="00191841"/>
    <w:rsid w:val="00191AA6"/>
    <w:rsid w:val="00191B44"/>
    <w:rsid w:val="00192561"/>
    <w:rsid w:val="00192689"/>
    <w:rsid w:val="00192BC8"/>
    <w:rsid w:val="00193361"/>
    <w:rsid w:val="00193368"/>
    <w:rsid w:val="001934FA"/>
    <w:rsid w:val="00194163"/>
    <w:rsid w:val="001941DA"/>
    <w:rsid w:val="00194C8D"/>
    <w:rsid w:val="00195FF4"/>
    <w:rsid w:val="00197F1B"/>
    <w:rsid w:val="00197F68"/>
    <w:rsid w:val="001A354A"/>
    <w:rsid w:val="001A37CE"/>
    <w:rsid w:val="001A41EF"/>
    <w:rsid w:val="001A5F98"/>
    <w:rsid w:val="001A6B21"/>
    <w:rsid w:val="001A7F9A"/>
    <w:rsid w:val="001B0779"/>
    <w:rsid w:val="001B07D3"/>
    <w:rsid w:val="001B137E"/>
    <w:rsid w:val="001B1EF2"/>
    <w:rsid w:val="001B1F6E"/>
    <w:rsid w:val="001B2B36"/>
    <w:rsid w:val="001B3AAE"/>
    <w:rsid w:val="001B45E1"/>
    <w:rsid w:val="001B5725"/>
    <w:rsid w:val="001B6B5E"/>
    <w:rsid w:val="001B6DC5"/>
    <w:rsid w:val="001C0463"/>
    <w:rsid w:val="001C0C3A"/>
    <w:rsid w:val="001C1BB9"/>
    <w:rsid w:val="001C2D7C"/>
    <w:rsid w:val="001C453A"/>
    <w:rsid w:val="001C4995"/>
    <w:rsid w:val="001C6277"/>
    <w:rsid w:val="001C67C9"/>
    <w:rsid w:val="001C6CCB"/>
    <w:rsid w:val="001C7587"/>
    <w:rsid w:val="001D0ECB"/>
    <w:rsid w:val="001D26AA"/>
    <w:rsid w:val="001D2B7D"/>
    <w:rsid w:val="001D4CE8"/>
    <w:rsid w:val="001D4E24"/>
    <w:rsid w:val="001D4E45"/>
    <w:rsid w:val="001D606C"/>
    <w:rsid w:val="001D62C0"/>
    <w:rsid w:val="001D7E58"/>
    <w:rsid w:val="001E0967"/>
    <w:rsid w:val="001E0AEA"/>
    <w:rsid w:val="001E0AF6"/>
    <w:rsid w:val="001E46FD"/>
    <w:rsid w:val="001E49B7"/>
    <w:rsid w:val="001E5893"/>
    <w:rsid w:val="001E6179"/>
    <w:rsid w:val="001E682F"/>
    <w:rsid w:val="001E6C60"/>
    <w:rsid w:val="001E72D4"/>
    <w:rsid w:val="001E777C"/>
    <w:rsid w:val="001E7D5B"/>
    <w:rsid w:val="001E7E41"/>
    <w:rsid w:val="001F0860"/>
    <w:rsid w:val="001F0E6B"/>
    <w:rsid w:val="001F1626"/>
    <w:rsid w:val="001F1F37"/>
    <w:rsid w:val="001F3152"/>
    <w:rsid w:val="001F40EF"/>
    <w:rsid w:val="001F61FA"/>
    <w:rsid w:val="001F6C91"/>
    <w:rsid w:val="001F757A"/>
    <w:rsid w:val="001F79CB"/>
    <w:rsid w:val="002002EB"/>
    <w:rsid w:val="00200F11"/>
    <w:rsid w:val="00201E87"/>
    <w:rsid w:val="00202942"/>
    <w:rsid w:val="00202D12"/>
    <w:rsid w:val="002032A9"/>
    <w:rsid w:val="0020368C"/>
    <w:rsid w:val="002047F7"/>
    <w:rsid w:val="00204959"/>
    <w:rsid w:val="00205353"/>
    <w:rsid w:val="00206F06"/>
    <w:rsid w:val="00207282"/>
    <w:rsid w:val="0020776B"/>
    <w:rsid w:val="002079FF"/>
    <w:rsid w:val="00210124"/>
    <w:rsid w:val="00215146"/>
    <w:rsid w:val="00215576"/>
    <w:rsid w:val="00217CC0"/>
    <w:rsid w:val="002233E0"/>
    <w:rsid w:val="00224229"/>
    <w:rsid w:val="0022490F"/>
    <w:rsid w:val="002251F6"/>
    <w:rsid w:val="00226785"/>
    <w:rsid w:val="00227403"/>
    <w:rsid w:val="0022743F"/>
    <w:rsid w:val="00227825"/>
    <w:rsid w:val="0023008B"/>
    <w:rsid w:val="0023030D"/>
    <w:rsid w:val="002314F1"/>
    <w:rsid w:val="0023176F"/>
    <w:rsid w:val="00231EEB"/>
    <w:rsid w:val="00231F5A"/>
    <w:rsid w:val="00233043"/>
    <w:rsid w:val="00233048"/>
    <w:rsid w:val="002334DC"/>
    <w:rsid w:val="00233A0A"/>
    <w:rsid w:val="00236091"/>
    <w:rsid w:val="002370BF"/>
    <w:rsid w:val="002371ED"/>
    <w:rsid w:val="00241031"/>
    <w:rsid w:val="00241AB4"/>
    <w:rsid w:val="00241D65"/>
    <w:rsid w:val="002420D9"/>
    <w:rsid w:val="00243F65"/>
    <w:rsid w:val="0024409C"/>
    <w:rsid w:val="00244713"/>
    <w:rsid w:val="00244735"/>
    <w:rsid w:val="00245109"/>
    <w:rsid w:val="002458BD"/>
    <w:rsid w:val="0024592E"/>
    <w:rsid w:val="0024692F"/>
    <w:rsid w:val="00246B93"/>
    <w:rsid w:val="0024740F"/>
    <w:rsid w:val="0024784C"/>
    <w:rsid w:val="002478F5"/>
    <w:rsid w:val="00247C67"/>
    <w:rsid w:val="00250A24"/>
    <w:rsid w:val="00250D5D"/>
    <w:rsid w:val="002513D6"/>
    <w:rsid w:val="0025148C"/>
    <w:rsid w:val="00252014"/>
    <w:rsid w:val="002521D1"/>
    <w:rsid w:val="00252B0B"/>
    <w:rsid w:val="00253008"/>
    <w:rsid w:val="0025378C"/>
    <w:rsid w:val="00254686"/>
    <w:rsid w:val="002554EF"/>
    <w:rsid w:val="002568BB"/>
    <w:rsid w:val="00256B49"/>
    <w:rsid w:val="002570DB"/>
    <w:rsid w:val="0025768B"/>
    <w:rsid w:val="00260EE6"/>
    <w:rsid w:val="00260FBE"/>
    <w:rsid w:val="002612B9"/>
    <w:rsid w:val="00263153"/>
    <w:rsid w:val="00263692"/>
    <w:rsid w:val="00263B16"/>
    <w:rsid w:val="00264425"/>
    <w:rsid w:val="00265343"/>
    <w:rsid w:val="002671A2"/>
    <w:rsid w:val="00270968"/>
    <w:rsid w:val="002732E5"/>
    <w:rsid w:val="00273463"/>
    <w:rsid w:val="002740D9"/>
    <w:rsid w:val="002748A1"/>
    <w:rsid w:val="00275AAD"/>
    <w:rsid w:val="002768D2"/>
    <w:rsid w:val="002769F7"/>
    <w:rsid w:val="00277A29"/>
    <w:rsid w:val="00280DA4"/>
    <w:rsid w:val="00282781"/>
    <w:rsid w:val="00282E4F"/>
    <w:rsid w:val="002844E0"/>
    <w:rsid w:val="00284643"/>
    <w:rsid w:val="0028596F"/>
    <w:rsid w:val="00285BAB"/>
    <w:rsid w:val="00287A29"/>
    <w:rsid w:val="00290498"/>
    <w:rsid w:val="0029257E"/>
    <w:rsid w:val="00292621"/>
    <w:rsid w:val="0029303E"/>
    <w:rsid w:val="00293850"/>
    <w:rsid w:val="00294BC6"/>
    <w:rsid w:val="002957AC"/>
    <w:rsid w:val="00295B1E"/>
    <w:rsid w:val="002A191F"/>
    <w:rsid w:val="002A3774"/>
    <w:rsid w:val="002A3BC3"/>
    <w:rsid w:val="002A3F55"/>
    <w:rsid w:val="002A5122"/>
    <w:rsid w:val="002A6097"/>
    <w:rsid w:val="002A61BD"/>
    <w:rsid w:val="002B0254"/>
    <w:rsid w:val="002B0F29"/>
    <w:rsid w:val="002B0FE4"/>
    <w:rsid w:val="002B1EB7"/>
    <w:rsid w:val="002B26A8"/>
    <w:rsid w:val="002B27A9"/>
    <w:rsid w:val="002B2B63"/>
    <w:rsid w:val="002B3A93"/>
    <w:rsid w:val="002B41A0"/>
    <w:rsid w:val="002B5B37"/>
    <w:rsid w:val="002B5D32"/>
    <w:rsid w:val="002B6113"/>
    <w:rsid w:val="002B769A"/>
    <w:rsid w:val="002C10AB"/>
    <w:rsid w:val="002C157E"/>
    <w:rsid w:val="002C25BE"/>
    <w:rsid w:val="002C306E"/>
    <w:rsid w:val="002C32B5"/>
    <w:rsid w:val="002C36C3"/>
    <w:rsid w:val="002C3D92"/>
    <w:rsid w:val="002C42AF"/>
    <w:rsid w:val="002C5339"/>
    <w:rsid w:val="002C6041"/>
    <w:rsid w:val="002C7083"/>
    <w:rsid w:val="002C792A"/>
    <w:rsid w:val="002D0AA0"/>
    <w:rsid w:val="002D0E59"/>
    <w:rsid w:val="002D1639"/>
    <w:rsid w:val="002D23FA"/>
    <w:rsid w:val="002D3EF8"/>
    <w:rsid w:val="002D4159"/>
    <w:rsid w:val="002D47F0"/>
    <w:rsid w:val="002D4ED0"/>
    <w:rsid w:val="002D59EE"/>
    <w:rsid w:val="002D63C6"/>
    <w:rsid w:val="002D6ECC"/>
    <w:rsid w:val="002D741E"/>
    <w:rsid w:val="002E00B0"/>
    <w:rsid w:val="002E149F"/>
    <w:rsid w:val="002E3A2B"/>
    <w:rsid w:val="002E431C"/>
    <w:rsid w:val="002E5604"/>
    <w:rsid w:val="002E5BEB"/>
    <w:rsid w:val="002E5CA5"/>
    <w:rsid w:val="002F06D6"/>
    <w:rsid w:val="002F2C3D"/>
    <w:rsid w:val="002F337D"/>
    <w:rsid w:val="002F3402"/>
    <w:rsid w:val="002F36EE"/>
    <w:rsid w:val="002F4594"/>
    <w:rsid w:val="002F4993"/>
    <w:rsid w:val="002F4B49"/>
    <w:rsid w:val="002F5FED"/>
    <w:rsid w:val="002F6082"/>
    <w:rsid w:val="002F7956"/>
    <w:rsid w:val="0030257E"/>
    <w:rsid w:val="00303602"/>
    <w:rsid w:val="0030390B"/>
    <w:rsid w:val="00303CED"/>
    <w:rsid w:val="00303DED"/>
    <w:rsid w:val="003042E1"/>
    <w:rsid w:val="00304338"/>
    <w:rsid w:val="00304E0B"/>
    <w:rsid w:val="0030532B"/>
    <w:rsid w:val="00306267"/>
    <w:rsid w:val="00306AC7"/>
    <w:rsid w:val="00307875"/>
    <w:rsid w:val="00307E13"/>
    <w:rsid w:val="00307F77"/>
    <w:rsid w:val="003100B0"/>
    <w:rsid w:val="0031099D"/>
    <w:rsid w:val="00315319"/>
    <w:rsid w:val="003158AE"/>
    <w:rsid w:val="00316463"/>
    <w:rsid w:val="00316CF9"/>
    <w:rsid w:val="00317D32"/>
    <w:rsid w:val="0032022E"/>
    <w:rsid w:val="003231BB"/>
    <w:rsid w:val="003234F6"/>
    <w:rsid w:val="00323ABF"/>
    <w:rsid w:val="003242D9"/>
    <w:rsid w:val="00324417"/>
    <w:rsid w:val="00325F7D"/>
    <w:rsid w:val="00326025"/>
    <w:rsid w:val="0032749E"/>
    <w:rsid w:val="00331E8C"/>
    <w:rsid w:val="00332BC2"/>
    <w:rsid w:val="003338E3"/>
    <w:rsid w:val="00333F7F"/>
    <w:rsid w:val="003350D6"/>
    <w:rsid w:val="00335E2D"/>
    <w:rsid w:val="003369BE"/>
    <w:rsid w:val="00340102"/>
    <w:rsid w:val="00340FB1"/>
    <w:rsid w:val="003438EF"/>
    <w:rsid w:val="00343A5F"/>
    <w:rsid w:val="00344F8A"/>
    <w:rsid w:val="00346433"/>
    <w:rsid w:val="0034662F"/>
    <w:rsid w:val="003478D5"/>
    <w:rsid w:val="00352061"/>
    <w:rsid w:val="00352C62"/>
    <w:rsid w:val="00353058"/>
    <w:rsid w:val="003531A6"/>
    <w:rsid w:val="003531C5"/>
    <w:rsid w:val="00353D77"/>
    <w:rsid w:val="0035610E"/>
    <w:rsid w:val="0035768A"/>
    <w:rsid w:val="00357D1D"/>
    <w:rsid w:val="00360BB6"/>
    <w:rsid w:val="00360E7D"/>
    <w:rsid w:val="00361986"/>
    <w:rsid w:val="00361CC6"/>
    <w:rsid w:val="003620B8"/>
    <w:rsid w:val="003625DA"/>
    <w:rsid w:val="00362BF1"/>
    <w:rsid w:val="00362C3B"/>
    <w:rsid w:val="0036529A"/>
    <w:rsid w:val="00365E19"/>
    <w:rsid w:val="003673F5"/>
    <w:rsid w:val="00370814"/>
    <w:rsid w:val="00370ACD"/>
    <w:rsid w:val="00370E86"/>
    <w:rsid w:val="003715E9"/>
    <w:rsid w:val="0037182E"/>
    <w:rsid w:val="00372628"/>
    <w:rsid w:val="00372D9B"/>
    <w:rsid w:val="003733CC"/>
    <w:rsid w:val="003734D5"/>
    <w:rsid w:val="003757D5"/>
    <w:rsid w:val="00375FCC"/>
    <w:rsid w:val="00377B09"/>
    <w:rsid w:val="0038091A"/>
    <w:rsid w:val="00380BF7"/>
    <w:rsid w:val="00380F99"/>
    <w:rsid w:val="00381DD9"/>
    <w:rsid w:val="00381DE8"/>
    <w:rsid w:val="0038201E"/>
    <w:rsid w:val="0038295A"/>
    <w:rsid w:val="00382999"/>
    <w:rsid w:val="00382A7B"/>
    <w:rsid w:val="00382E23"/>
    <w:rsid w:val="00383E5B"/>
    <w:rsid w:val="00384D4A"/>
    <w:rsid w:val="00385589"/>
    <w:rsid w:val="00385963"/>
    <w:rsid w:val="003862EF"/>
    <w:rsid w:val="00390F7E"/>
    <w:rsid w:val="0039145B"/>
    <w:rsid w:val="00391A11"/>
    <w:rsid w:val="00392F3C"/>
    <w:rsid w:val="003950C9"/>
    <w:rsid w:val="00395DDF"/>
    <w:rsid w:val="003965B3"/>
    <w:rsid w:val="00396F85"/>
    <w:rsid w:val="003A01ED"/>
    <w:rsid w:val="003A03D6"/>
    <w:rsid w:val="003A03E2"/>
    <w:rsid w:val="003A0E9B"/>
    <w:rsid w:val="003A193D"/>
    <w:rsid w:val="003A23A6"/>
    <w:rsid w:val="003A37E7"/>
    <w:rsid w:val="003A6443"/>
    <w:rsid w:val="003A6854"/>
    <w:rsid w:val="003A689F"/>
    <w:rsid w:val="003A703B"/>
    <w:rsid w:val="003A703F"/>
    <w:rsid w:val="003B0181"/>
    <w:rsid w:val="003B03A2"/>
    <w:rsid w:val="003B2268"/>
    <w:rsid w:val="003B2298"/>
    <w:rsid w:val="003B2AE2"/>
    <w:rsid w:val="003B5396"/>
    <w:rsid w:val="003B5635"/>
    <w:rsid w:val="003B58B9"/>
    <w:rsid w:val="003B5B88"/>
    <w:rsid w:val="003B67C3"/>
    <w:rsid w:val="003B744A"/>
    <w:rsid w:val="003C10A9"/>
    <w:rsid w:val="003C26DE"/>
    <w:rsid w:val="003C2F87"/>
    <w:rsid w:val="003C362B"/>
    <w:rsid w:val="003C62CC"/>
    <w:rsid w:val="003D0081"/>
    <w:rsid w:val="003D08E6"/>
    <w:rsid w:val="003D13DE"/>
    <w:rsid w:val="003D16B2"/>
    <w:rsid w:val="003D2971"/>
    <w:rsid w:val="003D3B97"/>
    <w:rsid w:val="003D5FAF"/>
    <w:rsid w:val="003D681A"/>
    <w:rsid w:val="003D756F"/>
    <w:rsid w:val="003D763E"/>
    <w:rsid w:val="003E05EE"/>
    <w:rsid w:val="003E0927"/>
    <w:rsid w:val="003E125E"/>
    <w:rsid w:val="003E1946"/>
    <w:rsid w:val="003E1E97"/>
    <w:rsid w:val="003E39B0"/>
    <w:rsid w:val="003E4D87"/>
    <w:rsid w:val="003E5B43"/>
    <w:rsid w:val="003E65F7"/>
    <w:rsid w:val="003E6BD7"/>
    <w:rsid w:val="003E6F24"/>
    <w:rsid w:val="003E7392"/>
    <w:rsid w:val="003E7ABE"/>
    <w:rsid w:val="003F10BB"/>
    <w:rsid w:val="003F22DF"/>
    <w:rsid w:val="003F4051"/>
    <w:rsid w:val="003F4170"/>
    <w:rsid w:val="003F5402"/>
    <w:rsid w:val="003F56DE"/>
    <w:rsid w:val="003F5CA7"/>
    <w:rsid w:val="003F72BA"/>
    <w:rsid w:val="003F7390"/>
    <w:rsid w:val="004005AF"/>
    <w:rsid w:val="0040062D"/>
    <w:rsid w:val="00400B56"/>
    <w:rsid w:val="00401532"/>
    <w:rsid w:val="0040208E"/>
    <w:rsid w:val="00402C5B"/>
    <w:rsid w:val="004033CA"/>
    <w:rsid w:val="004039DA"/>
    <w:rsid w:val="00403E08"/>
    <w:rsid w:val="004042CF"/>
    <w:rsid w:val="004053B2"/>
    <w:rsid w:val="00406001"/>
    <w:rsid w:val="004061FF"/>
    <w:rsid w:val="00407071"/>
    <w:rsid w:val="004075A7"/>
    <w:rsid w:val="00410134"/>
    <w:rsid w:val="0041290D"/>
    <w:rsid w:val="00413482"/>
    <w:rsid w:val="00415396"/>
    <w:rsid w:val="004155A1"/>
    <w:rsid w:val="00415DE5"/>
    <w:rsid w:val="00415F01"/>
    <w:rsid w:val="00417153"/>
    <w:rsid w:val="00417443"/>
    <w:rsid w:val="00417C15"/>
    <w:rsid w:val="004214BF"/>
    <w:rsid w:val="0042156D"/>
    <w:rsid w:val="00421591"/>
    <w:rsid w:val="00422729"/>
    <w:rsid w:val="00422848"/>
    <w:rsid w:val="004232A9"/>
    <w:rsid w:val="00423671"/>
    <w:rsid w:val="00423A8E"/>
    <w:rsid w:val="00424C14"/>
    <w:rsid w:val="00427052"/>
    <w:rsid w:val="004271E8"/>
    <w:rsid w:val="00427352"/>
    <w:rsid w:val="00427BBE"/>
    <w:rsid w:val="00430004"/>
    <w:rsid w:val="00431210"/>
    <w:rsid w:val="0043306F"/>
    <w:rsid w:val="0043394D"/>
    <w:rsid w:val="00434BE9"/>
    <w:rsid w:val="00435B8F"/>
    <w:rsid w:val="00435CCC"/>
    <w:rsid w:val="0043607D"/>
    <w:rsid w:val="004371CF"/>
    <w:rsid w:val="0043728F"/>
    <w:rsid w:val="00437946"/>
    <w:rsid w:val="00437B95"/>
    <w:rsid w:val="004403F1"/>
    <w:rsid w:val="00440BD3"/>
    <w:rsid w:val="004415A6"/>
    <w:rsid w:val="00442670"/>
    <w:rsid w:val="00442CB2"/>
    <w:rsid w:val="0044319C"/>
    <w:rsid w:val="00443769"/>
    <w:rsid w:val="004449DE"/>
    <w:rsid w:val="00444DFD"/>
    <w:rsid w:val="00444EA7"/>
    <w:rsid w:val="004457C8"/>
    <w:rsid w:val="00446A64"/>
    <w:rsid w:val="00446ED7"/>
    <w:rsid w:val="00450901"/>
    <w:rsid w:val="00450B1E"/>
    <w:rsid w:val="004517F2"/>
    <w:rsid w:val="0045374B"/>
    <w:rsid w:val="004545BC"/>
    <w:rsid w:val="00455C71"/>
    <w:rsid w:val="00457347"/>
    <w:rsid w:val="00460932"/>
    <w:rsid w:val="004610AD"/>
    <w:rsid w:val="0046299B"/>
    <w:rsid w:val="00463AD2"/>
    <w:rsid w:val="0046445A"/>
    <w:rsid w:val="00464F2F"/>
    <w:rsid w:val="00467FF1"/>
    <w:rsid w:val="0047040A"/>
    <w:rsid w:val="004712E3"/>
    <w:rsid w:val="00471333"/>
    <w:rsid w:val="00472FE7"/>
    <w:rsid w:val="00473226"/>
    <w:rsid w:val="0047431B"/>
    <w:rsid w:val="00474BE3"/>
    <w:rsid w:val="00476D50"/>
    <w:rsid w:val="00476F90"/>
    <w:rsid w:val="00480370"/>
    <w:rsid w:val="0048143D"/>
    <w:rsid w:val="004820F7"/>
    <w:rsid w:val="00482FDF"/>
    <w:rsid w:val="004834C3"/>
    <w:rsid w:val="00483570"/>
    <w:rsid w:val="004836C4"/>
    <w:rsid w:val="00484578"/>
    <w:rsid w:val="00484FA1"/>
    <w:rsid w:val="00486D3C"/>
    <w:rsid w:val="0048744B"/>
    <w:rsid w:val="0048772C"/>
    <w:rsid w:val="00487744"/>
    <w:rsid w:val="00487BFD"/>
    <w:rsid w:val="00487F5D"/>
    <w:rsid w:val="00490AFB"/>
    <w:rsid w:val="00491227"/>
    <w:rsid w:val="00492C52"/>
    <w:rsid w:val="00492E32"/>
    <w:rsid w:val="00492FD9"/>
    <w:rsid w:val="00493486"/>
    <w:rsid w:val="00493F9A"/>
    <w:rsid w:val="00494B23"/>
    <w:rsid w:val="00494F7E"/>
    <w:rsid w:val="00495CA4"/>
    <w:rsid w:val="00495D42"/>
    <w:rsid w:val="00496DBC"/>
    <w:rsid w:val="0049777D"/>
    <w:rsid w:val="004A003E"/>
    <w:rsid w:val="004A0864"/>
    <w:rsid w:val="004A0C52"/>
    <w:rsid w:val="004A0F33"/>
    <w:rsid w:val="004A2620"/>
    <w:rsid w:val="004A2C33"/>
    <w:rsid w:val="004A31DD"/>
    <w:rsid w:val="004A35B4"/>
    <w:rsid w:val="004A4155"/>
    <w:rsid w:val="004A4AAD"/>
    <w:rsid w:val="004A7154"/>
    <w:rsid w:val="004A781E"/>
    <w:rsid w:val="004B08AE"/>
    <w:rsid w:val="004B3349"/>
    <w:rsid w:val="004B4DD7"/>
    <w:rsid w:val="004B51E0"/>
    <w:rsid w:val="004B55C7"/>
    <w:rsid w:val="004B591E"/>
    <w:rsid w:val="004B68E0"/>
    <w:rsid w:val="004B7397"/>
    <w:rsid w:val="004B7DC4"/>
    <w:rsid w:val="004B7EB9"/>
    <w:rsid w:val="004C18E9"/>
    <w:rsid w:val="004C1A44"/>
    <w:rsid w:val="004C1B44"/>
    <w:rsid w:val="004C25D7"/>
    <w:rsid w:val="004C3620"/>
    <w:rsid w:val="004C3B4D"/>
    <w:rsid w:val="004C3BA3"/>
    <w:rsid w:val="004C3C98"/>
    <w:rsid w:val="004C3CAD"/>
    <w:rsid w:val="004C3CED"/>
    <w:rsid w:val="004C3D68"/>
    <w:rsid w:val="004C47E3"/>
    <w:rsid w:val="004C486C"/>
    <w:rsid w:val="004C5087"/>
    <w:rsid w:val="004C52B8"/>
    <w:rsid w:val="004C52E5"/>
    <w:rsid w:val="004C5A8F"/>
    <w:rsid w:val="004C6333"/>
    <w:rsid w:val="004C69FE"/>
    <w:rsid w:val="004C6C61"/>
    <w:rsid w:val="004C6F5F"/>
    <w:rsid w:val="004D05D5"/>
    <w:rsid w:val="004D165B"/>
    <w:rsid w:val="004D1686"/>
    <w:rsid w:val="004D1D7D"/>
    <w:rsid w:val="004D2791"/>
    <w:rsid w:val="004D3175"/>
    <w:rsid w:val="004D3AB6"/>
    <w:rsid w:val="004D3C4D"/>
    <w:rsid w:val="004D4032"/>
    <w:rsid w:val="004D44FB"/>
    <w:rsid w:val="004D4E60"/>
    <w:rsid w:val="004D6486"/>
    <w:rsid w:val="004D7E75"/>
    <w:rsid w:val="004E24F9"/>
    <w:rsid w:val="004E4531"/>
    <w:rsid w:val="004E5B31"/>
    <w:rsid w:val="004E6438"/>
    <w:rsid w:val="004E667E"/>
    <w:rsid w:val="004E7504"/>
    <w:rsid w:val="004F2A99"/>
    <w:rsid w:val="004F2FE4"/>
    <w:rsid w:val="004F4015"/>
    <w:rsid w:val="004F4379"/>
    <w:rsid w:val="004F5227"/>
    <w:rsid w:val="004F5ED0"/>
    <w:rsid w:val="004F6578"/>
    <w:rsid w:val="004F7753"/>
    <w:rsid w:val="00500D1D"/>
    <w:rsid w:val="00501598"/>
    <w:rsid w:val="005031CB"/>
    <w:rsid w:val="0050342A"/>
    <w:rsid w:val="005034FC"/>
    <w:rsid w:val="00503FB6"/>
    <w:rsid w:val="00504109"/>
    <w:rsid w:val="00504658"/>
    <w:rsid w:val="00504ADC"/>
    <w:rsid w:val="00504BC8"/>
    <w:rsid w:val="00504DB3"/>
    <w:rsid w:val="0050521C"/>
    <w:rsid w:val="00505586"/>
    <w:rsid w:val="00506DE0"/>
    <w:rsid w:val="005104AB"/>
    <w:rsid w:val="005119FD"/>
    <w:rsid w:val="00511EC3"/>
    <w:rsid w:val="0051265E"/>
    <w:rsid w:val="005126C8"/>
    <w:rsid w:val="00512BA4"/>
    <w:rsid w:val="00512DE7"/>
    <w:rsid w:val="00514567"/>
    <w:rsid w:val="00515AD9"/>
    <w:rsid w:val="00515F2A"/>
    <w:rsid w:val="00516BC9"/>
    <w:rsid w:val="0051722D"/>
    <w:rsid w:val="00517763"/>
    <w:rsid w:val="00521767"/>
    <w:rsid w:val="00521F39"/>
    <w:rsid w:val="00524ECF"/>
    <w:rsid w:val="00530313"/>
    <w:rsid w:val="00530646"/>
    <w:rsid w:val="00530E47"/>
    <w:rsid w:val="005310F6"/>
    <w:rsid w:val="005311FA"/>
    <w:rsid w:val="00531F31"/>
    <w:rsid w:val="00533AFC"/>
    <w:rsid w:val="00534A6B"/>
    <w:rsid w:val="00534ADA"/>
    <w:rsid w:val="005350B8"/>
    <w:rsid w:val="00535BDA"/>
    <w:rsid w:val="005368DA"/>
    <w:rsid w:val="005369C0"/>
    <w:rsid w:val="005369F8"/>
    <w:rsid w:val="00536CDB"/>
    <w:rsid w:val="00537381"/>
    <w:rsid w:val="005409F3"/>
    <w:rsid w:val="005411CA"/>
    <w:rsid w:val="00541764"/>
    <w:rsid w:val="00542124"/>
    <w:rsid w:val="005428DA"/>
    <w:rsid w:val="00542F68"/>
    <w:rsid w:val="005434C7"/>
    <w:rsid w:val="00543BB1"/>
    <w:rsid w:val="00544890"/>
    <w:rsid w:val="00544AF7"/>
    <w:rsid w:val="005472A8"/>
    <w:rsid w:val="0054765F"/>
    <w:rsid w:val="00550BF8"/>
    <w:rsid w:val="00551722"/>
    <w:rsid w:val="00551EE2"/>
    <w:rsid w:val="00553464"/>
    <w:rsid w:val="0055458B"/>
    <w:rsid w:val="005548EE"/>
    <w:rsid w:val="00554B2E"/>
    <w:rsid w:val="00556447"/>
    <w:rsid w:val="00556E4A"/>
    <w:rsid w:val="00556F5E"/>
    <w:rsid w:val="0056042B"/>
    <w:rsid w:val="00560723"/>
    <w:rsid w:val="00561B1E"/>
    <w:rsid w:val="00562235"/>
    <w:rsid w:val="00563250"/>
    <w:rsid w:val="00563ED4"/>
    <w:rsid w:val="00564787"/>
    <w:rsid w:val="00565E29"/>
    <w:rsid w:val="00567451"/>
    <w:rsid w:val="0056778A"/>
    <w:rsid w:val="00567916"/>
    <w:rsid w:val="00567D92"/>
    <w:rsid w:val="00570098"/>
    <w:rsid w:val="0057011C"/>
    <w:rsid w:val="00570574"/>
    <w:rsid w:val="00570CF9"/>
    <w:rsid w:val="00570E12"/>
    <w:rsid w:val="00570EA1"/>
    <w:rsid w:val="005753A5"/>
    <w:rsid w:val="00575719"/>
    <w:rsid w:val="0057582D"/>
    <w:rsid w:val="005764A0"/>
    <w:rsid w:val="005767B9"/>
    <w:rsid w:val="005772B8"/>
    <w:rsid w:val="00580855"/>
    <w:rsid w:val="00580C81"/>
    <w:rsid w:val="00580D9B"/>
    <w:rsid w:val="00581835"/>
    <w:rsid w:val="005836C2"/>
    <w:rsid w:val="00584550"/>
    <w:rsid w:val="0058474B"/>
    <w:rsid w:val="005857AA"/>
    <w:rsid w:val="00587783"/>
    <w:rsid w:val="0059116A"/>
    <w:rsid w:val="005915FF"/>
    <w:rsid w:val="005925FC"/>
    <w:rsid w:val="00592F7D"/>
    <w:rsid w:val="005943A9"/>
    <w:rsid w:val="005958F7"/>
    <w:rsid w:val="005959B2"/>
    <w:rsid w:val="00595F2C"/>
    <w:rsid w:val="00595F9E"/>
    <w:rsid w:val="00596E91"/>
    <w:rsid w:val="0059719D"/>
    <w:rsid w:val="00597633"/>
    <w:rsid w:val="00597E23"/>
    <w:rsid w:val="005A02D2"/>
    <w:rsid w:val="005A097B"/>
    <w:rsid w:val="005A0C33"/>
    <w:rsid w:val="005A2B41"/>
    <w:rsid w:val="005A3C9C"/>
    <w:rsid w:val="005A5E9B"/>
    <w:rsid w:val="005A5F06"/>
    <w:rsid w:val="005A6953"/>
    <w:rsid w:val="005A6A14"/>
    <w:rsid w:val="005A7029"/>
    <w:rsid w:val="005A7748"/>
    <w:rsid w:val="005A7ACE"/>
    <w:rsid w:val="005B0CA4"/>
    <w:rsid w:val="005B1777"/>
    <w:rsid w:val="005B2C27"/>
    <w:rsid w:val="005B443B"/>
    <w:rsid w:val="005B4C31"/>
    <w:rsid w:val="005B4D80"/>
    <w:rsid w:val="005B6144"/>
    <w:rsid w:val="005B6F0C"/>
    <w:rsid w:val="005B7347"/>
    <w:rsid w:val="005B75C4"/>
    <w:rsid w:val="005B77AE"/>
    <w:rsid w:val="005C1445"/>
    <w:rsid w:val="005C287C"/>
    <w:rsid w:val="005C36D4"/>
    <w:rsid w:val="005C3F8D"/>
    <w:rsid w:val="005C4243"/>
    <w:rsid w:val="005C49FD"/>
    <w:rsid w:val="005C50EE"/>
    <w:rsid w:val="005C6C46"/>
    <w:rsid w:val="005C74FE"/>
    <w:rsid w:val="005C79E1"/>
    <w:rsid w:val="005D2A97"/>
    <w:rsid w:val="005D3340"/>
    <w:rsid w:val="005D5DE9"/>
    <w:rsid w:val="005D7F28"/>
    <w:rsid w:val="005E508B"/>
    <w:rsid w:val="005E6747"/>
    <w:rsid w:val="005E74DA"/>
    <w:rsid w:val="005E788B"/>
    <w:rsid w:val="005F1042"/>
    <w:rsid w:val="005F1060"/>
    <w:rsid w:val="005F24FC"/>
    <w:rsid w:val="005F2A94"/>
    <w:rsid w:val="005F2D52"/>
    <w:rsid w:val="005F3F2B"/>
    <w:rsid w:val="005F431F"/>
    <w:rsid w:val="005F487E"/>
    <w:rsid w:val="005F5BBF"/>
    <w:rsid w:val="005F7057"/>
    <w:rsid w:val="005F7633"/>
    <w:rsid w:val="0060012D"/>
    <w:rsid w:val="006002FB"/>
    <w:rsid w:val="0060036B"/>
    <w:rsid w:val="006004E6"/>
    <w:rsid w:val="00600520"/>
    <w:rsid w:val="00600B68"/>
    <w:rsid w:val="00600D29"/>
    <w:rsid w:val="0060151B"/>
    <w:rsid w:val="00602637"/>
    <w:rsid w:val="00602727"/>
    <w:rsid w:val="00602814"/>
    <w:rsid w:val="006046C4"/>
    <w:rsid w:val="00605987"/>
    <w:rsid w:val="006062DF"/>
    <w:rsid w:val="00606616"/>
    <w:rsid w:val="00607152"/>
    <w:rsid w:val="00610CB6"/>
    <w:rsid w:val="00611447"/>
    <w:rsid w:val="006146DC"/>
    <w:rsid w:val="0061484A"/>
    <w:rsid w:val="006168E4"/>
    <w:rsid w:val="00620E13"/>
    <w:rsid w:val="00620F75"/>
    <w:rsid w:val="00621E3D"/>
    <w:rsid w:val="00622059"/>
    <w:rsid w:val="00623629"/>
    <w:rsid w:val="00623DCB"/>
    <w:rsid w:val="006242E6"/>
    <w:rsid w:val="00624A56"/>
    <w:rsid w:val="00624AF6"/>
    <w:rsid w:val="00624D71"/>
    <w:rsid w:val="006263B0"/>
    <w:rsid w:val="00626AB8"/>
    <w:rsid w:val="00627DD8"/>
    <w:rsid w:val="006309EE"/>
    <w:rsid w:val="00632185"/>
    <w:rsid w:val="006324E7"/>
    <w:rsid w:val="00632665"/>
    <w:rsid w:val="00634282"/>
    <w:rsid w:val="00634D47"/>
    <w:rsid w:val="0063514F"/>
    <w:rsid w:val="00635D3E"/>
    <w:rsid w:val="00635ED6"/>
    <w:rsid w:val="00636165"/>
    <w:rsid w:val="00636927"/>
    <w:rsid w:val="00636F11"/>
    <w:rsid w:val="0063770A"/>
    <w:rsid w:val="00637A54"/>
    <w:rsid w:val="00641952"/>
    <w:rsid w:val="006420C2"/>
    <w:rsid w:val="00642C88"/>
    <w:rsid w:val="00643427"/>
    <w:rsid w:val="0064356F"/>
    <w:rsid w:val="00643C99"/>
    <w:rsid w:val="006440A1"/>
    <w:rsid w:val="00644DA0"/>
    <w:rsid w:val="006451D8"/>
    <w:rsid w:val="006454AB"/>
    <w:rsid w:val="006456D7"/>
    <w:rsid w:val="0064575B"/>
    <w:rsid w:val="00645E9A"/>
    <w:rsid w:val="006465C2"/>
    <w:rsid w:val="00646EE8"/>
    <w:rsid w:val="00647D1A"/>
    <w:rsid w:val="00650216"/>
    <w:rsid w:val="00650388"/>
    <w:rsid w:val="00650909"/>
    <w:rsid w:val="006509DE"/>
    <w:rsid w:val="00650F7D"/>
    <w:rsid w:val="00651975"/>
    <w:rsid w:val="0065279D"/>
    <w:rsid w:val="006553D8"/>
    <w:rsid w:val="0065614A"/>
    <w:rsid w:val="00657819"/>
    <w:rsid w:val="00662E42"/>
    <w:rsid w:val="0066340B"/>
    <w:rsid w:val="00664969"/>
    <w:rsid w:val="00665AE0"/>
    <w:rsid w:val="00665F74"/>
    <w:rsid w:val="00666435"/>
    <w:rsid w:val="006664BA"/>
    <w:rsid w:val="006670B8"/>
    <w:rsid w:val="00671E53"/>
    <w:rsid w:val="00673D7F"/>
    <w:rsid w:val="0067491F"/>
    <w:rsid w:val="0067534C"/>
    <w:rsid w:val="00675FA0"/>
    <w:rsid w:val="00676D96"/>
    <w:rsid w:val="00676E03"/>
    <w:rsid w:val="00677256"/>
    <w:rsid w:val="00677CB9"/>
    <w:rsid w:val="00677DB2"/>
    <w:rsid w:val="00680010"/>
    <w:rsid w:val="0068044D"/>
    <w:rsid w:val="00680D4E"/>
    <w:rsid w:val="00682DD9"/>
    <w:rsid w:val="00682E66"/>
    <w:rsid w:val="00682EB0"/>
    <w:rsid w:val="00683264"/>
    <w:rsid w:val="00684286"/>
    <w:rsid w:val="00684B58"/>
    <w:rsid w:val="00686E97"/>
    <w:rsid w:val="00690536"/>
    <w:rsid w:val="006911A0"/>
    <w:rsid w:val="00691941"/>
    <w:rsid w:val="00691993"/>
    <w:rsid w:val="006931FE"/>
    <w:rsid w:val="00693DB1"/>
    <w:rsid w:val="00693ED3"/>
    <w:rsid w:val="00694625"/>
    <w:rsid w:val="006946B2"/>
    <w:rsid w:val="00694CDB"/>
    <w:rsid w:val="00694F33"/>
    <w:rsid w:val="0069507D"/>
    <w:rsid w:val="0069618B"/>
    <w:rsid w:val="00697BAB"/>
    <w:rsid w:val="00697D8C"/>
    <w:rsid w:val="00697DD6"/>
    <w:rsid w:val="006A02B9"/>
    <w:rsid w:val="006A06B6"/>
    <w:rsid w:val="006A18D4"/>
    <w:rsid w:val="006A31FA"/>
    <w:rsid w:val="006A3C28"/>
    <w:rsid w:val="006A418E"/>
    <w:rsid w:val="006A4634"/>
    <w:rsid w:val="006A47E4"/>
    <w:rsid w:val="006A4A2A"/>
    <w:rsid w:val="006A4B0C"/>
    <w:rsid w:val="006A52B9"/>
    <w:rsid w:val="006A7A34"/>
    <w:rsid w:val="006B0F44"/>
    <w:rsid w:val="006B125D"/>
    <w:rsid w:val="006B1AA7"/>
    <w:rsid w:val="006B1C33"/>
    <w:rsid w:val="006B31B5"/>
    <w:rsid w:val="006B3504"/>
    <w:rsid w:val="006B5009"/>
    <w:rsid w:val="006B565B"/>
    <w:rsid w:val="006B5763"/>
    <w:rsid w:val="006B5D50"/>
    <w:rsid w:val="006B6A83"/>
    <w:rsid w:val="006B6AEF"/>
    <w:rsid w:val="006C085E"/>
    <w:rsid w:val="006C0916"/>
    <w:rsid w:val="006C0C7B"/>
    <w:rsid w:val="006C0CE4"/>
    <w:rsid w:val="006C11A4"/>
    <w:rsid w:val="006C21C0"/>
    <w:rsid w:val="006C2C9B"/>
    <w:rsid w:val="006C333C"/>
    <w:rsid w:val="006C4B21"/>
    <w:rsid w:val="006C5B21"/>
    <w:rsid w:val="006C6B0F"/>
    <w:rsid w:val="006D0C82"/>
    <w:rsid w:val="006D0CD0"/>
    <w:rsid w:val="006D139C"/>
    <w:rsid w:val="006D28F7"/>
    <w:rsid w:val="006D34BB"/>
    <w:rsid w:val="006D34BE"/>
    <w:rsid w:val="006D3836"/>
    <w:rsid w:val="006D4361"/>
    <w:rsid w:val="006D4A8F"/>
    <w:rsid w:val="006D505C"/>
    <w:rsid w:val="006D5EC3"/>
    <w:rsid w:val="006D6E62"/>
    <w:rsid w:val="006D73F7"/>
    <w:rsid w:val="006E0147"/>
    <w:rsid w:val="006E1007"/>
    <w:rsid w:val="006E1842"/>
    <w:rsid w:val="006E18BA"/>
    <w:rsid w:val="006E1ADC"/>
    <w:rsid w:val="006E2064"/>
    <w:rsid w:val="006E2375"/>
    <w:rsid w:val="006E2AE6"/>
    <w:rsid w:val="006E3BA8"/>
    <w:rsid w:val="006E4354"/>
    <w:rsid w:val="006E50EA"/>
    <w:rsid w:val="006E641B"/>
    <w:rsid w:val="006E6ADD"/>
    <w:rsid w:val="006F1472"/>
    <w:rsid w:val="006F24B1"/>
    <w:rsid w:val="006F259E"/>
    <w:rsid w:val="006F260C"/>
    <w:rsid w:val="006F3039"/>
    <w:rsid w:val="006F3258"/>
    <w:rsid w:val="006F3AF8"/>
    <w:rsid w:val="006F3EAF"/>
    <w:rsid w:val="006F41BE"/>
    <w:rsid w:val="006F4955"/>
    <w:rsid w:val="006F4B78"/>
    <w:rsid w:val="006F4C63"/>
    <w:rsid w:val="006F515D"/>
    <w:rsid w:val="006F5289"/>
    <w:rsid w:val="006F55B3"/>
    <w:rsid w:val="006F6055"/>
    <w:rsid w:val="006F6A13"/>
    <w:rsid w:val="006F6AB8"/>
    <w:rsid w:val="006F6DC7"/>
    <w:rsid w:val="006F77A4"/>
    <w:rsid w:val="0070147E"/>
    <w:rsid w:val="00701567"/>
    <w:rsid w:val="00702257"/>
    <w:rsid w:val="0070334F"/>
    <w:rsid w:val="0070574C"/>
    <w:rsid w:val="007057A9"/>
    <w:rsid w:val="00705EDE"/>
    <w:rsid w:val="00706484"/>
    <w:rsid w:val="007067A3"/>
    <w:rsid w:val="007070C6"/>
    <w:rsid w:val="00707866"/>
    <w:rsid w:val="00707FD3"/>
    <w:rsid w:val="007114E8"/>
    <w:rsid w:val="00711A79"/>
    <w:rsid w:val="00712186"/>
    <w:rsid w:val="007132FC"/>
    <w:rsid w:val="007133FF"/>
    <w:rsid w:val="00713E2B"/>
    <w:rsid w:val="00713E57"/>
    <w:rsid w:val="00716054"/>
    <w:rsid w:val="00716670"/>
    <w:rsid w:val="007166EB"/>
    <w:rsid w:val="00716ABA"/>
    <w:rsid w:val="00716AC7"/>
    <w:rsid w:val="00716E23"/>
    <w:rsid w:val="00716ED5"/>
    <w:rsid w:val="00717497"/>
    <w:rsid w:val="00717918"/>
    <w:rsid w:val="0072064C"/>
    <w:rsid w:val="00720F57"/>
    <w:rsid w:val="0072102F"/>
    <w:rsid w:val="00721730"/>
    <w:rsid w:val="00721AD1"/>
    <w:rsid w:val="00721DBF"/>
    <w:rsid w:val="00721E6A"/>
    <w:rsid w:val="00722AA8"/>
    <w:rsid w:val="00723DE6"/>
    <w:rsid w:val="00724943"/>
    <w:rsid w:val="0072585A"/>
    <w:rsid w:val="00725885"/>
    <w:rsid w:val="007274B0"/>
    <w:rsid w:val="00727FC3"/>
    <w:rsid w:val="00731312"/>
    <w:rsid w:val="0073192A"/>
    <w:rsid w:val="00732E6F"/>
    <w:rsid w:val="00734221"/>
    <w:rsid w:val="00734787"/>
    <w:rsid w:val="00734A30"/>
    <w:rsid w:val="00735C49"/>
    <w:rsid w:val="007367AF"/>
    <w:rsid w:val="007407FB"/>
    <w:rsid w:val="00741567"/>
    <w:rsid w:val="00741EEB"/>
    <w:rsid w:val="00742478"/>
    <w:rsid w:val="00743467"/>
    <w:rsid w:val="00743482"/>
    <w:rsid w:val="007444FA"/>
    <w:rsid w:val="00744976"/>
    <w:rsid w:val="00746D3A"/>
    <w:rsid w:val="00747A48"/>
    <w:rsid w:val="00747D60"/>
    <w:rsid w:val="0075030B"/>
    <w:rsid w:val="00750E81"/>
    <w:rsid w:val="00751FA4"/>
    <w:rsid w:val="00753BDB"/>
    <w:rsid w:val="00753C73"/>
    <w:rsid w:val="00753F71"/>
    <w:rsid w:val="00754CC4"/>
    <w:rsid w:val="007558CA"/>
    <w:rsid w:val="0075647D"/>
    <w:rsid w:val="00756A50"/>
    <w:rsid w:val="00761CC4"/>
    <w:rsid w:val="00761F02"/>
    <w:rsid w:val="007625B6"/>
    <w:rsid w:val="00762C47"/>
    <w:rsid w:val="00762CC1"/>
    <w:rsid w:val="00763241"/>
    <w:rsid w:val="00763A46"/>
    <w:rsid w:val="00766124"/>
    <w:rsid w:val="00766BA2"/>
    <w:rsid w:val="007678D7"/>
    <w:rsid w:val="0077092A"/>
    <w:rsid w:val="00770B0F"/>
    <w:rsid w:val="00771989"/>
    <w:rsid w:val="00772B20"/>
    <w:rsid w:val="007733EA"/>
    <w:rsid w:val="00773D97"/>
    <w:rsid w:val="00774B74"/>
    <w:rsid w:val="00774D61"/>
    <w:rsid w:val="00775283"/>
    <w:rsid w:val="007755F8"/>
    <w:rsid w:val="00775797"/>
    <w:rsid w:val="00775BA8"/>
    <w:rsid w:val="00776EC4"/>
    <w:rsid w:val="00780441"/>
    <w:rsid w:val="00780E79"/>
    <w:rsid w:val="007819DA"/>
    <w:rsid w:val="00783947"/>
    <w:rsid w:val="00783B17"/>
    <w:rsid w:val="00783C11"/>
    <w:rsid w:val="00784B43"/>
    <w:rsid w:val="007852F1"/>
    <w:rsid w:val="00785BDB"/>
    <w:rsid w:val="00786043"/>
    <w:rsid w:val="00786958"/>
    <w:rsid w:val="00786A6F"/>
    <w:rsid w:val="00787DF3"/>
    <w:rsid w:val="00791021"/>
    <w:rsid w:val="00791714"/>
    <w:rsid w:val="007917AB"/>
    <w:rsid w:val="007922AB"/>
    <w:rsid w:val="00794618"/>
    <w:rsid w:val="00795558"/>
    <w:rsid w:val="007958A2"/>
    <w:rsid w:val="00796A07"/>
    <w:rsid w:val="007A16B5"/>
    <w:rsid w:val="007A17DE"/>
    <w:rsid w:val="007A2495"/>
    <w:rsid w:val="007A2B87"/>
    <w:rsid w:val="007A2DD9"/>
    <w:rsid w:val="007A2F67"/>
    <w:rsid w:val="007A44E8"/>
    <w:rsid w:val="007A5F6D"/>
    <w:rsid w:val="007A72A1"/>
    <w:rsid w:val="007A773F"/>
    <w:rsid w:val="007B0745"/>
    <w:rsid w:val="007B2704"/>
    <w:rsid w:val="007B3431"/>
    <w:rsid w:val="007B45E6"/>
    <w:rsid w:val="007B4D4D"/>
    <w:rsid w:val="007B5A34"/>
    <w:rsid w:val="007B6604"/>
    <w:rsid w:val="007B768A"/>
    <w:rsid w:val="007B7BA8"/>
    <w:rsid w:val="007C0620"/>
    <w:rsid w:val="007C0BB6"/>
    <w:rsid w:val="007C0E14"/>
    <w:rsid w:val="007C1C4F"/>
    <w:rsid w:val="007C243A"/>
    <w:rsid w:val="007C2A71"/>
    <w:rsid w:val="007C2B8A"/>
    <w:rsid w:val="007C2D91"/>
    <w:rsid w:val="007C2FBE"/>
    <w:rsid w:val="007C345F"/>
    <w:rsid w:val="007C36CC"/>
    <w:rsid w:val="007C3D82"/>
    <w:rsid w:val="007C40FE"/>
    <w:rsid w:val="007C4584"/>
    <w:rsid w:val="007C4853"/>
    <w:rsid w:val="007C49B5"/>
    <w:rsid w:val="007C7715"/>
    <w:rsid w:val="007D1189"/>
    <w:rsid w:val="007D2850"/>
    <w:rsid w:val="007D3172"/>
    <w:rsid w:val="007D34D9"/>
    <w:rsid w:val="007D3711"/>
    <w:rsid w:val="007D37F9"/>
    <w:rsid w:val="007D568E"/>
    <w:rsid w:val="007D609D"/>
    <w:rsid w:val="007D6427"/>
    <w:rsid w:val="007D76B5"/>
    <w:rsid w:val="007E13FB"/>
    <w:rsid w:val="007E1546"/>
    <w:rsid w:val="007E1826"/>
    <w:rsid w:val="007E249E"/>
    <w:rsid w:val="007E43B3"/>
    <w:rsid w:val="007E4CC6"/>
    <w:rsid w:val="007E514B"/>
    <w:rsid w:val="007E56FD"/>
    <w:rsid w:val="007E6B9F"/>
    <w:rsid w:val="007E6C26"/>
    <w:rsid w:val="007E6EE4"/>
    <w:rsid w:val="007E7F95"/>
    <w:rsid w:val="007F0263"/>
    <w:rsid w:val="007F054C"/>
    <w:rsid w:val="007F056E"/>
    <w:rsid w:val="007F0B3D"/>
    <w:rsid w:val="007F33AD"/>
    <w:rsid w:val="007F4C18"/>
    <w:rsid w:val="0080041B"/>
    <w:rsid w:val="00800AF2"/>
    <w:rsid w:val="008014B3"/>
    <w:rsid w:val="00801855"/>
    <w:rsid w:val="00801D51"/>
    <w:rsid w:val="00803491"/>
    <w:rsid w:val="0080359B"/>
    <w:rsid w:val="00804DFC"/>
    <w:rsid w:val="00806D6F"/>
    <w:rsid w:val="00806FAD"/>
    <w:rsid w:val="00810C62"/>
    <w:rsid w:val="00810F83"/>
    <w:rsid w:val="008115DD"/>
    <w:rsid w:val="008121DE"/>
    <w:rsid w:val="008123FA"/>
    <w:rsid w:val="00812B76"/>
    <w:rsid w:val="0081509C"/>
    <w:rsid w:val="00815215"/>
    <w:rsid w:val="00815720"/>
    <w:rsid w:val="00815BB9"/>
    <w:rsid w:val="0081658F"/>
    <w:rsid w:val="00816AF8"/>
    <w:rsid w:val="00816FC2"/>
    <w:rsid w:val="00817238"/>
    <w:rsid w:val="00820224"/>
    <w:rsid w:val="00821ACD"/>
    <w:rsid w:val="00823AD8"/>
    <w:rsid w:val="00824A07"/>
    <w:rsid w:val="008257A0"/>
    <w:rsid w:val="0082582D"/>
    <w:rsid w:val="0082638A"/>
    <w:rsid w:val="008279C3"/>
    <w:rsid w:val="008305A9"/>
    <w:rsid w:val="00831324"/>
    <w:rsid w:val="00834846"/>
    <w:rsid w:val="008352BB"/>
    <w:rsid w:val="00835396"/>
    <w:rsid w:val="00835618"/>
    <w:rsid w:val="00835AE4"/>
    <w:rsid w:val="00836BAC"/>
    <w:rsid w:val="00836C55"/>
    <w:rsid w:val="0083705C"/>
    <w:rsid w:val="00840345"/>
    <w:rsid w:val="0084328F"/>
    <w:rsid w:val="00845614"/>
    <w:rsid w:val="008465BC"/>
    <w:rsid w:val="008474B0"/>
    <w:rsid w:val="00850B5A"/>
    <w:rsid w:val="00852BC6"/>
    <w:rsid w:val="00853A3B"/>
    <w:rsid w:val="00853BAB"/>
    <w:rsid w:val="00854697"/>
    <w:rsid w:val="0085481F"/>
    <w:rsid w:val="00854AE0"/>
    <w:rsid w:val="00854F16"/>
    <w:rsid w:val="00855046"/>
    <w:rsid w:val="008555C9"/>
    <w:rsid w:val="008556A3"/>
    <w:rsid w:val="00855CC8"/>
    <w:rsid w:val="00855FB2"/>
    <w:rsid w:val="00856F3B"/>
    <w:rsid w:val="00857649"/>
    <w:rsid w:val="00857ECA"/>
    <w:rsid w:val="0086031A"/>
    <w:rsid w:val="0086032B"/>
    <w:rsid w:val="00861F46"/>
    <w:rsid w:val="0086454F"/>
    <w:rsid w:val="00865E30"/>
    <w:rsid w:val="0086613C"/>
    <w:rsid w:val="008664C3"/>
    <w:rsid w:val="008665B3"/>
    <w:rsid w:val="00870030"/>
    <w:rsid w:val="00870AAB"/>
    <w:rsid w:val="008715EA"/>
    <w:rsid w:val="008719FE"/>
    <w:rsid w:val="00871FDF"/>
    <w:rsid w:val="00873D4E"/>
    <w:rsid w:val="00875F52"/>
    <w:rsid w:val="00877FB7"/>
    <w:rsid w:val="00880F79"/>
    <w:rsid w:val="008810F3"/>
    <w:rsid w:val="008815DB"/>
    <w:rsid w:val="00881E32"/>
    <w:rsid w:val="00884E42"/>
    <w:rsid w:val="008856D2"/>
    <w:rsid w:val="008858C9"/>
    <w:rsid w:val="00887914"/>
    <w:rsid w:val="008879B0"/>
    <w:rsid w:val="008905E3"/>
    <w:rsid w:val="00890BBF"/>
    <w:rsid w:val="00892464"/>
    <w:rsid w:val="00893AE7"/>
    <w:rsid w:val="0089538F"/>
    <w:rsid w:val="008964DF"/>
    <w:rsid w:val="00896AB8"/>
    <w:rsid w:val="008977CC"/>
    <w:rsid w:val="00897903"/>
    <w:rsid w:val="00897B71"/>
    <w:rsid w:val="008A092C"/>
    <w:rsid w:val="008A1B8F"/>
    <w:rsid w:val="008A24AC"/>
    <w:rsid w:val="008A342F"/>
    <w:rsid w:val="008A418F"/>
    <w:rsid w:val="008A4233"/>
    <w:rsid w:val="008A440D"/>
    <w:rsid w:val="008A4892"/>
    <w:rsid w:val="008A4AD9"/>
    <w:rsid w:val="008A64CD"/>
    <w:rsid w:val="008A6D30"/>
    <w:rsid w:val="008A7D45"/>
    <w:rsid w:val="008B235A"/>
    <w:rsid w:val="008B24A2"/>
    <w:rsid w:val="008B26E8"/>
    <w:rsid w:val="008B2BF7"/>
    <w:rsid w:val="008B39C9"/>
    <w:rsid w:val="008B4528"/>
    <w:rsid w:val="008B49C7"/>
    <w:rsid w:val="008B581B"/>
    <w:rsid w:val="008B5AC3"/>
    <w:rsid w:val="008B7729"/>
    <w:rsid w:val="008C026A"/>
    <w:rsid w:val="008C04F4"/>
    <w:rsid w:val="008C262C"/>
    <w:rsid w:val="008C2967"/>
    <w:rsid w:val="008C2A6B"/>
    <w:rsid w:val="008C3199"/>
    <w:rsid w:val="008C3298"/>
    <w:rsid w:val="008C4DA1"/>
    <w:rsid w:val="008C52F2"/>
    <w:rsid w:val="008C7171"/>
    <w:rsid w:val="008C74BF"/>
    <w:rsid w:val="008C74FC"/>
    <w:rsid w:val="008C757F"/>
    <w:rsid w:val="008D07B2"/>
    <w:rsid w:val="008D0DE7"/>
    <w:rsid w:val="008D1B7A"/>
    <w:rsid w:val="008D1BE0"/>
    <w:rsid w:val="008D3584"/>
    <w:rsid w:val="008D4693"/>
    <w:rsid w:val="008D4B5D"/>
    <w:rsid w:val="008D4D88"/>
    <w:rsid w:val="008D537A"/>
    <w:rsid w:val="008D5DA6"/>
    <w:rsid w:val="008D5E74"/>
    <w:rsid w:val="008E00D8"/>
    <w:rsid w:val="008E0578"/>
    <w:rsid w:val="008E0831"/>
    <w:rsid w:val="008E214C"/>
    <w:rsid w:val="008E4840"/>
    <w:rsid w:val="008E6D3D"/>
    <w:rsid w:val="008E6D93"/>
    <w:rsid w:val="008E7A00"/>
    <w:rsid w:val="008E7CA5"/>
    <w:rsid w:val="008E7CBA"/>
    <w:rsid w:val="008E7D5C"/>
    <w:rsid w:val="008F1083"/>
    <w:rsid w:val="008F1223"/>
    <w:rsid w:val="008F15C6"/>
    <w:rsid w:val="008F1606"/>
    <w:rsid w:val="008F2A3E"/>
    <w:rsid w:val="008F3F2F"/>
    <w:rsid w:val="008F50F4"/>
    <w:rsid w:val="008F519A"/>
    <w:rsid w:val="008F6511"/>
    <w:rsid w:val="008F67CB"/>
    <w:rsid w:val="008F6858"/>
    <w:rsid w:val="008F6FC6"/>
    <w:rsid w:val="008F769D"/>
    <w:rsid w:val="0090118A"/>
    <w:rsid w:val="00901F20"/>
    <w:rsid w:val="0090338C"/>
    <w:rsid w:val="009054D7"/>
    <w:rsid w:val="00905E15"/>
    <w:rsid w:val="009062A9"/>
    <w:rsid w:val="00906AD9"/>
    <w:rsid w:val="00907503"/>
    <w:rsid w:val="00907D90"/>
    <w:rsid w:val="00910397"/>
    <w:rsid w:val="00910EEF"/>
    <w:rsid w:val="00911381"/>
    <w:rsid w:val="00912CAA"/>
    <w:rsid w:val="00913CE2"/>
    <w:rsid w:val="009141C1"/>
    <w:rsid w:val="00914412"/>
    <w:rsid w:val="00915706"/>
    <w:rsid w:val="0091718F"/>
    <w:rsid w:val="009179B5"/>
    <w:rsid w:val="00917D91"/>
    <w:rsid w:val="009200E0"/>
    <w:rsid w:val="009206B9"/>
    <w:rsid w:val="0092180D"/>
    <w:rsid w:val="009228BD"/>
    <w:rsid w:val="00922F69"/>
    <w:rsid w:val="00923914"/>
    <w:rsid w:val="009240E5"/>
    <w:rsid w:val="009247A1"/>
    <w:rsid w:val="00925969"/>
    <w:rsid w:val="00925BB9"/>
    <w:rsid w:val="00926310"/>
    <w:rsid w:val="00926F12"/>
    <w:rsid w:val="00927295"/>
    <w:rsid w:val="00927825"/>
    <w:rsid w:val="00927FE1"/>
    <w:rsid w:val="0093181F"/>
    <w:rsid w:val="00931F40"/>
    <w:rsid w:val="00931F43"/>
    <w:rsid w:val="009323C9"/>
    <w:rsid w:val="00933B3A"/>
    <w:rsid w:val="00933C9A"/>
    <w:rsid w:val="00934201"/>
    <w:rsid w:val="00934814"/>
    <w:rsid w:val="00935AD5"/>
    <w:rsid w:val="00936267"/>
    <w:rsid w:val="00936908"/>
    <w:rsid w:val="00936A3D"/>
    <w:rsid w:val="00937711"/>
    <w:rsid w:val="00937ADD"/>
    <w:rsid w:val="009407E6"/>
    <w:rsid w:val="009417C9"/>
    <w:rsid w:val="00941EF9"/>
    <w:rsid w:val="009434CE"/>
    <w:rsid w:val="009439D9"/>
    <w:rsid w:val="00943EE4"/>
    <w:rsid w:val="00944EEA"/>
    <w:rsid w:val="0094556A"/>
    <w:rsid w:val="0094559E"/>
    <w:rsid w:val="009466B9"/>
    <w:rsid w:val="00947ED4"/>
    <w:rsid w:val="00950000"/>
    <w:rsid w:val="009507C0"/>
    <w:rsid w:val="00950D8B"/>
    <w:rsid w:val="00951983"/>
    <w:rsid w:val="00952187"/>
    <w:rsid w:val="009523D7"/>
    <w:rsid w:val="009528D7"/>
    <w:rsid w:val="00952AC0"/>
    <w:rsid w:val="00953056"/>
    <w:rsid w:val="009535C9"/>
    <w:rsid w:val="009544C5"/>
    <w:rsid w:val="009548C6"/>
    <w:rsid w:val="00955AC3"/>
    <w:rsid w:val="00955F93"/>
    <w:rsid w:val="009562F2"/>
    <w:rsid w:val="00962288"/>
    <w:rsid w:val="009628CC"/>
    <w:rsid w:val="009631AE"/>
    <w:rsid w:val="00964016"/>
    <w:rsid w:val="0096416B"/>
    <w:rsid w:val="009641C6"/>
    <w:rsid w:val="0096566C"/>
    <w:rsid w:val="0096676C"/>
    <w:rsid w:val="0096774C"/>
    <w:rsid w:val="00967CE1"/>
    <w:rsid w:val="00970618"/>
    <w:rsid w:val="00970886"/>
    <w:rsid w:val="00973781"/>
    <w:rsid w:val="009759BE"/>
    <w:rsid w:val="00975E62"/>
    <w:rsid w:val="00976771"/>
    <w:rsid w:val="00976D0B"/>
    <w:rsid w:val="00976FDA"/>
    <w:rsid w:val="00977017"/>
    <w:rsid w:val="00981B4F"/>
    <w:rsid w:val="0098276C"/>
    <w:rsid w:val="0098367F"/>
    <w:rsid w:val="0098423B"/>
    <w:rsid w:val="00985D51"/>
    <w:rsid w:val="0098680F"/>
    <w:rsid w:val="00990A95"/>
    <w:rsid w:val="00990C6B"/>
    <w:rsid w:val="00990D53"/>
    <w:rsid w:val="009914C2"/>
    <w:rsid w:val="00991E54"/>
    <w:rsid w:val="00991F4A"/>
    <w:rsid w:val="00992285"/>
    <w:rsid w:val="00993A99"/>
    <w:rsid w:val="00994181"/>
    <w:rsid w:val="00994D5D"/>
    <w:rsid w:val="00995078"/>
    <w:rsid w:val="009962BF"/>
    <w:rsid w:val="00996385"/>
    <w:rsid w:val="0099716D"/>
    <w:rsid w:val="009A143B"/>
    <w:rsid w:val="009A1BB4"/>
    <w:rsid w:val="009A1EC1"/>
    <w:rsid w:val="009A216D"/>
    <w:rsid w:val="009A31D4"/>
    <w:rsid w:val="009A45BB"/>
    <w:rsid w:val="009A5E6D"/>
    <w:rsid w:val="009A610B"/>
    <w:rsid w:val="009A712E"/>
    <w:rsid w:val="009A748E"/>
    <w:rsid w:val="009A75B6"/>
    <w:rsid w:val="009B2560"/>
    <w:rsid w:val="009B3928"/>
    <w:rsid w:val="009B4A6C"/>
    <w:rsid w:val="009B5828"/>
    <w:rsid w:val="009B611F"/>
    <w:rsid w:val="009B62EE"/>
    <w:rsid w:val="009B64B0"/>
    <w:rsid w:val="009B6C88"/>
    <w:rsid w:val="009B6FFC"/>
    <w:rsid w:val="009B76F9"/>
    <w:rsid w:val="009B7BA7"/>
    <w:rsid w:val="009B7F1E"/>
    <w:rsid w:val="009C1CF5"/>
    <w:rsid w:val="009C3D6E"/>
    <w:rsid w:val="009C473E"/>
    <w:rsid w:val="009C4DF7"/>
    <w:rsid w:val="009C68B1"/>
    <w:rsid w:val="009C6EA3"/>
    <w:rsid w:val="009D408A"/>
    <w:rsid w:val="009D47F5"/>
    <w:rsid w:val="009D511D"/>
    <w:rsid w:val="009D59CE"/>
    <w:rsid w:val="009D6CE7"/>
    <w:rsid w:val="009D709E"/>
    <w:rsid w:val="009D7CEB"/>
    <w:rsid w:val="009D7D9E"/>
    <w:rsid w:val="009E2211"/>
    <w:rsid w:val="009E35A0"/>
    <w:rsid w:val="009E3643"/>
    <w:rsid w:val="009E3D8C"/>
    <w:rsid w:val="009F02D7"/>
    <w:rsid w:val="009F0C1D"/>
    <w:rsid w:val="009F1850"/>
    <w:rsid w:val="009F1ED1"/>
    <w:rsid w:val="009F40B5"/>
    <w:rsid w:val="009F4DB0"/>
    <w:rsid w:val="009F5637"/>
    <w:rsid w:val="009F605D"/>
    <w:rsid w:val="009F6D4E"/>
    <w:rsid w:val="00A001B2"/>
    <w:rsid w:val="00A005B3"/>
    <w:rsid w:val="00A02367"/>
    <w:rsid w:val="00A03992"/>
    <w:rsid w:val="00A04828"/>
    <w:rsid w:val="00A06E42"/>
    <w:rsid w:val="00A0773A"/>
    <w:rsid w:val="00A07F8C"/>
    <w:rsid w:val="00A100D1"/>
    <w:rsid w:val="00A10364"/>
    <w:rsid w:val="00A1073E"/>
    <w:rsid w:val="00A10AB9"/>
    <w:rsid w:val="00A10C04"/>
    <w:rsid w:val="00A1312D"/>
    <w:rsid w:val="00A143C0"/>
    <w:rsid w:val="00A1508C"/>
    <w:rsid w:val="00A167DA"/>
    <w:rsid w:val="00A1861E"/>
    <w:rsid w:val="00A2094E"/>
    <w:rsid w:val="00A20CBE"/>
    <w:rsid w:val="00A2102F"/>
    <w:rsid w:val="00A22BE3"/>
    <w:rsid w:val="00A230FC"/>
    <w:rsid w:val="00A236AD"/>
    <w:rsid w:val="00A24B01"/>
    <w:rsid w:val="00A25283"/>
    <w:rsid w:val="00A26DE1"/>
    <w:rsid w:val="00A3097B"/>
    <w:rsid w:val="00A32A0A"/>
    <w:rsid w:val="00A33604"/>
    <w:rsid w:val="00A33889"/>
    <w:rsid w:val="00A33E4E"/>
    <w:rsid w:val="00A33F02"/>
    <w:rsid w:val="00A34C6D"/>
    <w:rsid w:val="00A35A03"/>
    <w:rsid w:val="00A364D1"/>
    <w:rsid w:val="00A366F4"/>
    <w:rsid w:val="00A36C5D"/>
    <w:rsid w:val="00A3765A"/>
    <w:rsid w:val="00A44065"/>
    <w:rsid w:val="00A44977"/>
    <w:rsid w:val="00A44F39"/>
    <w:rsid w:val="00A51517"/>
    <w:rsid w:val="00A53529"/>
    <w:rsid w:val="00A53551"/>
    <w:rsid w:val="00A5591F"/>
    <w:rsid w:val="00A563FF"/>
    <w:rsid w:val="00A56556"/>
    <w:rsid w:val="00A5656F"/>
    <w:rsid w:val="00A5658E"/>
    <w:rsid w:val="00A56694"/>
    <w:rsid w:val="00A567B8"/>
    <w:rsid w:val="00A609D8"/>
    <w:rsid w:val="00A60C78"/>
    <w:rsid w:val="00A61E8E"/>
    <w:rsid w:val="00A61F23"/>
    <w:rsid w:val="00A635D1"/>
    <w:rsid w:val="00A63692"/>
    <w:rsid w:val="00A63955"/>
    <w:rsid w:val="00A64D69"/>
    <w:rsid w:val="00A6547D"/>
    <w:rsid w:val="00A654CF"/>
    <w:rsid w:val="00A66423"/>
    <w:rsid w:val="00A6694D"/>
    <w:rsid w:val="00A66AD4"/>
    <w:rsid w:val="00A70461"/>
    <w:rsid w:val="00A70622"/>
    <w:rsid w:val="00A7280A"/>
    <w:rsid w:val="00A72F36"/>
    <w:rsid w:val="00A73168"/>
    <w:rsid w:val="00A73330"/>
    <w:rsid w:val="00A73BAF"/>
    <w:rsid w:val="00A74647"/>
    <w:rsid w:val="00A74B06"/>
    <w:rsid w:val="00A75654"/>
    <w:rsid w:val="00A7630D"/>
    <w:rsid w:val="00A7680B"/>
    <w:rsid w:val="00A76A43"/>
    <w:rsid w:val="00A76F0E"/>
    <w:rsid w:val="00A774F4"/>
    <w:rsid w:val="00A802E7"/>
    <w:rsid w:val="00A814FC"/>
    <w:rsid w:val="00A831AC"/>
    <w:rsid w:val="00A8524C"/>
    <w:rsid w:val="00A866E0"/>
    <w:rsid w:val="00A8733C"/>
    <w:rsid w:val="00A87B3C"/>
    <w:rsid w:val="00A87CC4"/>
    <w:rsid w:val="00A87CFE"/>
    <w:rsid w:val="00A87EB6"/>
    <w:rsid w:val="00A90F1F"/>
    <w:rsid w:val="00A9127E"/>
    <w:rsid w:val="00A91763"/>
    <w:rsid w:val="00A9266D"/>
    <w:rsid w:val="00A92F29"/>
    <w:rsid w:val="00A932E9"/>
    <w:rsid w:val="00A93954"/>
    <w:rsid w:val="00A93E62"/>
    <w:rsid w:val="00A94C99"/>
    <w:rsid w:val="00A95633"/>
    <w:rsid w:val="00A95EBD"/>
    <w:rsid w:val="00A966FA"/>
    <w:rsid w:val="00A96C69"/>
    <w:rsid w:val="00A97368"/>
    <w:rsid w:val="00AA259F"/>
    <w:rsid w:val="00AA32BB"/>
    <w:rsid w:val="00AA45D5"/>
    <w:rsid w:val="00AA5C4C"/>
    <w:rsid w:val="00AA5D5C"/>
    <w:rsid w:val="00AA5EC8"/>
    <w:rsid w:val="00AA65BD"/>
    <w:rsid w:val="00AB06DF"/>
    <w:rsid w:val="00AB237C"/>
    <w:rsid w:val="00AB2E98"/>
    <w:rsid w:val="00AB3390"/>
    <w:rsid w:val="00AB57D3"/>
    <w:rsid w:val="00AB62A7"/>
    <w:rsid w:val="00AC135A"/>
    <w:rsid w:val="00AC20E0"/>
    <w:rsid w:val="00AC290A"/>
    <w:rsid w:val="00AC362B"/>
    <w:rsid w:val="00AC3F18"/>
    <w:rsid w:val="00AC6865"/>
    <w:rsid w:val="00AC779A"/>
    <w:rsid w:val="00AC77DD"/>
    <w:rsid w:val="00AC7843"/>
    <w:rsid w:val="00AD02F9"/>
    <w:rsid w:val="00AD0F38"/>
    <w:rsid w:val="00AD10D8"/>
    <w:rsid w:val="00AD2BA5"/>
    <w:rsid w:val="00AD4171"/>
    <w:rsid w:val="00AD4A5A"/>
    <w:rsid w:val="00AD5788"/>
    <w:rsid w:val="00AD5831"/>
    <w:rsid w:val="00AD5F2F"/>
    <w:rsid w:val="00AD6328"/>
    <w:rsid w:val="00AD7A98"/>
    <w:rsid w:val="00AE0A61"/>
    <w:rsid w:val="00AE1A53"/>
    <w:rsid w:val="00AE2F07"/>
    <w:rsid w:val="00AE4E71"/>
    <w:rsid w:val="00AE5803"/>
    <w:rsid w:val="00AE6A0C"/>
    <w:rsid w:val="00AE6B14"/>
    <w:rsid w:val="00AE77C2"/>
    <w:rsid w:val="00AED89A"/>
    <w:rsid w:val="00AF1DDA"/>
    <w:rsid w:val="00AF27AB"/>
    <w:rsid w:val="00AF625F"/>
    <w:rsid w:val="00AF6E1C"/>
    <w:rsid w:val="00AF6FB2"/>
    <w:rsid w:val="00AF74D9"/>
    <w:rsid w:val="00AF768F"/>
    <w:rsid w:val="00AF7BC9"/>
    <w:rsid w:val="00AF7D48"/>
    <w:rsid w:val="00B011F9"/>
    <w:rsid w:val="00B01B56"/>
    <w:rsid w:val="00B02FDA"/>
    <w:rsid w:val="00B0307F"/>
    <w:rsid w:val="00B0421C"/>
    <w:rsid w:val="00B049D4"/>
    <w:rsid w:val="00B04BA8"/>
    <w:rsid w:val="00B05676"/>
    <w:rsid w:val="00B05D79"/>
    <w:rsid w:val="00B06628"/>
    <w:rsid w:val="00B06BFA"/>
    <w:rsid w:val="00B104ED"/>
    <w:rsid w:val="00B11913"/>
    <w:rsid w:val="00B12C52"/>
    <w:rsid w:val="00B1328F"/>
    <w:rsid w:val="00B1377D"/>
    <w:rsid w:val="00B14F9F"/>
    <w:rsid w:val="00B15B69"/>
    <w:rsid w:val="00B16BF6"/>
    <w:rsid w:val="00B173B2"/>
    <w:rsid w:val="00B204D1"/>
    <w:rsid w:val="00B20AFE"/>
    <w:rsid w:val="00B2146A"/>
    <w:rsid w:val="00B21B6A"/>
    <w:rsid w:val="00B22C50"/>
    <w:rsid w:val="00B22EF6"/>
    <w:rsid w:val="00B23ACA"/>
    <w:rsid w:val="00B24D1E"/>
    <w:rsid w:val="00B25941"/>
    <w:rsid w:val="00B25DC2"/>
    <w:rsid w:val="00B25EE2"/>
    <w:rsid w:val="00B25FD2"/>
    <w:rsid w:val="00B2765E"/>
    <w:rsid w:val="00B277D8"/>
    <w:rsid w:val="00B305DE"/>
    <w:rsid w:val="00B30E23"/>
    <w:rsid w:val="00B312E9"/>
    <w:rsid w:val="00B3183C"/>
    <w:rsid w:val="00B3223B"/>
    <w:rsid w:val="00B3270B"/>
    <w:rsid w:val="00B32E84"/>
    <w:rsid w:val="00B32F9B"/>
    <w:rsid w:val="00B32FBC"/>
    <w:rsid w:val="00B3303F"/>
    <w:rsid w:val="00B34728"/>
    <w:rsid w:val="00B35967"/>
    <w:rsid w:val="00B360C4"/>
    <w:rsid w:val="00B361CE"/>
    <w:rsid w:val="00B374E1"/>
    <w:rsid w:val="00B37E25"/>
    <w:rsid w:val="00B40BDF"/>
    <w:rsid w:val="00B41849"/>
    <w:rsid w:val="00B41B3A"/>
    <w:rsid w:val="00B42956"/>
    <w:rsid w:val="00B43B61"/>
    <w:rsid w:val="00B44209"/>
    <w:rsid w:val="00B445E2"/>
    <w:rsid w:val="00B44B08"/>
    <w:rsid w:val="00B44B3D"/>
    <w:rsid w:val="00B45A4D"/>
    <w:rsid w:val="00B45D32"/>
    <w:rsid w:val="00B47917"/>
    <w:rsid w:val="00B47A83"/>
    <w:rsid w:val="00B50507"/>
    <w:rsid w:val="00B5186E"/>
    <w:rsid w:val="00B51B84"/>
    <w:rsid w:val="00B52435"/>
    <w:rsid w:val="00B524B8"/>
    <w:rsid w:val="00B52D47"/>
    <w:rsid w:val="00B53372"/>
    <w:rsid w:val="00B5350D"/>
    <w:rsid w:val="00B536CE"/>
    <w:rsid w:val="00B53CCC"/>
    <w:rsid w:val="00B54CA7"/>
    <w:rsid w:val="00B565A4"/>
    <w:rsid w:val="00B56D3C"/>
    <w:rsid w:val="00B57520"/>
    <w:rsid w:val="00B603FC"/>
    <w:rsid w:val="00B6317F"/>
    <w:rsid w:val="00B639AD"/>
    <w:rsid w:val="00B64590"/>
    <w:rsid w:val="00B65474"/>
    <w:rsid w:val="00B66BBF"/>
    <w:rsid w:val="00B674A7"/>
    <w:rsid w:val="00B7083B"/>
    <w:rsid w:val="00B7108E"/>
    <w:rsid w:val="00B71D9B"/>
    <w:rsid w:val="00B72510"/>
    <w:rsid w:val="00B73D11"/>
    <w:rsid w:val="00B73D27"/>
    <w:rsid w:val="00B73D53"/>
    <w:rsid w:val="00B741C2"/>
    <w:rsid w:val="00B76F53"/>
    <w:rsid w:val="00B770FC"/>
    <w:rsid w:val="00B77AF4"/>
    <w:rsid w:val="00B7FE19"/>
    <w:rsid w:val="00B81337"/>
    <w:rsid w:val="00B816F8"/>
    <w:rsid w:val="00B83F29"/>
    <w:rsid w:val="00B84D33"/>
    <w:rsid w:val="00B8718B"/>
    <w:rsid w:val="00B907BD"/>
    <w:rsid w:val="00B9114A"/>
    <w:rsid w:val="00B924F8"/>
    <w:rsid w:val="00B929BC"/>
    <w:rsid w:val="00B936BA"/>
    <w:rsid w:val="00B94CF8"/>
    <w:rsid w:val="00B95778"/>
    <w:rsid w:val="00B96259"/>
    <w:rsid w:val="00B96523"/>
    <w:rsid w:val="00B968DC"/>
    <w:rsid w:val="00B96C4A"/>
    <w:rsid w:val="00B9707D"/>
    <w:rsid w:val="00BA15AA"/>
    <w:rsid w:val="00BA200C"/>
    <w:rsid w:val="00BA2BC7"/>
    <w:rsid w:val="00BA320A"/>
    <w:rsid w:val="00BA63AE"/>
    <w:rsid w:val="00BB0423"/>
    <w:rsid w:val="00BB07B2"/>
    <w:rsid w:val="00BB0FB8"/>
    <w:rsid w:val="00BB1050"/>
    <w:rsid w:val="00BB10E7"/>
    <w:rsid w:val="00BB164B"/>
    <w:rsid w:val="00BB2A4E"/>
    <w:rsid w:val="00BB2E6A"/>
    <w:rsid w:val="00BB30C9"/>
    <w:rsid w:val="00BB3CFB"/>
    <w:rsid w:val="00BB40DD"/>
    <w:rsid w:val="00BB58D8"/>
    <w:rsid w:val="00BB5C82"/>
    <w:rsid w:val="00BB6265"/>
    <w:rsid w:val="00BB645A"/>
    <w:rsid w:val="00BB67B0"/>
    <w:rsid w:val="00BB6BAB"/>
    <w:rsid w:val="00BB753A"/>
    <w:rsid w:val="00BB7DBF"/>
    <w:rsid w:val="00BC01B6"/>
    <w:rsid w:val="00BC0850"/>
    <w:rsid w:val="00BC133C"/>
    <w:rsid w:val="00BC199C"/>
    <w:rsid w:val="00BC1DED"/>
    <w:rsid w:val="00BC2177"/>
    <w:rsid w:val="00BC43D8"/>
    <w:rsid w:val="00BC4E4E"/>
    <w:rsid w:val="00BC5413"/>
    <w:rsid w:val="00BC58E6"/>
    <w:rsid w:val="00BC5E5C"/>
    <w:rsid w:val="00BC6030"/>
    <w:rsid w:val="00BC665D"/>
    <w:rsid w:val="00BC6B64"/>
    <w:rsid w:val="00BD098D"/>
    <w:rsid w:val="00BD0EEF"/>
    <w:rsid w:val="00BD2096"/>
    <w:rsid w:val="00BD20C1"/>
    <w:rsid w:val="00BD30E6"/>
    <w:rsid w:val="00BD3410"/>
    <w:rsid w:val="00BD36CB"/>
    <w:rsid w:val="00BD394D"/>
    <w:rsid w:val="00BD7252"/>
    <w:rsid w:val="00BD77A1"/>
    <w:rsid w:val="00BD7BE7"/>
    <w:rsid w:val="00BE041F"/>
    <w:rsid w:val="00BE24DA"/>
    <w:rsid w:val="00BE282F"/>
    <w:rsid w:val="00BE284C"/>
    <w:rsid w:val="00BE3589"/>
    <w:rsid w:val="00BE437B"/>
    <w:rsid w:val="00BE4CFB"/>
    <w:rsid w:val="00BE5411"/>
    <w:rsid w:val="00BE58D0"/>
    <w:rsid w:val="00BE6AD2"/>
    <w:rsid w:val="00BF00F8"/>
    <w:rsid w:val="00BF0766"/>
    <w:rsid w:val="00BF08B7"/>
    <w:rsid w:val="00BF0DB7"/>
    <w:rsid w:val="00BF1559"/>
    <w:rsid w:val="00BF1C22"/>
    <w:rsid w:val="00BF1CED"/>
    <w:rsid w:val="00BF3EE9"/>
    <w:rsid w:val="00BF3F7E"/>
    <w:rsid w:val="00BF4631"/>
    <w:rsid w:val="00BF4E14"/>
    <w:rsid w:val="00BF4F15"/>
    <w:rsid w:val="00BF6C89"/>
    <w:rsid w:val="00C0003A"/>
    <w:rsid w:val="00C0095A"/>
    <w:rsid w:val="00C018CF"/>
    <w:rsid w:val="00C01FF6"/>
    <w:rsid w:val="00C0250B"/>
    <w:rsid w:val="00C03A1D"/>
    <w:rsid w:val="00C03F01"/>
    <w:rsid w:val="00C041BF"/>
    <w:rsid w:val="00C04D9C"/>
    <w:rsid w:val="00C056F4"/>
    <w:rsid w:val="00C05A9F"/>
    <w:rsid w:val="00C064DF"/>
    <w:rsid w:val="00C069F8"/>
    <w:rsid w:val="00C0730E"/>
    <w:rsid w:val="00C07BB0"/>
    <w:rsid w:val="00C100C7"/>
    <w:rsid w:val="00C1104E"/>
    <w:rsid w:val="00C13094"/>
    <w:rsid w:val="00C14948"/>
    <w:rsid w:val="00C16793"/>
    <w:rsid w:val="00C17197"/>
    <w:rsid w:val="00C172D8"/>
    <w:rsid w:val="00C177ED"/>
    <w:rsid w:val="00C201DB"/>
    <w:rsid w:val="00C20240"/>
    <w:rsid w:val="00C205AB"/>
    <w:rsid w:val="00C22F95"/>
    <w:rsid w:val="00C2318D"/>
    <w:rsid w:val="00C232BC"/>
    <w:rsid w:val="00C248C4"/>
    <w:rsid w:val="00C24B23"/>
    <w:rsid w:val="00C25247"/>
    <w:rsid w:val="00C25A44"/>
    <w:rsid w:val="00C26BBB"/>
    <w:rsid w:val="00C26E38"/>
    <w:rsid w:val="00C26F09"/>
    <w:rsid w:val="00C3051C"/>
    <w:rsid w:val="00C30DAE"/>
    <w:rsid w:val="00C30FE9"/>
    <w:rsid w:val="00C31311"/>
    <w:rsid w:val="00C31837"/>
    <w:rsid w:val="00C319ED"/>
    <w:rsid w:val="00C32CED"/>
    <w:rsid w:val="00C32D3F"/>
    <w:rsid w:val="00C33909"/>
    <w:rsid w:val="00C34236"/>
    <w:rsid w:val="00C34C84"/>
    <w:rsid w:val="00C35DB8"/>
    <w:rsid w:val="00C362F9"/>
    <w:rsid w:val="00C40C62"/>
    <w:rsid w:val="00C41965"/>
    <w:rsid w:val="00C42312"/>
    <w:rsid w:val="00C42D0F"/>
    <w:rsid w:val="00C42ECE"/>
    <w:rsid w:val="00C436E5"/>
    <w:rsid w:val="00C438F8"/>
    <w:rsid w:val="00C46A6E"/>
    <w:rsid w:val="00C47477"/>
    <w:rsid w:val="00C47CEA"/>
    <w:rsid w:val="00C50810"/>
    <w:rsid w:val="00C50D9A"/>
    <w:rsid w:val="00C51947"/>
    <w:rsid w:val="00C521BB"/>
    <w:rsid w:val="00C525E4"/>
    <w:rsid w:val="00C54D19"/>
    <w:rsid w:val="00C56CE0"/>
    <w:rsid w:val="00C605A8"/>
    <w:rsid w:val="00C60CEF"/>
    <w:rsid w:val="00C6108C"/>
    <w:rsid w:val="00C614A9"/>
    <w:rsid w:val="00C61DF2"/>
    <w:rsid w:val="00C61FA0"/>
    <w:rsid w:val="00C65A66"/>
    <w:rsid w:val="00C675C2"/>
    <w:rsid w:val="00C70ADF"/>
    <w:rsid w:val="00C72EC8"/>
    <w:rsid w:val="00C77362"/>
    <w:rsid w:val="00C77503"/>
    <w:rsid w:val="00C833B9"/>
    <w:rsid w:val="00C83613"/>
    <w:rsid w:val="00C83DC6"/>
    <w:rsid w:val="00C83F55"/>
    <w:rsid w:val="00C844D4"/>
    <w:rsid w:val="00C848C0"/>
    <w:rsid w:val="00C852BA"/>
    <w:rsid w:val="00C87987"/>
    <w:rsid w:val="00C90DD5"/>
    <w:rsid w:val="00C9117C"/>
    <w:rsid w:val="00C912A3"/>
    <w:rsid w:val="00C91BCB"/>
    <w:rsid w:val="00C93218"/>
    <w:rsid w:val="00C94962"/>
    <w:rsid w:val="00C957DD"/>
    <w:rsid w:val="00C9740E"/>
    <w:rsid w:val="00C9F44D"/>
    <w:rsid w:val="00CA043F"/>
    <w:rsid w:val="00CA2E81"/>
    <w:rsid w:val="00CA33AA"/>
    <w:rsid w:val="00CA55FA"/>
    <w:rsid w:val="00CA5E09"/>
    <w:rsid w:val="00CA67DC"/>
    <w:rsid w:val="00CA719F"/>
    <w:rsid w:val="00CA7D15"/>
    <w:rsid w:val="00CA7F32"/>
    <w:rsid w:val="00CB0577"/>
    <w:rsid w:val="00CB1966"/>
    <w:rsid w:val="00CB26BE"/>
    <w:rsid w:val="00CB2727"/>
    <w:rsid w:val="00CB283B"/>
    <w:rsid w:val="00CB3C67"/>
    <w:rsid w:val="00CB4244"/>
    <w:rsid w:val="00CB45EC"/>
    <w:rsid w:val="00CB53F1"/>
    <w:rsid w:val="00CB5C7B"/>
    <w:rsid w:val="00CB5FF8"/>
    <w:rsid w:val="00CB6B72"/>
    <w:rsid w:val="00CB745F"/>
    <w:rsid w:val="00CB7A49"/>
    <w:rsid w:val="00CC006D"/>
    <w:rsid w:val="00CC1448"/>
    <w:rsid w:val="00CC19E3"/>
    <w:rsid w:val="00CC275A"/>
    <w:rsid w:val="00CC2984"/>
    <w:rsid w:val="00CC4205"/>
    <w:rsid w:val="00CC49F7"/>
    <w:rsid w:val="00CC4D7D"/>
    <w:rsid w:val="00CC4FA6"/>
    <w:rsid w:val="00CC687A"/>
    <w:rsid w:val="00CC6C9E"/>
    <w:rsid w:val="00CC7612"/>
    <w:rsid w:val="00CC7801"/>
    <w:rsid w:val="00CD0AC3"/>
    <w:rsid w:val="00CD174D"/>
    <w:rsid w:val="00CD2367"/>
    <w:rsid w:val="00CD2DD9"/>
    <w:rsid w:val="00CD3E53"/>
    <w:rsid w:val="00CD4546"/>
    <w:rsid w:val="00CD4F17"/>
    <w:rsid w:val="00CD607D"/>
    <w:rsid w:val="00CD6D61"/>
    <w:rsid w:val="00CD6E76"/>
    <w:rsid w:val="00CD7E49"/>
    <w:rsid w:val="00CE1B7E"/>
    <w:rsid w:val="00CE26C7"/>
    <w:rsid w:val="00CE293A"/>
    <w:rsid w:val="00CE315F"/>
    <w:rsid w:val="00CE43D9"/>
    <w:rsid w:val="00CE46D5"/>
    <w:rsid w:val="00CE5797"/>
    <w:rsid w:val="00CE5B79"/>
    <w:rsid w:val="00CE6B83"/>
    <w:rsid w:val="00CE6CD9"/>
    <w:rsid w:val="00CF04E4"/>
    <w:rsid w:val="00CF04E9"/>
    <w:rsid w:val="00CF0D48"/>
    <w:rsid w:val="00CF102C"/>
    <w:rsid w:val="00CF14B3"/>
    <w:rsid w:val="00CF197B"/>
    <w:rsid w:val="00CF2320"/>
    <w:rsid w:val="00CF303F"/>
    <w:rsid w:val="00CF3793"/>
    <w:rsid w:val="00CF3AF5"/>
    <w:rsid w:val="00CF3E21"/>
    <w:rsid w:val="00CF44B3"/>
    <w:rsid w:val="00CF4832"/>
    <w:rsid w:val="00CF4FE3"/>
    <w:rsid w:val="00CF51C1"/>
    <w:rsid w:val="00CF5B74"/>
    <w:rsid w:val="00CF61C7"/>
    <w:rsid w:val="00CF6505"/>
    <w:rsid w:val="00CF6CD5"/>
    <w:rsid w:val="00CF76D4"/>
    <w:rsid w:val="00CF7AD5"/>
    <w:rsid w:val="00D015C8"/>
    <w:rsid w:val="00D01619"/>
    <w:rsid w:val="00D01759"/>
    <w:rsid w:val="00D04049"/>
    <w:rsid w:val="00D0460F"/>
    <w:rsid w:val="00D048B1"/>
    <w:rsid w:val="00D04A8A"/>
    <w:rsid w:val="00D10F07"/>
    <w:rsid w:val="00D1105F"/>
    <w:rsid w:val="00D12A52"/>
    <w:rsid w:val="00D13D8D"/>
    <w:rsid w:val="00D14C75"/>
    <w:rsid w:val="00D15B71"/>
    <w:rsid w:val="00D17954"/>
    <w:rsid w:val="00D202FC"/>
    <w:rsid w:val="00D222BB"/>
    <w:rsid w:val="00D25469"/>
    <w:rsid w:val="00D25F12"/>
    <w:rsid w:val="00D26047"/>
    <w:rsid w:val="00D264B2"/>
    <w:rsid w:val="00D272F9"/>
    <w:rsid w:val="00D27AFD"/>
    <w:rsid w:val="00D302CE"/>
    <w:rsid w:val="00D307A5"/>
    <w:rsid w:val="00D30827"/>
    <w:rsid w:val="00D314A3"/>
    <w:rsid w:val="00D333F3"/>
    <w:rsid w:val="00D338E0"/>
    <w:rsid w:val="00D33C25"/>
    <w:rsid w:val="00D34B19"/>
    <w:rsid w:val="00D3567D"/>
    <w:rsid w:val="00D35C40"/>
    <w:rsid w:val="00D37785"/>
    <w:rsid w:val="00D3F8F5"/>
    <w:rsid w:val="00D40038"/>
    <w:rsid w:val="00D40905"/>
    <w:rsid w:val="00D4165E"/>
    <w:rsid w:val="00D41E56"/>
    <w:rsid w:val="00D41F0B"/>
    <w:rsid w:val="00D424F9"/>
    <w:rsid w:val="00D43BF7"/>
    <w:rsid w:val="00D441EB"/>
    <w:rsid w:val="00D44677"/>
    <w:rsid w:val="00D44B2C"/>
    <w:rsid w:val="00D4645D"/>
    <w:rsid w:val="00D502CD"/>
    <w:rsid w:val="00D50984"/>
    <w:rsid w:val="00D50DCC"/>
    <w:rsid w:val="00D51096"/>
    <w:rsid w:val="00D52665"/>
    <w:rsid w:val="00D52811"/>
    <w:rsid w:val="00D533D5"/>
    <w:rsid w:val="00D55072"/>
    <w:rsid w:val="00D55170"/>
    <w:rsid w:val="00D55C8F"/>
    <w:rsid w:val="00D55F14"/>
    <w:rsid w:val="00D55FDE"/>
    <w:rsid w:val="00D56107"/>
    <w:rsid w:val="00D562BD"/>
    <w:rsid w:val="00D56565"/>
    <w:rsid w:val="00D569E7"/>
    <w:rsid w:val="00D56E3F"/>
    <w:rsid w:val="00D571C7"/>
    <w:rsid w:val="00D5730E"/>
    <w:rsid w:val="00D6033B"/>
    <w:rsid w:val="00D60E6C"/>
    <w:rsid w:val="00D60F1B"/>
    <w:rsid w:val="00D61CB0"/>
    <w:rsid w:val="00D62CE4"/>
    <w:rsid w:val="00D636DB"/>
    <w:rsid w:val="00D645CF"/>
    <w:rsid w:val="00D65A6D"/>
    <w:rsid w:val="00D65C8F"/>
    <w:rsid w:val="00D66FB6"/>
    <w:rsid w:val="00D6767A"/>
    <w:rsid w:val="00D713E7"/>
    <w:rsid w:val="00D71678"/>
    <w:rsid w:val="00D72096"/>
    <w:rsid w:val="00D72AB9"/>
    <w:rsid w:val="00D73651"/>
    <w:rsid w:val="00D7391E"/>
    <w:rsid w:val="00D767F9"/>
    <w:rsid w:val="00D76AB6"/>
    <w:rsid w:val="00D80379"/>
    <w:rsid w:val="00D8040F"/>
    <w:rsid w:val="00D813B0"/>
    <w:rsid w:val="00D81969"/>
    <w:rsid w:val="00D821F6"/>
    <w:rsid w:val="00D82A7F"/>
    <w:rsid w:val="00D83404"/>
    <w:rsid w:val="00D83871"/>
    <w:rsid w:val="00D8440C"/>
    <w:rsid w:val="00D856F6"/>
    <w:rsid w:val="00D85FA2"/>
    <w:rsid w:val="00D8704C"/>
    <w:rsid w:val="00D90301"/>
    <w:rsid w:val="00D9044D"/>
    <w:rsid w:val="00D907FA"/>
    <w:rsid w:val="00D90B34"/>
    <w:rsid w:val="00D93548"/>
    <w:rsid w:val="00D937B2"/>
    <w:rsid w:val="00D95217"/>
    <w:rsid w:val="00D97392"/>
    <w:rsid w:val="00D97F5C"/>
    <w:rsid w:val="00DA09E4"/>
    <w:rsid w:val="00DA11B3"/>
    <w:rsid w:val="00DA15B7"/>
    <w:rsid w:val="00DA1A30"/>
    <w:rsid w:val="00DA1F31"/>
    <w:rsid w:val="00DA2E50"/>
    <w:rsid w:val="00DA3499"/>
    <w:rsid w:val="00DA3C4F"/>
    <w:rsid w:val="00DA4841"/>
    <w:rsid w:val="00DA516B"/>
    <w:rsid w:val="00DA5EB5"/>
    <w:rsid w:val="00DA6FCF"/>
    <w:rsid w:val="00DA7307"/>
    <w:rsid w:val="00DB04C5"/>
    <w:rsid w:val="00DB09C7"/>
    <w:rsid w:val="00DB0E63"/>
    <w:rsid w:val="00DB1DC7"/>
    <w:rsid w:val="00DB2177"/>
    <w:rsid w:val="00DB2316"/>
    <w:rsid w:val="00DB288B"/>
    <w:rsid w:val="00DB4068"/>
    <w:rsid w:val="00DB688B"/>
    <w:rsid w:val="00DB69CE"/>
    <w:rsid w:val="00DB737F"/>
    <w:rsid w:val="00DB7783"/>
    <w:rsid w:val="00DB7911"/>
    <w:rsid w:val="00DB7969"/>
    <w:rsid w:val="00DC0AE5"/>
    <w:rsid w:val="00DC0C8E"/>
    <w:rsid w:val="00DC1307"/>
    <w:rsid w:val="00DC1B79"/>
    <w:rsid w:val="00DC1EA7"/>
    <w:rsid w:val="00DC2B3F"/>
    <w:rsid w:val="00DC356E"/>
    <w:rsid w:val="00DC3D46"/>
    <w:rsid w:val="00DC52B2"/>
    <w:rsid w:val="00DC5A52"/>
    <w:rsid w:val="00DC7241"/>
    <w:rsid w:val="00DC76C1"/>
    <w:rsid w:val="00DD0102"/>
    <w:rsid w:val="00DD0648"/>
    <w:rsid w:val="00DD29EF"/>
    <w:rsid w:val="00DD3AD8"/>
    <w:rsid w:val="00DD4391"/>
    <w:rsid w:val="00DD4804"/>
    <w:rsid w:val="00DD5B19"/>
    <w:rsid w:val="00DD650E"/>
    <w:rsid w:val="00DD6897"/>
    <w:rsid w:val="00DD69C4"/>
    <w:rsid w:val="00DD6AB1"/>
    <w:rsid w:val="00DD6D5F"/>
    <w:rsid w:val="00DD7413"/>
    <w:rsid w:val="00DD78DF"/>
    <w:rsid w:val="00DD7A08"/>
    <w:rsid w:val="00DE032B"/>
    <w:rsid w:val="00DE0DAA"/>
    <w:rsid w:val="00DE0DC6"/>
    <w:rsid w:val="00DE15E9"/>
    <w:rsid w:val="00DE1716"/>
    <w:rsid w:val="00DE1D2B"/>
    <w:rsid w:val="00DE6A16"/>
    <w:rsid w:val="00DE71CE"/>
    <w:rsid w:val="00DF00F3"/>
    <w:rsid w:val="00DF04BB"/>
    <w:rsid w:val="00DF05EC"/>
    <w:rsid w:val="00DF06A5"/>
    <w:rsid w:val="00DF0966"/>
    <w:rsid w:val="00DF0B1D"/>
    <w:rsid w:val="00DF0BC4"/>
    <w:rsid w:val="00DF1626"/>
    <w:rsid w:val="00DF2466"/>
    <w:rsid w:val="00DF2815"/>
    <w:rsid w:val="00DF6BF1"/>
    <w:rsid w:val="00DF715C"/>
    <w:rsid w:val="00E0071F"/>
    <w:rsid w:val="00E015F4"/>
    <w:rsid w:val="00E019A3"/>
    <w:rsid w:val="00E03F51"/>
    <w:rsid w:val="00E05AA2"/>
    <w:rsid w:val="00E06764"/>
    <w:rsid w:val="00E06820"/>
    <w:rsid w:val="00E068D4"/>
    <w:rsid w:val="00E075CC"/>
    <w:rsid w:val="00E07EDA"/>
    <w:rsid w:val="00E104F7"/>
    <w:rsid w:val="00E10539"/>
    <w:rsid w:val="00E10B40"/>
    <w:rsid w:val="00E10F51"/>
    <w:rsid w:val="00E1149E"/>
    <w:rsid w:val="00E11920"/>
    <w:rsid w:val="00E1201E"/>
    <w:rsid w:val="00E121FB"/>
    <w:rsid w:val="00E12D02"/>
    <w:rsid w:val="00E12E65"/>
    <w:rsid w:val="00E1381E"/>
    <w:rsid w:val="00E143BD"/>
    <w:rsid w:val="00E14914"/>
    <w:rsid w:val="00E16D6C"/>
    <w:rsid w:val="00E17257"/>
    <w:rsid w:val="00E212E0"/>
    <w:rsid w:val="00E229FC"/>
    <w:rsid w:val="00E22DA5"/>
    <w:rsid w:val="00E2312A"/>
    <w:rsid w:val="00E23C29"/>
    <w:rsid w:val="00E23DBA"/>
    <w:rsid w:val="00E24246"/>
    <w:rsid w:val="00E271ED"/>
    <w:rsid w:val="00E27752"/>
    <w:rsid w:val="00E306C3"/>
    <w:rsid w:val="00E30DCC"/>
    <w:rsid w:val="00E31B81"/>
    <w:rsid w:val="00E31C02"/>
    <w:rsid w:val="00E32F6F"/>
    <w:rsid w:val="00E33C58"/>
    <w:rsid w:val="00E33E31"/>
    <w:rsid w:val="00E3412E"/>
    <w:rsid w:val="00E34278"/>
    <w:rsid w:val="00E346F3"/>
    <w:rsid w:val="00E34BBE"/>
    <w:rsid w:val="00E34DE2"/>
    <w:rsid w:val="00E35197"/>
    <w:rsid w:val="00E356DA"/>
    <w:rsid w:val="00E35738"/>
    <w:rsid w:val="00E362A2"/>
    <w:rsid w:val="00E36719"/>
    <w:rsid w:val="00E3707B"/>
    <w:rsid w:val="00E40410"/>
    <w:rsid w:val="00E40A6B"/>
    <w:rsid w:val="00E41751"/>
    <w:rsid w:val="00E42232"/>
    <w:rsid w:val="00E4304A"/>
    <w:rsid w:val="00E4463F"/>
    <w:rsid w:val="00E44DFB"/>
    <w:rsid w:val="00E47588"/>
    <w:rsid w:val="00E501AE"/>
    <w:rsid w:val="00E501B2"/>
    <w:rsid w:val="00E50551"/>
    <w:rsid w:val="00E50A84"/>
    <w:rsid w:val="00E51505"/>
    <w:rsid w:val="00E51BC6"/>
    <w:rsid w:val="00E51DFA"/>
    <w:rsid w:val="00E53150"/>
    <w:rsid w:val="00E531C4"/>
    <w:rsid w:val="00E53CCA"/>
    <w:rsid w:val="00E53E82"/>
    <w:rsid w:val="00E54516"/>
    <w:rsid w:val="00E556C7"/>
    <w:rsid w:val="00E55F61"/>
    <w:rsid w:val="00E56BA3"/>
    <w:rsid w:val="00E571D5"/>
    <w:rsid w:val="00E6000E"/>
    <w:rsid w:val="00E60425"/>
    <w:rsid w:val="00E60697"/>
    <w:rsid w:val="00E60957"/>
    <w:rsid w:val="00E60E97"/>
    <w:rsid w:val="00E60F56"/>
    <w:rsid w:val="00E61691"/>
    <w:rsid w:val="00E61F05"/>
    <w:rsid w:val="00E6263E"/>
    <w:rsid w:val="00E6493E"/>
    <w:rsid w:val="00E65549"/>
    <w:rsid w:val="00E66D33"/>
    <w:rsid w:val="00E66EC8"/>
    <w:rsid w:val="00E66EEE"/>
    <w:rsid w:val="00E6736C"/>
    <w:rsid w:val="00E67AA3"/>
    <w:rsid w:val="00E70346"/>
    <w:rsid w:val="00E71970"/>
    <w:rsid w:val="00E71CC5"/>
    <w:rsid w:val="00E71F5C"/>
    <w:rsid w:val="00E7249D"/>
    <w:rsid w:val="00E728E0"/>
    <w:rsid w:val="00E733D6"/>
    <w:rsid w:val="00E7342E"/>
    <w:rsid w:val="00E74061"/>
    <w:rsid w:val="00E74320"/>
    <w:rsid w:val="00E74A39"/>
    <w:rsid w:val="00E74DE1"/>
    <w:rsid w:val="00E7538C"/>
    <w:rsid w:val="00E7577B"/>
    <w:rsid w:val="00E75D35"/>
    <w:rsid w:val="00E765F8"/>
    <w:rsid w:val="00E8036F"/>
    <w:rsid w:val="00E806A0"/>
    <w:rsid w:val="00E80E97"/>
    <w:rsid w:val="00E810CB"/>
    <w:rsid w:val="00E82922"/>
    <w:rsid w:val="00E82C57"/>
    <w:rsid w:val="00E84FB1"/>
    <w:rsid w:val="00E84FCC"/>
    <w:rsid w:val="00E8602B"/>
    <w:rsid w:val="00E8680A"/>
    <w:rsid w:val="00E907AC"/>
    <w:rsid w:val="00E90BE1"/>
    <w:rsid w:val="00E910E5"/>
    <w:rsid w:val="00E91B9E"/>
    <w:rsid w:val="00E93759"/>
    <w:rsid w:val="00E93982"/>
    <w:rsid w:val="00E93E65"/>
    <w:rsid w:val="00E943FA"/>
    <w:rsid w:val="00E94E8F"/>
    <w:rsid w:val="00E958DD"/>
    <w:rsid w:val="00E961E7"/>
    <w:rsid w:val="00E968FE"/>
    <w:rsid w:val="00E96E48"/>
    <w:rsid w:val="00E97343"/>
    <w:rsid w:val="00EA045C"/>
    <w:rsid w:val="00EA1AE9"/>
    <w:rsid w:val="00EA213E"/>
    <w:rsid w:val="00EA23A5"/>
    <w:rsid w:val="00EA3CA1"/>
    <w:rsid w:val="00EA3DB4"/>
    <w:rsid w:val="00EA55A6"/>
    <w:rsid w:val="00EA5AD1"/>
    <w:rsid w:val="00EA63C7"/>
    <w:rsid w:val="00EA64BE"/>
    <w:rsid w:val="00EA7128"/>
    <w:rsid w:val="00EA7D9D"/>
    <w:rsid w:val="00EB0EC3"/>
    <w:rsid w:val="00EB11AB"/>
    <w:rsid w:val="00EB2212"/>
    <w:rsid w:val="00EB2571"/>
    <w:rsid w:val="00EB3D6E"/>
    <w:rsid w:val="00EB3E31"/>
    <w:rsid w:val="00EB5D93"/>
    <w:rsid w:val="00EB7010"/>
    <w:rsid w:val="00EB75C7"/>
    <w:rsid w:val="00EB7FBD"/>
    <w:rsid w:val="00EC148B"/>
    <w:rsid w:val="00EC197D"/>
    <w:rsid w:val="00EC1AB1"/>
    <w:rsid w:val="00EC2178"/>
    <w:rsid w:val="00EC32AC"/>
    <w:rsid w:val="00EC3C1B"/>
    <w:rsid w:val="00EC4848"/>
    <w:rsid w:val="00EC4885"/>
    <w:rsid w:val="00EC50A2"/>
    <w:rsid w:val="00EC590F"/>
    <w:rsid w:val="00EC5F1E"/>
    <w:rsid w:val="00EC65D2"/>
    <w:rsid w:val="00EC6DC5"/>
    <w:rsid w:val="00ED0C33"/>
    <w:rsid w:val="00ED2408"/>
    <w:rsid w:val="00ED2593"/>
    <w:rsid w:val="00ED2CA0"/>
    <w:rsid w:val="00ED41ED"/>
    <w:rsid w:val="00ED4507"/>
    <w:rsid w:val="00ED46BA"/>
    <w:rsid w:val="00ED55F2"/>
    <w:rsid w:val="00ED6B93"/>
    <w:rsid w:val="00ED6F19"/>
    <w:rsid w:val="00ED72CD"/>
    <w:rsid w:val="00ED7974"/>
    <w:rsid w:val="00EE0EDB"/>
    <w:rsid w:val="00EE0F2F"/>
    <w:rsid w:val="00EE145A"/>
    <w:rsid w:val="00EE156B"/>
    <w:rsid w:val="00EE20DD"/>
    <w:rsid w:val="00EE2E29"/>
    <w:rsid w:val="00EE31B9"/>
    <w:rsid w:val="00EE476C"/>
    <w:rsid w:val="00EE4811"/>
    <w:rsid w:val="00EE496A"/>
    <w:rsid w:val="00EE496B"/>
    <w:rsid w:val="00EE4E8E"/>
    <w:rsid w:val="00EE5695"/>
    <w:rsid w:val="00EE6651"/>
    <w:rsid w:val="00EE68B1"/>
    <w:rsid w:val="00EE6B00"/>
    <w:rsid w:val="00EF05FF"/>
    <w:rsid w:val="00EF0F03"/>
    <w:rsid w:val="00EF1845"/>
    <w:rsid w:val="00EF44B2"/>
    <w:rsid w:val="00EF52E8"/>
    <w:rsid w:val="00EF5ADB"/>
    <w:rsid w:val="00EF698E"/>
    <w:rsid w:val="00EF781D"/>
    <w:rsid w:val="00EF7FA1"/>
    <w:rsid w:val="00F0007F"/>
    <w:rsid w:val="00F004FE"/>
    <w:rsid w:val="00F013DE"/>
    <w:rsid w:val="00F0174A"/>
    <w:rsid w:val="00F0447F"/>
    <w:rsid w:val="00F04D5B"/>
    <w:rsid w:val="00F05829"/>
    <w:rsid w:val="00F05944"/>
    <w:rsid w:val="00F06FEB"/>
    <w:rsid w:val="00F0768D"/>
    <w:rsid w:val="00F10077"/>
    <w:rsid w:val="00F11286"/>
    <w:rsid w:val="00F11D8F"/>
    <w:rsid w:val="00F126FF"/>
    <w:rsid w:val="00F128C7"/>
    <w:rsid w:val="00F13BAA"/>
    <w:rsid w:val="00F1472A"/>
    <w:rsid w:val="00F14BF6"/>
    <w:rsid w:val="00F15E84"/>
    <w:rsid w:val="00F16D99"/>
    <w:rsid w:val="00F16F6A"/>
    <w:rsid w:val="00F17DE4"/>
    <w:rsid w:val="00F204DF"/>
    <w:rsid w:val="00F22984"/>
    <w:rsid w:val="00F22B88"/>
    <w:rsid w:val="00F22E96"/>
    <w:rsid w:val="00F2311B"/>
    <w:rsid w:val="00F23E5B"/>
    <w:rsid w:val="00F25322"/>
    <w:rsid w:val="00F25762"/>
    <w:rsid w:val="00F260C9"/>
    <w:rsid w:val="00F26319"/>
    <w:rsid w:val="00F30C19"/>
    <w:rsid w:val="00F31018"/>
    <w:rsid w:val="00F3195B"/>
    <w:rsid w:val="00F32912"/>
    <w:rsid w:val="00F34DAA"/>
    <w:rsid w:val="00F35176"/>
    <w:rsid w:val="00F361F5"/>
    <w:rsid w:val="00F361FD"/>
    <w:rsid w:val="00F36E91"/>
    <w:rsid w:val="00F372ED"/>
    <w:rsid w:val="00F37929"/>
    <w:rsid w:val="00F37E4D"/>
    <w:rsid w:val="00F41B0B"/>
    <w:rsid w:val="00F421BE"/>
    <w:rsid w:val="00F42802"/>
    <w:rsid w:val="00F4448F"/>
    <w:rsid w:val="00F44E2F"/>
    <w:rsid w:val="00F453A0"/>
    <w:rsid w:val="00F467EC"/>
    <w:rsid w:val="00F5049F"/>
    <w:rsid w:val="00F510A8"/>
    <w:rsid w:val="00F5276A"/>
    <w:rsid w:val="00F527A9"/>
    <w:rsid w:val="00F52F62"/>
    <w:rsid w:val="00F53443"/>
    <w:rsid w:val="00F53518"/>
    <w:rsid w:val="00F53BC6"/>
    <w:rsid w:val="00F55595"/>
    <w:rsid w:val="00F55FF0"/>
    <w:rsid w:val="00F56247"/>
    <w:rsid w:val="00F5651E"/>
    <w:rsid w:val="00F566E8"/>
    <w:rsid w:val="00F5689B"/>
    <w:rsid w:val="00F5716E"/>
    <w:rsid w:val="00F579A3"/>
    <w:rsid w:val="00F579CA"/>
    <w:rsid w:val="00F57ED1"/>
    <w:rsid w:val="00F60168"/>
    <w:rsid w:val="00F6025A"/>
    <w:rsid w:val="00F60385"/>
    <w:rsid w:val="00F6039F"/>
    <w:rsid w:val="00F60AEB"/>
    <w:rsid w:val="00F62203"/>
    <w:rsid w:val="00F62B24"/>
    <w:rsid w:val="00F6348E"/>
    <w:rsid w:val="00F64387"/>
    <w:rsid w:val="00F657AA"/>
    <w:rsid w:val="00F659B1"/>
    <w:rsid w:val="00F6745E"/>
    <w:rsid w:val="00F675E8"/>
    <w:rsid w:val="00F67A6A"/>
    <w:rsid w:val="00F71BEA"/>
    <w:rsid w:val="00F72A09"/>
    <w:rsid w:val="00F731AD"/>
    <w:rsid w:val="00F741CE"/>
    <w:rsid w:val="00F747AC"/>
    <w:rsid w:val="00F747C2"/>
    <w:rsid w:val="00F75B0C"/>
    <w:rsid w:val="00F75BFE"/>
    <w:rsid w:val="00F805DD"/>
    <w:rsid w:val="00F806D2"/>
    <w:rsid w:val="00F80E83"/>
    <w:rsid w:val="00F812B9"/>
    <w:rsid w:val="00F81819"/>
    <w:rsid w:val="00F81D71"/>
    <w:rsid w:val="00F82876"/>
    <w:rsid w:val="00F862B1"/>
    <w:rsid w:val="00F866D9"/>
    <w:rsid w:val="00F86EC9"/>
    <w:rsid w:val="00F87324"/>
    <w:rsid w:val="00F915D8"/>
    <w:rsid w:val="00F92A91"/>
    <w:rsid w:val="00F93214"/>
    <w:rsid w:val="00F93D64"/>
    <w:rsid w:val="00F951D2"/>
    <w:rsid w:val="00F95CCB"/>
    <w:rsid w:val="00F96612"/>
    <w:rsid w:val="00F97FC0"/>
    <w:rsid w:val="00FA128A"/>
    <w:rsid w:val="00FA15D6"/>
    <w:rsid w:val="00FA1E71"/>
    <w:rsid w:val="00FA2060"/>
    <w:rsid w:val="00FA20B3"/>
    <w:rsid w:val="00FA28AB"/>
    <w:rsid w:val="00FA3540"/>
    <w:rsid w:val="00FA440A"/>
    <w:rsid w:val="00FA4BC5"/>
    <w:rsid w:val="00FA5A80"/>
    <w:rsid w:val="00FA64D8"/>
    <w:rsid w:val="00FB02FC"/>
    <w:rsid w:val="00FB048F"/>
    <w:rsid w:val="00FB1BDC"/>
    <w:rsid w:val="00FB2022"/>
    <w:rsid w:val="00FB2218"/>
    <w:rsid w:val="00FB23CA"/>
    <w:rsid w:val="00FB2973"/>
    <w:rsid w:val="00FB2BBD"/>
    <w:rsid w:val="00FB2D3A"/>
    <w:rsid w:val="00FB304E"/>
    <w:rsid w:val="00FB312B"/>
    <w:rsid w:val="00FB3B4E"/>
    <w:rsid w:val="00FB3EDE"/>
    <w:rsid w:val="00FB568A"/>
    <w:rsid w:val="00FB5933"/>
    <w:rsid w:val="00FB5D8B"/>
    <w:rsid w:val="00FB731E"/>
    <w:rsid w:val="00FC0173"/>
    <w:rsid w:val="00FC02AA"/>
    <w:rsid w:val="00FC0327"/>
    <w:rsid w:val="00FC1B94"/>
    <w:rsid w:val="00FC3232"/>
    <w:rsid w:val="00FC3CDF"/>
    <w:rsid w:val="00FC4FEA"/>
    <w:rsid w:val="00FC5719"/>
    <w:rsid w:val="00FC7C4B"/>
    <w:rsid w:val="00FD03F9"/>
    <w:rsid w:val="00FD15E9"/>
    <w:rsid w:val="00FD3607"/>
    <w:rsid w:val="00FD364C"/>
    <w:rsid w:val="00FD36A2"/>
    <w:rsid w:val="00FD4092"/>
    <w:rsid w:val="00FD54C4"/>
    <w:rsid w:val="00FD58F1"/>
    <w:rsid w:val="00FD5D01"/>
    <w:rsid w:val="00FD6680"/>
    <w:rsid w:val="00FD6711"/>
    <w:rsid w:val="00FD7542"/>
    <w:rsid w:val="00FD784D"/>
    <w:rsid w:val="00FD7C0B"/>
    <w:rsid w:val="00FE0A85"/>
    <w:rsid w:val="00FE1471"/>
    <w:rsid w:val="00FE159D"/>
    <w:rsid w:val="00FE1C22"/>
    <w:rsid w:val="00FE3F15"/>
    <w:rsid w:val="00FE43EF"/>
    <w:rsid w:val="00FE4413"/>
    <w:rsid w:val="00FE4711"/>
    <w:rsid w:val="00FE4CC6"/>
    <w:rsid w:val="00FE4D60"/>
    <w:rsid w:val="00FE4FDF"/>
    <w:rsid w:val="00FE7C4F"/>
    <w:rsid w:val="00FF0105"/>
    <w:rsid w:val="00FF08B2"/>
    <w:rsid w:val="00FF1115"/>
    <w:rsid w:val="00FF13CE"/>
    <w:rsid w:val="00FF13F5"/>
    <w:rsid w:val="00FF22A0"/>
    <w:rsid w:val="00FF5257"/>
    <w:rsid w:val="00FF5CBA"/>
    <w:rsid w:val="00FF5F11"/>
    <w:rsid w:val="00FF6CC7"/>
    <w:rsid w:val="010D326E"/>
    <w:rsid w:val="0156A67A"/>
    <w:rsid w:val="0161B390"/>
    <w:rsid w:val="018FE823"/>
    <w:rsid w:val="01913C25"/>
    <w:rsid w:val="01A31E54"/>
    <w:rsid w:val="01A4396E"/>
    <w:rsid w:val="01D64ADF"/>
    <w:rsid w:val="0223C0C8"/>
    <w:rsid w:val="0226F0D0"/>
    <w:rsid w:val="02339132"/>
    <w:rsid w:val="023C804E"/>
    <w:rsid w:val="0241723D"/>
    <w:rsid w:val="024BA452"/>
    <w:rsid w:val="02666FCD"/>
    <w:rsid w:val="026E359F"/>
    <w:rsid w:val="0282015E"/>
    <w:rsid w:val="028FA986"/>
    <w:rsid w:val="029DE8C7"/>
    <w:rsid w:val="02AB5346"/>
    <w:rsid w:val="02C482D6"/>
    <w:rsid w:val="02CCA5F3"/>
    <w:rsid w:val="030A0044"/>
    <w:rsid w:val="03226082"/>
    <w:rsid w:val="03660BA3"/>
    <w:rsid w:val="0367C572"/>
    <w:rsid w:val="0372C0B1"/>
    <w:rsid w:val="0395FE65"/>
    <w:rsid w:val="03B125E0"/>
    <w:rsid w:val="03D0AE1B"/>
    <w:rsid w:val="03E3A7D5"/>
    <w:rsid w:val="03EA03A6"/>
    <w:rsid w:val="03ECD76C"/>
    <w:rsid w:val="03F3DCA7"/>
    <w:rsid w:val="03F9482B"/>
    <w:rsid w:val="041FC544"/>
    <w:rsid w:val="044BB106"/>
    <w:rsid w:val="045FBC40"/>
    <w:rsid w:val="04BA5410"/>
    <w:rsid w:val="04D78EEF"/>
    <w:rsid w:val="05126691"/>
    <w:rsid w:val="052821E9"/>
    <w:rsid w:val="05327FC1"/>
    <w:rsid w:val="0536139E"/>
    <w:rsid w:val="05467D7F"/>
    <w:rsid w:val="05734044"/>
    <w:rsid w:val="057DB9DE"/>
    <w:rsid w:val="058509D8"/>
    <w:rsid w:val="05987639"/>
    <w:rsid w:val="05B08459"/>
    <w:rsid w:val="05D20E07"/>
    <w:rsid w:val="05D9AEAD"/>
    <w:rsid w:val="060A22B1"/>
    <w:rsid w:val="0614B877"/>
    <w:rsid w:val="061D0FE3"/>
    <w:rsid w:val="063B0D69"/>
    <w:rsid w:val="063DB4A9"/>
    <w:rsid w:val="064A0245"/>
    <w:rsid w:val="06525468"/>
    <w:rsid w:val="065BDFC1"/>
    <w:rsid w:val="067AE93E"/>
    <w:rsid w:val="06E37324"/>
    <w:rsid w:val="0701438F"/>
    <w:rsid w:val="071B9D34"/>
    <w:rsid w:val="073DAD0C"/>
    <w:rsid w:val="07529F67"/>
    <w:rsid w:val="0753EDF0"/>
    <w:rsid w:val="07806430"/>
    <w:rsid w:val="07A3552C"/>
    <w:rsid w:val="07A9B5EE"/>
    <w:rsid w:val="07AED0B2"/>
    <w:rsid w:val="07C3BEE7"/>
    <w:rsid w:val="07C46ECA"/>
    <w:rsid w:val="07DB3799"/>
    <w:rsid w:val="07F46C73"/>
    <w:rsid w:val="07FD1500"/>
    <w:rsid w:val="08121CB3"/>
    <w:rsid w:val="081E3970"/>
    <w:rsid w:val="0820DC55"/>
    <w:rsid w:val="08261A36"/>
    <w:rsid w:val="0827FD84"/>
    <w:rsid w:val="0870BD17"/>
    <w:rsid w:val="08875F73"/>
    <w:rsid w:val="08A044AC"/>
    <w:rsid w:val="08C27371"/>
    <w:rsid w:val="08DCC52C"/>
    <w:rsid w:val="08DF2CEE"/>
    <w:rsid w:val="08E6B19F"/>
    <w:rsid w:val="08FD36FE"/>
    <w:rsid w:val="09211BDB"/>
    <w:rsid w:val="093568C0"/>
    <w:rsid w:val="094A104C"/>
    <w:rsid w:val="095DBA2C"/>
    <w:rsid w:val="0965BEA9"/>
    <w:rsid w:val="096EECDD"/>
    <w:rsid w:val="09781FEA"/>
    <w:rsid w:val="098E80E0"/>
    <w:rsid w:val="098EF6DE"/>
    <w:rsid w:val="09A9D6EF"/>
    <w:rsid w:val="09B44646"/>
    <w:rsid w:val="0A0B695B"/>
    <w:rsid w:val="0A17AA8C"/>
    <w:rsid w:val="0A3BDB0E"/>
    <w:rsid w:val="0A8711E3"/>
    <w:rsid w:val="0A950EDB"/>
    <w:rsid w:val="0A986499"/>
    <w:rsid w:val="0AD177EC"/>
    <w:rsid w:val="0AE28947"/>
    <w:rsid w:val="0B0E3785"/>
    <w:rsid w:val="0B1AAE50"/>
    <w:rsid w:val="0B1BE8A4"/>
    <w:rsid w:val="0B1E4CB0"/>
    <w:rsid w:val="0B3432FF"/>
    <w:rsid w:val="0B539FB8"/>
    <w:rsid w:val="0B60ED9D"/>
    <w:rsid w:val="0BE364FF"/>
    <w:rsid w:val="0BE43500"/>
    <w:rsid w:val="0BE49833"/>
    <w:rsid w:val="0BE658AA"/>
    <w:rsid w:val="0C4A6E5C"/>
    <w:rsid w:val="0C89D6D2"/>
    <w:rsid w:val="0CADDE1C"/>
    <w:rsid w:val="0CBE702F"/>
    <w:rsid w:val="0CC15669"/>
    <w:rsid w:val="0CC58399"/>
    <w:rsid w:val="0CD4434A"/>
    <w:rsid w:val="0CD8BC45"/>
    <w:rsid w:val="0CE618B0"/>
    <w:rsid w:val="0CEF7F12"/>
    <w:rsid w:val="0D0113D3"/>
    <w:rsid w:val="0D157E3B"/>
    <w:rsid w:val="0D6F2EE5"/>
    <w:rsid w:val="0D8EE893"/>
    <w:rsid w:val="0DAFE6FC"/>
    <w:rsid w:val="0DB61FB5"/>
    <w:rsid w:val="0DBC5E68"/>
    <w:rsid w:val="0DD94232"/>
    <w:rsid w:val="0DDF74BC"/>
    <w:rsid w:val="0E160FD6"/>
    <w:rsid w:val="0E3944D2"/>
    <w:rsid w:val="0E7D7EA8"/>
    <w:rsid w:val="0E8578A8"/>
    <w:rsid w:val="0E94DB3B"/>
    <w:rsid w:val="0EA7A9CF"/>
    <w:rsid w:val="0EE7F838"/>
    <w:rsid w:val="0EEAF77B"/>
    <w:rsid w:val="0EEB23D5"/>
    <w:rsid w:val="0EF582D4"/>
    <w:rsid w:val="0F036E76"/>
    <w:rsid w:val="0F23DB70"/>
    <w:rsid w:val="0F321D69"/>
    <w:rsid w:val="0F3BCB16"/>
    <w:rsid w:val="0F572A87"/>
    <w:rsid w:val="0F6B6E6A"/>
    <w:rsid w:val="0F6DBC86"/>
    <w:rsid w:val="0F7E6E7D"/>
    <w:rsid w:val="0F9554D7"/>
    <w:rsid w:val="0F9E7D68"/>
    <w:rsid w:val="0FBB4EF7"/>
    <w:rsid w:val="0FC009AF"/>
    <w:rsid w:val="0FD356B6"/>
    <w:rsid w:val="0FF83611"/>
    <w:rsid w:val="10165618"/>
    <w:rsid w:val="102BC2D3"/>
    <w:rsid w:val="104D6BE4"/>
    <w:rsid w:val="105EBCC0"/>
    <w:rsid w:val="1062E0B9"/>
    <w:rsid w:val="108D8329"/>
    <w:rsid w:val="1095F19B"/>
    <w:rsid w:val="10B34ACA"/>
    <w:rsid w:val="10C8A621"/>
    <w:rsid w:val="10F72017"/>
    <w:rsid w:val="110C9D0E"/>
    <w:rsid w:val="11377EF8"/>
    <w:rsid w:val="113A0180"/>
    <w:rsid w:val="113A7AB2"/>
    <w:rsid w:val="116BBFCF"/>
    <w:rsid w:val="1174814D"/>
    <w:rsid w:val="11782282"/>
    <w:rsid w:val="11858A90"/>
    <w:rsid w:val="118DA703"/>
    <w:rsid w:val="11BE3AC0"/>
    <w:rsid w:val="11CC6A6B"/>
    <w:rsid w:val="11F07434"/>
    <w:rsid w:val="11FC999F"/>
    <w:rsid w:val="1205185A"/>
    <w:rsid w:val="121E9694"/>
    <w:rsid w:val="123BC0B1"/>
    <w:rsid w:val="127292D9"/>
    <w:rsid w:val="13268A23"/>
    <w:rsid w:val="133EF08F"/>
    <w:rsid w:val="1359FD62"/>
    <w:rsid w:val="135FF994"/>
    <w:rsid w:val="138CADA0"/>
    <w:rsid w:val="13F4B791"/>
    <w:rsid w:val="142683A9"/>
    <w:rsid w:val="143FB018"/>
    <w:rsid w:val="1444D19C"/>
    <w:rsid w:val="147367B6"/>
    <w:rsid w:val="149188CE"/>
    <w:rsid w:val="14EBF0D0"/>
    <w:rsid w:val="14F83E89"/>
    <w:rsid w:val="14FACBC1"/>
    <w:rsid w:val="1511DEDD"/>
    <w:rsid w:val="15354DEB"/>
    <w:rsid w:val="15427F38"/>
    <w:rsid w:val="154A4281"/>
    <w:rsid w:val="1558646E"/>
    <w:rsid w:val="157CD144"/>
    <w:rsid w:val="1580540E"/>
    <w:rsid w:val="158F624F"/>
    <w:rsid w:val="15B64AB1"/>
    <w:rsid w:val="15CA3CD1"/>
    <w:rsid w:val="15F0A879"/>
    <w:rsid w:val="15FD3761"/>
    <w:rsid w:val="1635F1C3"/>
    <w:rsid w:val="1643FD4C"/>
    <w:rsid w:val="167EB26B"/>
    <w:rsid w:val="168CE86D"/>
    <w:rsid w:val="16D19B96"/>
    <w:rsid w:val="16E6B46B"/>
    <w:rsid w:val="16EF1EE6"/>
    <w:rsid w:val="16F5F2D2"/>
    <w:rsid w:val="17471248"/>
    <w:rsid w:val="174A832E"/>
    <w:rsid w:val="179A53CF"/>
    <w:rsid w:val="17A97AEE"/>
    <w:rsid w:val="17B819A1"/>
    <w:rsid w:val="17D72AD8"/>
    <w:rsid w:val="17E21CFA"/>
    <w:rsid w:val="17E7D117"/>
    <w:rsid w:val="17E82643"/>
    <w:rsid w:val="1804ED94"/>
    <w:rsid w:val="18179022"/>
    <w:rsid w:val="182AEE7D"/>
    <w:rsid w:val="1851CF17"/>
    <w:rsid w:val="1852EFD1"/>
    <w:rsid w:val="185EDDB2"/>
    <w:rsid w:val="18717C85"/>
    <w:rsid w:val="18E23513"/>
    <w:rsid w:val="18EDD0BF"/>
    <w:rsid w:val="1947626A"/>
    <w:rsid w:val="1949E1C8"/>
    <w:rsid w:val="195553B1"/>
    <w:rsid w:val="19657A8F"/>
    <w:rsid w:val="19756BF4"/>
    <w:rsid w:val="1979BC2D"/>
    <w:rsid w:val="19920066"/>
    <w:rsid w:val="19A5830C"/>
    <w:rsid w:val="19C7E4F7"/>
    <w:rsid w:val="1A07BAD4"/>
    <w:rsid w:val="1A0A8720"/>
    <w:rsid w:val="1A2EBCF4"/>
    <w:rsid w:val="1A55CAED"/>
    <w:rsid w:val="1A63AA2F"/>
    <w:rsid w:val="1A77B613"/>
    <w:rsid w:val="1A7C63F6"/>
    <w:rsid w:val="1A9F9E69"/>
    <w:rsid w:val="1AC78B6B"/>
    <w:rsid w:val="1AF7CBF7"/>
    <w:rsid w:val="1AFC3DA2"/>
    <w:rsid w:val="1B279170"/>
    <w:rsid w:val="1B46C862"/>
    <w:rsid w:val="1B708BDD"/>
    <w:rsid w:val="1B931159"/>
    <w:rsid w:val="1BA4A2DF"/>
    <w:rsid w:val="1BC69E71"/>
    <w:rsid w:val="1BE9A783"/>
    <w:rsid w:val="1BF48C03"/>
    <w:rsid w:val="1BFE02FA"/>
    <w:rsid w:val="1C1E6595"/>
    <w:rsid w:val="1C4C8F07"/>
    <w:rsid w:val="1C504002"/>
    <w:rsid w:val="1C8B5C1A"/>
    <w:rsid w:val="1C934458"/>
    <w:rsid w:val="1C96FE23"/>
    <w:rsid w:val="1C978FC6"/>
    <w:rsid w:val="1CDC58F7"/>
    <w:rsid w:val="1CF22CF4"/>
    <w:rsid w:val="1CFA0C5D"/>
    <w:rsid w:val="1D3D144F"/>
    <w:rsid w:val="1D62A1F1"/>
    <w:rsid w:val="1D6C5EEA"/>
    <w:rsid w:val="1D9A5C9A"/>
    <w:rsid w:val="1DDDB593"/>
    <w:rsid w:val="1DE85804"/>
    <w:rsid w:val="1DF6A5FA"/>
    <w:rsid w:val="1DFAD0C6"/>
    <w:rsid w:val="1E1550E6"/>
    <w:rsid w:val="1E195E75"/>
    <w:rsid w:val="1E4EF358"/>
    <w:rsid w:val="1E69F18B"/>
    <w:rsid w:val="1E77EDCE"/>
    <w:rsid w:val="1E836013"/>
    <w:rsid w:val="1E85651F"/>
    <w:rsid w:val="1E8AAF23"/>
    <w:rsid w:val="1EEE7542"/>
    <w:rsid w:val="1F3C5176"/>
    <w:rsid w:val="1F4A2DEB"/>
    <w:rsid w:val="1F5D691C"/>
    <w:rsid w:val="1F64B900"/>
    <w:rsid w:val="1F693F80"/>
    <w:rsid w:val="1F98029A"/>
    <w:rsid w:val="1F9C924C"/>
    <w:rsid w:val="1FA4A6C0"/>
    <w:rsid w:val="1FA71404"/>
    <w:rsid w:val="1FA741D5"/>
    <w:rsid w:val="1FA7CDA4"/>
    <w:rsid w:val="1FB4F63B"/>
    <w:rsid w:val="1FDD8941"/>
    <w:rsid w:val="1FF5FB4D"/>
    <w:rsid w:val="200FBB68"/>
    <w:rsid w:val="2019A7DF"/>
    <w:rsid w:val="208506FE"/>
    <w:rsid w:val="20AE6D33"/>
    <w:rsid w:val="20B99A05"/>
    <w:rsid w:val="20C2795E"/>
    <w:rsid w:val="20C7DDC5"/>
    <w:rsid w:val="20EEB56A"/>
    <w:rsid w:val="20FAF141"/>
    <w:rsid w:val="212223F7"/>
    <w:rsid w:val="215983A1"/>
    <w:rsid w:val="216474B1"/>
    <w:rsid w:val="217EFAFF"/>
    <w:rsid w:val="2181D2F4"/>
    <w:rsid w:val="2184B384"/>
    <w:rsid w:val="218DF77B"/>
    <w:rsid w:val="2197D003"/>
    <w:rsid w:val="221E5F7E"/>
    <w:rsid w:val="2237EEFF"/>
    <w:rsid w:val="224B4C5E"/>
    <w:rsid w:val="22BC3659"/>
    <w:rsid w:val="22C9EAAC"/>
    <w:rsid w:val="22DAF2E1"/>
    <w:rsid w:val="22FC69A9"/>
    <w:rsid w:val="23065612"/>
    <w:rsid w:val="232B6A8F"/>
    <w:rsid w:val="2339F46E"/>
    <w:rsid w:val="2344E14A"/>
    <w:rsid w:val="23816143"/>
    <w:rsid w:val="2410EE90"/>
    <w:rsid w:val="241F3192"/>
    <w:rsid w:val="242D9489"/>
    <w:rsid w:val="2446F073"/>
    <w:rsid w:val="2448D8F9"/>
    <w:rsid w:val="24889ADD"/>
    <w:rsid w:val="24AE4D6F"/>
    <w:rsid w:val="24D7095A"/>
    <w:rsid w:val="24DD74D0"/>
    <w:rsid w:val="251AA055"/>
    <w:rsid w:val="252785D0"/>
    <w:rsid w:val="2527AC4F"/>
    <w:rsid w:val="256FF67D"/>
    <w:rsid w:val="2574DA4D"/>
    <w:rsid w:val="25910CE1"/>
    <w:rsid w:val="259FDA83"/>
    <w:rsid w:val="25A5CDAF"/>
    <w:rsid w:val="25BE19DE"/>
    <w:rsid w:val="25C8A5A3"/>
    <w:rsid w:val="25EA969A"/>
    <w:rsid w:val="2658FA48"/>
    <w:rsid w:val="26632780"/>
    <w:rsid w:val="2664FE4C"/>
    <w:rsid w:val="26690CD6"/>
    <w:rsid w:val="2680BFF1"/>
    <w:rsid w:val="26984518"/>
    <w:rsid w:val="26A15008"/>
    <w:rsid w:val="26A66FA0"/>
    <w:rsid w:val="26A949FE"/>
    <w:rsid w:val="26ABFEEB"/>
    <w:rsid w:val="26BADD2C"/>
    <w:rsid w:val="271685F9"/>
    <w:rsid w:val="272B0C33"/>
    <w:rsid w:val="275C6289"/>
    <w:rsid w:val="2771BAF1"/>
    <w:rsid w:val="2785D0A3"/>
    <w:rsid w:val="27A166DF"/>
    <w:rsid w:val="27EDCCBD"/>
    <w:rsid w:val="27EF6295"/>
    <w:rsid w:val="27F880A1"/>
    <w:rsid w:val="2814EFCB"/>
    <w:rsid w:val="2821BCBA"/>
    <w:rsid w:val="2831CA89"/>
    <w:rsid w:val="2833E42A"/>
    <w:rsid w:val="28672425"/>
    <w:rsid w:val="2890BC30"/>
    <w:rsid w:val="289767AD"/>
    <w:rsid w:val="28B73D83"/>
    <w:rsid w:val="28B899ED"/>
    <w:rsid w:val="28D39D41"/>
    <w:rsid w:val="28ECB1C0"/>
    <w:rsid w:val="28FE2197"/>
    <w:rsid w:val="2902E569"/>
    <w:rsid w:val="29421DD2"/>
    <w:rsid w:val="294AA1E8"/>
    <w:rsid w:val="2955DDDE"/>
    <w:rsid w:val="295FA419"/>
    <w:rsid w:val="29785C6E"/>
    <w:rsid w:val="2989918D"/>
    <w:rsid w:val="29A54C66"/>
    <w:rsid w:val="29CEB79C"/>
    <w:rsid w:val="29F3BB63"/>
    <w:rsid w:val="2A15E341"/>
    <w:rsid w:val="2A1D77BE"/>
    <w:rsid w:val="2A2BE748"/>
    <w:rsid w:val="2AA5EB9A"/>
    <w:rsid w:val="2AAD55C5"/>
    <w:rsid w:val="2AD473C8"/>
    <w:rsid w:val="2AFFA669"/>
    <w:rsid w:val="2B6BD228"/>
    <w:rsid w:val="2B800AE6"/>
    <w:rsid w:val="2BA45855"/>
    <w:rsid w:val="2BB76784"/>
    <w:rsid w:val="2BC75AE8"/>
    <w:rsid w:val="2BFD6F12"/>
    <w:rsid w:val="2C1A2C91"/>
    <w:rsid w:val="2C34DE0C"/>
    <w:rsid w:val="2C671578"/>
    <w:rsid w:val="2C77486D"/>
    <w:rsid w:val="2C9E00F5"/>
    <w:rsid w:val="2CE0D97B"/>
    <w:rsid w:val="2CE6588E"/>
    <w:rsid w:val="2CE9478F"/>
    <w:rsid w:val="2CFCC70E"/>
    <w:rsid w:val="2CFF9994"/>
    <w:rsid w:val="2D0476C8"/>
    <w:rsid w:val="2D177580"/>
    <w:rsid w:val="2D1A7B4F"/>
    <w:rsid w:val="2D317C12"/>
    <w:rsid w:val="2D50FB4B"/>
    <w:rsid w:val="2D549B17"/>
    <w:rsid w:val="2D7BBA51"/>
    <w:rsid w:val="2DB07FAD"/>
    <w:rsid w:val="2E105ABD"/>
    <w:rsid w:val="2E1C3BFC"/>
    <w:rsid w:val="2E1E226E"/>
    <w:rsid w:val="2E224E4A"/>
    <w:rsid w:val="2E29C3AA"/>
    <w:rsid w:val="2E29EA30"/>
    <w:rsid w:val="2E44D3D9"/>
    <w:rsid w:val="2E472BAC"/>
    <w:rsid w:val="2E4753B0"/>
    <w:rsid w:val="2E4F7C5A"/>
    <w:rsid w:val="2E6E72C0"/>
    <w:rsid w:val="2E6FEC6E"/>
    <w:rsid w:val="2E77344A"/>
    <w:rsid w:val="2E8A343B"/>
    <w:rsid w:val="2E950C45"/>
    <w:rsid w:val="2EAD8993"/>
    <w:rsid w:val="2EB41684"/>
    <w:rsid w:val="2F0776A3"/>
    <w:rsid w:val="2F10E1BE"/>
    <w:rsid w:val="2F13CDEC"/>
    <w:rsid w:val="2F3873CF"/>
    <w:rsid w:val="2F468102"/>
    <w:rsid w:val="2F6C96E4"/>
    <w:rsid w:val="2F7C0F92"/>
    <w:rsid w:val="2F846B01"/>
    <w:rsid w:val="2F8CF1B9"/>
    <w:rsid w:val="2FAACEDF"/>
    <w:rsid w:val="2FDBCA55"/>
    <w:rsid w:val="2FDDDE36"/>
    <w:rsid w:val="2FE9AB53"/>
    <w:rsid w:val="300D489D"/>
    <w:rsid w:val="300E7859"/>
    <w:rsid w:val="303A4465"/>
    <w:rsid w:val="303EAAC7"/>
    <w:rsid w:val="30467C26"/>
    <w:rsid w:val="3076C237"/>
    <w:rsid w:val="3078A89C"/>
    <w:rsid w:val="307B9C43"/>
    <w:rsid w:val="307D7C89"/>
    <w:rsid w:val="30887FC4"/>
    <w:rsid w:val="30A871A3"/>
    <w:rsid w:val="30ABF5B1"/>
    <w:rsid w:val="30B1E6E6"/>
    <w:rsid w:val="30C2E2FC"/>
    <w:rsid w:val="30EE5974"/>
    <w:rsid w:val="31214279"/>
    <w:rsid w:val="3129528D"/>
    <w:rsid w:val="312A8FF8"/>
    <w:rsid w:val="31331CC3"/>
    <w:rsid w:val="313532DB"/>
    <w:rsid w:val="31578C98"/>
    <w:rsid w:val="3157FF68"/>
    <w:rsid w:val="31862A5F"/>
    <w:rsid w:val="318D4BEA"/>
    <w:rsid w:val="31BA1AF9"/>
    <w:rsid w:val="31EC02CC"/>
    <w:rsid w:val="31FFDBA8"/>
    <w:rsid w:val="32005CB3"/>
    <w:rsid w:val="320E2338"/>
    <w:rsid w:val="32604716"/>
    <w:rsid w:val="32912053"/>
    <w:rsid w:val="329E51F9"/>
    <w:rsid w:val="32A8F287"/>
    <w:rsid w:val="32B219D7"/>
    <w:rsid w:val="32CCB7B1"/>
    <w:rsid w:val="32E803E0"/>
    <w:rsid w:val="32F414DE"/>
    <w:rsid w:val="33180E0E"/>
    <w:rsid w:val="33390103"/>
    <w:rsid w:val="333B2223"/>
    <w:rsid w:val="334CE0EE"/>
    <w:rsid w:val="336307A8"/>
    <w:rsid w:val="33633879"/>
    <w:rsid w:val="3367E020"/>
    <w:rsid w:val="33874A42"/>
    <w:rsid w:val="338D3628"/>
    <w:rsid w:val="33BD6A65"/>
    <w:rsid w:val="33C636D1"/>
    <w:rsid w:val="33CA4EF3"/>
    <w:rsid w:val="33E8A10E"/>
    <w:rsid w:val="340D9041"/>
    <w:rsid w:val="341E2B2E"/>
    <w:rsid w:val="3433A797"/>
    <w:rsid w:val="343B9832"/>
    <w:rsid w:val="3453E0EC"/>
    <w:rsid w:val="3471498A"/>
    <w:rsid w:val="347483CD"/>
    <w:rsid w:val="347B89FF"/>
    <w:rsid w:val="348AA2A2"/>
    <w:rsid w:val="34B4120E"/>
    <w:rsid w:val="34C1F09A"/>
    <w:rsid w:val="34E0CC65"/>
    <w:rsid w:val="34FC58CC"/>
    <w:rsid w:val="352E2D3D"/>
    <w:rsid w:val="3574C4D8"/>
    <w:rsid w:val="358DCED1"/>
    <w:rsid w:val="35AB7995"/>
    <w:rsid w:val="35AC9216"/>
    <w:rsid w:val="36675B79"/>
    <w:rsid w:val="3685246A"/>
    <w:rsid w:val="369166BF"/>
    <w:rsid w:val="36ACBC22"/>
    <w:rsid w:val="36C2F158"/>
    <w:rsid w:val="36DAC9DB"/>
    <w:rsid w:val="370A2029"/>
    <w:rsid w:val="372E127C"/>
    <w:rsid w:val="372E45A2"/>
    <w:rsid w:val="3786A42E"/>
    <w:rsid w:val="37B79266"/>
    <w:rsid w:val="37D59F3F"/>
    <w:rsid w:val="37EA181D"/>
    <w:rsid w:val="380B7F71"/>
    <w:rsid w:val="38249731"/>
    <w:rsid w:val="38317172"/>
    <w:rsid w:val="3831B21D"/>
    <w:rsid w:val="38563412"/>
    <w:rsid w:val="38827EB7"/>
    <w:rsid w:val="38920BD6"/>
    <w:rsid w:val="389B57E4"/>
    <w:rsid w:val="389C6FF0"/>
    <w:rsid w:val="38C47491"/>
    <w:rsid w:val="39140518"/>
    <w:rsid w:val="39158E78"/>
    <w:rsid w:val="391D058A"/>
    <w:rsid w:val="394495C9"/>
    <w:rsid w:val="3969A0AD"/>
    <w:rsid w:val="3973D93B"/>
    <w:rsid w:val="39747C11"/>
    <w:rsid w:val="399FFEF8"/>
    <w:rsid w:val="39AC86C1"/>
    <w:rsid w:val="39C50F7E"/>
    <w:rsid w:val="39C86F99"/>
    <w:rsid w:val="39FF19E9"/>
    <w:rsid w:val="3A42DDC2"/>
    <w:rsid w:val="3A4E601D"/>
    <w:rsid w:val="3A5DC241"/>
    <w:rsid w:val="3A7143B6"/>
    <w:rsid w:val="3A86E9BC"/>
    <w:rsid w:val="3ABD336C"/>
    <w:rsid w:val="3AD175AD"/>
    <w:rsid w:val="3AD3FE45"/>
    <w:rsid w:val="3ADE50CC"/>
    <w:rsid w:val="3B3ECC2B"/>
    <w:rsid w:val="3B8B6F8B"/>
    <w:rsid w:val="3B8BCF0E"/>
    <w:rsid w:val="3B93A5F6"/>
    <w:rsid w:val="3B9805B9"/>
    <w:rsid w:val="3BA907C1"/>
    <w:rsid w:val="3BD2C560"/>
    <w:rsid w:val="3C013CF6"/>
    <w:rsid w:val="3C1A9B47"/>
    <w:rsid w:val="3C256423"/>
    <w:rsid w:val="3C3E02AC"/>
    <w:rsid w:val="3C5AEBF7"/>
    <w:rsid w:val="3C95B548"/>
    <w:rsid w:val="3CB92A7A"/>
    <w:rsid w:val="3CC640B8"/>
    <w:rsid w:val="3CD9F4DE"/>
    <w:rsid w:val="3CDA7F5A"/>
    <w:rsid w:val="3D62759A"/>
    <w:rsid w:val="3D7B96BA"/>
    <w:rsid w:val="3DA113A8"/>
    <w:rsid w:val="3DA85063"/>
    <w:rsid w:val="3DBD5C11"/>
    <w:rsid w:val="3DD3FBC0"/>
    <w:rsid w:val="3DF2CA3A"/>
    <w:rsid w:val="3E0C2B62"/>
    <w:rsid w:val="3E12FC13"/>
    <w:rsid w:val="3E271744"/>
    <w:rsid w:val="3E5CDE44"/>
    <w:rsid w:val="3E5FD1E2"/>
    <w:rsid w:val="3E615334"/>
    <w:rsid w:val="3E8A9DC0"/>
    <w:rsid w:val="3E8B03C9"/>
    <w:rsid w:val="3EAB7D49"/>
    <w:rsid w:val="3ED7C691"/>
    <w:rsid w:val="3EDBC0B2"/>
    <w:rsid w:val="3EE0E96A"/>
    <w:rsid w:val="3EF2D647"/>
    <w:rsid w:val="3EFB5CDA"/>
    <w:rsid w:val="3F088EED"/>
    <w:rsid w:val="3F2851A4"/>
    <w:rsid w:val="3F7C1532"/>
    <w:rsid w:val="3F8B6CF8"/>
    <w:rsid w:val="3FC0AEDC"/>
    <w:rsid w:val="3FC9DCFD"/>
    <w:rsid w:val="3FDD171F"/>
    <w:rsid w:val="3FE2490A"/>
    <w:rsid w:val="3FE8ACAB"/>
    <w:rsid w:val="3FFED096"/>
    <w:rsid w:val="40021CFA"/>
    <w:rsid w:val="4036194D"/>
    <w:rsid w:val="40583063"/>
    <w:rsid w:val="40A19608"/>
    <w:rsid w:val="40A76032"/>
    <w:rsid w:val="40D8517D"/>
    <w:rsid w:val="40E9C266"/>
    <w:rsid w:val="40F9FFA7"/>
    <w:rsid w:val="41159277"/>
    <w:rsid w:val="4121BD90"/>
    <w:rsid w:val="416592FF"/>
    <w:rsid w:val="41678115"/>
    <w:rsid w:val="41944BD4"/>
    <w:rsid w:val="41C5B002"/>
    <w:rsid w:val="41C97A12"/>
    <w:rsid w:val="41FDCE6F"/>
    <w:rsid w:val="421CAE02"/>
    <w:rsid w:val="422CAB20"/>
    <w:rsid w:val="4247846F"/>
    <w:rsid w:val="425BE8DE"/>
    <w:rsid w:val="425ED1E6"/>
    <w:rsid w:val="429BB817"/>
    <w:rsid w:val="42B2B983"/>
    <w:rsid w:val="42BEC9CC"/>
    <w:rsid w:val="42BF3899"/>
    <w:rsid w:val="43029520"/>
    <w:rsid w:val="43418C95"/>
    <w:rsid w:val="434444FE"/>
    <w:rsid w:val="434AA5A6"/>
    <w:rsid w:val="4360722F"/>
    <w:rsid w:val="4382C31B"/>
    <w:rsid w:val="438CEDE3"/>
    <w:rsid w:val="43B1F5C9"/>
    <w:rsid w:val="43B4BF9F"/>
    <w:rsid w:val="43D5EEFA"/>
    <w:rsid w:val="43F47B7E"/>
    <w:rsid w:val="43F4B833"/>
    <w:rsid w:val="440AD69C"/>
    <w:rsid w:val="4420ED1A"/>
    <w:rsid w:val="44227F4F"/>
    <w:rsid w:val="444B0609"/>
    <w:rsid w:val="4450A792"/>
    <w:rsid w:val="445D7D77"/>
    <w:rsid w:val="44791445"/>
    <w:rsid w:val="44834FA0"/>
    <w:rsid w:val="44868E00"/>
    <w:rsid w:val="4496A147"/>
    <w:rsid w:val="4496F8A8"/>
    <w:rsid w:val="4501B05E"/>
    <w:rsid w:val="450BBF64"/>
    <w:rsid w:val="450F15DC"/>
    <w:rsid w:val="455BF7B5"/>
    <w:rsid w:val="4569D8DE"/>
    <w:rsid w:val="45B8D7E9"/>
    <w:rsid w:val="45C0F5A4"/>
    <w:rsid w:val="45DD5B3E"/>
    <w:rsid w:val="45E68A5F"/>
    <w:rsid w:val="45E7AE8F"/>
    <w:rsid w:val="45FF0123"/>
    <w:rsid w:val="4608AF26"/>
    <w:rsid w:val="465904F8"/>
    <w:rsid w:val="4686E78D"/>
    <w:rsid w:val="46F349B2"/>
    <w:rsid w:val="471FD23F"/>
    <w:rsid w:val="47630D7E"/>
    <w:rsid w:val="477BFB9F"/>
    <w:rsid w:val="4793602B"/>
    <w:rsid w:val="47AD0E4A"/>
    <w:rsid w:val="47CF4B84"/>
    <w:rsid w:val="480EA0D3"/>
    <w:rsid w:val="48129E00"/>
    <w:rsid w:val="48390B67"/>
    <w:rsid w:val="48745A25"/>
    <w:rsid w:val="4879A314"/>
    <w:rsid w:val="48D42E15"/>
    <w:rsid w:val="48D5F123"/>
    <w:rsid w:val="48DA8D2A"/>
    <w:rsid w:val="48EBA39A"/>
    <w:rsid w:val="48F8851B"/>
    <w:rsid w:val="491887B0"/>
    <w:rsid w:val="492302F6"/>
    <w:rsid w:val="497C6073"/>
    <w:rsid w:val="4996E85E"/>
    <w:rsid w:val="4999C193"/>
    <w:rsid w:val="49A795B5"/>
    <w:rsid w:val="49AF8AF6"/>
    <w:rsid w:val="49C3B6EA"/>
    <w:rsid w:val="49C5DC74"/>
    <w:rsid w:val="49C71361"/>
    <w:rsid w:val="49CE5E76"/>
    <w:rsid w:val="49CEFD46"/>
    <w:rsid w:val="49E45892"/>
    <w:rsid w:val="49F69942"/>
    <w:rsid w:val="4A16C57A"/>
    <w:rsid w:val="4A23695B"/>
    <w:rsid w:val="4A284F45"/>
    <w:rsid w:val="4A3785AC"/>
    <w:rsid w:val="4A6AE74E"/>
    <w:rsid w:val="4AAB7E95"/>
    <w:rsid w:val="4ADC779F"/>
    <w:rsid w:val="4AF08819"/>
    <w:rsid w:val="4B288465"/>
    <w:rsid w:val="4B37E65E"/>
    <w:rsid w:val="4B3A65D5"/>
    <w:rsid w:val="4B863F92"/>
    <w:rsid w:val="4B909538"/>
    <w:rsid w:val="4BAC7C57"/>
    <w:rsid w:val="4BACB9CB"/>
    <w:rsid w:val="4BB4E9F3"/>
    <w:rsid w:val="4BE9D701"/>
    <w:rsid w:val="4C316B86"/>
    <w:rsid w:val="4C35EBA9"/>
    <w:rsid w:val="4C41A07C"/>
    <w:rsid w:val="4C483F44"/>
    <w:rsid w:val="4C7C7F31"/>
    <w:rsid w:val="4C7F163C"/>
    <w:rsid w:val="4C9244D2"/>
    <w:rsid w:val="4CB3024B"/>
    <w:rsid w:val="4CF02F62"/>
    <w:rsid w:val="4D3A6522"/>
    <w:rsid w:val="4DA1F616"/>
    <w:rsid w:val="4DFE37F3"/>
    <w:rsid w:val="4E182A4B"/>
    <w:rsid w:val="4E18CD8F"/>
    <w:rsid w:val="4E23E0D4"/>
    <w:rsid w:val="4E273DB7"/>
    <w:rsid w:val="4E2D7F4F"/>
    <w:rsid w:val="4E42DBA1"/>
    <w:rsid w:val="4E5174F8"/>
    <w:rsid w:val="4E84DF3B"/>
    <w:rsid w:val="4EBBEBEF"/>
    <w:rsid w:val="4ECDBC35"/>
    <w:rsid w:val="4EFC0CD6"/>
    <w:rsid w:val="4F0ABD17"/>
    <w:rsid w:val="4F287B75"/>
    <w:rsid w:val="4F4FF64C"/>
    <w:rsid w:val="4F822411"/>
    <w:rsid w:val="4FB6BFFE"/>
    <w:rsid w:val="4FEBF961"/>
    <w:rsid w:val="50148A0F"/>
    <w:rsid w:val="5014B6DF"/>
    <w:rsid w:val="5016C21B"/>
    <w:rsid w:val="501B39C5"/>
    <w:rsid w:val="501DD830"/>
    <w:rsid w:val="50229768"/>
    <w:rsid w:val="5029357E"/>
    <w:rsid w:val="506DDEC8"/>
    <w:rsid w:val="50886163"/>
    <w:rsid w:val="50A435CE"/>
    <w:rsid w:val="50CAF469"/>
    <w:rsid w:val="50E310BC"/>
    <w:rsid w:val="50E878F5"/>
    <w:rsid w:val="50E8DFE8"/>
    <w:rsid w:val="5139A8FE"/>
    <w:rsid w:val="5177E7C6"/>
    <w:rsid w:val="51862F20"/>
    <w:rsid w:val="51897FD2"/>
    <w:rsid w:val="523E1213"/>
    <w:rsid w:val="52A3246B"/>
    <w:rsid w:val="53053517"/>
    <w:rsid w:val="533567A5"/>
    <w:rsid w:val="53385703"/>
    <w:rsid w:val="533B342C"/>
    <w:rsid w:val="535B3E70"/>
    <w:rsid w:val="539A0CAF"/>
    <w:rsid w:val="53C2E24C"/>
    <w:rsid w:val="53F03B3C"/>
    <w:rsid w:val="540B04C4"/>
    <w:rsid w:val="540EF93C"/>
    <w:rsid w:val="546317EB"/>
    <w:rsid w:val="5480CBD5"/>
    <w:rsid w:val="54B42292"/>
    <w:rsid w:val="54CC17A8"/>
    <w:rsid w:val="54D613B1"/>
    <w:rsid w:val="54DA5276"/>
    <w:rsid w:val="54E499EB"/>
    <w:rsid w:val="55015802"/>
    <w:rsid w:val="5518DC2E"/>
    <w:rsid w:val="55521F11"/>
    <w:rsid w:val="5561762F"/>
    <w:rsid w:val="557832B8"/>
    <w:rsid w:val="5578CF2E"/>
    <w:rsid w:val="55A3877C"/>
    <w:rsid w:val="55B647FD"/>
    <w:rsid w:val="55DBAE42"/>
    <w:rsid w:val="55E4F67D"/>
    <w:rsid w:val="5657B6FF"/>
    <w:rsid w:val="56601C4F"/>
    <w:rsid w:val="566D26BF"/>
    <w:rsid w:val="568FF797"/>
    <w:rsid w:val="56AF2DBF"/>
    <w:rsid w:val="56C65DEE"/>
    <w:rsid w:val="56E60451"/>
    <w:rsid w:val="56E6EDCE"/>
    <w:rsid w:val="572807AC"/>
    <w:rsid w:val="572961E4"/>
    <w:rsid w:val="5747A383"/>
    <w:rsid w:val="5790E5ED"/>
    <w:rsid w:val="57BB036F"/>
    <w:rsid w:val="57C96997"/>
    <w:rsid w:val="57E23D4D"/>
    <w:rsid w:val="57EC963E"/>
    <w:rsid w:val="58149EFE"/>
    <w:rsid w:val="581AB51F"/>
    <w:rsid w:val="583D81C3"/>
    <w:rsid w:val="587A11E1"/>
    <w:rsid w:val="588337F0"/>
    <w:rsid w:val="589992B8"/>
    <w:rsid w:val="589EF797"/>
    <w:rsid w:val="58D61575"/>
    <w:rsid w:val="58DE3356"/>
    <w:rsid w:val="58F1A1DC"/>
    <w:rsid w:val="5900CBCB"/>
    <w:rsid w:val="59104E3E"/>
    <w:rsid w:val="591C0F51"/>
    <w:rsid w:val="59271F5C"/>
    <w:rsid w:val="592FBAB2"/>
    <w:rsid w:val="5934FFED"/>
    <w:rsid w:val="5951F4AD"/>
    <w:rsid w:val="596E661C"/>
    <w:rsid w:val="5981A0CE"/>
    <w:rsid w:val="59CF67CD"/>
    <w:rsid w:val="59DB231C"/>
    <w:rsid w:val="5A03B10F"/>
    <w:rsid w:val="5A115FB8"/>
    <w:rsid w:val="5A48A2C0"/>
    <w:rsid w:val="5A58158C"/>
    <w:rsid w:val="5A5A8AA9"/>
    <w:rsid w:val="5A66D706"/>
    <w:rsid w:val="5A923258"/>
    <w:rsid w:val="5A95260C"/>
    <w:rsid w:val="5A97A6FA"/>
    <w:rsid w:val="5A9B99C0"/>
    <w:rsid w:val="5AB18711"/>
    <w:rsid w:val="5ACF8CC1"/>
    <w:rsid w:val="5AD5BEB5"/>
    <w:rsid w:val="5AE30C31"/>
    <w:rsid w:val="5AF1305F"/>
    <w:rsid w:val="5B01D8B0"/>
    <w:rsid w:val="5B046BC3"/>
    <w:rsid w:val="5B35929B"/>
    <w:rsid w:val="5B371E74"/>
    <w:rsid w:val="5B8181CE"/>
    <w:rsid w:val="5BD40137"/>
    <w:rsid w:val="5BFDF8AF"/>
    <w:rsid w:val="5C3E3198"/>
    <w:rsid w:val="5C689526"/>
    <w:rsid w:val="5C6BEB08"/>
    <w:rsid w:val="5C79CCF7"/>
    <w:rsid w:val="5C88E58B"/>
    <w:rsid w:val="5C9CDE2E"/>
    <w:rsid w:val="5CABCA89"/>
    <w:rsid w:val="5CCD4F3B"/>
    <w:rsid w:val="5CE35780"/>
    <w:rsid w:val="5CF1640F"/>
    <w:rsid w:val="5D73C07F"/>
    <w:rsid w:val="5D975084"/>
    <w:rsid w:val="5D99210A"/>
    <w:rsid w:val="5DDBFCB8"/>
    <w:rsid w:val="5DF9C856"/>
    <w:rsid w:val="5DFB40C5"/>
    <w:rsid w:val="5E0902AA"/>
    <w:rsid w:val="5E2D0D30"/>
    <w:rsid w:val="5E2D3DF9"/>
    <w:rsid w:val="5E2E9010"/>
    <w:rsid w:val="5E30608D"/>
    <w:rsid w:val="5E357DE4"/>
    <w:rsid w:val="5E47B367"/>
    <w:rsid w:val="5E7F0989"/>
    <w:rsid w:val="5EADC7AE"/>
    <w:rsid w:val="5EAF8955"/>
    <w:rsid w:val="5EDC662D"/>
    <w:rsid w:val="5F0B7225"/>
    <w:rsid w:val="5F56B2FB"/>
    <w:rsid w:val="5F64DB75"/>
    <w:rsid w:val="5F6C2B73"/>
    <w:rsid w:val="5F71FC0F"/>
    <w:rsid w:val="5F73AD45"/>
    <w:rsid w:val="5F8DB549"/>
    <w:rsid w:val="5F8FD48E"/>
    <w:rsid w:val="5FA4C694"/>
    <w:rsid w:val="5FB57BCA"/>
    <w:rsid w:val="5FC05A55"/>
    <w:rsid w:val="5FCE8273"/>
    <w:rsid w:val="5FEA2054"/>
    <w:rsid w:val="5FF1A776"/>
    <w:rsid w:val="600254B0"/>
    <w:rsid w:val="601DC789"/>
    <w:rsid w:val="602754AD"/>
    <w:rsid w:val="6044981C"/>
    <w:rsid w:val="6078AE93"/>
    <w:rsid w:val="607A08F3"/>
    <w:rsid w:val="6093451A"/>
    <w:rsid w:val="60AC03CD"/>
    <w:rsid w:val="60B9B9BD"/>
    <w:rsid w:val="60B9D034"/>
    <w:rsid w:val="60E83675"/>
    <w:rsid w:val="60FA1CB7"/>
    <w:rsid w:val="612CC720"/>
    <w:rsid w:val="613C467A"/>
    <w:rsid w:val="6140F246"/>
    <w:rsid w:val="614BBD07"/>
    <w:rsid w:val="616B7D1B"/>
    <w:rsid w:val="61AD6240"/>
    <w:rsid w:val="61B36815"/>
    <w:rsid w:val="61B5D95A"/>
    <w:rsid w:val="61F626A2"/>
    <w:rsid w:val="61F79FB0"/>
    <w:rsid w:val="61FA7D01"/>
    <w:rsid w:val="6240B271"/>
    <w:rsid w:val="62708B73"/>
    <w:rsid w:val="62AC2012"/>
    <w:rsid w:val="62DEB412"/>
    <w:rsid w:val="62E784C5"/>
    <w:rsid w:val="6325EC28"/>
    <w:rsid w:val="6357164C"/>
    <w:rsid w:val="635AABC7"/>
    <w:rsid w:val="637D901E"/>
    <w:rsid w:val="6393F9E2"/>
    <w:rsid w:val="639A6065"/>
    <w:rsid w:val="63A4FBC8"/>
    <w:rsid w:val="63D51FFB"/>
    <w:rsid w:val="63DCB1AE"/>
    <w:rsid w:val="63DE5B2B"/>
    <w:rsid w:val="642371CA"/>
    <w:rsid w:val="6473BCBE"/>
    <w:rsid w:val="64DA2AFF"/>
    <w:rsid w:val="64DDDBD8"/>
    <w:rsid w:val="64EE0CD6"/>
    <w:rsid w:val="65002DFB"/>
    <w:rsid w:val="6585F74B"/>
    <w:rsid w:val="659A6CD2"/>
    <w:rsid w:val="65B73B94"/>
    <w:rsid w:val="65C12EDE"/>
    <w:rsid w:val="65E8BA57"/>
    <w:rsid w:val="6607067F"/>
    <w:rsid w:val="66364E68"/>
    <w:rsid w:val="66A969D0"/>
    <w:rsid w:val="66CB4D55"/>
    <w:rsid w:val="66CC3D73"/>
    <w:rsid w:val="66D2AECF"/>
    <w:rsid w:val="66E877F5"/>
    <w:rsid w:val="670368A3"/>
    <w:rsid w:val="6714EA6A"/>
    <w:rsid w:val="678C882E"/>
    <w:rsid w:val="67965ECE"/>
    <w:rsid w:val="67A9FBB5"/>
    <w:rsid w:val="67F14B48"/>
    <w:rsid w:val="67F97DD0"/>
    <w:rsid w:val="680A1840"/>
    <w:rsid w:val="68122D63"/>
    <w:rsid w:val="68198C6A"/>
    <w:rsid w:val="682B8DEB"/>
    <w:rsid w:val="6880D8C2"/>
    <w:rsid w:val="68908D9A"/>
    <w:rsid w:val="68C4A89B"/>
    <w:rsid w:val="68C8A8E7"/>
    <w:rsid w:val="68D36B34"/>
    <w:rsid w:val="690C5EB2"/>
    <w:rsid w:val="6961BC1B"/>
    <w:rsid w:val="69A05EDD"/>
    <w:rsid w:val="69A3E440"/>
    <w:rsid w:val="69A57AA1"/>
    <w:rsid w:val="69CF062E"/>
    <w:rsid w:val="69D024A2"/>
    <w:rsid w:val="6A02017C"/>
    <w:rsid w:val="6A1D4F6A"/>
    <w:rsid w:val="6A33F672"/>
    <w:rsid w:val="6A3DD07F"/>
    <w:rsid w:val="6A6EAA2B"/>
    <w:rsid w:val="6A89BD3E"/>
    <w:rsid w:val="6AAD3865"/>
    <w:rsid w:val="6AB29FB1"/>
    <w:rsid w:val="6ABCB312"/>
    <w:rsid w:val="6AC1D045"/>
    <w:rsid w:val="6AC5B805"/>
    <w:rsid w:val="6AE6D70E"/>
    <w:rsid w:val="6B04BF0F"/>
    <w:rsid w:val="6B39E24F"/>
    <w:rsid w:val="6B4FB81B"/>
    <w:rsid w:val="6B562D75"/>
    <w:rsid w:val="6B6C6688"/>
    <w:rsid w:val="6B8DD976"/>
    <w:rsid w:val="6BA72AD9"/>
    <w:rsid w:val="6BA7D30A"/>
    <w:rsid w:val="6BB27E6D"/>
    <w:rsid w:val="6C3C337F"/>
    <w:rsid w:val="6C62ACDD"/>
    <w:rsid w:val="6C69124B"/>
    <w:rsid w:val="6CB226FA"/>
    <w:rsid w:val="6CC071C5"/>
    <w:rsid w:val="6CC7B5F5"/>
    <w:rsid w:val="6CCC0D91"/>
    <w:rsid w:val="6CDF9DC5"/>
    <w:rsid w:val="6D09EE06"/>
    <w:rsid w:val="6D0A60DC"/>
    <w:rsid w:val="6D2664EC"/>
    <w:rsid w:val="6D2E0130"/>
    <w:rsid w:val="6D47D8DC"/>
    <w:rsid w:val="6D5301FA"/>
    <w:rsid w:val="6D5E9C0E"/>
    <w:rsid w:val="6D7AD53F"/>
    <w:rsid w:val="6D964F04"/>
    <w:rsid w:val="6DC6B3BC"/>
    <w:rsid w:val="6DDC17EA"/>
    <w:rsid w:val="6E0698B8"/>
    <w:rsid w:val="6E12C364"/>
    <w:rsid w:val="6E17E356"/>
    <w:rsid w:val="6E200DF0"/>
    <w:rsid w:val="6E2BD128"/>
    <w:rsid w:val="6E3A2031"/>
    <w:rsid w:val="6E5B5EFF"/>
    <w:rsid w:val="6E940575"/>
    <w:rsid w:val="6E96C778"/>
    <w:rsid w:val="6EAE8FDB"/>
    <w:rsid w:val="6EB431B2"/>
    <w:rsid w:val="6EF7BDD2"/>
    <w:rsid w:val="6F217FC9"/>
    <w:rsid w:val="6F2D3A66"/>
    <w:rsid w:val="6F3E87AE"/>
    <w:rsid w:val="6F433F28"/>
    <w:rsid w:val="6F49D4B2"/>
    <w:rsid w:val="6F7CA844"/>
    <w:rsid w:val="6FAE27F4"/>
    <w:rsid w:val="6FB34C94"/>
    <w:rsid w:val="6FD50740"/>
    <w:rsid w:val="6FEAEF43"/>
    <w:rsid w:val="703D21E4"/>
    <w:rsid w:val="7059164B"/>
    <w:rsid w:val="7079AA9A"/>
    <w:rsid w:val="708235A8"/>
    <w:rsid w:val="70AF0AA2"/>
    <w:rsid w:val="70B58408"/>
    <w:rsid w:val="70B72A48"/>
    <w:rsid w:val="70C5A60C"/>
    <w:rsid w:val="70CD65D0"/>
    <w:rsid w:val="70D22C9B"/>
    <w:rsid w:val="70FF08EF"/>
    <w:rsid w:val="710B8122"/>
    <w:rsid w:val="7125E100"/>
    <w:rsid w:val="7186ADF6"/>
    <w:rsid w:val="71A600A1"/>
    <w:rsid w:val="71BD610E"/>
    <w:rsid w:val="71BE2CC9"/>
    <w:rsid w:val="71CA4E80"/>
    <w:rsid w:val="71DD6471"/>
    <w:rsid w:val="71F0A700"/>
    <w:rsid w:val="71F1AC41"/>
    <w:rsid w:val="71F223AB"/>
    <w:rsid w:val="7206FE02"/>
    <w:rsid w:val="721A1394"/>
    <w:rsid w:val="7247966B"/>
    <w:rsid w:val="724B39CE"/>
    <w:rsid w:val="7276528C"/>
    <w:rsid w:val="7276DDDA"/>
    <w:rsid w:val="728AA9DE"/>
    <w:rsid w:val="728E3D96"/>
    <w:rsid w:val="7296F80C"/>
    <w:rsid w:val="72975999"/>
    <w:rsid w:val="72BB9EC5"/>
    <w:rsid w:val="72C34999"/>
    <w:rsid w:val="72D7162B"/>
    <w:rsid w:val="72EF9EA0"/>
    <w:rsid w:val="73102F2C"/>
    <w:rsid w:val="73111C68"/>
    <w:rsid w:val="7339B763"/>
    <w:rsid w:val="73474DFC"/>
    <w:rsid w:val="735A2EE3"/>
    <w:rsid w:val="737562D4"/>
    <w:rsid w:val="737A19FC"/>
    <w:rsid w:val="739D1265"/>
    <w:rsid w:val="73A12AD1"/>
    <w:rsid w:val="73D63FBF"/>
    <w:rsid w:val="73DF2C94"/>
    <w:rsid w:val="73F752A3"/>
    <w:rsid w:val="7424F64D"/>
    <w:rsid w:val="74491DBE"/>
    <w:rsid w:val="745B94E5"/>
    <w:rsid w:val="7462C2D8"/>
    <w:rsid w:val="7464245D"/>
    <w:rsid w:val="7484B2DB"/>
    <w:rsid w:val="74A92B54"/>
    <w:rsid w:val="74AD9487"/>
    <w:rsid w:val="74D47A06"/>
    <w:rsid w:val="74D9849D"/>
    <w:rsid w:val="74E79A7D"/>
    <w:rsid w:val="74EDDC9C"/>
    <w:rsid w:val="74FF75EC"/>
    <w:rsid w:val="752DD814"/>
    <w:rsid w:val="754175B8"/>
    <w:rsid w:val="754BA11D"/>
    <w:rsid w:val="75773FE1"/>
    <w:rsid w:val="75B971EA"/>
    <w:rsid w:val="75EECB1D"/>
    <w:rsid w:val="75F15C6C"/>
    <w:rsid w:val="7609BD83"/>
    <w:rsid w:val="760A17C1"/>
    <w:rsid w:val="760D8171"/>
    <w:rsid w:val="76197E45"/>
    <w:rsid w:val="76314994"/>
    <w:rsid w:val="7639F1F0"/>
    <w:rsid w:val="76CCF10F"/>
    <w:rsid w:val="76D5D6C5"/>
    <w:rsid w:val="76E579BD"/>
    <w:rsid w:val="76E5BE4D"/>
    <w:rsid w:val="7704A1BC"/>
    <w:rsid w:val="771CD1E1"/>
    <w:rsid w:val="771FE6EE"/>
    <w:rsid w:val="7728DE5D"/>
    <w:rsid w:val="772D7551"/>
    <w:rsid w:val="780E5CD0"/>
    <w:rsid w:val="7810588D"/>
    <w:rsid w:val="781F3365"/>
    <w:rsid w:val="782FDBE5"/>
    <w:rsid w:val="787AA66A"/>
    <w:rsid w:val="78870F9E"/>
    <w:rsid w:val="78A86E1F"/>
    <w:rsid w:val="78A93D41"/>
    <w:rsid w:val="78D3D280"/>
    <w:rsid w:val="78D64E09"/>
    <w:rsid w:val="78D9E026"/>
    <w:rsid w:val="78E923D5"/>
    <w:rsid w:val="7927FF8B"/>
    <w:rsid w:val="79365CEA"/>
    <w:rsid w:val="794AE0E7"/>
    <w:rsid w:val="795D71D3"/>
    <w:rsid w:val="7974ED77"/>
    <w:rsid w:val="79759239"/>
    <w:rsid w:val="7991DA19"/>
    <w:rsid w:val="799B035C"/>
    <w:rsid w:val="79AE2D97"/>
    <w:rsid w:val="79B9D2C4"/>
    <w:rsid w:val="79DB2779"/>
    <w:rsid w:val="79DFD646"/>
    <w:rsid w:val="79EC8A98"/>
    <w:rsid w:val="7A1508A2"/>
    <w:rsid w:val="7A50C9D9"/>
    <w:rsid w:val="7A5665BE"/>
    <w:rsid w:val="7A6265F9"/>
    <w:rsid w:val="7AC0B55D"/>
    <w:rsid w:val="7AC7B471"/>
    <w:rsid w:val="7B040877"/>
    <w:rsid w:val="7B0C075B"/>
    <w:rsid w:val="7B1E09C8"/>
    <w:rsid w:val="7B4F1D6F"/>
    <w:rsid w:val="7B623F83"/>
    <w:rsid w:val="7B8828CC"/>
    <w:rsid w:val="7BA1B25B"/>
    <w:rsid w:val="7BE567A3"/>
    <w:rsid w:val="7BEC91E1"/>
    <w:rsid w:val="7C28C83E"/>
    <w:rsid w:val="7C60A68F"/>
    <w:rsid w:val="7C612843"/>
    <w:rsid w:val="7C7EED93"/>
    <w:rsid w:val="7CC23DCF"/>
    <w:rsid w:val="7CE45D1B"/>
    <w:rsid w:val="7CE8C09C"/>
    <w:rsid w:val="7D149A2A"/>
    <w:rsid w:val="7DCAE7D5"/>
    <w:rsid w:val="7E008335"/>
    <w:rsid w:val="7E29B5F3"/>
    <w:rsid w:val="7E3C73C3"/>
    <w:rsid w:val="7E46F991"/>
    <w:rsid w:val="7E91FF8D"/>
    <w:rsid w:val="7EC30DE9"/>
    <w:rsid w:val="7ECD1063"/>
    <w:rsid w:val="7EDE2D42"/>
    <w:rsid w:val="7EEAD1CC"/>
    <w:rsid w:val="7EF257FE"/>
    <w:rsid w:val="7EF50AEA"/>
    <w:rsid w:val="7F202F74"/>
    <w:rsid w:val="7F4BF9EA"/>
    <w:rsid w:val="7F4FD3B2"/>
    <w:rsid w:val="7F656BEE"/>
    <w:rsid w:val="7FDB3801"/>
    <w:rsid w:val="7FE1B31C"/>
    <w:rsid w:val="7FE28A4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7ADE37"/>
  <w15:docId w15:val="{1C17CE66-46E1-41F4-8CE4-D998D7A70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70B8"/>
    <w:rPr>
      <w:rFonts w:ascii="Arial" w:hAnsi="Arial"/>
      <w:lang w:val="en-US" w:eastAsia="es-ES"/>
    </w:rPr>
  </w:style>
  <w:style w:type="paragraph" w:styleId="Heading1">
    <w:name w:val="heading 1"/>
    <w:aliases w:val="HD1"/>
    <w:basedOn w:val="Normal"/>
    <w:next w:val="BodyText"/>
    <w:link w:val="Heading1Char"/>
    <w:uiPriority w:val="9"/>
    <w:qFormat/>
    <w:rsid w:val="006670B8"/>
    <w:pPr>
      <w:keepNext/>
      <w:keepLines/>
      <w:pageBreakBefore/>
      <w:numPr>
        <w:numId w:val="3"/>
      </w:numPr>
      <w:pBdr>
        <w:top w:val="single" w:sz="48" w:space="1" w:color="ACACAC"/>
      </w:pBdr>
      <w:tabs>
        <w:tab w:val="left" w:pos="2520"/>
      </w:tabs>
      <w:spacing w:before="120" w:after="240"/>
      <w:ind w:right="720"/>
      <w:outlineLvl w:val="0"/>
    </w:pPr>
    <w:rPr>
      <w:b/>
      <w:caps/>
      <w:sz w:val="28"/>
    </w:rPr>
  </w:style>
  <w:style w:type="paragraph" w:styleId="Heading2">
    <w:name w:val="heading 2"/>
    <w:aliases w:val="HD2"/>
    <w:basedOn w:val="BodyText"/>
    <w:next w:val="BodyText"/>
    <w:link w:val="Heading2Char"/>
    <w:uiPriority w:val="9"/>
    <w:qFormat/>
    <w:rsid w:val="006670B8"/>
    <w:pPr>
      <w:keepNext/>
      <w:keepLines/>
      <w:numPr>
        <w:ilvl w:val="1"/>
        <w:numId w:val="3"/>
      </w:numPr>
      <w:pBdr>
        <w:top w:val="single" w:sz="48" w:space="1" w:color="ACACAC"/>
      </w:pBdr>
      <w:spacing w:before="240" w:line="300" w:lineRule="auto"/>
      <w:ind w:right="2835"/>
      <w:outlineLvl w:val="1"/>
    </w:pPr>
    <w:rPr>
      <w:b/>
      <w:sz w:val="28"/>
    </w:rPr>
  </w:style>
  <w:style w:type="paragraph" w:styleId="Heading3">
    <w:name w:val="heading 3"/>
    <w:basedOn w:val="BodyText"/>
    <w:next w:val="BodyText"/>
    <w:link w:val="Heading3Char"/>
    <w:uiPriority w:val="9"/>
    <w:qFormat/>
    <w:rsid w:val="006670B8"/>
    <w:pPr>
      <w:keepNext/>
      <w:keepLines/>
      <w:numPr>
        <w:ilvl w:val="2"/>
        <w:numId w:val="3"/>
      </w:numPr>
      <w:outlineLvl w:val="2"/>
    </w:pPr>
    <w:rPr>
      <w:b/>
      <w:caps/>
      <w:sz w:val="24"/>
    </w:rPr>
  </w:style>
  <w:style w:type="paragraph" w:styleId="Heading4">
    <w:name w:val="heading 4"/>
    <w:basedOn w:val="BodyText"/>
    <w:next w:val="BodyText"/>
    <w:link w:val="Heading4Char"/>
    <w:uiPriority w:val="9"/>
    <w:qFormat/>
    <w:rsid w:val="006670B8"/>
    <w:pPr>
      <w:keepNext/>
      <w:keepLines/>
      <w:numPr>
        <w:ilvl w:val="3"/>
        <w:numId w:val="3"/>
      </w:numPr>
      <w:tabs>
        <w:tab w:val="center" w:pos="6480"/>
        <w:tab w:val="right" w:pos="10440"/>
      </w:tabs>
      <w:outlineLvl w:val="3"/>
    </w:pPr>
    <w:rPr>
      <w:b/>
      <w:sz w:val="24"/>
    </w:rPr>
  </w:style>
  <w:style w:type="paragraph" w:styleId="Heading5">
    <w:name w:val="heading 5"/>
    <w:basedOn w:val="BodyText"/>
    <w:next w:val="BodyText"/>
    <w:link w:val="Heading5Char"/>
    <w:uiPriority w:val="9"/>
    <w:qFormat/>
    <w:rsid w:val="006670B8"/>
    <w:pPr>
      <w:keepNext/>
      <w:keepLines/>
      <w:numPr>
        <w:ilvl w:val="4"/>
        <w:numId w:val="3"/>
      </w:numPr>
      <w:outlineLvl w:val="4"/>
    </w:pPr>
    <w:rPr>
      <w:b/>
      <w:caps/>
    </w:rPr>
  </w:style>
  <w:style w:type="paragraph" w:styleId="Heading6">
    <w:name w:val="heading 6"/>
    <w:basedOn w:val="BodyText"/>
    <w:next w:val="BodyText"/>
    <w:link w:val="Heading6Char"/>
    <w:uiPriority w:val="9"/>
    <w:qFormat/>
    <w:rsid w:val="006670B8"/>
    <w:pPr>
      <w:keepNext/>
      <w:numPr>
        <w:ilvl w:val="5"/>
        <w:numId w:val="3"/>
      </w:numPr>
      <w:spacing w:line="300" w:lineRule="auto"/>
      <w:outlineLvl w:val="5"/>
    </w:pPr>
    <w:rPr>
      <w:b/>
    </w:rPr>
  </w:style>
  <w:style w:type="paragraph" w:styleId="Heading7">
    <w:name w:val="heading 7"/>
    <w:basedOn w:val="Normal"/>
    <w:next w:val="NormalIndent"/>
    <w:link w:val="Heading7Char"/>
    <w:uiPriority w:val="9"/>
    <w:qFormat/>
    <w:rsid w:val="006670B8"/>
    <w:pPr>
      <w:keepNext/>
      <w:numPr>
        <w:ilvl w:val="6"/>
        <w:numId w:val="3"/>
      </w:numPr>
      <w:spacing w:before="120" w:after="120" w:line="300" w:lineRule="auto"/>
      <w:outlineLvl w:val="6"/>
    </w:pPr>
    <w:rPr>
      <w:rFonts w:ascii="Times" w:hAnsi="Times"/>
      <w:i/>
    </w:rPr>
  </w:style>
  <w:style w:type="paragraph" w:styleId="Heading8">
    <w:name w:val="heading 8"/>
    <w:basedOn w:val="BodyText"/>
    <w:next w:val="BodyText"/>
    <w:link w:val="Heading8Char"/>
    <w:qFormat/>
    <w:rsid w:val="006670B8"/>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6670B8"/>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670B8"/>
    <w:pPr>
      <w:spacing w:before="120" w:after="120"/>
      <w:ind w:left="1440"/>
    </w:pPr>
  </w:style>
  <w:style w:type="paragraph" w:styleId="NormalIndent">
    <w:name w:val="Normal Indent"/>
    <w:basedOn w:val="Normal"/>
    <w:rsid w:val="006670B8"/>
    <w:pPr>
      <w:ind w:left="720"/>
    </w:pPr>
  </w:style>
  <w:style w:type="paragraph" w:styleId="TOC3">
    <w:name w:val="toc 3"/>
    <w:basedOn w:val="Normal"/>
    <w:next w:val="Normal"/>
    <w:rsid w:val="006670B8"/>
    <w:pPr>
      <w:tabs>
        <w:tab w:val="right" w:leader="dot" w:pos="10080"/>
      </w:tabs>
      <w:ind w:left="2549"/>
    </w:pPr>
  </w:style>
  <w:style w:type="paragraph" w:styleId="TOC2">
    <w:name w:val="toc 2"/>
    <w:basedOn w:val="Normal"/>
    <w:next w:val="Normal"/>
    <w:uiPriority w:val="39"/>
    <w:rsid w:val="006670B8"/>
    <w:pPr>
      <w:tabs>
        <w:tab w:val="right" w:leader="dot" w:pos="10080"/>
      </w:tabs>
      <w:ind w:left="1440"/>
    </w:pPr>
  </w:style>
  <w:style w:type="paragraph" w:styleId="Footer">
    <w:name w:val="footer"/>
    <w:basedOn w:val="Normal"/>
    <w:link w:val="FooterChar"/>
    <w:rsid w:val="006670B8"/>
    <w:pPr>
      <w:tabs>
        <w:tab w:val="right" w:pos="7920"/>
      </w:tabs>
    </w:pPr>
    <w:rPr>
      <w:sz w:val="16"/>
    </w:rPr>
  </w:style>
  <w:style w:type="paragraph" w:styleId="Header">
    <w:name w:val="header"/>
    <w:basedOn w:val="Normal"/>
    <w:link w:val="HeaderChar"/>
    <w:rsid w:val="006670B8"/>
    <w:pPr>
      <w:tabs>
        <w:tab w:val="right" w:pos="10440"/>
      </w:tabs>
    </w:pPr>
    <w:rPr>
      <w:sz w:val="16"/>
    </w:rPr>
  </w:style>
  <w:style w:type="paragraph" w:styleId="Title">
    <w:name w:val="Title"/>
    <w:basedOn w:val="Normal"/>
    <w:link w:val="TitleChar"/>
    <w:qFormat/>
    <w:rsid w:val="006670B8"/>
    <w:pPr>
      <w:keepLines/>
      <w:ind w:right="720"/>
    </w:pPr>
    <w:rPr>
      <w:sz w:val="48"/>
    </w:rPr>
  </w:style>
  <w:style w:type="paragraph" w:customStyle="1" w:styleId="TableText">
    <w:name w:val="Table Text"/>
    <w:basedOn w:val="Normal"/>
    <w:link w:val="TableTextChar"/>
    <w:rsid w:val="006670B8"/>
    <w:pPr>
      <w:keepLines/>
    </w:pPr>
    <w:rPr>
      <w:sz w:val="16"/>
    </w:rPr>
  </w:style>
  <w:style w:type="paragraph" w:customStyle="1" w:styleId="HeadingBar">
    <w:name w:val="Heading Bar"/>
    <w:basedOn w:val="Normal"/>
    <w:next w:val="Heading3"/>
    <w:rsid w:val="006670B8"/>
    <w:pPr>
      <w:keepNext/>
      <w:keepLines/>
      <w:shd w:val="solid" w:color="ACACAC" w:fill="ACACAC"/>
      <w:spacing w:before="240"/>
      <w:ind w:right="7920"/>
    </w:pPr>
    <w:rPr>
      <w:color w:val="FFFFFF"/>
      <w:sz w:val="8"/>
    </w:rPr>
  </w:style>
  <w:style w:type="paragraph" w:customStyle="1" w:styleId="TitleBar">
    <w:name w:val="Title Bar"/>
    <w:basedOn w:val="Normal"/>
    <w:rsid w:val="006670B8"/>
    <w:pPr>
      <w:keepNext/>
      <w:pageBreakBefore/>
      <w:shd w:val="solid" w:color="ACACAC" w:fill="auto"/>
      <w:spacing w:before="1680"/>
      <w:ind w:left="1440" w:right="720"/>
    </w:pPr>
    <w:rPr>
      <w:sz w:val="16"/>
    </w:rPr>
  </w:style>
  <w:style w:type="paragraph" w:customStyle="1" w:styleId="TOCHeading1">
    <w:name w:val="TOC Heading1"/>
    <w:basedOn w:val="Normal"/>
    <w:rsid w:val="006670B8"/>
    <w:pPr>
      <w:keepNext/>
      <w:pageBreakBefore/>
      <w:pBdr>
        <w:top w:val="single" w:sz="48" w:space="26" w:color="ACACAC"/>
      </w:pBdr>
      <w:spacing w:before="960" w:after="960"/>
      <w:ind w:left="1440"/>
    </w:pPr>
    <w:rPr>
      <w:sz w:val="36"/>
    </w:rPr>
  </w:style>
  <w:style w:type="character" w:customStyle="1" w:styleId="HighlightedVariable">
    <w:name w:val="Highlighted Variable"/>
    <w:rsid w:val="006670B8"/>
    <w:rPr>
      <w:color w:val="13A3F7"/>
    </w:rPr>
  </w:style>
  <w:style w:type="paragraph" w:customStyle="1" w:styleId="TableHeading">
    <w:name w:val="Table Heading"/>
    <w:basedOn w:val="TableText"/>
    <w:rsid w:val="006670B8"/>
    <w:pPr>
      <w:spacing w:before="120" w:after="120"/>
    </w:pPr>
    <w:rPr>
      <w:b/>
    </w:rPr>
  </w:style>
  <w:style w:type="character" w:styleId="PageNumber">
    <w:name w:val="page number"/>
    <w:rsid w:val="006670B8"/>
    <w:rPr>
      <w:rFonts w:ascii="Arial" w:hAnsi="Arial"/>
    </w:rPr>
  </w:style>
  <w:style w:type="paragraph" w:customStyle="1" w:styleId="RouteTitle">
    <w:name w:val="Route Title"/>
    <w:basedOn w:val="Normal"/>
    <w:rsid w:val="006670B8"/>
    <w:pPr>
      <w:keepLines/>
      <w:spacing w:after="120"/>
      <w:ind w:left="1440" w:right="720"/>
    </w:pPr>
    <w:rPr>
      <w:sz w:val="36"/>
    </w:rPr>
  </w:style>
  <w:style w:type="paragraph" w:customStyle="1" w:styleId="Title-Major">
    <w:name w:val="Title-Major"/>
    <w:basedOn w:val="Title"/>
    <w:rsid w:val="006670B8"/>
    <w:pPr>
      <w:ind w:left="1440"/>
    </w:pPr>
    <w:rPr>
      <w:smallCaps/>
    </w:rPr>
  </w:style>
  <w:style w:type="paragraph" w:customStyle="1" w:styleId="Note">
    <w:name w:val="Note"/>
    <w:basedOn w:val="BodyText"/>
    <w:rsid w:val="006670B8"/>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6670B8"/>
    <w:pPr>
      <w:keepLines/>
      <w:numPr>
        <w:numId w:val="6"/>
      </w:numPr>
      <w:tabs>
        <w:tab w:val="left" w:pos="2520"/>
      </w:tabs>
      <w:spacing w:before="60" w:after="60"/>
    </w:pPr>
  </w:style>
  <w:style w:type="paragraph" w:customStyle="1" w:styleId="Checklist">
    <w:name w:val="Checklist"/>
    <w:basedOn w:val="BodyText"/>
    <w:rsid w:val="006670B8"/>
    <w:pPr>
      <w:numPr>
        <w:numId w:val="5"/>
      </w:numPr>
    </w:pPr>
  </w:style>
  <w:style w:type="paragraph" w:customStyle="1" w:styleId="Subject">
    <w:name w:val="Subject"/>
    <w:basedOn w:val="BodyText"/>
    <w:rsid w:val="006670B8"/>
    <w:rPr>
      <w:sz w:val="48"/>
    </w:rPr>
  </w:style>
  <w:style w:type="paragraph" w:customStyle="1" w:styleId="InfoBox">
    <w:name w:val="Info Box"/>
    <w:basedOn w:val="BodyText"/>
    <w:rsid w:val="006670B8"/>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NumberedList"/>
    <w:rsid w:val="006670B8"/>
    <w:pPr>
      <w:numPr>
        <w:numId w:val="0"/>
      </w:numPr>
    </w:pPr>
  </w:style>
  <w:style w:type="paragraph" w:styleId="TOC1">
    <w:name w:val="toc 1"/>
    <w:basedOn w:val="Normal"/>
    <w:next w:val="Normal"/>
    <w:uiPriority w:val="39"/>
    <w:rsid w:val="006670B8"/>
    <w:pPr>
      <w:keepNext/>
      <w:tabs>
        <w:tab w:val="right" w:leader="dot" w:pos="10080"/>
      </w:tabs>
      <w:spacing w:before="240" w:after="120"/>
      <w:ind w:left="1440"/>
    </w:pPr>
    <w:rPr>
      <w:b/>
    </w:rPr>
  </w:style>
  <w:style w:type="paragraph" w:styleId="TOC4">
    <w:name w:val="toc 4"/>
    <w:basedOn w:val="Normal"/>
    <w:next w:val="Normal"/>
    <w:semiHidden/>
    <w:rsid w:val="006670B8"/>
    <w:pPr>
      <w:tabs>
        <w:tab w:val="right" w:leader="dot" w:pos="10080"/>
      </w:tabs>
      <w:ind w:left="3240"/>
    </w:pPr>
    <w:rPr>
      <w:sz w:val="18"/>
    </w:rPr>
  </w:style>
  <w:style w:type="paragraph" w:styleId="TOC5">
    <w:name w:val="toc 5"/>
    <w:basedOn w:val="Normal"/>
    <w:next w:val="Normal"/>
    <w:semiHidden/>
    <w:rsid w:val="006670B8"/>
    <w:pPr>
      <w:tabs>
        <w:tab w:val="right" w:leader="dot" w:pos="10080"/>
      </w:tabs>
      <w:ind w:left="3600"/>
    </w:pPr>
    <w:rPr>
      <w:sz w:val="18"/>
    </w:rPr>
  </w:style>
  <w:style w:type="paragraph" w:customStyle="1" w:styleId="tty132">
    <w:name w:val="tty132"/>
    <w:basedOn w:val="Normal"/>
    <w:rsid w:val="006670B8"/>
    <w:rPr>
      <w:rFonts w:ascii="Courier New" w:hAnsi="Courier New"/>
      <w:sz w:val="12"/>
    </w:rPr>
  </w:style>
  <w:style w:type="paragraph" w:customStyle="1" w:styleId="tty180">
    <w:name w:val="tty180"/>
    <w:basedOn w:val="Normal"/>
    <w:rsid w:val="006670B8"/>
    <w:pPr>
      <w:ind w:right="-720"/>
    </w:pPr>
    <w:rPr>
      <w:rFonts w:ascii="Courier New" w:hAnsi="Courier New"/>
      <w:sz w:val="8"/>
    </w:rPr>
  </w:style>
  <w:style w:type="paragraph" w:customStyle="1" w:styleId="tty80">
    <w:name w:val="tty80"/>
    <w:basedOn w:val="Normal"/>
    <w:rsid w:val="006670B8"/>
    <w:rPr>
      <w:rFonts w:ascii="Courier New" w:hAnsi="Courier New"/>
    </w:rPr>
  </w:style>
  <w:style w:type="paragraph" w:customStyle="1" w:styleId="tty80indent">
    <w:name w:val="tty80 indent"/>
    <w:basedOn w:val="tty80"/>
    <w:rsid w:val="006670B8"/>
    <w:pPr>
      <w:ind w:left="2895"/>
    </w:pPr>
  </w:style>
  <w:style w:type="paragraph" w:customStyle="1" w:styleId="NoteWide">
    <w:name w:val="Note Wide"/>
    <w:basedOn w:val="Note"/>
    <w:rsid w:val="006670B8"/>
    <w:pPr>
      <w:ind w:right="2160"/>
    </w:pPr>
  </w:style>
  <w:style w:type="table" w:styleId="TableGrid">
    <w:name w:val="Table Grid"/>
    <w:basedOn w:val="TableNormal"/>
    <w:rsid w:val="00667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w:eastAsia="Times New Roman" w:hAnsi="Time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w:eastAsia="Times New Roman" w:hAnsi="Time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w:eastAsia="Times New Roman" w:hAnsi="Times" w:cs="Times New Roman"/>
        <w:b/>
        <w:bCs/>
      </w:rPr>
    </w:tblStylePr>
    <w:tblStylePr w:type="lastCol">
      <w:rPr>
        <w:rFonts w:ascii="Times" w:eastAsia="Times New Roman" w:hAnsi="Time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6670B8"/>
    <w:pPr>
      <w:numPr>
        <w:numId w:val="4"/>
      </w:numPr>
      <w:tabs>
        <w:tab w:val="left" w:pos="2880"/>
      </w:tabs>
    </w:pPr>
  </w:style>
  <w:style w:type="paragraph" w:customStyle="1" w:styleId="Paragraph">
    <w:name w:val="Paragraph"/>
    <w:rsid w:val="006670B8"/>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6670B8"/>
    <w:pPr>
      <w:spacing w:before="70" w:after="70"/>
    </w:pPr>
    <w:rPr>
      <w:szCs w:val="21"/>
    </w:rPr>
  </w:style>
  <w:style w:type="paragraph" w:customStyle="1" w:styleId="HeadingCopyright">
    <w:name w:val="Heading Copyright"/>
    <w:basedOn w:val="Heading2"/>
    <w:next w:val="CopyrightText"/>
    <w:rsid w:val="006670B8"/>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6670B8"/>
    <w:rPr>
      <w:rFonts w:ascii="Tahoma" w:hAnsi="Tahoma" w:cs="Tahoma"/>
      <w:sz w:val="16"/>
      <w:szCs w:val="16"/>
    </w:rPr>
  </w:style>
  <w:style w:type="character" w:customStyle="1" w:styleId="BalloonTextChar">
    <w:name w:val="Balloon Text Char"/>
    <w:link w:val="BalloonText"/>
    <w:rsid w:val="006670B8"/>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6670B8"/>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6670B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basedOn w:val="Normal"/>
    <w:next w:val="Normal"/>
    <w:link w:val="SubtitleChar"/>
    <w:uiPriority w:val="11"/>
    <w:qFormat/>
    <w:rsid w:val="008305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305A9"/>
    <w:rPr>
      <w:rFonts w:asciiTheme="majorHAnsi" w:eastAsiaTheme="majorEastAsia" w:hAnsiTheme="majorHAnsi" w:cstheme="majorBidi"/>
      <w:i/>
      <w:iCs/>
      <w:color w:val="4F81BD" w:themeColor="accent1"/>
      <w:spacing w:val="15"/>
      <w:sz w:val="24"/>
      <w:szCs w:val="24"/>
      <w:lang w:val="en-US" w:eastAsia="es-ES"/>
    </w:rPr>
  </w:style>
  <w:style w:type="table" w:customStyle="1" w:styleId="InforTable0">
    <w:name w:val="Infor Table"/>
    <w:basedOn w:val="TableNormal"/>
    <w:uiPriority w:val="99"/>
    <w:rsid w:val="006670B8"/>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basedOn w:val="DefaultParagraphFont"/>
    <w:link w:val="Title"/>
    <w:rsid w:val="006670B8"/>
    <w:rPr>
      <w:rFonts w:ascii="Arial" w:hAnsi="Arial"/>
      <w:sz w:val="48"/>
      <w:lang w:val="en-US" w:eastAsia="es-ES"/>
    </w:rPr>
  </w:style>
  <w:style w:type="character" w:customStyle="1" w:styleId="BodyTextChar">
    <w:name w:val="Body Text Char"/>
    <w:basedOn w:val="DefaultParagraphFont"/>
    <w:link w:val="BodyText"/>
    <w:rsid w:val="006670B8"/>
    <w:rPr>
      <w:rFonts w:ascii="Arial" w:hAnsi="Arial"/>
      <w:lang w:val="en-US" w:eastAsia="es-ES"/>
    </w:rPr>
  </w:style>
  <w:style w:type="character" w:customStyle="1" w:styleId="FooterChar">
    <w:name w:val="Footer Char"/>
    <w:basedOn w:val="DefaultParagraphFont"/>
    <w:link w:val="Footer"/>
    <w:rsid w:val="006670B8"/>
    <w:rPr>
      <w:rFonts w:ascii="Arial" w:hAnsi="Arial"/>
      <w:sz w:val="16"/>
      <w:lang w:val="en-US" w:eastAsia="es-ES"/>
    </w:rPr>
  </w:style>
  <w:style w:type="character" w:customStyle="1" w:styleId="HeaderChar">
    <w:name w:val="Header Char"/>
    <w:basedOn w:val="DefaultParagraphFont"/>
    <w:link w:val="Header"/>
    <w:rsid w:val="006670B8"/>
    <w:rPr>
      <w:rFonts w:ascii="Arial" w:hAnsi="Arial"/>
      <w:sz w:val="16"/>
      <w:lang w:val="en-US" w:eastAsia="es-ES"/>
    </w:rPr>
  </w:style>
  <w:style w:type="character" w:customStyle="1" w:styleId="Heading1Char">
    <w:name w:val="Heading 1 Char"/>
    <w:aliases w:val="HD1 Char"/>
    <w:basedOn w:val="DefaultParagraphFont"/>
    <w:link w:val="Heading1"/>
    <w:uiPriority w:val="9"/>
    <w:rsid w:val="006670B8"/>
    <w:rPr>
      <w:rFonts w:ascii="Arial" w:hAnsi="Arial"/>
      <w:b/>
      <w:caps/>
      <w:sz w:val="28"/>
      <w:lang w:val="en-US" w:eastAsia="es-ES"/>
    </w:rPr>
  </w:style>
  <w:style w:type="character" w:customStyle="1" w:styleId="Heading2Char">
    <w:name w:val="Heading 2 Char"/>
    <w:aliases w:val="HD2 Char"/>
    <w:basedOn w:val="DefaultParagraphFont"/>
    <w:link w:val="Heading2"/>
    <w:uiPriority w:val="9"/>
    <w:rsid w:val="006670B8"/>
    <w:rPr>
      <w:rFonts w:ascii="Arial" w:hAnsi="Arial"/>
      <w:b/>
      <w:sz w:val="28"/>
      <w:lang w:val="en-US" w:eastAsia="es-ES"/>
    </w:rPr>
  </w:style>
  <w:style w:type="character" w:customStyle="1" w:styleId="Heading3Char">
    <w:name w:val="Heading 3 Char"/>
    <w:basedOn w:val="DefaultParagraphFont"/>
    <w:link w:val="Heading3"/>
    <w:uiPriority w:val="9"/>
    <w:rsid w:val="006670B8"/>
    <w:rPr>
      <w:rFonts w:ascii="Arial" w:hAnsi="Arial"/>
      <w:b/>
      <w:caps/>
      <w:sz w:val="24"/>
      <w:lang w:val="en-US" w:eastAsia="es-ES"/>
    </w:rPr>
  </w:style>
  <w:style w:type="character" w:customStyle="1" w:styleId="Heading4Char">
    <w:name w:val="Heading 4 Char"/>
    <w:basedOn w:val="DefaultParagraphFont"/>
    <w:link w:val="Heading4"/>
    <w:uiPriority w:val="9"/>
    <w:rsid w:val="006670B8"/>
    <w:rPr>
      <w:rFonts w:ascii="Arial" w:hAnsi="Arial"/>
      <w:b/>
      <w:sz w:val="24"/>
      <w:lang w:val="en-US" w:eastAsia="es-ES"/>
    </w:rPr>
  </w:style>
  <w:style w:type="character" w:customStyle="1" w:styleId="Heading5Char">
    <w:name w:val="Heading 5 Char"/>
    <w:basedOn w:val="DefaultParagraphFont"/>
    <w:link w:val="Heading5"/>
    <w:uiPriority w:val="9"/>
    <w:rsid w:val="006670B8"/>
    <w:rPr>
      <w:rFonts w:ascii="Arial" w:hAnsi="Arial"/>
      <w:b/>
      <w:caps/>
      <w:lang w:val="en-US" w:eastAsia="es-ES"/>
    </w:rPr>
  </w:style>
  <w:style w:type="character" w:customStyle="1" w:styleId="Heading6Char">
    <w:name w:val="Heading 6 Char"/>
    <w:basedOn w:val="DefaultParagraphFont"/>
    <w:link w:val="Heading6"/>
    <w:uiPriority w:val="9"/>
    <w:rsid w:val="006670B8"/>
    <w:rPr>
      <w:rFonts w:ascii="Arial" w:hAnsi="Arial"/>
      <w:b/>
      <w:lang w:val="en-US" w:eastAsia="es-ES"/>
    </w:rPr>
  </w:style>
  <w:style w:type="character" w:customStyle="1" w:styleId="Heading7Char">
    <w:name w:val="Heading 7 Char"/>
    <w:basedOn w:val="DefaultParagraphFont"/>
    <w:link w:val="Heading7"/>
    <w:uiPriority w:val="9"/>
    <w:rsid w:val="006670B8"/>
    <w:rPr>
      <w:rFonts w:ascii="Times" w:hAnsi="Times"/>
      <w:i/>
      <w:lang w:val="en-US" w:eastAsia="es-ES"/>
    </w:rPr>
  </w:style>
  <w:style w:type="character" w:customStyle="1" w:styleId="Heading8Char">
    <w:name w:val="Heading 8 Char"/>
    <w:basedOn w:val="DefaultParagraphFont"/>
    <w:link w:val="Heading8"/>
    <w:rsid w:val="006670B8"/>
    <w:rPr>
      <w:rFonts w:ascii="Arial" w:hAnsi="Arial"/>
      <w:b/>
      <w:lang w:val="en-US" w:eastAsia="es-ES"/>
    </w:rPr>
  </w:style>
  <w:style w:type="character" w:customStyle="1" w:styleId="Heading9Char">
    <w:name w:val="Heading 9 Char"/>
    <w:basedOn w:val="DefaultParagraphFont"/>
    <w:link w:val="Heading9"/>
    <w:rsid w:val="006670B8"/>
    <w:rPr>
      <w:rFonts w:ascii="Arial" w:hAnsi="Arial"/>
      <w:b/>
      <w:i/>
      <w:lang w:val="en-US" w:eastAsia="es-ES"/>
    </w:rPr>
  </w:style>
  <w:style w:type="character" w:styleId="CommentReference">
    <w:name w:val="annotation reference"/>
    <w:basedOn w:val="DefaultParagraphFont"/>
    <w:uiPriority w:val="99"/>
    <w:unhideWhenUsed/>
    <w:rsid w:val="006670B8"/>
    <w:rPr>
      <w:sz w:val="16"/>
      <w:szCs w:val="16"/>
    </w:rPr>
  </w:style>
  <w:style w:type="paragraph" w:styleId="CommentText">
    <w:name w:val="annotation text"/>
    <w:basedOn w:val="Normal"/>
    <w:link w:val="CommentTextChar"/>
    <w:uiPriority w:val="99"/>
    <w:unhideWhenUsed/>
    <w:rsid w:val="006670B8"/>
  </w:style>
  <w:style w:type="character" w:customStyle="1" w:styleId="CommentTextChar">
    <w:name w:val="Comment Text Char"/>
    <w:basedOn w:val="DefaultParagraphFont"/>
    <w:link w:val="CommentText"/>
    <w:uiPriority w:val="99"/>
    <w:rsid w:val="006670B8"/>
    <w:rPr>
      <w:rFonts w:ascii="Arial" w:hAnsi="Arial"/>
      <w:lang w:val="en-US" w:eastAsia="es-ES"/>
    </w:rPr>
  </w:style>
  <w:style w:type="paragraph" w:styleId="CommentSubject">
    <w:name w:val="annotation subject"/>
    <w:basedOn w:val="CommentText"/>
    <w:next w:val="CommentText"/>
    <w:link w:val="CommentSubjectChar"/>
    <w:uiPriority w:val="99"/>
    <w:unhideWhenUsed/>
    <w:rsid w:val="006670B8"/>
    <w:rPr>
      <w:b/>
      <w:bCs/>
    </w:rPr>
  </w:style>
  <w:style w:type="character" w:customStyle="1" w:styleId="CommentSubjectChar">
    <w:name w:val="Comment Subject Char"/>
    <w:basedOn w:val="CommentTextChar"/>
    <w:link w:val="CommentSubject"/>
    <w:uiPriority w:val="99"/>
    <w:rsid w:val="006670B8"/>
    <w:rPr>
      <w:rFonts w:ascii="Arial" w:hAnsi="Arial"/>
      <w:b/>
      <w:bCs/>
      <w:lang w:val="en-US" w:eastAsia="es-ES"/>
    </w:rPr>
  </w:style>
  <w:style w:type="paragraph" w:styleId="NormalWeb">
    <w:name w:val="Normal (Web)"/>
    <w:basedOn w:val="Normal"/>
    <w:uiPriority w:val="99"/>
    <w:unhideWhenUsed/>
    <w:rsid w:val="006670B8"/>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TOCHeading">
    <w:name w:val="TOC Heading"/>
    <w:basedOn w:val="Heading1"/>
    <w:next w:val="Normal"/>
    <w:uiPriority w:val="39"/>
    <w:semiHidden/>
    <w:unhideWhenUsed/>
    <w:qFormat/>
    <w:rsid w:val="001F61FA"/>
    <w:pPr>
      <w:pageBreakBefore w:val="0"/>
      <w:numPr>
        <w:numId w:val="0"/>
      </w:numPr>
      <w:pBdr>
        <w:top w:val="none" w:sz="0" w:space="0" w:color="auto"/>
      </w:pBdr>
      <w:tabs>
        <w:tab w:val="clear" w:pos="2520"/>
      </w:tabs>
      <w:spacing w:before="480" w:after="0" w:line="276" w:lineRule="auto"/>
      <w:ind w:right="0"/>
      <w:outlineLvl w:val="9"/>
    </w:pPr>
    <w:rPr>
      <w:rFonts w:asciiTheme="majorHAnsi" w:eastAsiaTheme="majorEastAsia" w:hAnsiTheme="majorHAnsi" w:cstheme="majorBidi"/>
      <w:bCs/>
      <w:caps w:val="0"/>
      <w:color w:val="365F91" w:themeColor="accent1" w:themeShade="BF"/>
      <w:szCs w:val="28"/>
      <w:lang w:eastAsia="ja-JP"/>
    </w:rPr>
  </w:style>
  <w:style w:type="character" w:styleId="Hyperlink">
    <w:name w:val="Hyperlink"/>
    <w:basedOn w:val="DefaultParagraphFont"/>
    <w:uiPriority w:val="99"/>
    <w:unhideWhenUsed/>
    <w:rsid w:val="001F61FA"/>
    <w:rPr>
      <w:color w:val="0000FF" w:themeColor="hyperlink"/>
      <w:u w:val="single"/>
    </w:rPr>
  </w:style>
  <w:style w:type="paragraph" w:styleId="ListParagraph">
    <w:name w:val="List Paragraph"/>
    <w:basedOn w:val="Normal"/>
    <w:link w:val="ListParagraphChar"/>
    <w:uiPriority w:val="34"/>
    <w:qFormat/>
    <w:rsid w:val="00F52F62"/>
    <w:pPr>
      <w:spacing w:after="120"/>
      <w:ind w:left="720"/>
    </w:pPr>
    <w:rPr>
      <w:rFonts w:eastAsia="SimSun" w:cs="Arial"/>
      <w:lang w:val="en-AU" w:eastAsia="sv-SE"/>
    </w:rPr>
  </w:style>
  <w:style w:type="character" w:styleId="Emphasis">
    <w:name w:val="Emphasis"/>
    <w:basedOn w:val="DefaultParagraphFont"/>
    <w:qFormat/>
    <w:rsid w:val="00331E8C"/>
    <w:rPr>
      <w:i/>
      <w:iCs/>
    </w:rPr>
  </w:style>
  <w:style w:type="character" w:styleId="UnresolvedMention">
    <w:name w:val="Unresolved Mention"/>
    <w:basedOn w:val="DefaultParagraphFont"/>
    <w:uiPriority w:val="99"/>
    <w:semiHidden/>
    <w:unhideWhenUsed/>
    <w:rsid w:val="00DE032B"/>
    <w:rPr>
      <w:color w:val="605E5C"/>
      <w:shd w:val="clear" w:color="auto" w:fill="E1DFDD"/>
    </w:rPr>
  </w:style>
  <w:style w:type="paragraph" w:customStyle="1" w:styleId="FunctionalRequirement">
    <w:name w:val="Functional Requirement"/>
    <w:basedOn w:val="Heading3"/>
    <w:link w:val="FunctionalRequirementChar"/>
    <w:rsid w:val="00C24B23"/>
    <w:pPr>
      <w:framePr w:wrap="around" w:vAnchor="text" w:hAnchor="text" w:y="1"/>
      <w:numPr>
        <w:ilvl w:val="0"/>
        <w:numId w:val="7"/>
      </w:numPr>
      <w:tabs>
        <w:tab w:val="left" w:pos="1440"/>
      </w:tabs>
      <w:ind w:left="1800" w:hanging="1440"/>
    </w:pPr>
  </w:style>
  <w:style w:type="paragraph" w:customStyle="1" w:styleId="TableTitleGeorgia">
    <w:name w:val="Table Title_Georgia"/>
    <w:basedOn w:val="Normal"/>
    <w:uiPriority w:val="99"/>
    <w:qFormat/>
    <w:rsid w:val="00747A48"/>
    <w:pPr>
      <w:spacing w:after="40" w:line="200" w:lineRule="atLeast"/>
      <w:contextualSpacing/>
    </w:pPr>
    <w:rPr>
      <w:rFonts w:ascii="Georgia" w:hAnsi="Georgia" w:cs="Arial"/>
      <w:b/>
      <w:color w:val="FFFFFF"/>
      <w:szCs w:val="36"/>
      <w:lang w:val="es-ES" w:eastAsia="en-US"/>
    </w:rPr>
  </w:style>
  <w:style w:type="character" w:customStyle="1" w:styleId="FunctionalRequirementChar">
    <w:name w:val="Functional Requirement Char"/>
    <w:basedOn w:val="Heading3Char"/>
    <w:link w:val="FunctionalRequirement"/>
    <w:rsid w:val="00C24B23"/>
    <w:rPr>
      <w:rFonts w:ascii="Arial" w:hAnsi="Arial"/>
      <w:b/>
      <w:caps/>
      <w:sz w:val="24"/>
      <w:lang w:val="en-US" w:eastAsia="es-ES"/>
    </w:rPr>
  </w:style>
  <w:style w:type="paragraph" w:customStyle="1" w:styleId="TableTextGeorgia">
    <w:name w:val="Table Text_Georgia"/>
    <w:basedOn w:val="Normal"/>
    <w:uiPriority w:val="99"/>
    <w:qFormat/>
    <w:rsid w:val="00747A48"/>
    <w:pPr>
      <w:spacing w:after="40" w:line="200" w:lineRule="atLeast"/>
      <w:contextualSpacing/>
    </w:pPr>
    <w:rPr>
      <w:rFonts w:ascii="Georgia" w:hAnsi="Georgia"/>
      <w:lang w:eastAsia="en-US"/>
    </w:rPr>
  </w:style>
  <w:style w:type="paragraph" w:customStyle="1" w:styleId="FunctionalRequirements">
    <w:name w:val="Functional Requirements"/>
    <w:basedOn w:val="Heading3"/>
    <w:next w:val="BodyText"/>
    <w:link w:val="FunctionalRequirementsChar"/>
    <w:qFormat/>
    <w:rsid w:val="00E346F3"/>
    <w:pPr>
      <w:numPr>
        <w:ilvl w:val="0"/>
        <w:numId w:val="8"/>
      </w:numPr>
    </w:pPr>
  </w:style>
  <w:style w:type="character" w:customStyle="1" w:styleId="FunctionalRequirementsChar">
    <w:name w:val="Functional Requirements Char"/>
    <w:basedOn w:val="Heading3Char"/>
    <w:link w:val="FunctionalRequirements"/>
    <w:rsid w:val="00E346F3"/>
    <w:rPr>
      <w:rFonts w:ascii="Arial" w:hAnsi="Arial"/>
      <w:b/>
      <w:caps/>
      <w:sz w:val="24"/>
      <w:lang w:val="en-US" w:eastAsia="es-ES"/>
    </w:rPr>
  </w:style>
  <w:style w:type="character" w:styleId="FollowedHyperlink">
    <w:name w:val="FollowedHyperlink"/>
    <w:basedOn w:val="DefaultParagraphFont"/>
    <w:semiHidden/>
    <w:unhideWhenUsed/>
    <w:rsid w:val="00D813B0"/>
    <w:rPr>
      <w:color w:val="800080" w:themeColor="followedHyperlink"/>
      <w:u w:val="single"/>
    </w:rPr>
  </w:style>
  <w:style w:type="character" w:customStyle="1" w:styleId="eop">
    <w:name w:val="eop"/>
    <w:basedOn w:val="DefaultParagraphFont"/>
    <w:rsid w:val="00494B23"/>
  </w:style>
  <w:style w:type="character" w:customStyle="1" w:styleId="normaltextrun">
    <w:name w:val="normaltextrun"/>
    <w:basedOn w:val="DefaultParagraphFont"/>
    <w:rsid w:val="00494B23"/>
  </w:style>
  <w:style w:type="character" w:customStyle="1" w:styleId="scxw261548412">
    <w:name w:val="scxw261548412"/>
    <w:basedOn w:val="DefaultParagraphFont"/>
    <w:rsid w:val="00A2102F"/>
  </w:style>
  <w:style w:type="character" w:customStyle="1" w:styleId="normaltextrun1">
    <w:name w:val="normaltextrun1"/>
    <w:basedOn w:val="DefaultParagraphFont"/>
    <w:rsid w:val="00A2102F"/>
  </w:style>
  <w:style w:type="table" w:styleId="TableGridLight">
    <w:name w:val="Grid Table Light"/>
    <w:basedOn w:val="TableNormal"/>
    <w:uiPriority w:val="40"/>
    <w:rsid w:val="006B576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0">
    <w:name w:val="paragraph"/>
    <w:basedOn w:val="Normal"/>
    <w:rsid w:val="00FB3EDE"/>
    <w:pPr>
      <w:spacing w:before="100" w:beforeAutospacing="1" w:after="100" w:afterAutospacing="1"/>
    </w:pPr>
    <w:rPr>
      <w:rFonts w:ascii="Times New Roman" w:hAnsi="Times New Roman"/>
      <w:sz w:val="24"/>
      <w:szCs w:val="24"/>
      <w:lang w:eastAsia="en-US"/>
    </w:rPr>
  </w:style>
  <w:style w:type="table" w:styleId="GridTable5Dark-Accent1">
    <w:name w:val="Grid Table 5 Dark Accent 1"/>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1">
    <w:name w:val="List Table 3 Accent 1"/>
    <w:basedOn w:val="TableNormal"/>
    <w:uiPriority w:val="4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ListParagraphChar">
    <w:name w:val="List Paragraph Char"/>
    <w:basedOn w:val="DefaultParagraphFont"/>
    <w:link w:val="ListParagraph"/>
    <w:uiPriority w:val="34"/>
    <w:rsid w:val="00724943"/>
    <w:rPr>
      <w:rFonts w:ascii="Arial" w:eastAsia="SimSun" w:hAnsi="Arial" w:cs="Arial"/>
      <w:lang w:eastAsia="sv-SE"/>
    </w:rPr>
  </w:style>
  <w:style w:type="character" w:customStyle="1" w:styleId="wacimagecontainer">
    <w:name w:val="wacimagecontainer"/>
    <w:basedOn w:val="DefaultParagraphFont"/>
    <w:rsid w:val="00686E97"/>
  </w:style>
  <w:style w:type="character" w:styleId="Mention">
    <w:name w:val="Mention"/>
    <w:basedOn w:val="DefaultParagraphFont"/>
    <w:uiPriority w:val="99"/>
    <w:unhideWhenUsed/>
    <w:rsid w:val="007B660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2228">
      <w:bodyDiv w:val="1"/>
      <w:marLeft w:val="0"/>
      <w:marRight w:val="0"/>
      <w:marTop w:val="0"/>
      <w:marBottom w:val="0"/>
      <w:divBdr>
        <w:top w:val="none" w:sz="0" w:space="0" w:color="auto"/>
        <w:left w:val="none" w:sz="0" w:space="0" w:color="auto"/>
        <w:bottom w:val="none" w:sz="0" w:space="0" w:color="auto"/>
        <w:right w:val="none" w:sz="0" w:space="0" w:color="auto"/>
      </w:divBdr>
    </w:div>
    <w:div w:id="46414602">
      <w:bodyDiv w:val="1"/>
      <w:marLeft w:val="0"/>
      <w:marRight w:val="0"/>
      <w:marTop w:val="0"/>
      <w:marBottom w:val="0"/>
      <w:divBdr>
        <w:top w:val="none" w:sz="0" w:space="0" w:color="auto"/>
        <w:left w:val="none" w:sz="0" w:space="0" w:color="auto"/>
        <w:bottom w:val="none" w:sz="0" w:space="0" w:color="auto"/>
        <w:right w:val="none" w:sz="0" w:space="0" w:color="auto"/>
      </w:divBdr>
    </w:div>
    <w:div w:id="62217046">
      <w:bodyDiv w:val="1"/>
      <w:marLeft w:val="0"/>
      <w:marRight w:val="0"/>
      <w:marTop w:val="0"/>
      <w:marBottom w:val="0"/>
      <w:divBdr>
        <w:top w:val="none" w:sz="0" w:space="0" w:color="auto"/>
        <w:left w:val="none" w:sz="0" w:space="0" w:color="auto"/>
        <w:bottom w:val="none" w:sz="0" w:space="0" w:color="auto"/>
        <w:right w:val="none" w:sz="0" w:space="0" w:color="auto"/>
      </w:divBdr>
      <w:divsChild>
        <w:div w:id="418866781">
          <w:marLeft w:val="0"/>
          <w:marRight w:val="0"/>
          <w:marTop w:val="0"/>
          <w:marBottom w:val="0"/>
          <w:divBdr>
            <w:top w:val="none" w:sz="0" w:space="0" w:color="auto"/>
            <w:left w:val="none" w:sz="0" w:space="0" w:color="auto"/>
            <w:bottom w:val="none" w:sz="0" w:space="0" w:color="auto"/>
            <w:right w:val="none" w:sz="0" w:space="0" w:color="auto"/>
          </w:divBdr>
          <w:divsChild>
            <w:div w:id="1432161692">
              <w:marLeft w:val="0"/>
              <w:marRight w:val="0"/>
              <w:marTop w:val="0"/>
              <w:marBottom w:val="0"/>
              <w:divBdr>
                <w:top w:val="none" w:sz="0" w:space="0" w:color="auto"/>
                <w:left w:val="none" w:sz="0" w:space="0" w:color="auto"/>
                <w:bottom w:val="none" w:sz="0" w:space="0" w:color="auto"/>
                <w:right w:val="none" w:sz="0" w:space="0" w:color="auto"/>
              </w:divBdr>
            </w:div>
          </w:divsChild>
        </w:div>
        <w:div w:id="567959189">
          <w:marLeft w:val="0"/>
          <w:marRight w:val="0"/>
          <w:marTop w:val="0"/>
          <w:marBottom w:val="0"/>
          <w:divBdr>
            <w:top w:val="none" w:sz="0" w:space="0" w:color="auto"/>
            <w:left w:val="none" w:sz="0" w:space="0" w:color="auto"/>
            <w:bottom w:val="none" w:sz="0" w:space="0" w:color="auto"/>
            <w:right w:val="none" w:sz="0" w:space="0" w:color="auto"/>
          </w:divBdr>
          <w:divsChild>
            <w:div w:id="1467629009">
              <w:marLeft w:val="0"/>
              <w:marRight w:val="0"/>
              <w:marTop w:val="0"/>
              <w:marBottom w:val="0"/>
              <w:divBdr>
                <w:top w:val="none" w:sz="0" w:space="0" w:color="auto"/>
                <w:left w:val="none" w:sz="0" w:space="0" w:color="auto"/>
                <w:bottom w:val="none" w:sz="0" w:space="0" w:color="auto"/>
                <w:right w:val="none" w:sz="0" w:space="0" w:color="auto"/>
              </w:divBdr>
            </w:div>
          </w:divsChild>
        </w:div>
        <w:div w:id="755978038">
          <w:marLeft w:val="0"/>
          <w:marRight w:val="0"/>
          <w:marTop w:val="0"/>
          <w:marBottom w:val="0"/>
          <w:divBdr>
            <w:top w:val="none" w:sz="0" w:space="0" w:color="auto"/>
            <w:left w:val="none" w:sz="0" w:space="0" w:color="auto"/>
            <w:bottom w:val="none" w:sz="0" w:space="0" w:color="auto"/>
            <w:right w:val="none" w:sz="0" w:space="0" w:color="auto"/>
          </w:divBdr>
          <w:divsChild>
            <w:div w:id="932133132">
              <w:marLeft w:val="0"/>
              <w:marRight w:val="0"/>
              <w:marTop w:val="0"/>
              <w:marBottom w:val="0"/>
              <w:divBdr>
                <w:top w:val="none" w:sz="0" w:space="0" w:color="auto"/>
                <w:left w:val="none" w:sz="0" w:space="0" w:color="auto"/>
                <w:bottom w:val="none" w:sz="0" w:space="0" w:color="auto"/>
                <w:right w:val="none" w:sz="0" w:space="0" w:color="auto"/>
              </w:divBdr>
            </w:div>
          </w:divsChild>
        </w:div>
        <w:div w:id="777600591">
          <w:marLeft w:val="0"/>
          <w:marRight w:val="0"/>
          <w:marTop w:val="0"/>
          <w:marBottom w:val="0"/>
          <w:divBdr>
            <w:top w:val="none" w:sz="0" w:space="0" w:color="auto"/>
            <w:left w:val="none" w:sz="0" w:space="0" w:color="auto"/>
            <w:bottom w:val="none" w:sz="0" w:space="0" w:color="auto"/>
            <w:right w:val="none" w:sz="0" w:space="0" w:color="auto"/>
          </w:divBdr>
          <w:divsChild>
            <w:div w:id="1431584427">
              <w:marLeft w:val="0"/>
              <w:marRight w:val="0"/>
              <w:marTop w:val="0"/>
              <w:marBottom w:val="0"/>
              <w:divBdr>
                <w:top w:val="none" w:sz="0" w:space="0" w:color="auto"/>
                <w:left w:val="none" w:sz="0" w:space="0" w:color="auto"/>
                <w:bottom w:val="none" w:sz="0" w:space="0" w:color="auto"/>
                <w:right w:val="none" w:sz="0" w:space="0" w:color="auto"/>
              </w:divBdr>
            </w:div>
          </w:divsChild>
        </w:div>
        <w:div w:id="878275155">
          <w:marLeft w:val="0"/>
          <w:marRight w:val="0"/>
          <w:marTop w:val="0"/>
          <w:marBottom w:val="0"/>
          <w:divBdr>
            <w:top w:val="none" w:sz="0" w:space="0" w:color="auto"/>
            <w:left w:val="none" w:sz="0" w:space="0" w:color="auto"/>
            <w:bottom w:val="none" w:sz="0" w:space="0" w:color="auto"/>
            <w:right w:val="none" w:sz="0" w:space="0" w:color="auto"/>
          </w:divBdr>
          <w:divsChild>
            <w:div w:id="370233061">
              <w:marLeft w:val="0"/>
              <w:marRight w:val="0"/>
              <w:marTop w:val="0"/>
              <w:marBottom w:val="0"/>
              <w:divBdr>
                <w:top w:val="none" w:sz="0" w:space="0" w:color="auto"/>
                <w:left w:val="none" w:sz="0" w:space="0" w:color="auto"/>
                <w:bottom w:val="none" w:sz="0" w:space="0" w:color="auto"/>
                <w:right w:val="none" w:sz="0" w:space="0" w:color="auto"/>
              </w:divBdr>
            </w:div>
          </w:divsChild>
        </w:div>
        <w:div w:id="917208920">
          <w:marLeft w:val="0"/>
          <w:marRight w:val="0"/>
          <w:marTop w:val="0"/>
          <w:marBottom w:val="0"/>
          <w:divBdr>
            <w:top w:val="none" w:sz="0" w:space="0" w:color="auto"/>
            <w:left w:val="none" w:sz="0" w:space="0" w:color="auto"/>
            <w:bottom w:val="none" w:sz="0" w:space="0" w:color="auto"/>
            <w:right w:val="none" w:sz="0" w:space="0" w:color="auto"/>
          </w:divBdr>
          <w:divsChild>
            <w:div w:id="1946497105">
              <w:marLeft w:val="0"/>
              <w:marRight w:val="0"/>
              <w:marTop w:val="0"/>
              <w:marBottom w:val="0"/>
              <w:divBdr>
                <w:top w:val="none" w:sz="0" w:space="0" w:color="auto"/>
                <w:left w:val="none" w:sz="0" w:space="0" w:color="auto"/>
                <w:bottom w:val="none" w:sz="0" w:space="0" w:color="auto"/>
                <w:right w:val="none" w:sz="0" w:space="0" w:color="auto"/>
              </w:divBdr>
            </w:div>
          </w:divsChild>
        </w:div>
        <w:div w:id="980501271">
          <w:marLeft w:val="0"/>
          <w:marRight w:val="0"/>
          <w:marTop w:val="0"/>
          <w:marBottom w:val="0"/>
          <w:divBdr>
            <w:top w:val="none" w:sz="0" w:space="0" w:color="auto"/>
            <w:left w:val="none" w:sz="0" w:space="0" w:color="auto"/>
            <w:bottom w:val="none" w:sz="0" w:space="0" w:color="auto"/>
            <w:right w:val="none" w:sz="0" w:space="0" w:color="auto"/>
          </w:divBdr>
          <w:divsChild>
            <w:div w:id="1567105468">
              <w:marLeft w:val="0"/>
              <w:marRight w:val="0"/>
              <w:marTop w:val="0"/>
              <w:marBottom w:val="0"/>
              <w:divBdr>
                <w:top w:val="none" w:sz="0" w:space="0" w:color="auto"/>
                <w:left w:val="none" w:sz="0" w:space="0" w:color="auto"/>
                <w:bottom w:val="none" w:sz="0" w:space="0" w:color="auto"/>
                <w:right w:val="none" w:sz="0" w:space="0" w:color="auto"/>
              </w:divBdr>
            </w:div>
          </w:divsChild>
        </w:div>
        <w:div w:id="1050231168">
          <w:marLeft w:val="0"/>
          <w:marRight w:val="0"/>
          <w:marTop w:val="0"/>
          <w:marBottom w:val="0"/>
          <w:divBdr>
            <w:top w:val="none" w:sz="0" w:space="0" w:color="auto"/>
            <w:left w:val="none" w:sz="0" w:space="0" w:color="auto"/>
            <w:bottom w:val="none" w:sz="0" w:space="0" w:color="auto"/>
            <w:right w:val="none" w:sz="0" w:space="0" w:color="auto"/>
          </w:divBdr>
          <w:divsChild>
            <w:div w:id="1096294528">
              <w:marLeft w:val="0"/>
              <w:marRight w:val="0"/>
              <w:marTop w:val="0"/>
              <w:marBottom w:val="0"/>
              <w:divBdr>
                <w:top w:val="none" w:sz="0" w:space="0" w:color="auto"/>
                <w:left w:val="none" w:sz="0" w:space="0" w:color="auto"/>
                <w:bottom w:val="none" w:sz="0" w:space="0" w:color="auto"/>
                <w:right w:val="none" w:sz="0" w:space="0" w:color="auto"/>
              </w:divBdr>
            </w:div>
            <w:div w:id="1424692417">
              <w:marLeft w:val="0"/>
              <w:marRight w:val="0"/>
              <w:marTop w:val="0"/>
              <w:marBottom w:val="0"/>
              <w:divBdr>
                <w:top w:val="none" w:sz="0" w:space="0" w:color="auto"/>
                <w:left w:val="none" w:sz="0" w:space="0" w:color="auto"/>
                <w:bottom w:val="none" w:sz="0" w:space="0" w:color="auto"/>
                <w:right w:val="none" w:sz="0" w:space="0" w:color="auto"/>
              </w:divBdr>
            </w:div>
            <w:div w:id="1432315833">
              <w:marLeft w:val="0"/>
              <w:marRight w:val="0"/>
              <w:marTop w:val="0"/>
              <w:marBottom w:val="0"/>
              <w:divBdr>
                <w:top w:val="none" w:sz="0" w:space="0" w:color="auto"/>
                <w:left w:val="none" w:sz="0" w:space="0" w:color="auto"/>
                <w:bottom w:val="none" w:sz="0" w:space="0" w:color="auto"/>
                <w:right w:val="none" w:sz="0" w:space="0" w:color="auto"/>
              </w:divBdr>
            </w:div>
            <w:div w:id="1817649894">
              <w:marLeft w:val="0"/>
              <w:marRight w:val="0"/>
              <w:marTop w:val="0"/>
              <w:marBottom w:val="0"/>
              <w:divBdr>
                <w:top w:val="none" w:sz="0" w:space="0" w:color="auto"/>
                <w:left w:val="none" w:sz="0" w:space="0" w:color="auto"/>
                <w:bottom w:val="none" w:sz="0" w:space="0" w:color="auto"/>
                <w:right w:val="none" w:sz="0" w:space="0" w:color="auto"/>
              </w:divBdr>
            </w:div>
          </w:divsChild>
        </w:div>
        <w:div w:id="1097100868">
          <w:marLeft w:val="0"/>
          <w:marRight w:val="0"/>
          <w:marTop w:val="0"/>
          <w:marBottom w:val="0"/>
          <w:divBdr>
            <w:top w:val="none" w:sz="0" w:space="0" w:color="auto"/>
            <w:left w:val="none" w:sz="0" w:space="0" w:color="auto"/>
            <w:bottom w:val="none" w:sz="0" w:space="0" w:color="auto"/>
            <w:right w:val="none" w:sz="0" w:space="0" w:color="auto"/>
          </w:divBdr>
          <w:divsChild>
            <w:div w:id="1019161281">
              <w:marLeft w:val="0"/>
              <w:marRight w:val="0"/>
              <w:marTop w:val="0"/>
              <w:marBottom w:val="0"/>
              <w:divBdr>
                <w:top w:val="none" w:sz="0" w:space="0" w:color="auto"/>
                <w:left w:val="none" w:sz="0" w:space="0" w:color="auto"/>
                <w:bottom w:val="none" w:sz="0" w:space="0" w:color="auto"/>
                <w:right w:val="none" w:sz="0" w:space="0" w:color="auto"/>
              </w:divBdr>
            </w:div>
          </w:divsChild>
        </w:div>
        <w:div w:id="1137843967">
          <w:marLeft w:val="0"/>
          <w:marRight w:val="0"/>
          <w:marTop w:val="0"/>
          <w:marBottom w:val="0"/>
          <w:divBdr>
            <w:top w:val="none" w:sz="0" w:space="0" w:color="auto"/>
            <w:left w:val="none" w:sz="0" w:space="0" w:color="auto"/>
            <w:bottom w:val="none" w:sz="0" w:space="0" w:color="auto"/>
            <w:right w:val="none" w:sz="0" w:space="0" w:color="auto"/>
          </w:divBdr>
          <w:divsChild>
            <w:div w:id="325132133">
              <w:marLeft w:val="0"/>
              <w:marRight w:val="0"/>
              <w:marTop w:val="0"/>
              <w:marBottom w:val="0"/>
              <w:divBdr>
                <w:top w:val="none" w:sz="0" w:space="0" w:color="auto"/>
                <w:left w:val="none" w:sz="0" w:space="0" w:color="auto"/>
                <w:bottom w:val="none" w:sz="0" w:space="0" w:color="auto"/>
                <w:right w:val="none" w:sz="0" w:space="0" w:color="auto"/>
              </w:divBdr>
            </w:div>
            <w:div w:id="555816133">
              <w:marLeft w:val="0"/>
              <w:marRight w:val="0"/>
              <w:marTop w:val="0"/>
              <w:marBottom w:val="0"/>
              <w:divBdr>
                <w:top w:val="none" w:sz="0" w:space="0" w:color="auto"/>
                <w:left w:val="none" w:sz="0" w:space="0" w:color="auto"/>
                <w:bottom w:val="none" w:sz="0" w:space="0" w:color="auto"/>
                <w:right w:val="none" w:sz="0" w:space="0" w:color="auto"/>
              </w:divBdr>
            </w:div>
            <w:div w:id="1042677838">
              <w:marLeft w:val="0"/>
              <w:marRight w:val="0"/>
              <w:marTop w:val="0"/>
              <w:marBottom w:val="0"/>
              <w:divBdr>
                <w:top w:val="none" w:sz="0" w:space="0" w:color="auto"/>
                <w:left w:val="none" w:sz="0" w:space="0" w:color="auto"/>
                <w:bottom w:val="none" w:sz="0" w:space="0" w:color="auto"/>
                <w:right w:val="none" w:sz="0" w:space="0" w:color="auto"/>
              </w:divBdr>
            </w:div>
            <w:div w:id="1152016499">
              <w:marLeft w:val="0"/>
              <w:marRight w:val="0"/>
              <w:marTop w:val="0"/>
              <w:marBottom w:val="0"/>
              <w:divBdr>
                <w:top w:val="none" w:sz="0" w:space="0" w:color="auto"/>
                <w:left w:val="none" w:sz="0" w:space="0" w:color="auto"/>
                <w:bottom w:val="none" w:sz="0" w:space="0" w:color="auto"/>
                <w:right w:val="none" w:sz="0" w:space="0" w:color="auto"/>
              </w:divBdr>
            </w:div>
            <w:div w:id="2021348118">
              <w:marLeft w:val="0"/>
              <w:marRight w:val="0"/>
              <w:marTop w:val="0"/>
              <w:marBottom w:val="0"/>
              <w:divBdr>
                <w:top w:val="none" w:sz="0" w:space="0" w:color="auto"/>
                <w:left w:val="none" w:sz="0" w:space="0" w:color="auto"/>
                <w:bottom w:val="none" w:sz="0" w:space="0" w:color="auto"/>
                <w:right w:val="none" w:sz="0" w:space="0" w:color="auto"/>
              </w:divBdr>
            </w:div>
          </w:divsChild>
        </w:div>
        <w:div w:id="1331370391">
          <w:marLeft w:val="0"/>
          <w:marRight w:val="0"/>
          <w:marTop w:val="0"/>
          <w:marBottom w:val="0"/>
          <w:divBdr>
            <w:top w:val="none" w:sz="0" w:space="0" w:color="auto"/>
            <w:left w:val="none" w:sz="0" w:space="0" w:color="auto"/>
            <w:bottom w:val="none" w:sz="0" w:space="0" w:color="auto"/>
            <w:right w:val="none" w:sz="0" w:space="0" w:color="auto"/>
          </w:divBdr>
          <w:divsChild>
            <w:div w:id="504784838">
              <w:marLeft w:val="0"/>
              <w:marRight w:val="0"/>
              <w:marTop w:val="0"/>
              <w:marBottom w:val="0"/>
              <w:divBdr>
                <w:top w:val="none" w:sz="0" w:space="0" w:color="auto"/>
                <w:left w:val="none" w:sz="0" w:space="0" w:color="auto"/>
                <w:bottom w:val="none" w:sz="0" w:space="0" w:color="auto"/>
                <w:right w:val="none" w:sz="0" w:space="0" w:color="auto"/>
              </w:divBdr>
            </w:div>
          </w:divsChild>
        </w:div>
        <w:div w:id="1332565427">
          <w:marLeft w:val="0"/>
          <w:marRight w:val="0"/>
          <w:marTop w:val="0"/>
          <w:marBottom w:val="0"/>
          <w:divBdr>
            <w:top w:val="none" w:sz="0" w:space="0" w:color="auto"/>
            <w:left w:val="none" w:sz="0" w:space="0" w:color="auto"/>
            <w:bottom w:val="none" w:sz="0" w:space="0" w:color="auto"/>
            <w:right w:val="none" w:sz="0" w:space="0" w:color="auto"/>
          </w:divBdr>
          <w:divsChild>
            <w:div w:id="1096171767">
              <w:marLeft w:val="0"/>
              <w:marRight w:val="0"/>
              <w:marTop w:val="0"/>
              <w:marBottom w:val="0"/>
              <w:divBdr>
                <w:top w:val="none" w:sz="0" w:space="0" w:color="auto"/>
                <w:left w:val="none" w:sz="0" w:space="0" w:color="auto"/>
                <w:bottom w:val="none" w:sz="0" w:space="0" w:color="auto"/>
                <w:right w:val="none" w:sz="0" w:space="0" w:color="auto"/>
              </w:divBdr>
            </w:div>
          </w:divsChild>
        </w:div>
        <w:div w:id="1503473014">
          <w:marLeft w:val="0"/>
          <w:marRight w:val="0"/>
          <w:marTop w:val="0"/>
          <w:marBottom w:val="0"/>
          <w:divBdr>
            <w:top w:val="none" w:sz="0" w:space="0" w:color="auto"/>
            <w:left w:val="none" w:sz="0" w:space="0" w:color="auto"/>
            <w:bottom w:val="none" w:sz="0" w:space="0" w:color="auto"/>
            <w:right w:val="none" w:sz="0" w:space="0" w:color="auto"/>
          </w:divBdr>
          <w:divsChild>
            <w:div w:id="390620203">
              <w:marLeft w:val="0"/>
              <w:marRight w:val="0"/>
              <w:marTop w:val="0"/>
              <w:marBottom w:val="0"/>
              <w:divBdr>
                <w:top w:val="none" w:sz="0" w:space="0" w:color="auto"/>
                <w:left w:val="none" w:sz="0" w:space="0" w:color="auto"/>
                <w:bottom w:val="none" w:sz="0" w:space="0" w:color="auto"/>
                <w:right w:val="none" w:sz="0" w:space="0" w:color="auto"/>
              </w:divBdr>
            </w:div>
          </w:divsChild>
        </w:div>
        <w:div w:id="1597247805">
          <w:marLeft w:val="0"/>
          <w:marRight w:val="0"/>
          <w:marTop w:val="0"/>
          <w:marBottom w:val="0"/>
          <w:divBdr>
            <w:top w:val="none" w:sz="0" w:space="0" w:color="auto"/>
            <w:left w:val="none" w:sz="0" w:space="0" w:color="auto"/>
            <w:bottom w:val="none" w:sz="0" w:space="0" w:color="auto"/>
            <w:right w:val="none" w:sz="0" w:space="0" w:color="auto"/>
          </w:divBdr>
          <w:divsChild>
            <w:div w:id="1072313961">
              <w:marLeft w:val="0"/>
              <w:marRight w:val="0"/>
              <w:marTop w:val="0"/>
              <w:marBottom w:val="0"/>
              <w:divBdr>
                <w:top w:val="none" w:sz="0" w:space="0" w:color="auto"/>
                <w:left w:val="none" w:sz="0" w:space="0" w:color="auto"/>
                <w:bottom w:val="none" w:sz="0" w:space="0" w:color="auto"/>
                <w:right w:val="none" w:sz="0" w:space="0" w:color="auto"/>
              </w:divBdr>
            </w:div>
          </w:divsChild>
        </w:div>
        <w:div w:id="1636326185">
          <w:marLeft w:val="0"/>
          <w:marRight w:val="0"/>
          <w:marTop w:val="0"/>
          <w:marBottom w:val="0"/>
          <w:divBdr>
            <w:top w:val="none" w:sz="0" w:space="0" w:color="auto"/>
            <w:left w:val="none" w:sz="0" w:space="0" w:color="auto"/>
            <w:bottom w:val="none" w:sz="0" w:space="0" w:color="auto"/>
            <w:right w:val="none" w:sz="0" w:space="0" w:color="auto"/>
          </w:divBdr>
          <w:divsChild>
            <w:div w:id="9308196">
              <w:marLeft w:val="0"/>
              <w:marRight w:val="0"/>
              <w:marTop w:val="0"/>
              <w:marBottom w:val="0"/>
              <w:divBdr>
                <w:top w:val="none" w:sz="0" w:space="0" w:color="auto"/>
                <w:left w:val="none" w:sz="0" w:space="0" w:color="auto"/>
                <w:bottom w:val="none" w:sz="0" w:space="0" w:color="auto"/>
                <w:right w:val="none" w:sz="0" w:space="0" w:color="auto"/>
              </w:divBdr>
            </w:div>
          </w:divsChild>
        </w:div>
        <w:div w:id="2019690528">
          <w:marLeft w:val="0"/>
          <w:marRight w:val="0"/>
          <w:marTop w:val="0"/>
          <w:marBottom w:val="0"/>
          <w:divBdr>
            <w:top w:val="none" w:sz="0" w:space="0" w:color="auto"/>
            <w:left w:val="none" w:sz="0" w:space="0" w:color="auto"/>
            <w:bottom w:val="none" w:sz="0" w:space="0" w:color="auto"/>
            <w:right w:val="none" w:sz="0" w:space="0" w:color="auto"/>
          </w:divBdr>
          <w:divsChild>
            <w:div w:id="11526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0952">
      <w:bodyDiv w:val="1"/>
      <w:marLeft w:val="0"/>
      <w:marRight w:val="0"/>
      <w:marTop w:val="0"/>
      <w:marBottom w:val="0"/>
      <w:divBdr>
        <w:top w:val="none" w:sz="0" w:space="0" w:color="auto"/>
        <w:left w:val="none" w:sz="0" w:space="0" w:color="auto"/>
        <w:bottom w:val="none" w:sz="0" w:space="0" w:color="auto"/>
        <w:right w:val="none" w:sz="0" w:space="0" w:color="auto"/>
      </w:divBdr>
      <w:divsChild>
        <w:div w:id="252709086">
          <w:marLeft w:val="0"/>
          <w:marRight w:val="0"/>
          <w:marTop w:val="0"/>
          <w:marBottom w:val="0"/>
          <w:divBdr>
            <w:top w:val="none" w:sz="0" w:space="0" w:color="auto"/>
            <w:left w:val="none" w:sz="0" w:space="0" w:color="auto"/>
            <w:bottom w:val="none" w:sz="0" w:space="0" w:color="auto"/>
            <w:right w:val="none" w:sz="0" w:space="0" w:color="auto"/>
          </w:divBdr>
        </w:div>
        <w:div w:id="624626007">
          <w:marLeft w:val="0"/>
          <w:marRight w:val="0"/>
          <w:marTop w:val="0"/>
          <w:marBottom w:val="0"/>
          <w:divBdr>
            <w:top w:val="none" w:sz="0" w:space="0" w:color="auto"/>
            <w:left w:val="none" w:sz="0" w:space="0" w:color="auto"/>
            <w:bottom w:val="none" w:sz="0" w:space="0" w:color="auto"/>
            <w:right w:val="none" w:sz="0" w:space="0" w:color="auto"/>
          </w:divBdr>
        </w:div>
        <w:div w:id="1268997634">
          <w:marLeft w:val="0"/>
          <w:marRight w:val="0"/>
          <w:marTop w:val="0"/>
          <w:marBottom w:val="0"/>
          <w:divBdr>
            <w:top w:val="none" w:sz="0" w:space="0" w:color="auto"/>
            <w:left w:val="none" w:sz="0" w:space="0" w:color="auto"/>
            <w:bottom w:val="none" w:sz="0" w:space="0" w:color="auto"/>
            <w:right w:val="none" w:sz="0" w:space="0" w:color="auto"/>
          </w:divBdr>
        </w:div>
      </w:divsChild>
    </w:div>
    <w:div w:id="62993303">
      <w:bodyDiv w:val="1"/>
      <w:marLeft w:val="0"/>
      <w:marRight w:val="0"/>
      <w:marTop w:val="0"/>
      <w:marBottom w:val="0"/>
      <w:divBdr>
        <w:top w:val="none" w:sz="0" w:space="0" w:color="auto"/>
        <w:left w:val="none" w:sz="0" w:space="0" w:color="auto"/>
        <w:bottom w:val="none" w:sz="0" w:space="0" w:color="auto"/>
        <w:right w:val="none" w:sz="0" w:space="0" w:color="auto"/>
      </w:divBdr>
    </w:div>
    <w:div w:id="102846658">
      <w:bodyDiv w:val="1"/>
      <w:marLeft w:val="0"/>
      <w:marRight w:val="0"/>
      <w:marTop w:val="0"/>
      <w:marBottom w:val="0"/>
      <w:divBdr>
        <w:top w:val="none" w:sz="0" w:space="0" w:color="auto"/>
        <w:left w:val="none" w:sz="0" w:space="0" w:color="auto"/>
        <w:bottom w:val="none" w:sz="0" w:space="0" w:color="auto"/>
        <w:right w:val="none" w:sz="0" w:space="0" w:color="auto"/>
      </w:divBdr>
    </w:div>
    <w:div w:id="126747828">
      <w:bodyDiv w:val="1"/>
      <w:marLeft w:val="0"/>
      <w:marRight w:val="0"/>
      <w:marTop w:val="0"/>
      <w:marBottom w:val="0"/>
      <w:divBdr>
        <w:top w:val="none" w:sz="0" w:space="0" w:color="auto"/>
        <w:left w:val="none" w:sz="0" w:space="0" w:color="auto"/>
        <w:bottom w:val="none" w:sz="0" w:space="0" w:color="auto"/>
        <w:right w:val="none" w:sz="0" w:space="0" w:color="auto"/>
      </w:divBdr>
    </w:div>
    <w:div w:id="131943995">
      <w:bodyDiv w:val="1"/>
      <w:marLeft w:val="0"/>
      <w:marRight w:val="0"/>
      <w:marTop w:val="0"/>
      <w:marBottom w:val="0"/>
      <w:divBdr>
        <w:top w:val="none" w:sz="0" w:space="0" w:color="auto"/>
        <w:left w:val="none" w:sz="0" w:space="0" w:color="auto"/>
        <w:bottom w:val="none" w:sz="0" w:space="0" w:color="auto"/>
        <w:right w:val="none" w:sz="0" w:space="0" w:color="auto"/>
      </w:divBdr>
    </w:div>
    <w:div w:id="141393019">
      <w:bodyDiv w:val="1"/>
      <w:marLeft w:val="0"/>
      <w:marRight w:val="0"/>
      <w:marTop w:val="0"/>
      <w:marBottom w:val="0"/>
      <w:divBdr>
        <w:top w:val="none" w:sz="0" w:space="0" w:color="auto"/>
        <w:left w:val="none" w:sz="0" w:space="0" w:color="auto"/>
        <w:bottom w:val="none" w:sz="0" w:space="0" w:color="auto"/>
        <w:right w:val="none" w:sz="0" w:space="0" w:color="auto"/>
      </w:divBdr>
    </w:div>
    <w:div w:id="143813322">
      <w:bodyDiv w:val="1"/>
      <w:marLeft w:val="0"/>
      <w:marRight w:val="0"/>
      <w:marTop w:val="0"/>
      <w:marBottom w:val="0"/>
      <w:divBdr>
        <w:top w:val="none" w:sz="0" w:space="0" w:color="auto"/>
        <w:left w:val="none" w:sz="0" w:space="0" w:color="auto"/>
        <w:bottom w:val="none" w:sz="0" w:space="0" w:color="auto"/>
        <w:right w:val="none" w:sz="0" w:space="0" w:color="auto"/>
      </w:divBdr>
    </w:div>
    <w:div w:id="147524191">
      <w:bodyDiv w:val="1"/>
      <w:marLeft w:val="0"/>
      <w:marRight w:val="0"/>
      <w:marTop w:val="0"/>
      <w:marBottom w:val="0"/>
      <w:divBdr>
        <w:top w:val="none" w:sz="0" w:space="0" w:color="auto"/>
        <w:left w:val="none" w:sz="0" w:space="0" w:color="auto"/>
        <w:bottom w:val="none" w:sz="0" w:space="0" w:color="auto"/>
        <w:right w:val="none" w:sz="0" w:space="0" w:color="auto"/>
      </w:divBdr>
    </w:div>
    <w:div w:id="147600898">
      <w:bodyDiv w:val="1"/>
      <w:marLeft w:val="0"/>
      <w:marRight w:val="0"/>
      <w:marTop w:val="0"/>
      <w:marBottom w:val="0"/>
      <w:divBdr>
        <w:top w:val="none" w:sz="0" w:space="0" w:color="auto"/>
        <w:left w:val="none" w:sz="0" w:space="0" w:color="auto"/>
        <w:bottom w:val="none" w:sz="0" w:space="0" w:color="auto"/>
        <w:right w:val="none" w:sz="0" w:space="0" w:color="auto"/>
      </w:divBdr>
    </w:div>
    <w:div w:id="154809159">
      <w:bodyDiv w:val="1"/>
      <w:marLeft w:val="0"/>
      <w:marRight w:val="0"/>
      <w:marTop w:val="0"/>
      <w:marBottom w:val="0"/>
      <w:divBdr>
        <w:top w:val="none" w:sz="0" w:space="0" w:color="auto"/>
        <w:left w:val="none" w:sz="0" w:space="0" w:color="auto"/>
        <w:bottom w:val="none" w:sz="0" w:space="0" w:color="auto"/>
        <w:right w:val="none" w:sz="0" w:space="0" w:color="auto"/>
      </w:divBdr>
    </w:div>
    <w:div w:id="157426467">
      <w:bodyDiv w:val="1"/>
      <w:marLeft w:val="0"/>
      <w:marRight w:val="0"/>
      <w:marTop w:val="0"/>
      <w:marBottom w:val="0"/>
      <w:divBdr>
        <w:top w:val="none" w:sz="0" w:space="0" w:color="auto"/>
        <w:left w:val="none" w:sz="0" w:space="0" w:color="auto"/>
        <w:bottom w:val="none" w:sz="0" w:space="0" w:color="auto"/>
        <w:right w:val="none" w:sz="0" w:space="0" w:color="auto"/>
      </w:divBdr>
    </w:div>
    <w:div w:id="163210130">
      <w:bodyDiv w:val="1"/>
      <w:marLeft w:val="0"/>
      <w:marRight w:val="0"/>
      <w:marTop w:val="0"/>
      <w:marBottom w:val="0"/>
      <w:divBdr>
        <w:top w:val="none" w:sz="0" w:space="0" w:color="auto"/>
        <w:left w:val="none" w:sz="0" w:space="0" w:color="auto"/>
        <w:bottom w:val="none" w:sz="0" w:space="0" w:color="auto"/>
        <w:right w:val="none" w:sz="0" w:space="0" w:color="auto"/>
      </w:divBdr>
      <w:divsChild>
        <w:div w:id="443112510">
          <w:marLeft w:val="0"/>
          <w:marRight w:val="0"/>
          <w:marTop w:val="0"/>
          <w:marBottom w:val="0"/>
          <w:divBdr>
            <w:top w:val="none" w:sz="0" w:space="0" w:color="auto"/>
            <w:left w:val="none" w:sz="0" w:space="0" w:color="auto"/>
            <w:bottom w:val="none" w:sz="0" w:space="0" w:color="auto"/>
            <w:right w:val="none" w:sz="0" w:space="0" w:color="auto"/>
          </w:divBdr>
          <w:divsChild>
            <w:div w:id="709837953">
              <w:marLeft w:val="-75"/>
              <w:marRight w:val="0"/>
              <w:marTop w:val="30"/>
              <w:marBottom w:val="30"/>
              <w:divBdr>
                <w:top w:val="none" w:sz="0" w:space="0" w:color="auto"/>
                <w:left w:val="none" w:sz="0" w:space="0" w:color="auto"/>
                <w:bottom w:val="none" w:sz="0" w:space="0" w:color="auto"/>
                <w:right w:val="none" w:sz="0" w:space="0" w:color="auto"/>
              </w:divBdr>
              <w:divsChild>
                <w:div w:id="257060232">
                  <w:marLeft w:val="0"/>
                  <w:marRight w:val="0"/>
                  <w:marTop w:val="0"/>
                  <w:marBottom w:val="0"/>
                  <w:divBdr>
                    <w:top w:val="none" w:sz="0" w:space="0" w:color="auto"/>
                    <w:left w:val="none" w:sz="0" w:space="0" w:color="auto"/>
                    <w:bottom w:val="none" w:sz="0" w:space="0" w:color="auto"/>
                    <w:right w:val="none" w:sz="0" w:space="0" w:color="auto"/>
                  </w:divBdr>
                  <w:divsChild>
                    <w:div w:id="789713138">
                      <w:marLeft w:val="0"/>
                      <w:marRight w:val="0"/>
                      <w:marTop w:val="0"/>
                      <w:marBottom w:val="0"/>
                      <w:divBdr>
                        <w:top w:val="none" w:sz="0" w:space="0" w:color="auto"/>
                        <w:left w:val="none" w:sz="0" w:space="0" w:color="auto"/>
                        <w:bottom w:val="none" w:sz="0" w:space="0" w:color="auto"/>
                        <w:right w:val="none" w:sz="0" w:space="0" w:color="auto"/>
                      </w:divBdr>
                    </w:div>
                  </w:divsChild>
                </w:div>
                <w:div w:id="365643554">
                  <w:marLeft w:val="0"/>
                  <w:marRight w:val="0"/>
                  <w:marTop w:val="0"/>
                  <w:marBottom w:val="0"/>
                  <w:divBdr>
                    <w:top w:val="none" w:sz="0" w:space="0" w:color="auto"/>
                    <w:left w:val="none" w:sz="0" w:space="0" w:color="auto"/>
                    <w:bottom w:val="none" w:sz="0" w:space="0" w:color="auto"/>
                    <w:right w:val="none" w:sz="0" w:space="0" w:color="auto"/>
                  </w:divBdr>
                  <w:divsChild>
                    <w:div w:id="1370229714">
                      <w:marLeft w:val="0"/>
                      <w:marRight w:val="0"/>
                      <w:marTop w:val="0"/>
                      <w:marBottom w:val="0"/>
                      <w:divBdr>
                        <w:top w:val="none" w:sz="0" w:space="0" w:color="auto"/>
                        <w:left w:val="none" w:sz="0" w:space="0" w:color="auto"/>
                        <w:bottom w:val="none" w:sz="0" w:space="0" w:color="auto"/>
                        <w:right w:val="none" w:sz="0" w:space="0" w:color="auto"/>
                      </w:divBdr>
                    </w:div>
                  </w:divsChild>
                </w:div>
                <w:div w:id="395668192">
                  <w:marLeft w:val="0"/>
                  <w:marRight w:val="0"/>
                  <w:marTop w:val="0"/>
                  <w:marBottom w:val="0"/>
                  <w:divBdr>
                    <w:top w:val="none" w:sz="0" w:space="0" w:color="auto"/>
                    <w:left w:val="none" w:sz="0" w:space="0" w:color="auto"/>
                    <w:bottom w:val="none" w:sz="0" w:space="0" w:color="auto"/>
                    <w:right w:val="none" w:sz="0" w:space="0" w:color="auto"/>
                  </w:divBdr>
                  <w:divsChild>
                    <w:div w:id="449008423">
                      <w:marLeft w:val="0"/>
                      <w:marRight w:val="0"/>
                      <w:marTop w:val="0"/>
                      <w:marBottom w:val="0"/>
                      <w:divBdr>
                        <w:top w:val="none" w:sz="0" w:space="0" w:color="auto"/>
                        <w:left w:val="none" w:sz="0" w:space="0" w:color="auto"/>
                        <w:bottom w:val="none" w:sz="0" w:space="0" w:color="auto"/>
                        <w:right w:val="none" w:sz="0" w:space="0" w:color="auto"/>
                      </w:divBdr>
                    </w:div>
                  </w:divsChild>
                </w:div>
                <w:div w:id="756175993">
                  <w:marLeft w:val="0"/>
                  <w:marRight w:val="0"/>
                  <w:marTop w:val="0"/>
                  <w:marBottom w:val="0"/>
                  <w:divBdr>
                    <w:top w:val="none" w:sz="0" w:space="0" w:color="auto"/>
                    <w:left w:val="none" w:sz="0" w:space="0" w:color="auto"/>
                    <w:bottom w:val="none" w:sz="0" w:space="0" w:color="auto"/>
                    <w:right w:val="none" w:sz="0" w:space="0" w:color="auto"/>
                  </w:divBdr>
                  <w:divsChild>
                    <w:div w:id="17044055">
                      <w:marLeft w:val="0"/>
                      <w:marRight w:val="0"/>
                      <w:marTop w:val="0"/>
                      <w:marBottom w:val="0"/>
                      <w:divBdr>
                        <w:top w:val="none" w:sz="0" w:space="0" w:color="auto"/>
                        <w:left w:val="none" w:sz="0" w:space="0" w:color="auto"/>
                        <w:bottom w:val="none" w:sz="0" w:space="0" w:color="auto"/>
                        <w:right w:val="none" w:sz="0" w:space="0" w:color="auto"/>
                      </w:divBdr>
                    </w:div>
                  </w:divsChild>
                </w:div>
                <w:div w:id="929235459">
                  <w:marLeft w:val="0"/>
                  <w:marRight w:val="0"/>
                  <w:marTop w:val="0"/>
                  <w:marBottom w:val="0"/>
                  <w:divBdr>
                    <w:top w:val="none" w:sz="0" w:space="0" w:color="auto"/>
                    <w:left w:val="none" w:sz="0" w:space="0" w:color="auto"/>
                    <w:bottom w:val="none" w:sz="0" w:space="0" w:color="auto"/>
                    <w:right w:val="none" w:sz="0" w:space="0" w:color="auto"/>
                  </w:divBdr>
                  <w:divsChild>
                    <w:div w:id="900293253">
                      <w:marLeft w:val="0"/>
                      <w:marRight w:val="0"/>
                      <w:marTop w:val="0"/>
                      <w:marBottom w:val="0"/>
                      <w:divBdr>
                        <w:top w:val="none" w:sz="0" w:space="0" w:color="auto"/>
                        <w:left w:val="none" w:sz="0" w:space="0" w:color="auto"/>
                        <w:bottom w:val="none" w:sz="0" w:space="0" w:color="auto"/>
                        <w:right w:val="none" w:sz="0" w:space="0" w:color="auto"/>
                      </w:divBdr>
                    </w:div>
                  </w:divsChild>
                </w:div>
                <w:div w:id="1110274759">
                  <w:marLeft w:val="0"/>
                  <w:marRight w:val="0"/>
                  <w:marTop w:val="0"/>
                  <w:marBottom w:val="0"/>
                  <w:divBdr>
                    <w:top w:val="none" w:sz="0" w:space="0" w:color="auto"/>
                    <w:left w:val="none" w:sz="0" w:space="0" w:color="auto"/>
                    <w:bottom w:val="none" w:sz="0" w:space="0" w:color="auto"/>
                    <w:right w:val="none" w:sz="0" w:space="0" w:color="auto"/>
                  </w:divBdr>
                  <w:divsChild>
                    <w:div w:id="794366622">
                      <w:marLeft w:val="0"/>
                      <w:marRight w:val="0"/>
                      <w:marTop w:val="0"/>
                      <w:marBottom w:val="0"/>
                      <w:divBdr>
                        <w:top w:val="none" w:sz="0" w:space="0" w:color="auto"/>
                        <w:left w:val="none" w:sz="0" w:space="0" w:color="auto"/>
                        <w:bottom w:val="none" w:sz="0" w:space="0" w:color="auto"/>
                        <w:right w:val="none" w:sz="0" w:space="0" w:color="auto"/>
                      </w:divBdr>
                    </w:div>
                  </w:divsChild>
                </w:div>
                <w:div w:id="1177159484">
                  <w:marLeft w:val="0"/>
                  <w:marRight w:val="0"/>
                  <w:marTop w:val="0"/>
                  <w:marBottom w:val="0"/>
                  <w:divBdr>
                    <w:top w:val="none" w:sz="0" w:space="0" w:color="auto"/>
                    <w:left w:val="none" w:sz="0" w:space="0" w:color="auto"/>
                    <w:bottom w:val="none" w:sz="0" w:space="0" w:color="auto"/>
                    <w:right w:val="none" w:sz="0" w:space="0" w:color="auto"/>
                  </w:divBdr>
                  <w:divsChild>
                    <w:div w:id="1971012171">
                      <w:marLeft w:val="0"/>
                      <w:marRight w:val="0"/>
                      <w:marTop w:val="0"/>
                      <w:marBottom w:val="0"/>
                      <w:divBdr>
                        <w:top w:val="none" w:sz="0" w:space="0" w:color="auto"/>
                        <w:left w:val="none" w:sz="0" w:space="0" w:color="auto"/>
                        <w:bottom w:val="none" w:sz="0" w:space="0" w:color="auto"/>
                        <w:right w:val="none" w:sz="0" w:space="0" w:color="auto"/>
                      </w:divBdr>
                    </w:div>
                  </w:divsChild>
                </w:div>
                <w:div w:id="1286735965">
                  <w:marLeft w:val="0"/>
                  <w:marRight w:val="0"/>
                  <w:marTop w:val="0"/>
                  <w:marBottom w:val="0"/>
                  <w:divBdr>
                    <w:top w:val="none" w:sz="0" w:space="0" w:color="auto"/>
                    <w:left w:val="none" w:sz="0" w:space="0" w:color="auto"/>
                    <w:bottom w:val="none" w:sz="0" w:space="0" w:color="auto"/>
                    <w:right w:val="none" w:sz="0" w:space="0" w:color="auto"/>
                  </w:divBdr>
                  <w:divsChild>
                    <w:div w:id="1441875014">
                      <w:marLeft w:val="0"/>
                      <w:marRight w:val="0"/>
                      <w:marTop w:val="0"/>
                      <w:marBottom w:val="0"/>
                      <w:divBdr>
                        <w:top w:val="none" w:sz="0" w:space="0" w:color="auto"/>
                        <w:left w:val="none" w:sz="0" w:space="0" w:color="auto"/>
                        <w:bottom w:val="none" w:sz="0" w:space="0" w:color="auto"/>
                        <w:right w:val="none" w:sz="0" w:space="0" w:color="auto"/>
                      </w:divBdr>
                    </w:div>
                  </w:divsChild>
                </w:div>
                <w:div w:id="1291520347">
                  <w:marLeft w:val="0"/>
                  <w:marRight w:val="0"/>
                  <w:marTop w:val="0"/>
                  <w:marBottom w:val="0"/>
                  <w:divBdr>
                    <w:top w:val="none" w:sz="0" w:space="0" w:color="auto"/>
                    <w:left w:val="none" w:sz="0" w:space="0" w:color="auto"/>
                    <w:bottom w:val="none" w:sz="0" w:space="0" w:color="auto"/>
                    <w:right w:val="none" w:sz="0" w:space="0" w:color="auto"/>
                  </w:divBdr>
                  <w:divsChild>
                    <w:div w:id="910311197">
                      <w:marLeft w:val="0"/>
                      <w:marRight w:val="0"/>
                      <w:marTop w:val="0"/>
                      <w:marBottom w:val="0"/>
                      <w:divBdr>
                        <w:top w:val="none" w:sz="0" w:space="0" w:color="auto"/>
                        <w:left w:val="none" w:sz="0" w:space="0" w:color="auto"/>
                        <w:bottom w:val="none" w:sz="0" w:space="0" w:color="auto"/>
                        <w:right w:val="none" w:sz="0" w:space="0" w:color="auto"/>
                      </w:divBdr>
                    </w:div>
                  </w:divsChild>
                </w:div>
                <w:div w:id="1329290652">
                  <w:marLeft w:val="0"/>
                  <w:marRight w:val="0"/>
                  <w:marTop w:val="0"/>
                  <w:marBottom w:val="0"/>
                  <w:divBdr>
                    <w:top w:val="none" w:sz="0" w:space="0" w:color="auto"/>
                    <w:left w:val="none" w:sz="0" w:space="0" w:color="auto"/>
                    <w:bottom w:val="none" w:sz="0" w:space="0" w:color="auto"/>
                    <w:right w:val="none" w:sz="0" w:space="0" w:color="auto"/>
                  </w:divBdr>
                  <w:divsChild>
                    <w:div w:id="1314261598">
                      <w:marLeft w:val="0"/>
                      <w:marRight w:val="0"/>
                      <w:marTop w:val="0"/>
                      <w:marBottom w:val="0"/>
                      <w:divBdr>
                        <w:top w:val="none" w:sz="0" w:space="0" w:color="auto"/>
                        <w:left w:val="none" w:sz="0" w:space="0" w:color="auto"/>
                        <w:bottom w:val="none" w:sz="0" w:space="0" w:color="auto"/>
                        <w:right w:val="none" w:sz="0" w:space="0" w:color="auto"/>
                      </w:divBdr>
                    </w:div>
                  </w:divsChild>
                </w:div>
                <w:div w:id="1522016216">
                  <w:marLeft w:val="0"/>
                  <w:marRight w:val="0"/>
                  <w:marTop w:val="0"/>
                  <w:marBottom w:val="0"/>
                  <w:divBdr>
                    <w:top w:val="none" w:sz="0" w:space="0" w:color="auto"/>
                    <w:left w:val="none" w:sz="0" w:space="0" w:color="auto"/>
                    <w:bottom w:val="none" w:sz="0" w:space="0" w:color="auto"/>
                    <w:right w:val="none" w:sz="0" w:space="0" w:color="auto"/>
                  </w:divBdr>
                  <w:divsChild>
                    <w:div w:id="1881164150">
                      <w:marLeft w:val="0"/>
                      <w:marRight w:val="0"/>
                      <w:marTop w:val="0"/>
                      <w:marBottom w:val="0"/>
                      <w:divBdr>
                        <w:top w:val="none" w:sz="0" w:space="0" w:color="auto"/>
                        <w:left w:val="none" w:sz="0" w:space="0" w:color="auto"/>
                        <w:bottom w:val="none" w:sz="0" w:space="0" w:color="auto"/>
                        <w:right w:val="none" w:sz="0" w:space="0" w:color="auto"/>
                      </w:divBdr>
                    </w:div>
                  </w:divsChild>
                </w:div>
                <w:div w:id="1653294900">
                  <w:marLeft w:val="0"/>
                  <w:marRight w:val="0"/>
                  <w:marTop w:val="0"/>
                  <w:marBottom w:val="0"/>
                  <w:divBdr>
                    <w:top w:val="none" w:sz="0" w:space="0" w:color="auto"/>
                    <w:left w:val="none" w:sz="0" w:space="0" w:color="auto"/>
                    <w:bottom w:val="none" w:sz="0" w:space="0" w:color="auto"/>
                    <w:right w:val="none" w:sz="0" w:space="0" w:color="auto"/>
                  </w:divBdr>
                  <w:divsChild>
                    <w:div w:id="1063719169">
                      <w:marLeft w:val="0"/>
                      <w:marRight w:val="0"/>
                      <w:marTop w:val="0"/>
                      <w:marBottom w:val="0"/>
                      <w:divBdr>
                        <w:top w:val="none" w:sz="0" w:space="0" w:color="auto"/>
                        <w:left w:val="none" w:sz="0" w:space="0" w:color="auto"/>
                        <w:bottom w:val="none" w:sz="0" w:space="0" w:color="auto"/>
                        <w:right w:val="none" w:sz="0" w:space="0" w:color="auto"/>
                      </w:divBdr>
                    </w:div>
                  </w:divsChild>
                </w:div>
                <w:div w:id="1703435914">
                  <w:marLeft w:val="0"/>
                  <w:marRight w:val="0"/>
                  <w:marTop w:val="0"/>
                  <w:marBottom w:val="0"/>
                  <w:divBdr>
                    <w:top w:val="none" w:sz="0" w:space="0" w:color="auto"/>
                    <w:left w:val="none" w:sz="0" w:space="0" w:color="auto"/>
                    <w:bottom w:val="none" w:sz="0" w:space="0" w:color="auto"/>
                    <w:right w:val="none" w:sz="0" w:space="0" w:color="auto"/>
                  </w:divBdr>
                  <w:divsChild>
                    <w:div w:id="1672945795">
                      <w:marLeft w:val="0"/>
                      <w:marRight w:val="0"/>
                      <w:marTop w:val="0"/>
                      <w:marBottom w:val="0"/>
                      <w:divBdr>
                        <w:top w:val="none" w:sz="0" w:space="0" w:color="auto"/>
                        <w:left w:val="none" w:sz="0" w:space="0" w:color="auto"/>
                        <w:bottom w:val="none" w:sz="0" w:space="0" w:color="auto"/>
                        <w:right w:val="none" w:sz="0" w:space="0" w:color="auto"/>
                      </w:divBdr>
                    </w:div>
                  </w:divsChild>
                </w:div>
                <w:div w:id="1746804760">
                  <w:marLeft w:val="0"/>
                  <w:marRight w:val="0"/>
                  <w:marTop w:val="0"/>
                  <w:marBottom w:val="0"/>
                  <w:divBdr>
                    <w:top w:val="none" w:sz="0" w:space="0" w:color="auto"/>
                    <w:left w:val="none" w:sz="0" w:space="0" w:color="auto"/>
                    <w:bottom w:val="none" w:sz="0" w:space="0" w:color="auto"/>
                    <w:right w:val="none" w:sz="0" w:space="0" w:color="auto"/>
                  </w:divBdr>
                  <w:divsChild>
                    <w:div w:id="535198771">
                      <w:marLeft w:val="0"/>
                      <w:marRight w:val="0"/>
                      <w:marTop w:val="0"/>
                      <w:marBottom w:val="0"/>
                      <w:divBdr>
                        <w:top w:val="none" w:sz="0" w:space="0" w:color="auto"/>
                        <w:left w:val="none" w:sz="0" w:space="0" w:color="auto"/>
                        <w:bottom w:val="none" w:sz="0" w:space="0" w:color="auto"/>
                        <w:right w:val="none" w:sz="0" w:space="0" w:color="auto"/>
                      </w:divBdr>
                    </w:div>
                  </w:divsChild>
                </w:div>
                <w:div w:id="2045325143">
                  <w:marLeft w:val="0"/>
                  <w:marRight w:val="0"/>
                  <w:marTop w:val="0"/>
                  <w:marBottom w:val="0"/>
                  <w:divBdr>
                    <w:top w:val="none" w:sz="0" w:space="0" w:color="auto"/>
                    <w:left w:val="none" w:sz="0" w:space="0" w:color="auto"/>
                    <w:bottom w:val="none" w:sz="0" w:space="0" w:color="auto"/>
                    <w:right w:val="none" w:sz="0" w:space="0" w:color="auto"/>
                  </w:divBdr>
                  <w:divsChild>
                    <w:div w:id="325942614">
                      <w:marLeft w:val="0"/>
                      <w:marRight w:val="0"/>
                      <w:marTop w:val="0"/>
                      <w:marBottom w:val="0"/>
                      <w:divBdr>
                        <w:top w:val="none" w:sz="0" w:space="0" w:color="auto"/>
                        <w:left w:val="none" w:sz="0" w:space="0" w:color="auto"/>
                        <w:bottom w:val="none" w:sz="0" w:space="0" w:color="auto"/>
                        <w:right w:val="none" w:sz="0" w:space="0" w:color="auto"/>
                      </w:divBdr>
                    </w:div>
                  </w:divsChild>
                </w:div>
                <w:div w:id="2073111458">
                  <w:marLeft w:val="0"/>
                  <w:marRight w:val="0"/>
                  <w:marTop w:val="0"/>
                  <w:marBottom w:val="0"/>
                  <w:divBdr>
                    <w:top w:val="none" w:sz="0" w:space="0" w:color="auto"/>
                    <w:left w:val="none" w:sz="0" w:space="0" w:color="auto"/>
                    <w:bottom w:val="none" w:sz="0" w:space="0" w:color="auto"/>
                    <w:right w:val="none" w:sz="0" w:space="0" w:color="auto"/>
                  </w:divBdr>
                  <w:divsChild>
                    <w:div w:id="44257876">
                      <w:marLeft w:val="0"/>
                      <w:marRight w:val="0"/>
                      <w:marTop w:val="0"/>
                      <w:marBottom w:val="0"/>
                      <w:divBdr>
                        <w:top w:val="none" w:sz="0" w:space="0" w:color="auto"/>
                        <w:left w:val="none" w:sz="0" w:space="0" w:color="auto"/>
                        <w:bottom w:val="none" w:sz="0" w:space="0" w:color="auto"/>
                        <w:right w:val="none" w:sz="0" w:space="0" w:color="auto"/>
                      </w:divBdr>
                    </w:div>
                    <w:div w:id="112866514">
                      <w:marLeft w:val="0"/>
                      <w:marRight w:val="0"/>
                      <w:marTop w:val="0"/>
                      <w:marBottom w:val="0"/>
                      <w:divBdr>
                        <w:top w:val="none" w:sz="0" w:space="0" w:color="auto"/>
                        <w:left w:val="none" w:sz="0" w:space="0" w:color="auto"/>
                        <w:bottom w:val="none" w:sz="0" w:space="0" w:color="auto"/>
                        <w:right w:val="none" w:sz="0" w:space="0" w:color="auto"/>
                      </w:divBdr>
                    </w:div>
                    <w:div w:id="1047531524">
                      <w:marLeft w:val="0"/>
                      <w:marRight w:val="0"/>
                      <w:marTop w:val="0"/>
                      <w:marBottom w:val="0"/>
                      <w:divBdr>
                        <w:top w:val="none" w:sz="0" w:space="0" w:color="auto"/>
                        <w:left w:val="none" w:sz="0" w:space="0" w:color="auto"/>
                        <w:bottom w:val="none" w:sz="0" w:space="0" w:color="auto"/>
                        <w:right w:val="none" w:sz="0" w:space="0" w:color="auto"/>
                      </w:divBdr>
                    </w:div>
                    <w:div w:id="1225141606">
                      <w:marLeft w:val="0"/>
                      <w:marRight w:val="0"/>
                      <w:marTop w:val="0"/>
                      <w:marBottom w:val="0"/>
                      <w:divBdr>
                        <w:top w:val="none" w:sz="0" w:space="0" w:color="auto"/>
                        <w:left w:val="none" w:sz="0" w:space="0" w:color="auto"/>
                        <w:bottom w:val="none" w:sz="0" w:space="0" w:color="auto"/>
                        <w:right w:val="none" w:sz="0" w:space="0" w:color="auto"/>
                      </w:divBdr>
                    </w:div>
                    <w:div w:id="1466005078">
                      <w:marLeft w:val="0"/>
                      <w:marRight w:val="0"/>
                      <w:marTop w:val="0"/>
                      <w:marBottom w:val="0"/>
                      <w:divBdr>
                        <w:top w:val="none" w:sz="0" w:space="0" w:color="auto"/>
                        <w:left w:val="none" w:sz="0" w:space="0" w:color="auto"/>
                        <w:bottom w:val="none" w:sz="0" w:space="0" w:color="auto"/>
                        <w:right w:val="none" w:sz="0" w:space="0" w:color="auto"/>
                      </w:divBdr>
                    </w:div>
                    <w:div w:id="16496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469128">
          <w:marLeft w:val="0"/>
          <w:marRight w:val="0"/>
          <w:marTop w:val="0"/>
          <w:marBottom w:val="0"/>
          <w:divBdr>
            <w:top w:val="none" w:sz="0" w:space="0" w:color="auto"/>
            <w:left w:val="none" w:sz="0" w:space="0" w:color="auto"/>
            <w:bottom w:val="none" w:sz="0" w:space="0" w:color="auto"/>
            <w:right w:val="none" w:sz="0" w:space="0" w:color="auto"/>
          </w:divBdr>
        </w:div>
        <w:div w:id="1354107895">
          <w:marLeft w:val="0"/>
          <w:marRight w:val="0"/>
          <w:marTop w:val="0"/>
          <w:marBottom w:val="0"/>
          <w:divBdr>
            <w:top w:val="none" w:sz="0" w:space="0" w:color="auto"/>
            <w:left w:val="none" w:sz="0" w:space="0" w:color="auto"/>
            <w:bottom w:val="none" w:sz="0" w:space="0" w:color="auto"/>
            <w:right w:val="none" w:sz="0" w:space="0" w:color="auto"/>
          </w:divBdr>
        </w:div>
      </w:divsChild>
    </w:div>
    <w:div w:id="197084300">
      <w:bodyDiv w:val="1"/>
      <w:marLeft w:val="0"/>
      <w:marRight w:val="0"/>
      <w:marTop w:val="0"/>
      <w:marBottom w:val="0"/>
      <w:divBdr>
        <w:top w:val="none" w:sz="0" w:space="0" w:color="auto"/>
        <w:left w:val="none" w:sz="0" w:space="0" w:color="auto"/>
        <w:bottom w:val="none" w:sz="0" w:space="0" w:color="auto"/>
        <w:right w:val="none" w:sz="0" w:space="0" w:color="auto"/>
      </w:divBdr>
    </w:div>
    <w:div w:id="205533664">
      <w:bodyDiv w:val="1"/>
      <w:marLeft w:val="0"/>
      <w:marRight w:val="0"/>
      <w:marTop w:val="0"/>
      <w:marBottom w:val="0"/>
      <w:divBdr>
        <w:top w:val="none" w:sz="0" w:space="0" w:color="auto"/>
        <w:left w:val="none" w:sz="0" w:space="0" w:color="auto"/>
        <w:bottom w:val="none" w:sz="0" w:space="0" w:color="auto"/>
        <w:right w:val="none" w:sz="0" w:space="0" w:color="auto"/>
      </w:divBdr>
    </w:div>
    <w:div w:id="228541949">
      <w:bodyDiv w:val="1"/>
      <w:marLeft w:val="0"/>
      <w:marRight w:val="0"/>
      <w:marTop w:val="0"/>
      <w:marBottom w:val="0"/>
      <w:divBdr>
        <w:top w:val="none" w:sz="0" w:space="0" w:color="auto"/>
        <w:left w:val="none" w:sz="0" w:space="0" w:color="auto"/>
        <w:bottom w:val="none" w:sz="0" w:space="0" w:color="auto"/>
        <w:right w:val="none" w:sz="0" w:space="0" w:color="auto"/>
      </w:divBdr>
      <w:divsChild>
        <w:div w:id="528646008">
          <w:marLeft w:val="0"/>
          <w:marRight w:val="0"/>
          <w:marTop w:val="0"/>
          <w:marBottom w:val="0"/>
          <w:divBdr>
            <w:top w:val="none" w:sz="0" w:space="0" w:color="auto"/>
            <w:left w:val="none" w:sz="0" w:space="0" w:color="auto"/>
            <w:bottom w:val="none" w:sz="0" w:space="0" w:color="auto"/>
            <w:right w:val="none" w:sz="0" w:space="0" w:color="auto"/>
          </w:divBdr>
          <w:divsChild>
            <w:div w:id="1890918396">
              <w:marLeft w:val="0"/>
              <w:marRight w:val="0"/>
              <w:marTop w:val="0"/>
              <w:marBottom w:val="0"/>
              <w:divBdr>
                <w:top w:val="none" w:sz="0" w:space="0" w:color="auto"/>
                <w:left w:val="none" w:sz="0" w:space="0" w:color="auto"/>
                <w:bottom w:val="none" w:sz="0" w:space="0" w:color="auto"/>
                <w:right w:val="none" w:sz="0" w:space="0" w:color="auto"/>
              </w:divBdr>
            </w:div>
          </w:divsChild>
        </w:div>
        <w:div w:id="765156709">
          <w:marLeft w:val="0"/>
          <w:marRight w:val="0"/>
          <w:marTop w:val="0"/>
          <w:marBottom w:val="0"/>
          <w:divBdr>
            <w:top w:val="none" w:sz="0" w:space="0" w:color="auto"/>
            <w:left w:val="none" w:sz="0" w:space="0" w:color="auto"/>
            <w:bottom w:val="none" w:sz="0" w:space="0" w:color="auto"/>
            <w:right w:val="none" w:sz="0" w:space="0" w:color="auto"/>
          </w:divBdr>
          <w:divsChild>
            <w:div w:id="418254941">
              <w:marLeft w:val="0"/>
              <w:marRight w:val="0"/>
              <w:marTop w:val="0"/>
              <w:marBottom w:val="0"/>
              <w:divBdr>
                <w:top w:val="none" w:sz="0" w:space="0" w:color="auto"/>
                <w:left w:val="none" w:sz="0" w:space="0" w:color="auto"/>
                <w:bottom w:val="none" w:sz="0" w:space="0" w:color="auto"/>
                <w:right w:val="none" w:sz="0" w:space="0" w:color="auto"/>
              </w:divBdr>
            </w:div>
            <w:div w:id="1624648432">
              <w:marLeft w:val="0"/>
              <w:marRight w:val="0"/>
              <w:marTop w:val="0"/>
              <w:marBottom w:val="0"/>
              <w:divBdr>
                <w:top w:val="none" w:sz="0" w:space="0" w:color="auto"/>
                <w:left w:val="none" w:sz="0" w:space="0" w:color="auto"/>
                <w:bottom w:val="none" w:sz="0" w:space="0" w:color="auto"/>
                <w:right w:val="none" w:sz="0" w:space="0" w:color="auto"/>
              </w:divBdr>
            </w:div>
          </w:divsChild>
        </w:div>
        <w:div w:id="965240558">
          <w:marLeft w:val="0"/>
          <w:marRight w:val="0"/>
          <w:marTop w:val="0"/>
          <w:marBottom w:val="0"/>
          <w:divBdr>
            <w:top w:val="none" w:sz="0" w:space="0" w:color="auto"/>
            <w:left w:val="none" w:sz="0" w:space="0" w:color="auto"/>
            <w:bottom w:val="none" w:sz="0" w:space="0" w:color="auto"/>
            <w:right w:val="none" w:sz="0" w:space="0" w:color="auto"/>
          </w:divBdr>
          <w:divsChild>
            <w:div w:id="495271440">
              <w:marLeft w:val="0"/>
              <w:marRight w:val="0"/>
              <w:marTop w:val="0"/>
              <w:marBottom w:val="0"/>
              <w:divBdr>
                <w:top w:val="none" w:sz="0" w:space="0" w:color="auto"/>
                <w:left w:val="none" w:sz="0" w:space="0" w:color="auto"/>
                <w:bottom w:val="none" w:sz="0" w:space="0" w:color="auto"/>
                <w:right w:val="none" w:sz="0" w:space="0" w:color="auto"/>
              </w:divBdr>
            </w:div>
            <w:div w:id="1194735809">
              <w:marLeft w:val="0"/>
              <w:marRight w:val="0"/>
              <w:marTop w:val="0"/>
              <w:marBottom w:val="0"/>
              <w:divBdr>
                <w:top w:val="none" w:sz="0" w:space="0" w:color="auto"/>
                <w:left w:val="none" w:sz="0" w:space="0" w:color="auto"/>
                <w:bottom w:val="none" w:sz="0" w:space="0" w:color="auto"/>
                <w:right w:val="none" w:sz="0" w:space="0" w:color="auto"/>
              </w:divBdr>
            </w:div>
            <w:div w:id="2002540342">
              <w:marLeft w:val="0"/>
              <w:marRight w:val="0"/>
              <w:marTop w:val="0"/>
              <w:marBottom w:val="0"/>
              <w:divBdr>
                <w:top w:val="none" w:sz="0" w:space="0" w:color="auto"/>
                <w:left w:val="none" w:sz="0" w:space="0" w:color="auto"/>
                <w:bottom w:val="none" w:sz="0" w:space="0" w:color="auto"/>
                <w:right w:val="none" w:sz="0" w:space="0" w:color="auto"/>
              </w:divBdr>
            </w:div>
            <w:div w:id="2009599842">
              <w:marLeft w:val="0"/>
              <w:marRight w:val="0"/>
              <w:marTop w:val="0"/>
              <w:marBottom w:val="0"/>
              <w:divBdr>
                <w:top w:val="none" w:sz="0" w:space="0" w:color="auto"/>
                <w:left w:val="none" w:sz="0" w:space="0" w:color="auto"/>
                <w:bottom w:val="none" w:sz="0" w:space="0" w:color="auto"/>
                <w:right w:val="none" w:sz="0" w:space="0" w:color="auto"/>
              </w:divBdr>
            </w:div>
          </w:divsChild>
        </w:div>
        <w:div w:id="1407530509">
          <w:marLeft w:val="0"/>
          <w:marRight w:val="0"/>
          <w:marTop w:val="0"/>
          <w:marBottom w:val="0"/>
          <w:divBdr>
            <w:top w:val="none" w:sz="0" w:space="0" w:color="auto"/>
            <w:left w:val="none" w:sz="0" w:space="0" w:color="auto"/>
            <w:bottom w:val="none" w:sz="0" w:space="0" w:color="auto"/>
            <w:right w:val="none" w:sz="0" w:space="0" w:color="auto"/>
          </w:divBdr>
          <w:divsChild>
            <w:div w:id="1819497638">
              <w:marLeft w:val="0"/>
              <w:marRight w:val="0"/>
              <w:marTop w:val="0"/>
              <w:marBottom w:val="0"/>
              <w:divBdr>
                <w:top w:val="none" w:sz="0" w:space="0" w:color="auto"/>
                <w:left w:val="none" w:sz="0" w:space="0" w:color="auto"/>
                <w:bottom w:val="none" w:sz="0" w:space="0" w:color="auto"/>
                <w:right w:val="none" w:sz="0" w:space="0" w:color="auto"/>
              </w:divBdr>
            </w:div>
          </w:divsChild>
        </w:div>
        <w:div w:id="1895390116">
          <w:marLeft w:val="0"/>
          <w:marRight w:val="0"/>
          <w:marTop w:val="0"/>
          <w:marBottom w:val="0"/>
          <w:divBdr>
            <w:top w:val="none" w:sz="0" w:space="0" w:color="auto"/>
            <w:left w:val="none" w:sz="0" w:space="0" w:color="auto"/>
            <w:bottom w:val="none" w:sz="0" w:space="0" w:color="auto"/>
            <w:right w:val="none" w:sz="0" w:space="0" w:color="auto"/>
          </w:divBdr>
          <w:divsChild>
            <w:div w:id="1794667793">
              <w:marLeft w:val="0"/>
              <w:marRight w:val="0"/>
              <w:marTop w:val="0"/>
              <w:marBottom w:val="0"/>
              <w:divBdr>
                <w:top w:val="none" w:sz="0" w:space="0" w:color="auto"/>
                <w:left w:val="none" w:sz="0" w:space="0" w:color="auto"/>
                <w:bottom w:val="none" w:sz="0" w:space="0" w:color="auto"/>
                <w:right w:val="none" w:sz="0" w:space="0" w:color="auto"/>
              </w:divBdr>
            </w:div>
            <w:div w:id="2131244055">
              <w:marLeft w:val="0"/>
              <w:marRight w:val="0"/>
              <w:marTop w:val="0"/>
              <w:marBottom w:val="0"/>
              <w:divBdr>
                <w:top w:val="none" w:sz="0" w:space="0" w:color="auto"/>
                <w:left w:val="none" w:sz="0" w:space="0" w:color="auto"/>
                <w:bottom w:val="none" w:sz="0" w:space="0" w:color="auto"/>
                <w:right w:val="none" w:sz="0" w:space="0" w:color="auto"/>
              </w:divBdr>
            </w:div>
          </w:divsChild>
        </w:div>
        <w:div w:id="1972664845">
          <w:marLeft w:val="0"/>
          <w:marRight w:val="0"/>
          <w:marTop w:val="0"/>
          <w:marBottom w:val="0"/>
          <w:divBdr>
            <w:top w:val="none" w:sz="0" w:space="0" w:color="auto"/>
            <w:left w:val="none" w:sz="0" w:space="0" w:color="auto"/>
            <w:bottom w:val="none" w:sz="0" w:space="0" w:color="auto"/>
            <w:right w:val="none" w:sz="0" w:space="0" w:color="auto"/>
          </w:divBdr>
          <w:divsChild>
            <w:div w:id="357203577">
              <w:marLeft w:val="0"/>
              <w:marRight w:val="0"/>
              <w:marTop w:val="0"/>
              <w:marBottom w:val="0"/>
              <w:divBdr>
                <w:top w:val="none" w:sz="0" w:space="0" w:color="auto"/>
                <w:left w:val="none" w:sz="0" w:space="0" w:color="auto"/>
                <w:bottom w:val="none" w:sz="0" w:space="0" w:color="auto"/>
                <w:right w:val="none" w:sz="0" w:space="0" w:color="auto"/>
              </w:divBdr>
            </w:div>
            <w:div w:id="684525473">
              <w:marLeft w:val="0"/>
              <w:marRight w:val="0"/>
              <w:marTop w:val="0"/>
              <w:marBottom w:val="0"/>
              <w:divBdr>
                <w:top w:val="none" w:sz="0" w:space="0" w:color="auto"/>
                <w:left w:val="none" w:sz="0" w:space="0" w:color="auto"/>
                <w:bottom w:val="none" w:sz="0" w:space="0" w:color="auto"/>
                <w:right w:val="none" w:sz="0" w:space="0" w:color="auto"/>
              </w:divBdr>
            </w:div>
            <w:div w:id="1128431440">
              <w:marLeft w:val="0"/>
              <w:marRight w:val="0"/>
              <w:marTop w:val="0"/>
              <w:marBottom w:val="0"/>
              <w:divBdr>
                <w:top w:val="none" w:sz="0" w:space="0" w:color="auto"/>
                <w:left w:val="none" w:sz="0" w:space="0" w:color="auto"/>
                <w:bottom w:val="none" w:sz="0" w:space="0" w:color="auto"/>
                <w:right w:val="none" w:sz="0" w:space="0" w:color="auto"/>
              </w:divBdr>
            </w:div>
            <w:div w:id="1249076418">
              <w:marLeft w:val="0"/>
              <w:marRight w:val="0"/>
              <w:marTop w:val="0"/>
              <w:marBottom w:val="0"/>
              <w:divBdr>
                <w:top w:val="none" w:sz="0" w:space="0" w:color="auto"/>
                <w:left w:val="none" w:sz="0" w:space="0" w:color="auto"/>
                <w:bottom w:val="none" w:sz="0" w:space="0" w:color="auto"/>
                <w:right w:val="none" w:sz="0" w:space="0" w:color="auto"/>
              </w:divBdr>
            </w:div>
          </w:divsChild>
        </w:div>
        <w:div w:id="2044556894">
          <w:marLeft w:val="0"/>
          <w:marRight w:val="0"/>
          <w:marTop w:val="0"/>
          <w:marBottom w:val="0"/>
          <w:divBdr>
            <w:top w:val="none" w:sz="0" w:space="0" w:color="auto"/>
            <w:left w:val="none" w:sz="0" w:space="0" w:color="auto"/>
            <w:bottom w:val="none" w:sz="0" w:space="0" w:color="auto"/>
            <w:right w:val="none" w:sz="0" w:space="0" w:color="auto"/>
          </w:divBdr>
          <w:divsChild>
            <w:div w:id="326905812">
              <w:marLeft w:val="0"/>
              <w:marRight w:val="0"/>
              <w:marTop w:val="0"/>
              <w:marBottom w:val="0"/>
              <w:divBdr>
                <w:top w:val="none" w:sz="0" w:space="0" w:color="auto"/>
                <w:left w:val="none" w:sz="0" w:space="0" w:color="auto"/>
                <w:bottom w:val="none" w:sz="0" w:space="0" w:color="auto"/>
                <w:right w:val="none" w:sz="0" w:space="0" w:color="auto"/>
              </w:divBdr>
            </w:div>
            <w:div w:id="1155997399">
              <w:marLeft w:val="0"/>
              <w:marRight w:val="0"/>
              <w:marTop w:val="0"/>
              <w:marBottom w:val="0"/>
              <w:divBdr>
                <w:top w:val="none" w:sz="0" w:space="0" w:color="auto"/>
                <w:left w:val="none" w:sz="0" w:space="0" w:color="auto"/>
                <w:bottom w:val="none" w:sz="0" w:space="0" w:color="auto"/>
                <w:right w:val="none" w:sz="0" w:space="0" w:color="auto"/>
              </w:divBdr>
            </w:div>
            <w:div w:id="214126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3360">
      <w:bodyDiv w:val="1"/>
      <w:marLeft w:val="0"/>
      <w:marRight w:val="0"/>
      <w:marTop w:val="0"/>
      <w:marBottom w:val="0"/>
      <w:divBdr>
        <w:top w:val="none" w:sz="0" w:space="0" w:color="auto"/>
        <w:left w:val="none" w:sz="0" w:space="0" w:color="auto"/>
        <w:bottom w:val="none" w:sz="0" w:space="0" w:color="auto"/>
        <w:right w:val="none" w:sz="0" w:space="0" w:color="auto"/>
      </w:divBdr>
    </w:div>
    <w:div w:id="271321466">
      <w:bodyDiv w:val="1"/>
      <w:marLeft w:val="0"/>
      <w:marRight w:val="0"/>
      <w:marTop w:val="0"/>
      <w:marBottom w:val="0"/>
      <w:divBdr>
        <w:top w:val="none" w:sz="0" w:space="0" w:color="auto"/>
        <w:left w:val="none" w:sz="0" w:space="0" w:color="auto"/>
        <w:bottom w:val="none" w:sz="0" w:space="0" w:color="auto"/>
        <w:right w:val="none" w:sz="0" w:space="0" w:color="auto"/>
      </w:divBdr>
      <w:divsChild>
        <w:div w:id="2051876798">
          <w:marLeft w:val="0"/>
          <w:marRight w:val="0"/>
          <w:marTop w:val="0"/>
          <w:marBottom w:val="0"/>
          <w:divBdr>
            <w:top w:val="none" w:sz="0" w:space="0" w:color="auto"/>
            <w:left w:val="none" w:sz="0" w:space="0" w:color="auto"/>
            <w:bottom w:val="none" w:sz="0" w:space="0" w:color="auto"/>
            <w:right w:val="none" w:sz="0" w:space="0" w:color="auto"/>
          </w:divBdr>
          <w:divsChild>
            <w:div w:id="90618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49250">
      <w:bodyDiv w:val="1"/>
      <w:marLeft w:val="0"/>
      <w:marRight w:val="0"/>
      <w:marTop w:val="0"/>
      <w:marBottom w:val="0"/>
      <w:divBdr>
        <w:top w:val="none" w:sz="0" w:space="0" w:color="auto"/>
        <w:left w:val="none" w:sz="0" w:space="0" w:color="auto"/>
        <w:bottom w:val="none" w:sz="0" w:space="0" w:color="auto"/>
        <w:right w:val="none" w:sz="0" w:space="0" w:color="auto"/>
      </w:divBdr>
      <w:divsChild>
        <w:div w:id="182935491">
          <w:marLeft w:val="0"/>
          <w:marRight w:val="0"/>
          <w:marTop w:val="0"/>
          <w:marBottom w:val="0"/>
          <w:divBdr>
            <w:top w:val="none" w:sz="0" w:space="0" w:color="auto"/>
            <w:left w:val="none" w:sz="0" w:space="0" w:color="auto"/>
            <w:bottom w:val="none" w:sz="0" w:space="0" w:color="auto"/>
            <w:right w:val="none" w:sz="0" w:space="0" w:color="auto"/>
          </w:divBdr>
          <w:divsChild>
            <w:div w:id="1550799784">
              <w:marLeft w:val="0"/>
              <w:marRight w:val="0"/>
              <w:marTop w:val="0"/>
              <w:marBottom w:val="0"/>
              <w:divBdr>
                <w:top w:val="none" w:sz="0" w:space="0" w:color="auto"/>
                <w:left w:val="none" w:sz="0" w:space="0" w:color="auto"/>
                <w:bottom w:val="none" w:sz="0" w:space="0" w:color="auto"/>
                <w:right w:val="none" w:sz="0" w:space="0" w:color="auto"/>
              </w:divBdr>
            </w:div>
            <w:div w:id="1909070640">
              <w:marLeft w:val="0"/>
              <w:marRight w:val="0"/>
              <w:marTop w:val="0"/>
              <w:marBottom w:val="0"/>
              <w:divBdr>
                <w:top w:val="none" w:sz="0" w:space="0" w:color="auto"/>
                <w:left w:val="none" w:sz="0" w:space="0" w:color="auto"/>
                <w:bottom w:val="none" w:sz="0" w:space="0" w:color="auto"/>
                <w:right w:val="none" w:sz="0" w:space="0" w:color="auto"/>
              </w:divBdr>
            </w:div>
          </w:divsChild>
        </w:div>
        <w:div w:id="235212564">
          <w:marLeft w:val="0"/>
          <w:marRight w:val="0"/>
          <w:marTop w:val="0"/>
          <w:marBottom w:val="0"/>
          <w:divBdr>
            <w:top w:val="none" w:sz="0" w:space="0" w:color="auto"/>
            <w:left w:val="none" w:sz="0" w:space="0" w:color="auto"/>
            <w:bottom w:val="none" w:sz="0" w:space="0" w:color="auto"/>
            <w:right w:val="none" w:sz="0" w:space="0" w:color="auto"/>
          </w:divBdr>
          <w:divsChild>
            <w:div w:id="818769810">
              <w:marLeft w:val="0"/>
              <w:marRight w:val="0"/>
              <w:marTop w:val="0"/>
              <w:marBottom w:val="0"/>
              <w:divBdr>
                <w:top w:val="none" w:sz="0" w:space="0" w:color="auto"/>
                <w:left w:val="none" w:sz="0" w:space="0" w:color="auto"/>
                <w:bottom w:val="none" w:sz="0" w:space="0" w:color="auto"/>
                <w:right w:val="none" w:sz="0" w:space="0" w:color="auto"/>
              </w:divBdr>
            </w:div>
            <w:div w:id="1423650250">
              <w:marLeft w:val="0"/>
              <w:marRight w:val="0"/>
              <w:marTop w:val="0"/>
              <w:marBottom w:val="0"/>
              <w:divBdr>
                <w:top w:val="none" w:sz="0" w:space="0" w:color="auto"/>
                <w:left w:val="none" w:sz="0" w:space="0" w:color="auto"/>
                <w:bottom w:val="none" w:sz="0" w:space="0" w:color="auto"/>
                <w:right w:val="none" w:sz="0" w:space="0" w:color="auto"/>
              </w:divBdr>
            </w:div>
            <w:div w:id="1868450308">
              <w:marLeft w:val="0"/>
              <w:marRight w:val="0"/>
              <w:marTop w:val="0"/>
              <w:marBottom w:val="0"/>
              <w:divBdr>
                <w:top w:val="none" w:sz="0" w:space="0" w:color="auto"/>
                <w:left w:val="none" w:sz="0" w:space="0" w:color="auto"/>
                <w:bottom w:val="none" w:sz="0" w:space="0" w:color="auto"/>
                <w:right w:val="none" w:sz="0" w:space="0" w:color="auto"/>
              </w:divBdr>
            </w:div>
          </w:divsChild>
        </w:div>
        <w:div w:id="632249399">
          <w:marLeft w:val="0"/>
          <w:marRight w:val="0"/>
          <w:marTop w:val="0"/>
          <w:marBottom w:val="0"/>
          <w:divBdr>
            <w:top w:val="none" w:sz="0" w:space="0" w:color="auto"/>
            <w:left w:val="none" w:sz="0" w:space="0" w:color="auto"/>
            <w:bottom w:val="none" w:sz="0" w:space="0" w:color="auto"/>
            <w:right w:val="none" w:sz="0" w:space="0" w:color="auto"/>
          </w:divBdr>
          <w:divsChild>
            <w:div w:id="1741294551">
              <w:marLeft w:val="0"/>
              <w:marRight w:val="0"/>
              <w:marTop w:val="0"/>
              <w:marBottom w:val="0"/>
              <w:divBdr>
                <w:top w:val="none" w:sz="0" w:space="0" w:color="auto"/>
                <w:left w:val="none" w:sz="0" w:space="0" w:color="auto"/>
                <w:bottom w:val="none" w:sz="0" w:space="0" w:color="auto"/>
                <w:right w:val="none" w:sz="0" w:space="0" w:color="auto"/>
              </w:divBdr>
            </w:div>
          </w:divsChild>
        </w:div>
        <w:div w:id="1507983439">
          <w:marLeft w:val="0"/>
          <w:marRight w:val="0"/>
          <w:marTop w:val="0"/>
          <w:marBottom w:val="0"/>
          <w:divBdr>
            <w:top w:val="none" w:sz="0" w:space="0" w:color="auto"/>
            <w:left w:val="none" w:sz="0" w:space="0" w:color="auto"/>
            <w:bottom w:val="none" w:sz="0" w:space="0" w:color="auto"/>
            <w:right w:val="none" w:sz="0" w:space="0" w:color="auto"/>
          </w:divBdr>
          <w:divsChild>
            <w:div w:id="1350522010">
              <w:marLeft w:val="0"/>
              <w:marRight w:val="0"/>
              <w:marTop w:val="0"/>
              <w:marBottom w:val="0"/>
              <w:divBdr>
                <w:top w:val="none" w:sz="0" w:space="0" w:color="auto"/>
                <w:left w:val="none" w:sz="0" w:space="0" w:color="auto"/>
                <w:bottom w:val="none" w:sz="0" w:space="0" w:color="auto"/>
                <w:right w:val="none" w:sz="0" w:space="0" w:color="auto"/>
              </w:divBdr>
            </w:div>
          </w:divsChild>
        </w:div>
        <w:div w:id="1814322565">
          <w:marLeft w:val="0"/>
          <w:marRight w:val="0"/>
          <w:marTop w:val="0"/>
          <w:marBottom w:val="0"/>
          <w:divBdr>
            <w:top w:val="none" w:sz="0" w:space="0" w:color="auto"/>
            <w:left w:val="none" w:sz="0" w:space="0" w:color="auto"/>
            <w:bottom w:val="none" w:sz="0" w:space="0" w:color="auto"/>
            <w:right w:val="none" w:sz="0" w:space="0" w:color="auto"/>
          </w:divBdr>
          <w:divsChild>
            <w:div w:id="1702633423">
              <w:marLeft w:val="0"/>
              <w:marRight w:val="0"/>
              <w:marTop w:val="0"/>
              <w:marBottom w:val="0"/>
              <w:divBdr>
                <w:top w:val="none" w:sz="0" w:space="0" w:color="auto"/>
                <w:left w:val="none" w:sz="0" w:space="0" w:color="auto"/>
                <w:bottom w:val="none" w:sz="0" w:space="0" w:color="auto"/>
                <w:right w:val="none" w:sz="0" w:space="0" w:color="auto"/>
              </w:divBdr>
            </w:div>
            <w:div w:id="2043675196">
              <w:marLeft w:val="0"/>
              <w:marRight w:val="0"/>
              <w:marTop w:val="0"/>
              <w:marBottom w:val="0"/>
              <w:divBdr>
                <w:top w:val="none" w:sz="0" w:space="0" w:color="auto"/>
                <w:left w:val="none" w:sz="0" w:space="0" w:color="auto"/>
                <w:bottom w:val="none" w:sz="0" w:space="0" w:color="auto"/>
                <w:right w:val="none" w:sz="0" w:space="0" w:color="auto"/>
              </w:divBdr>
            </w:div>
          </w:divsChild>
        </w:div>
        <w:div w:id="1892231176">
          <w:marLeft w:val="0"/>
          <w:marRight w:val="0"/>
          <w:marTop w:val="0"/>
          <w:marBottom w:val="0"/>
          <w:divBdr>
            <w:top w:val="none" w:sz="0" w:space="0" w:color="auto"/>
            <w:left w:val="none" w:sz="0" w:space="0" w:color="auto"/>
            <w:bottom w:val="none" w:sz="0" w:space="0" w:color="auto"/>
            <w:right w:val="none" w:sz="0" w:space="0" w:color="auto"/>
          </w:divBdr>
          <w:divsChild>
            <w:div w:id="74783375">
              <w:marLeft w:val="0"/>
              <w:marRight w:val="0"/>
              <w:marTop w:val="0"/>
              <w:marBottom w:val="0"/>
              <w:divBdr>
                <w:top w:val="none" w:sz="0" w:space="0" w:color="auto"/>
                <w:left w:val="none" w:sz="0" w:space="0" w:color="auto"/>
                <w:bottom w:val="none" w:sz="0" w:space="0" w:color="auto"/>
                <w:right w:val="none" w:sz="0" w:space="0" w:color="auto"/>
              </w:divBdr>
            </w:div>
            <w:div w:id="320474752">
              <w:marLeft w:val="0"/>
              <w:marRight w:val="0"/>
              <w:marTop w:val="0"/>
              <w:marBottom w:val="0"/>
              <w:divBdr>
                <w:top w:val="none" w:sz="0" w:space="0" w:color="auto"/>
                <w:left w:val="none" w:sz="0" w:space="0" w:color="auto"/>
                <w:bottom w:val="none" w:sz="0" w:space="0" w:color="auto"/>
                <w:right w:val="none" w:sz="0" w:space="0" w:color="auto"/>
              </w:divBdr>
            </w:div>
            <w:div w:id="531497009">
              <w:marLeft w:val="0"/>
              <w:marRight w:val="0"/>
              <w:marTop w:val="0"/>
              <w:marBottom w:val="0"/>
              <w:divBdr>
                <w:top w:val="none" w:sz="0" w:space="0" w:color="auto"/>
                <w:left w:val="none" w:sz="0" w:space="0" w:color="auto"/>
                <w:bottom w:val="none" w:sz="0" w:space="0" w:color="auto"/>
                <w:right w:val="none" w:sz="0" w:space="0" w:color="auto"/>
              </w:divBdr>
            </w:div>
            <w:div w:id="1081029120">
              <w:marLeft w:val="0"/>
              <w:marRight w:val="0"/>
              <w:marTop w:val="0"/>
              <w:marBottom w:val="0"/>
              <w:divBdr>
                <w:top w:val="none" w:sz="0" w:space="0" w:color="auto"/>
                <w:left w:val="none" w:sz="0" w:space="0" w:color="auto"/>
                <w:bottom w:val="none" w:sz="0" w:space="0" w:color="auto"/>
                <w:right w:val="none" w:sz="0" w:space="0" w:color="auto"/>
              </w:divBdr>
            </w:div>
          </w:divsChild>
        </w:div>
        <w:div w:id="2082872398">
          <w:marLeft w:val="0"/>
          <w:marRight w:val="0"/>
          <w:marTop w:val="0"/>
          <w:marBottom w:val="0"/>
          <w:divBdr>
            <w:top w:val="none" w:sz="0" w:space="0" w:color="auto"/>
            <w:left w:val="none" w:sz="0" w:space="0" w:color="auto"/>
            <w:bottom w:val="none" w:sz="0" w:space="0" w:color="auto"/>
            <w:right w:val="none" w:sz="0" w:space="0" w:color="auto"/>
          </w:divBdr>
          <w:divsChild>
            <w:div w:id="1151675345">
              <w:marLeft w:val="0"/>
              <w:marRight w:val="0"/>
              <w:marTop w:val="0"/>
              <w:marBottom w:val="0"/>
              <w:divBdr>
                <w:top w:val="none" w:sz="0" w:space="0" w:color="auto"/>
                <w:left w:val="none" w:sz="0" w:space="0" w:color="auto"/>
                <w:bottom w:val="none" w:sz="0" w:space="0" w:color="auto"/>
                <w:right w:val="none" w:sz="0" w:space="0" w:color="auto"/>
              </w:divBdr>
            </w:div>
            <w:div w:id="1268611024">
              <w:marLeft w:val="0"/>
              <w:marRight w:val="0"/>
              <w:marTop w:val="0"/>
              <w:marBottom w:val="0"/>
              <w:divBdr>
                <w:top w:val="none" w:sz="0" w:space="0" w:color="auto"/>
                <w:left w:val="none" w:sz="0" w:space="0" w:color="auto"/>
                <w:bottom w:val="none" w:sz="0" w:space="0" w:color="auto"/>
                <w:right w:val="none" w:sz="0" w:space="0" w:color="auto"/>
              </w:divBdr>
            </w:div>
            <w:div w:id="1371491960">
              <w:marLeft w:val="0"/>
              <w:marRight w:val="0"/>
              <w:marTop w:val="0"/>
              <w:marBottom w:val="0"/>
              <w:divBdr>
                <w:top w:val="none" w:sz="0" w:space="0" w:color="auto"/>
                <w:left w:val="none" w:sz="0" w:space="0" w:color="auto"/>
                <w:bottom w:val="none" w:sz="0" w:space="0" w:color="auto"/>
                <w:right w:val="none" w:sz="0" w:space="0" w:color="auto"/>
              </w:divBdr>
            </w:div>
            <w:div w:id="17190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1862">
      <w:bodyDiv w:val="1"/>
      <w:marLeft w:val="0"/>
      <w:marRight w:val="0"/>
      <w:marTop w:val="0"/>
      <w:marBottom w:val="0"/>
      <w:divBdr>
        <w:top w:val="none" w:sz="0" w:space="0" w:color="auto"/>
        <w:left w:val="none" w:sz="0" w:space="0" w:color="auto"/>
        <w:bottom w:val="none" w:sz="0" w:space="0" w:color="auto"/>
        <w:right w:val="none" w:sz="0" w:space="0" w:color="auto"/>
      </w:divBdr>
      <w:divsChild>
        <w:div w:id="243759047">
          <w:marLeft w:val="0"/>
          <w:marRight w:val="0"/>
          <w:marTop w:val="0"/>
          <w:marBottom w:val="0"/>
          <w:divBdr>
            <w:top w:val="none" w:sz="0" w:space="0" w:color="auto"/>
            <w:left w:val="none" w:sz="0" w:space="0" w:color="auto"/>
            <w:bottom w:val="none" w:sz="0" w:space="0" w:color="auto"/>
            <w:right w:val="none" w:sz="0" w:space="0" w:color="auto"/>
          </w:divBdr>
          <w:divsChild>
            <w:div w:id="301471656">
              <w:marLeft w:val="0"/>
              <w:marRight w:val="0"/>
              <w:marTop w:val="0"/>
              <w:marBottom w:val="0"/>
              <w:divBdr>
                <w:top w:val="none" w:sz="0" w:space="0" w:color="auto"/>
                <w:left w:val="none" w:sz="0" w:space="0" w:color="auto"/>
                <w:bottom w:val="none" w:sz="0" w:space="0" w:color="auto"/>
                <w:right w:val="none" w:sz="0" w:space="0" w:color="auto"/>
              </w:divBdr>
            </w:div>
          </w:divsChild>
        </w:div>
        <w:div w:id="1015378005">
          <w:marLeft w:val="0"/>
          <w:marRight w:val="0"/>
          <w:marTop w:val="0"/>
          <w:marBottom w:val="0"/>
          <w:divBdr>
            <w:top w:val="none" w:sz="0" w:space="0" w:color="auto"/>
            <w:left w:val="none" w:sz="0" w:space="0" w:color="auto"/>
            <w:bottom w:val="none" w:sz="0" w:space="0" w:color="auto"/>
            <w:right w:val="none" w:sz="0" w:space="0" w:color="auto"/>
          </w:divBdr>
          <w:divsChild>
            <w:div w:id="36591923">
              <w:marLeft w:val="0"/>
              <w:marRight w:val="0"/>
              <w:marTop w:val="0"/>
              <w:marBottom w:val="0"/>
              <w:divBdr>
                <w:top w:val="none" w:sz="0" w:space="0" w:color="auto"/>
                <w:left w:val="none" w:sz="0" w:space="0" w:color="auto"/>
                <w:bottom w:val="none" w:sz="0" w:space="0" w:color="auto"/>
                <w:right w:val="none" w:sz="0" w:space="0" w:color="auto"/>
              </w:divBdr>
            </w:div>
            <w:div w:id="307974802">
              <w:marLeft w:val="0"/>
              <w:marRight w:val="0"/>
              <w:marTop w:val="0"/>
              <w:marBottom w:val="0"/>
              <w:divBdr>
                <w:top w:val="none" w:sz="0" w:space="0" w:color="auto"/>
                <w:left w:val="none" w:sz="0" w:space="0" w:color="auto"/>
                <w:bottom w:val="none" w:sz="0" w:space="0" w:color="auto"/>
                <w:right w:val="none" w:sz="0" w:space="0" w:color="auto"/>
              </w:divBdr>
            </w:div>
            <w:div w:id="933974488">
              <w:marLeft w:val="0"/>
              <w:marRight w:val="0"/>
              <w:marTop w:val="0"/>
              <w:marBottom w:val="0"/>
              <w:divBdr>
                <w:top w:val="none" w:sz="0" w:space="0" w:color="auto"/>
                <w:left w:val="none" w:sz="0" w:space="0" w:color="auto"/>
                <w:bottom w:val="none" w:sz="0" w:space="0" w:color="auto"/>
                <w:right w:val="none" w:sz="0" w:space="0" w:color="auto"/>
              </w:divBdr>
            </w:div>
            <w:div w:id="2059276590">
              <w:marLeft w:val="0"/>
              <w:marRight w:val="0"/>
              <w:marTop w:val="0"/>
              <w:marBottom w:val="0"/>
              <w:divBdr>
                <w:top w:val="none" w:sz="0" w:space="0" w:color="auto"/>
                <w:left w:val="none" w:sz="0" w:space="0" w:color="auto"/>
                <w:bottom w:val="none" w:sz="0" w:space="0" w:color="auto"/>
                <w:right w:val="none" w:sz="0" w:space="0" w:color="auto"/>
              </w:divBdr>
            </w:div>
          </w:divsChild>
        </w:div>
        <w:div w:id="1341859016">
          <w:marLeft w:val="0"/>
          <w:marRight w:val="0"/>
          <w:marTop w:val="0"/>
          <w:marBottom w:val="0"/>
          <w:divBdr>
            <w:top w:val="none" w:sz="0" w:space="0" w:color="auto"/>
            <w:left w:val="none" w:sz="0" w:space="0" w:color="auto"/>
            <w:bottom w:val="none" w:sz="0" w:space="0" w:color="auto"/>
            <w:right w:val="none" w:sz="0" w:space="0" w:color="auto"/>
          </w:divBdr>
          <w:divsChild>
            <w:div w:id="1144198628">
              <w:marLeft w:val="0"/>
              <w:marRight w:val="0"/>
              <w:marTop w:val="0"/>
              <w:marBottom w:val="0"/>
              <w:divBdr>
                <w:top w:val="none" w:sz="0" w:space="0" w:color="auto"/>
                <w:left w:val="none" w:sz="0" w:space="0" w:color="auto"/>
                <w:bottom w:val="none" w:sz="0" w:space="0" w:color="auto"/>
                <w:right w:val="none" w:sz="0" w:space="0" w:color="auto"/>
              </w:divBdr>
            </w:div>
          </w:divsChild>
        </w:div>
        <w:div w:id="1951085000">
          <w:marLeft w:val="0"/>
          <w:marRight w:val="0"/>
          <w:marTop w:val="0"/>
          <w:marBottom w:val="0"/>
          <w:divBdr>
            <w:top w:val="none" w:sz="0" w:space="0" w:color="auto"/>
            <w:left w:val="none" w:sz="0" w:space="0" w:color="auto"/>
            <w:bottom w:val="none" w:sz="0" w:space="0" w:color="auto"/>
            <w:right w:val="none" w:sz="0" w:space="0" w:color="auto"/>
          </w:divBdr>
          <w:divsChild>
            <w:div w:id="1898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33827">
      <w:bodyDiv w:val="1"/>
      <w:marLeft w:val="0"/>
      <w:marRight w:val="0"/>
      <w:marTop w:val="0"/>
      <w:marBottom w:val="0"/>
      <w:divBdr>
        <w:top w:val="none" w:sz="0" w:space="0" w:color="auto"/>
        <w:left w:val="none" w:sz="0" w:space="0" w:color="auto"/>
        <w:bottom w:val="none" w:sz="0" w:space="0" w:color="auto"/>
        <w:right w:val="none" w:sz="0" w:space="0" w:color="auto"/>
      </w:divBdr>
      <w:divsChild>
        <w:div w:id="256907144">
          <w:marLeft w:val="0"/>
          <w:marRight w:val="0"/>
          <w:marTop w:val="0"/>
          <w:marBottom w:val="0"/>
          <w:divBdr>
            <w:top w:val="none" w:sz="0" w:space="0" w:color="auto"/>
            <w:left w:val="none" w:sz="0" w:space="0" w:color="auto"/>
            <w:bottom w:val="none" w:sz="0" w:space="0" w:color="auto"/>
            <w:right w:val="none" w:sz="0" w:space="0" w:color="auto"/>
          </w:divBdr>
          <w:divsChild>
            <w:div w:id="2126927765">
              <w:marLeft w:val="0"/>
              <w:marRight w:val="0"/>
              <w:marTop w:val="0"/>
              <w:marBottom w:val="0"/>
              <w:divBdr>
                <w:top w:val="none" w:sz="0" w:space="0" w:color="auto"/>
                <w:left w:val="none" w:sz="0" w:space="0" w:color="auto"/>
                <w:bottom w:val="none" w:sz="0" w:space="0" w:color="auto"/>
                <w:right w:val="none" w:sz="0" w:space="0" w:color="auto"/>
              </w:divBdr>
            </w:div>
          </w:divsChild>
        </w:div>
        <w:div w:id="883567291">
          <w:marLeft w:val="0"/>
          <w:marRight w:val="0"/>
          <w:marTop w:val="0"/>
          <w:marBottom w:val="0"/>
          <w:divBdr>
            <w:top w:val="none" w:sz="0" w:space="0" w:color="auto"/>
            <w:left w:val="none" w:sz="0" w:space="0" w:color="auto"/>
            <w:bottom w:val="none" w:sz="0" w:space="0" w:color="auto"/>
            <w:right w:val="none" w:sz="0" w:space="0" w:color="auto"/>
          </w:divBdr>
          <w:divsChild>
            <w:div w:id="386880235">
              <w:marLeft w:val="0"/>
              <w:marRight w:val="0"/>
              <w:marTop w:val="0"/>
              <w:marBottom w:val="0"/>
              <w:divBdr>
                <w:top w:val="none" w:sz="0" w:space="0" w:color="auto"/>
                <w:left w:val="none" w:sz="0" w:space="0" w:color="auto"/>
                <w:bottom w:val="none" w:sz="0" w:space="0" w:color="auto"/>
                <w:right w:val="none" w:sz="0" w:space="0" w:color="auto"/>
              </w:divBdr>
            </w:div>
          </w:divsChild>
        </w:div>
        <w:div w:id="941650160">
          <w:marLeft w:val="0"/>
          <w:marRight w:val="0"/>
          <w:marTop w:val="0"/>
          <w:marBottom w:val="0"/>
          <w:divBdr>
            <w:top w:val="none" w:sz="0" w:space="0" w:color="auto"/>
            <w:left w:val="none" w:sz="0" w:space="0" w:color="auto"/>
            <w:bottom w:val="none" w:sz="0" w:space="0" w:color="auto"/>
            <w:right w:val="none" w:sz="0" w:space="0" w:color="auto"/>
          </w:divBdr>
          <w:divsChild>
            <w:div w:id="91439260">
              <w:marLeft w:val="0"/>
              <w:marRight w:val="0"/>
              <w:marTop w:val="0"/>
              <w:marBottom w:val="0"/>
              <w:divBdr>
                <w:top w:val="none" w:sz="0" w:space="0" w:color="auto"/>
                <w:left w:val="none" w:sz="0" w:space="0" w:color="auto"/>
                <w:bottom w:val="none" w:sz="0" w:space="0" w:color="auto"/>
                <w:right w:val="none" w:sz="0" w:space="0" w:color="auto"/>
              </w:divBdr>
            </w:div>
          </w:divsChild>
        </w:div>
        <w:div w:id="1006860243">
          <w:marLeft w:val="0"/>
          <w:marRight w:val="0"/>
          <w:marTop w:val="0"/>
          <w:marBottom w:val="0"/>
          <w:divBdr>
            <w:top w:val="none" w:sz="0" w:space="0" w:color="auto"/>
            <w:left w:val="none" w:sz="0" w:space="0" w:color="auto"/>
            <w:bottom w:val="none" w:sz="0" w:space="0" w:color="auto"/>
            <w:right w:val="none" w:sz="0" w:space="0" w:color="auto"/>
          </w:divBdr>
          <w:divsChild>
            <w:div w:id="1207454083">
              <w:marLeft w:val="0"/>
              <w:marRight w:val="0"/>
              <w:marTop w:val="0"/>
              <w:marBottom w:val="0"/>
              <w:divBdr>
                <w:top w:val="none" w:sz="0" w:space="0" w:color="auto"/>
                <w:left w:val="none" w:sz="0" w:space="0" w:color="auto"/>
                <w:bottom w:val="none" w:sz="0" w:space="0" w:color="auto"/>
                <w:right w:val="none" w:sz="0" w:space="0" w:color="auto"/>
              </w:divBdr>
            </w:div>
          </w:divsChild>
        </w:div>
        <w:div w:id="1089544031">
          <w:marLeft w:val="0"/>
          <w:marRight w:val="0"/>
          <w:marTop w:val="0"/>
          <w:marBottom w:val="0"/>
          <w:divBdr>
            <w:top w:val="none" w:sz="0" w:space="0" w:color="auto"/>
            <w:left w:val="none" w:sz="0" w:space="0" w:color="auto"/>
            <w:bottom w:val="none" w:sz="0" w:space="0" w:color="auto"/>
            <w:right w:val="none" w:sz="0" w:space="0" w:color="auto"/>
          </w:divBdr>
          <w:divsChild>
            <w:div w:id="1526820923">
              <w:marLeft w:val="0"/>
              <w:marRight w:val="0"/>
              <w:marTop w:val="0"/>
              <w:marBottom w:val="0"/>
              <w:divBdr>
                <w:top w:val="none" w:sz="0" w:space="0" w:color="auto"/>
                <w:left w:val="none" w:sz="0" w:space="0" w:color="auto"/>
                <w:bottom w:val="none" w:sz="0" w:space="0" w:color="auto"/>
                <w:right w:val="none" w:sz="0" w:space="0" w:color="auto"/>
              </w:divBdr>
            </w:div>
          </w:divsChild>
        </w:div>
        <w:div w:id="1355838238">
          <w:marLeft w:val="0"/>
          <w:marRight w:val="0"/>
          <w:marTop w:val="0"/>
          <w:marBottom w:val="0"/>
          <w:divBdr>
            <w:top w:val="none" w:sz="0" w:space="0" w:color="auto"/>
            <w:left w:val="none" w:sz="0" w:space="0" w:color="auto"/>
            <w:bottom w:val="none" w:sz="0" w:space="0" w:color="auto"/>
            <w:right w:val="none" w:sz="0" w:space="0" w:color="auto"/>
          </w:divBdr>
          <w:divsChild>
            <w:div w:id="661083374">
              <w:marLeft w:val="0"/>
              <w:marRight w:val="0"/>
              <w:marTop w:val="0"/>
              <w:marBottom w:val="0"/>
              <w:divBdr>
                <w:top w:val="none" w:sz="0" w:space="0" w:color="auto"/>
                <w:left w:val="none" w:sz="0" w:space="0" w:color="auto"/>
                <w:bottom w:val="none" w:sz="0" w:space="0" w:color="auto"/>
                <w:right w:val="none" w:sz="0" w:space="0" w:color="auto"/>
              </w:divBdr>
            </w:div>
          </w:divsChild>
        </w:div>
        <w:div w:id="1635404005">
          <w:marLeft w:val="0"/>
          <w:marRight w:val="0"/>
          <w:marTop w:val="0"/>
          <w:marBottom w:val="0"/>
          <w:divBdr>
            <w:top w:val="none" w:sz="0" w:space="0" w:color="auto"/>
            <w:left w:val="none" w:sz="0" w:space="0" w:color="auto"/>
            <w:bottom w:val="none" w:sz="0" w:space="0" w:color="auto"/>
            <w:right w:val="none" w:sz="0" w:space="0" w:color="auto"/>
          </w:divBdr>
          <w:divsChild>
            <w:div w:id="1477181786">
              <w:marLeft w:val="0"/>
              <w:marRight w:val="0"/>
              <w:marTop w:val="0"/>
              <w:marBottom w:val="0"/>
              <w:divBdr>
                <w:top w:val="none" w:sz="0" w:space="0" w:color="auto"/>
                <w:left w:val="none" w:sz="0" w:space="0" w:color="auto"/>
                <w:bottom w:val="none" w:sz="0" w:space="0" w:color="auto"/>
                <w:right w:val="none" w:sz="0" w:space="0" w:color="auto"/>
              </w:divBdr>
            </w:div>
          </w:divsChild>
        </w:div>
        <w:div w:id="1701588854">
          <w:marLeft w:val="0"/>
          <w:marRight w:val="0"/>
          <w:marTop w:val="0"/>
          <w:marBottom w:val="0"/>
          <w:divBdr>
            <w:top w:val="none" w:sz="0" w:space="0" w:color="auto"/>
            <w:left w:val="none" w:sz="0" w:space="0" w:color="auto"/>
            <w:bottom w:val="none" w:sz="0" w:space="0" w:color="auto"/>
            <w:right w:val="none" w:sz="0" w:space="0" w:color="auto"/>
          </w:divBdr>
          <w:divsChild>
            <w:div w:id="16699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6895">
      <w:bodyDiv w:val="1"/>
      <w:marLeft w:val="0"/>
      <w:marRight w:val="0"/>
      <w:marTop w:val="0"/>
      <w:marBottom w:val="0"/>
      <w:divBdr>
        <w:top w:val="none" w:sz="0" w:space="0" w:color="auto"/>
        <w:left w:val="none" w:sz="0" w:space="0" w:color="auto"/>
        <w:bottom w:val="none" w:sz="0" w:space="0" w:color="auto"/>
        <w:right w:val="none" w:sz="0" w:space="0" w:color="auto"/>
      </w:divBdr>
    </w:div>
    <w:div w:id="409815925">
      <w:bodyDiv w:val="1"/>
      <w:marLeft w:val="0"/>
      <w:marRight w:val="0"/>
      <w:marTop w:val="0"/>
      <w:marBottom w:val="0"/>
      <w:divBdr>
        <w:top w:val="none" w:sz="0" w:space="0" w:color="auto"/>
        <w:left w:val="none" w:sz="0" w:space="0" w:color="auto"/>
        <w:bottom w:val="none" w:sz="0" w:space="0" w:color="auto"/>
        <w:right w:val="none" w:sz="0" w:space="0" w:color="auto"/>
      </w:divBdr>
      <w:divsChild>
        <w:div w:id="473915921">
          <w:marLeft w:val="0"/>
          <w:marRight w:val="0"/>
          <w:marTop w:val="0"/>
          <w:marBottom w:val="0"/>
          <w:divBdr>
            <w:top w:val="none" w:sz="0" w:space="0" w:color="auto"/>
            <w:left w:val="none" w:sz="0" w:space="0" w:color="auto"/>
            <w:bottom w:val="none" w:sz="0" w:space="0" w:color="auto"/>
            <w:right w:val="none" w:sz="0" w:space="0" w:color="auto"/>
          </w:divBdr>
          <w:divsChild>
            <w:div w:id="135029622">
              <w:marLeft w:val="0"/>
              <w:marRight w:val="0"/>
              <w:marTop w:val="0"/>
              <w:marBottom w:val="0"/>
              <w:divBdr>
                <w:top w:val="none" w:sz="0" w:space="0" w:color="auto"/>
                <w:left w:val="none" w:sz="0" w:space="0" w:color="auto"/>
                <w:bottom w:val="none" w:sz="0" w:space="0" w:color="auto"/>
                <w:right w:val="none" w:sz="0" w:space="0" w:color="auto"/>
              </w:divBdr>
              <w:divsChild>
                <w:div w:id="876969349">
                  <w:marLeft w:val="0"/>
                  <w:marRight w:val="0"/>
                  <w:marTop w:val="30"/>
                  <w:marBottom w:val="30"/>
                  <w:divBdr>
                    <w:top w:val="none" w:sz="0" w:space="0" w:color="auto"/>
                    <w:left w:val="none" w:sz="0" w:space="0" w:color="auto"/>
                    <w:bottom w:val="none" w:sz="0" w:space="0" w:color="auto"/>
                    <w:right w:val="none" w:sz="0" w:space="0" w:color="auto"/>
                  </w:divBdr>
                  <w:divsChild>
                    <w:div w:id="75637310">
                      <w:marLeft w:val="0"/>
                      <w:marRight w:val="0"/>
                      <w:marTop w:val="0"/>
                      <w:marBottom w:val="0"/>
                      <w:divBdr>
                        <w:top w:val="none" w:sz="0" w:space="0" w:color="auto"/>
                        <w:left w:val="none" w:sz="0" w:space="0" w:color="auto"/>
                        <w:bottom w:val="none" w:sz="0" w:space="0" w:color="auto"/>
                        <w:right w:val="none" w:sz="0" w:space="0" w:color="auto"/>
                      </w:divBdr>
                      <w:divsChild>
                        <w:div w:id="435291940">
                          <w:marLeft w:val="0"/>
                          <w:marRight w:val="0"/>
                          <w:marTop w:val="0"/>
                          <w:marBottom w:val="0"/>
                          <w:divBdr>
                            <w:top w:val="none" w:sz="0" w:space="0" w:color="auto"/>
                            <w:left w:val="none" w:sz="0" w:space="0" w:color="auto"/>
                            <w:bottom w:val="none" w:sz="0" w:space="0" w:color="auto"/>
                            <w:right w:val="none" w:sz="0" w:space="0" w:color="auto"/>
                          </w:divBdr>
                        </w:div>
                      </w:divsChild>
                    </w:div>
                    <w:div w:id="148716356">
                      <w:marLeft w:val="0"/>
                      <w:marRight w:val="0"/>
                      <w:marTop w:val="0"/>
                      <w:marBottom w:val="0"/>
                      <w:divBdr>
                        <w:top w:val="none" w:sz="0" w:space="0" w:color="auto"/>
                        <w:left w:val="none" w:sz="0" w:space="0" w:color="auto"/>
                        <w:bottom w:val="none" w:sz="0" w:space="0" w:color="auto"/>
                        <w:right w:val="none" w:sz="0" w:space="0" w:color="auto"/>
                      </w:divBdr>
                      <w:divsChild>
                        <w:div w:id="967903006">
                          <w:marLeft w:val="0"/>
                          <w:marRight w:val="0"/>
                          <w:marTop w:val="0"/>
                          <w:marBottom w:val="0"/>
                          <w:divBdr>
                            <w:top w:val="none" w:sz="0" w:space="0" w:color="auto"/>
                            <w:left w:val="none" w:sz="0" w:space="0" w:color="auto"/>
                            <w:bottom w:val="none" w:sz="0" w:space="0" w:color="auto"/>
                            <w:right w:val="none" w:sz="0" w:space="0" w:color="auto"/>
                          </w:divBdr>
                        </w:div>
                      </w:divsChild>
                    </w:div>
                    <w:div w:id="302539424">
                      <w:marLeft w:val="0"/>
                      <w:marRight w:val="0"/>
                      <w:marTop w:val="0"/>
                      <w:marBottom w:val="0"/>
                      <w:divBdr>
                        <w:top w:val="none" w:sz="0" w:space="0" w:color="auto"/>
                        <w:left w:val="none" w:sz="0" w:space="0" w:color="auto"/>
                        <w:bottom w:val="none" w:sz="0" w:space="0" w:color="auto"/>
                        <w:right w:val="none" w:sz="0" w:space="0" w:color="auto"/>
                      </w:divBdr>
                      <w:divsChild>
                        <w:div w:id="2074305173">
                          <w:marLeft w:val="0"/>
                          <w:marRight w:val="0"/>
                          <w:marTop w:val="0"/>
                          <w:marBottom w:val="0"/>
                          <w:divBdr>
                            <w:top w:val="none" w:sz="0" w:space="0" w:color="auto"/>
                            <w:left w:val="none" w:sz="0" w:space="0" w:color="auto"/>
                            <w:bottom w:val="none" w:sz="0" w:space="0" w:color="auto"/>
                            <w:right w:val="none" w:sz="0" w:space="0" w:color="auto"/>
                          </w:divBdr>
                        </w:div>
                      </w:divsChild>
                    </w:div>
                    <w:div w:id="458693904">
                      <w:marLeft w:val="0"/>
                      <w:marRight w:val="0"/>
                      <w:marTop w:val="0"/>
                      <w:marBottom w:val="0"/>
                      <w:divBdr>
                        <w:top w:val="none" w:sz="0" w:space="0" w:color="auto"/>
                        <w:left w:val="none" w:sz="0" w:space="0" w:color="auto"/>
                        <w:bottom w:val="none" w:sz="0" w:space="0" w:color="auto"/>
                        <w:right w:val="none" w:sz="0" w:space="0" w:color="auto"/>
                      </w:divBdr>
                      <w:divsChild>
                        <w:div w:id="1918586549">
                          <w:marLeft w:val="0"/>
                          <w:marRight w:val="0"/>
                          <w:marTop w:val="0"/>
                          <w:marBottom w:val="0"/>
                          <w:divBdr>
                            <w:top w:val="none" w:sz="0" w:space="0" w:color="auto"/>
                            <w:left w:val="none" w:sz="0" w:space="0" w:color="auto"/>
                            <w:bottom w:val="none" w:sz="0" w:space="0" w:color="auto"/>
                            <w:right w:val="none" w:sz="0" w:space="0" w:color="auto"/>
                          </w:divBdr>
                        </w:div>
                      </w:divsChild>
                    </w:div>
                    <w:div w:id="676662155">
                      <w:marLeft w:val="0"/>
                      <w:marRight w:val="0"/>
                      <w:marTop w:val="0"/>
                      <w:marBottom w:val="0"/>
                      <w:divBdr>
                        <w:top w:val="none" w:sz="0" w:space="0" w:color="auto"/>
                        <w:left w:val="none" w:sz="0" w:space="0" w:color="auto"/>
                        <w:bottom w:val="none" w:sz="0" w:space="0" w:color="auto"/>
                        <w:right w:val="none" w:sz="0" w:space="0" w:color="auto"/>
                      </w:divBdr>
                      <w:divsChild>
                        <w:div w:id="2143301783">
                          <w:marLeft w:val="0"/>
                          <w:marRight w:val="0"/>
                          <w:marTop w:val="0"/>
                          <w:marBottom w:val="0"/>
                          <w:divBdr>
                            <w:top w:val="none" w:sz="0" w:space="0" w:color="auto"/>
                            <w:left w:val="none" w:sz="0" w:space="0" w:color="auto"/>
                            <w:bottom w:val="none" w:sz="0" w:space="0" w:color="auto"/>
                            <w:right w:val="none" w:sz="0" w:space="0" w:color="auto"/>
                          </w:divBdr>
                        </w:div>
                      </w:divsChild>
                    </w:div>
                    <w:div w:id="802428481">
                      <w:marLeft w:val="0"/>
                      <w:marRight w:val="0"/>
                      <w:marTop w:val="0"/>
                      <w:marBottom w:val="0"/>
                      <w:divBdr>
                        <w:top w:val="none" w:sz="0" w:space="0" w:color="auto"/>
                        <w:left w:val="none" w:sz="0" w:space="0" w:color="auto"/>
                        <w:bottom w:val="none" w:sz="0" w:space="0" w:color="auto"/>
                        <w:right w:val="none" w:sz="0" w:space="0" w:color="auto"/>
                      </w:divBdr>
                      <w:divsChild>
                        <w:div w:id="787161265">
                          <w:marLeft w:val="0"/>
                          <w:marRight w:val="0"/>
                          <w:marTop w:val="0"/>
                          <w:marBottom w:val="0"/>
                          <w:divBdr>
                            <w:top w:val="none" w:sz="0" w:space="0" w:color="auto"/>
                            <w:left w:val="none" w:sz="0" w:space="0" w:color="auto"/>
                            <w:bottom w:val="none" w:sz="0" w:space="0" w:color="auto"/>
                            <w:right w:val="none" w:sz="0" w:space="0" w:color="auto"/>
                          </w:divBdr>
                        </w:div>
                      </w:divsChild>
                    </w:div>
                    <w:div w:id="1213269520">
                      <w:marLeft w:val="0"/>
                      <w:marRight w:val="0"/>
                      <w:marTop w:val="0"/>
                      <w:marBottom w:val="0"/>
                      <w:divBdr>
                        <w:top w:val="none" w:sz="0" w:space="0" w:color="auto"/>
                        <w:left w:val="none" w:sz="0" w:space="0" w:color="auto"/>
                        <w:bottom w:val="none" w:sz="0" w:space="0" w:color="auto"/>
                        <w:right w:val="none" w:sz="0" w:space="0" w:color="auto"/>
                      </w:divBdr>
                      <w:divsChild>
                        <w:div w:id="2048799135">
                          <w:marLeft w:val="0"/>
                          <w:marRight w:val="0"/>
                          <w:marTop w:val="0"/>
                          <w:marBottom w:val="0"/>
                          <w:divBdr>
                            <w:top w:val="none" w:sz="0" w:space="0" w:color="auto"/>
                            <w:left w:val="none" w:sz="0" w:space="0" w:color="auto"/>
                            <w:bottom w:val="none" w:sz="0" w:space="0" w:color="auto"/>
                            <w:right w:val="none" w:sz="0" w:space="0" w:color="auto"/>
                          </w:divBdr>
                        </w:div>
                      </w:divsChild>
                    </w:div>
                    <w:div w:id="1353412525">
                      <w:marLeft w:val="0"/>
                      <w:marRight w:val="0"/>
                      <w:marTop w:val="0"/>
                      <w:marBottom w:val="0"/>
                      <w:divBdr>
                        <w:top w:val="none" w:sz="0" w:space="0" w:color="auto"/>
                        <w:left w:val="none" w:sz="0" w:space="0" w:color="auto"/>
                        <w:bottom w:val="none" w:sz="0" w:space="0" w:color="auto"/>
                        <w:right w:val="none" w:sz="0" w:space="0" w:color="auto"/>
                      </w:divBdr>
                      <w:divsChild>
                        <w:div w:id="1581596328">
                          <w:marLeft w:val="0"/>
                          <w:marRight w:val="0"/>
                          <w:marTop w:val="0"/>
                          <w:marBottom w:val="0"/>
                          <w:divBdr>
                            <w:top w:val="none" w:sz="0" w:space="0" w:color="auto"/>
                            <w:left w:val="none" w:sz="0" w:space="0" w:color="auto"/>
                            <w:bottom w:val="none" w:sz="0" w:space="0" w:color="auto"/>
                            <w:right w:val="none" w:sz="0" w:space="0" w:color="auto"/>
                          </w:divBdr>
                        </w:div>
                      </w:divsChild>
                    </w:div>
                    <w:div w:id="1376852593">
                      <w:marLeft w:val="0"/>
                      <w:marRight w:val="0"/>
                      <w:marTop w:val="0"/>
                      <w:marBottom w:val="0"/>
                      <w:divBdr>
                        <w:top w:val="none" w:sz="0" w:space="0" w:color="auto"/>
                        <w:left w:val="none" w:sz="0" w:space="0" w:color="auto"/>
                        <w:bottom w:val="none" w:sz="0" w:space="0" w:color="auto"/>
                        <w:right w:val="none" w:sz="0" w:space="0" w:color="auto"/>
                      </w:divBdr>
                      <w:divsChild>
                        <w:div w:id="1491942520">
                          <w:marLeft w:val="0"/>
                          <w:marRight w:val="0"/>
                          <w:marTop w:val="0"/>
                          <w:marBottom w:val="0"/>
                          <w:divBdr>
                            <w:top w:val="none" w:sz="0" w:space="0" w:color="auto"/>
                            <w:left w:val="none" w:sz="0" w:space="0" w:color="auto"/>
                            <w:bottom w:val="none" w:sz="0" w:space="0" w:color="auto"/>
                            <w:right w:val="none" w:sz="0" w:space="0" w:color="auto"/>
                          </w:divBdr>
                        </w:div>
                      </w:divsChild>
                    </w:div>
                    <w:div w:id="1555313607">
                      <w:marLeft w:val="0"/>
                      <w:marRight w:val="0"/>
                      <w:marTop w:val="0"/>
                      <w:marBottom w:val="0"/>
                      <w:divBdr>
                        <w:top w:val="none" w:sz="0" w:space="0" w:color="auto"/>
                        <w:left w:val="none" w:sz="0" w:space="0" w:color="auto"/>
                        <w:bottom w:val="none" w:sz="0" w:space="0" w:color="auto"/>
                        <w:right w:val="none" w:sz="0" w:space="0" w:color="auto"/>
                      </w:divBdr>
                      <w:divsChild>
                        <w:div w:id="1863670065">
                          <w:marLeft w:val="0"/>
                          <w:marRight w:val="0"/>
                          <w:marTop w:val="0"/>
                          <w:marBottom w:val="0"/>
                          <w:divBdr>
                            <w:top w:val="none" w:sz="0" w:space="0" w:color="auto"/>
                            <w:left w:val="none" w:sz="0" w:space="0" w:color="auto"/>
                            <w:bottom w:val="none" w:sz="0" w:space="0" w:color="auto"/>
                            <w:right w:val="none" w:sz="0" w:space="0" w:color="auto"/>
                          </w:divBdr>
                        </w:div>
                      </w:divsChild>
                    </w:div>
                    <w:div w:id="1581131928">
                      <w:marLeft w:val="0"/>
                      <w:marRight w:val="0"/>
                      <w:marTop w:val="0"/>
                      <w:marBottom w:val="0"/>
                      <w:divBdr>
                        <w:top w:val="none" w:sz="0" w:space="0" w:color="auto"/>
                        <w:left w:val="none" w:sz="0" w:space="0" w:color="auto"/>
                        <w:bottom w:val="none" w:sz="0" w:space="0" w:color="auto"/>
                        <w:right w:val="none" w:sz="0" w:space="0" w:color="auto"/>
                      </w:divBdr>
                      <w:divsChild>
                        <w:div w:id="1954482619">
                          <w:marLeft w:val="0"/>
                          <w:marRight w:val="0"/>
                          <w:marTop w:val="0"/>
                          <w:marBottom w:val="0"/>
                          <w:divBdr>
                            <w:top w:val="none" w:sz="0" w:space="0" w:color="auto"/>
                            <w:left w:val="none" w:sz="0" w:space="0" w:color="auto"/>
                            <w:bottom w:val="none" w:sz="0" w:space="0" w:color="auto"/>
                            <w:right w:val="none" w:sz="0" w:space="0" w:color="auto"/>
                          </w:divBdr>
                        </w:div>
                      </w:divsChild>
                    </w:div>
                    <w:div w:id="1613249358">
                      <w:marLeft w:val="0"/>
                      <w:marRight w:val="0"/>
                      <w:marTop w:val="0"/>
                      <w:marBottom w:val="0"/>
                      <w:divBdr>
                        <w:top w:val="none" w:sz="0" w:space="0" w:color="auto"/>
                        <w:left w:val="none" w:sz="0" w:space="0" w:color="auto"/>
                        <w:bottom w:val="none" w:sz="0" w:space="0" w:color="auto"/>
                        <w:right w:val="none" w:sz="0" w:space="0" w:color="auto"/>
                      </w:divBdr>
                      <w:divsChild>
                        <w:div w:id="956178083">
                          <w:marLeft w:val="0"/>
                          <w:marRight w:val="0"/>
                          <w:marTop w:val="0"/>
                          <w:marBottom w:val="0"/>
                          <w:divBdr>
                            <w:top w:val="none" w:sz="0" w:space="0" w:color="auto"/>
                            <w:left w:val="none" w:sz="0" w:space="0" w:color="auto"/>
                            <w:bottom w:val="none" w:sz="0" w:space="0" w:color="auto"/>
                            <w:right w:val="none" w:sz="0" w:space="0" w:color="auto"/>
                          </w:divBdr>
                        </w:div>
                      </w:divsChild>
                    </w:div>
                    <w:div w:id="1631207652">
                      <w:marLeft w:val="0"/>
                      <w:marRight w:val="0"/>
                      <w:marTop w:val="0"/>
                      <w:marBottom w:val="0"/>
                      <w:divBdr>
                        <w:top w:val="none" w:sz="0" w:space="0" w:color="auto"/>
                        <w:left w:val="none" w:sz="0" w:space="0" w:color="auto"/>
                        <w:bottom w:val="none" w:sz="0" w:space="0" w:color="auto"/>
                        <w:right w:val="none" w:sz="0" w:space="0" w:color="auto"/>
                      </w:divBdr>
                      <w:divsChild>
                        <w:div w:id="729963592">
                          <w:marLeft w:val="0"/>
                          <w:marRight w:val="0"/>
                          <w:marTop w:val="0"/>
                          <w:marBottom w:val="0"/>
                          <w:divBdr>
                            <w:top w:val="none" w:sz="0" w:space="0" w:color="auto"/>
                            <w:left w:val="none" w:sz="0" w:space="0" w:color="auto"/>
                            <w:bottom w:val="none" w:sz="0" w:space="0" w:color="auto"/>
                            <w:right w:val="none" w:sz="0" w:space="0" w:color="auto"/>
                          </w:divBdr>
                        </w:div>
                      </w:divsChild>
                    </w:div>
                    <w:div w:id="1704281366">
                      <w:marLeft w:val="0"/>
                      <w:marRight w:val="0"/>
                      <w:marTop w:val="0"/>
                      <w:marBottom w:val="0"/>
                      <w:divBdr>
                        <w:top w:val="none" w:sz="0" w:space="0" w:color="auto"/>
                        <w:left w:val="none" w:sz="0" w:space="0" w:color="auto"/>
                        <w:bottom w:val="none" w:sz="0" w:space="0" w:color="auto"/>
                        <w:right w:val="none" w:sz="0" w:space="0" w:color="auto"/>
                      </w:divBdr>
                      <w:divsChild>
                        <w:div w:id="2006547400">
                          <w:marLeft w:val="0"/>
                          <w:marRight w:val="0"/>
                          <w:marTop w:val="0"/>
                          <w:marBottom w:val="0"/>
                          <w:divBdr>
                            <w:top w:val="none" w:sz="0" w:space="0" w:color="auto"/>
                            <w:left w:val="none" w:sz="0" w:space="0" w:color="auto"/>
                            <w:bottom w:val="none" w:sz="0" w:space="0" w:color="auto"/>
                            <w:right w:val="none" w:sz="0" w:space="0" w:color="auto"/>
                          </w:divBdr>
                        </w:div>
                      </w:divsChild>
                    </w:div>
                    <w:div w:id="1731268899">
                      <w:marLeft w:val="0"/>
                      <w:marRight w:val="0"/>
                      <w:marTop w:val="0"/>
                      <w:marBottom w:val="0"/>
                      <w:divBdr>
                        <w:top w:val="none" w:sz="0" w:space="0" w:color="auto"/>
                        <w:left w:val="none" w:sz="0" w:space="0" w:color="auto"/>
                        <w:bottom w:val="none" w:sz="0" w:space="0" w:color="auto"/>
                        <w:right w:val="none" w:sz="0" w:space="0" w:color="auto"/>
                      </w:divBdr>
                      <w:divsChild>
                        <w:div w:id="1514882582">
                          <w:marLeft w:val="0"/>
                          <w:marRight w:val="0"/>
                          <w:marTop w:val="0"/>
                          <w:marBottom w:val="0"/>
                          <w:divBdr>
                            <w:top w:val="none" w:sz="0" w:space="0" w:color="auto"/>
                            <w:left w:val="none" w:sz="0" w:space="0" w:color="auto"/>
                            <w:bottom w:val="none" w:sz="0" w:space="0" w:color="auto"/>
                            <w:right w:val="none" w:sz="0" w:space="0" w:color="auto"/>
                          </w:divBdr>
                        </w:div>
                      </w:divsChild>
                    </w:div>
                    <w:div w:id="1775517860">
                      <w:marLeft w:val="0"/>
                      <w:marRight w:val="0"/>
                      <w:marTop w:val="0"/>
                      <w:marBottom w:val="0"/>
                      <w:divBdr>
                        <w:top w:val="none" w:sz="0" w:space="0" w:color="auto"/>
                        <w:left w:val="none" w:sz="0" w:space="0" w:color="auto"/>
                        <w:bottom w:val="none" w:sz="0" w:space="0" w:color="auto"/>
                        <w:right w:val="none" w:sz="0" w:space="0" w:color="auto"/>
                      </w:divBdr>
                      <w:divsChild>
                        <w:div w:id="165824496">
                          <w:marLeft w:val="0"/>
                          <w:marRight w:val="0"/>
                          <w:marTop w:val="0"/>
                          <w:marBottom w:val="0"/>
                          <w:divBdr>
                            <w:top w:val="none" w:sz="0" w:space="0" w:color="auto"/>
                            <w:left w:val="none" w:sz="0" w:space="0" w:color="auto"/>
                            <w:bottom w:val="none" w:sz="0" w:space="0" w:color="auto"/>
                            <w:right w:val="none" w:sz="0" w:space="0" w:color="auto"/>
                          </w:divBdr>
                        </w:div>
                      </w:divsChild>
                    </w:div>
                    <w:div w:id="1925452150">
                      <w:marLeft w:val="0"/>
                      <w:marRight w:val="0"/>
                      <w:marTop w:val="0"/>
                      <w:marBottom w:val="0"/>
                      <w:divBdr>
                        <w:top w:val="none" w:sz="0" w:space="0" w:color="auto"/>
                        <w:left w:val="none" w:sz="0" w:space="0" w:color="auto"/>
                        <w:bottom w:val="none" w:sz="0" w:space="0" w:color="auto"/>
                        <w:right w:val="none" w:sz="0" w:space="0" w:color="auto"/>
                      </w:divBdr>
                      <w:divsChild>
                        <w:div w:id="2145997886">
                          <w:marLeft w:val="0"/>
                          <w:marRight w:val="0"/>
                          <w:marTop w:val="0"/>
                          <w:marBottom w:val="0"/>
                          <w:divBdr>
                            <w:top w:val="none" w:sz="0" w:space="0" w:color="auto"/>
                            <w:left w:val="none" w:sz="0" w:space="0" w:color="auto"/>
                            <w:bottom w:val="none" w:sz="0" w:space="0" w:color="auto"/>
                            <w:right w:val="none" w:sz="0" w:space="0" w:color="auto"/>
                          </w:divBdr>
                        </w:div>
                      </w:divsChild>
                    </w:div>
                    <w:div w:id="1987854651">
                      <w:marLeft w:val="0"/>
                      <w:marRight w:val="0"/>
                      <w:marTop w:val="0"/>
                      <w:marBottom w:val="0"/>
                      <w:divBdr>
                        <w:top w:val="none" w:sz="0" w:space="0" w:color="auto"/>
                        <w:left w:val="none" w:sz="0" w:space="0" w:color="auto"/>
                        <w:bottom w:val="none" w:sz="0" w:space="0" w:color="auto"/>
                        <w:right w:val="none" w:sz="0" w:space="0" w:color="auto"/>
                      </w:divBdr>
                      <w:divsChild>
                        <w:div w:id="1930847382">
                          <w:marLeft w:val="0"/>
                          <w:marRight w:val="0"/>
                          <w:marTop w:val="0"/>
                          <w:marBottom w:val="0"/>
                          <w:divBdr>
                            <w:top w:val="none" w:sz="0" w:space="0" w:color="auto"/>
                            <w:left w:val="none" w:sz="0" w:space="0" w:color="auto"/>
                            <w:bottom w:val="none" w:sz="0" w:space="0" w:color="auto"/>
                            <w:right w:val="none" w:sz="0" w:space="0" w:color="auto"/>
                          </w:divBdr>
                        </w:div>
                      </w:divsChild>
                    </w:div>
                    <w:div w:id="2003770506">
                      <w:marLeft w:val="0"/>
                      <w:marRight w:val="0"/>
                      <w:marTop w:val="0"/>
                      <w:marBottom w:val="0"/>
                      <w:divBdr>
                        <w:top w:val="none" w:sz="0" w:space="0" w:color="auto"/>
                        <w:left w:val="none" w:sz="0" w:space="0" w:color="auto"/>
                        <w:bottom w:val="none" w:sz="0" w:space="0" w:color="auto"/>
                        <w:right w:val="none" w:sz="0" w:space="0" w:color="auto"/>
                      </w:divBdr>
                      <w:divsChild>
                        <w:div w:id="1130902361">
                          <w:marLeft w:val="0"/>
                          <w:marRight w:val="0"/>
                          <w:marTop w:val="0"/>
                          <w:marBottom w:val="0"/>
                          <w:divBdr>
                            <w:top w:val="none" w:sz="0" w:space="0" w:color="auto"/>
                            <w:left w:val="none" w:sz="0" w:space="0" w:color="auto"/>
                            <w:bottom w:val="none" w:sz="0" w:space="0" w:color="auto"/>
                            <w:right w:val="none" w:sz="0" w:space="0" w:color="auto"/>
                          </w:divBdr>
                        </w:div>
                      </w:divsChild>
                    </w:div>
                    <w:div w:id="2019502595">
                      <w:marLeft w:val="0"/>
                      <w:marRight w:val="0"/>
                      <w:marTop w:val="0"/>
                      <w:marBottom w:val="0"/>
                      <w:divBdr>
                        <w:top w:val="none" w:sz="0" w:space="0" w:color="auto"/>
                        <w:left w:val="none" w:sz="0" w:space="0" w:color="auto"/>
                        <w:bottom w:val="none" w:sz="0" w:space="0" w:color="auto"/>
                        <w:right w:val="none" w:sz="0" w:space="0" w:color="auto"/>
                      </w:divBdr>
                      <w:divsChild>
                        <w:div w:id="1874072160">
                          <w:marLeft w:val="0"/>
                          <w:marRight w:val="0"/>
                          <w:marTop w:val="0"/>
                          <w:marBottom w:val="0"/>
                          <w:divBdr>
                            <w:top w:val="none" w:sz="0" w:space="0" w:color="auto"/>
                            <w:left w:val="none" w:sz="0" w:space="0" w:color="auto"/>
                            <w:bottom w:val="none" w:sz="0" w:space="0" w:color="auto"/>
                            <w:right w:val="none" w:sz="0" w:space="0" w:color="auto"/>
                          </w:divBdr>
                        </w:div>
                      </w:divsChild>
                    </w:div>
                    <w:div w:id="2103381087">
                      <w:marLeft w:val="0"/>
                      <w:marRight w:val="0"/>
                      <w:marTop w:val="0"/>
                      <w:marBottom w:val="0"/>
                      <w:divBdr>
                        <w:top w:val="none" w:sz="0" w:space="0" w:color="auto"/>
                        <w:left w:val="none" w:sz="0" w:space="0" w:color="auto"/>
                        <w:bottom w:val="none" w:sz="0" w:space="0" w:color="auto"/>
                        <w:right w:val="none" w:sz="0" w:space="0" w:color="auto"/>
                      </w:divBdr>
                      <w:divsChild>
                        <w:div w:id="185926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301774">
              <w:marLeft w:val="0"/>
              <w:marRight w:val="0"/>
              <w:marTop w:val="0"/>
              <w:marBottom w:val="0"/>
              <w:divBdr>
                <w:top w:val="none" w:sz="0" w:space="0" w:color="auto"/>
                <w:left w:val="none" w:sz="0" w:space="0" w:color="auto"/>
                <w:bottom w:val="none" w:sz="0" w:space="0" w:color="auto"/>
                <w:right w:val="none" w:sz="0" w:space="0" w:color="auto"/>
              </w:divBdr>
            </w:div>
            <w:div w:id="699089533">
              <w:marLeft w:val="0"/>
              <w:marRight w:val="0"/>
              <w:marTop w:val="0"/>
              <w:marBottom w:val="0"/>
              <w:divBdr>
                <w:top w:val="none" w:sz="0" w:space="0" w:color="auto"/>
                <w:left w:val="none" w:sz="0" w:space="0" w:color="auto"/>
                <w:bottom w:val="none" w:sz="0" w:space="0" w:color="auto"/>
                <w:right w:val="none" w:sz="0" w:space="0" w:color="auto"/>
              </w:divBdr>
            </w:div>
            <w:div w:id="1129208532">
              <w:marLeft w:val="0"/>
              <w:marRight w:val="0"/>
              <w:marTop w:val="0"/>
              <w:marBottom w:val="0"/>
              <w:divBdr>
                <w:top w:val="none" w:sz="0" w:space="0" w:color="auto"/>
                <w:left w:val="none" w:sz="0" w:space="0" w:color="auto"/>
                <w:bottom w:val="none" w:sz="0" w:space="0" w:color="auto"/>
                <w:right w:val="none" w:sz="0" w:space="0" w:color="auto"/>
              </w:divBdr>
            </w:div>
            <w:div w:id="1524588547">
              <w:marLeft w:val="0"/>
              <w:marRight w:val="0"/>
              <w:marTop w:val="0"/>
              <w:marBottom w:val="0"/>
              <w:divBdr>
                <w:top w:val="none" w:sz="0" w:space="0" w:color="auto"/>
                <w:left w:val="none" w:sz="0" w:space="0" w:color="auto"/>
                <w:bottom w:val="none" w:sz="0" w:space="0" w:color="auto"/>
                <w:right w:val="none" w:sz="0" w:space="0" w:color="auto"/>
              </w:divBdr>
            </w:div>
            <w:div w:id="1658916839">
              <w:marLeft w:val="0"/>
              <w:marRight w:val="0"/>
              <w:marTop w:val="0"/>
              <w:marBottom w:val="0"/>
              <w:divBdr>
                <w:top w:val="none" w:sz="0" w:space="0" w:color="auto"/>
                <w:left w:val="none" w:sz="0" w:space="0" w:color="auto"/>
                <w:bottom w:val="none" w:sz="0" w:space="0" w:color="auto"/>
                <w:right w:val="none" w:sz="0" w:space="0" w:color="auto"/>
              </w:divBdr>
            </w:div>
          </w:divsChild>
        </w:div>
        <w:div w:id="841774906">
          <w:marLeft w:val="0"/>
          <w:marRight w:val="0"/>
          <w:marTop w:val="0"/>
          <w:marBottom w:val="0"/>
          <w:divBdr>
            <w:top w:val="none" w:sz="0" w:space="0" w:color="auto"/>
            <w:left w:val="none" w:sz="0" w:space="0" w:color="auto"/>
            <w:bottom w:val="none" w:sz="0" w:space="0" w:color="auto"/>
            <w:right w:val="none" w:sz="0" w:space="0" w:color="auto"/>
          </w:divBdr>
          <w:divsChild>
            <w:div w:id="11615020">
              <w:marLeft w:val="0"/>
              <w:marRight w:val="0"/>
              <w:marTop w:val="0"/>
              <w:marBottom w:val="0"/>
              <w:divBdr>
                <w:top w:val="none" w:sz="0" w:space="0" w:color="auto"/>
                <w:left w:val="none" w:sz="0" w:space="0" w:color="auto"/>
                <w:bottom w:val="none" w:sz="0" w:space="0" w:color="auto"/>
                <w:right w:val="none" w:sz="0" w:space="0" w:color="auto"/>
              </w:divBdr>
            </w:div>
          </w:divsChild>
        </w:div>
        <w:div w:id="1095856877">
          <w:marLeft w:val="0"/>
          <w:marRight w:val="0"/>
          <w:marTop w:val="0"/>
          <w:marBottom w:val="0"/>
          <w:divBdr>
            <w:top w:val="none" w:sz="0" w:space="0" w:color="auto"/>
            <w:left w:val="none" w:sz="0" w:space="0" w:color="auto"/>
            <w:bottom w:val="none" w:sz="0" w:space="0" w:color="auto"/>
            <w:right w:val="none" w:sz="0" w:space="0" w:color="auto"/>
          </w:divBdr>
          <w:divsChild>
            <w:div w:id="654992816">
              <w:marLeft w:val="0"/>
              <w:marRight w:val="0"/>
              <w:marTop w:val="0"/>
              <w:marBottom w:val="0"/>
              <w:divBdr>
                <w:top w:val="none" w:sz="0" w:space="0" w:color="auto"/>
                <w:left w:val="none" w:sz="0" w:space="0" w:color="auto"/>
                <w:bottom w:val="none" w:sz="0" w:space="0" w:color="auto"/>
                <w:right w:val="none" w:sz="0" w:space="0" w:color="auto"/>
              </w:divBdr>
            </w:div>
            <w:div w:id="1236815252">
              <w:marLeft w:val="0"/>
              <w:marRight w:val="0"/>
              <w:marTop w:val="0"/>
              <w:marBottom w:val="0"/>
              <w:divBdr>
                <w:top w:val="none" w:sz="0" w:space="0" w:color="auto"/>
                <w:left w:val="none" w:sz="0" w:space="0" w:color="auto"/>
                <w:bottom w:val="none" w:sz="0" w:space="0" w:color="auto"/>
                <w:right w:val="none" w:sz="0" w:space="0" w:color="auto"/>
              </w:divBdr>
            </w:div>
          </w:divsChild>
        </w:div>
        <w:div w:id="1193031291">
          <w:marLeft w:val="0"/>
          <w:marRight w:val="0"/>
          <w:marTop w:val="0"/>
          <w:marBottom w:val="0"/>
          <w:divBdr>
            <w:top w:val="none" w:sz="0" w:space="0" w:color="auto"/>
            <w:left w:val="none" w:sz="0" w:space="0" w:color="auto"/>
            <w:bottom w:val="none" w:sz="0" w:space="0" w:color="auto"/>
            <w:right w:val="none" w:sz="0" w:space="0" w:color="auto"/>
          </w:divBdr>
          <w:divsChild>
            <w:div w:id="211236683">
              <w:marLeft w:val="0"/>
              <w:marRight w:val="0"/>
              <w:marTop w:val="0"/>
              <w:marBottom w:val="0"/>
              <w:divBdr>
                <w:top w:val="none" w:sz="0" w:space="0" w:color="auto"/>
                <w:left w:val="none" w:sz="0" w:space="0" w:color="auto"/>
                <w:bottom w:val="none" w:sz="0" w:space="0" w:color="auto"/>
                <w:right w:val="none" w:sz="0" w:space="0" w:color="auto"/>
              </w:divBdr>
            </w:div>
          </w:divsChild>
        </w:div>
        <w:div w:id="1654942834">
          <w:marLeft w:val="0"/>
          <w:marRight w:val="0"/>
          <w:marTop w:val="0"/>
          <w:marBottom w:val="0"/>
          <w:divBdr>
            <w:top w:val="none" w:sz="0" w:space="0" w:color="auto"/>
            <w:left w:val="none" w:sz="0" w:space="0" w:color="auto"/>
            <w:bottom w:val="none" w:sz="0" w:space="0" w:color="auto"/>
            <w:right w:val="none" w:sz="0" w:space="0" w:color="auto"/>
          </w:divBdr>
          <w:divsChild>
            <w:div w:id="1238202829">
              <w:marLeft w:val="0"/>
              <w:marRight w:val="0"/>
              <w:marTop w:val="0"/>
              <w:marBottom w:val="0"/>
              <w:divBdr>
                <w:top w:val="none" w:sz="0" w:space="0" w:color="auto"/>
                <w:left w:val="none" w:sz="0" w:space="0" w:color="auto"/>
                <w:bottom w:val="none" w:sz="0" w:space="0" w:color="auto"/>
                <w:right w:val="none" w:sz="0" w:space="0" w:color="auto"/>
              </w:divBdr>
            </w:div>
          </w:divsChild>
        </w:div>
        <w:div w:id="1962497743">
          <w:marLeft w:val="0"/>
          <w:marRight w:val="0"/>
          <w:marTop w:val="0"/>
          <w:marBottom w:val="0"/>
          <w:divBdr>
            <w:top w:val="none" w:sz="0" w:space="0" w:color="auto"/>
            <w:left w:val="none" w:sz="0" w:space="0" w:color="auto"/>
            <w:bottom w:val="none" w:sz="0" w:space="0" w:color="auto"/>
            <w:right w:val="none" w:sz="0" w:space="0" w:color="auto"/>
          </w:divBdr>
          <w:divsChild>
            <w:div w:id="173716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81141">
      <w:bodyDiv w:val="1"/>
      <w:marLeft w:val="0"/>
      <w:marRight w:val="0"/>
      <w:marTop w:val="0"/>
      <w:marBottom w:val="0"/>
      <w:divBdr>
        <w:top w:val="none" w:sz="0" w:space="0" w:color="auto"/>
        <w:left w:val="none" w:sz="0" w:space="0" w:color="auto"/>
        <w:bottom w:val="none" w:sz="0" w:space="0" w:color="auto"/>
        <w:right w:val="none" w:sz="0" w:space="0" w:color="auto"/>
      </w:divBdr>
    </w:div>
    <w:div w:id="425882135">
      <w:bodyDiv w:val="1"/>
      <w:marLeft w:val="0"/>
      <w:marRight w:val="0"/>
      <w:marTop w:val="0"/>
      <w:marBottom w:val="0"/>
      <w:divBdr>
        <w:top w:val="none" w:sz="0" w:space="0" w:color="auto"/>
        <w:left w:val="none" w:sz="0" w:space="0" w:color="auto"/>
        <w:bottom w:val="none" w:sz="0" w:space="0" w:color="auto"/>
        <w:right w:val="none" w:sz="0" w:space="0" w:color="auto"/>
      </w:divBdr>
    </w:div>
    <w:div w:id="435448866">
      <w:bodyDiv w:val="1"/>
      <w:marLeft w:val="0"/>
      <w:marRight w:val="0"/>
      <w:marTop w:val="0"/>
      <w:marBottom w:val="0"/>
      <w:divBdr>
        <w:top w:val="none" w:sz="0" w:space="0" w:color="auto"/>
        <w:left w:val="none" w:sz="0" w:space="0" w:color="auto"/>
        <w:bottom w:val="none" w:sz="0" w:space="0" w:color="auto"/>
        <w:right w:val="none" w:sz="0" w:space="0" w:color="auto"/>
      </w:divBdr>
      <w:divsChild>
        <w:div w:id="70007642">
          <w:marLeft w:val="0"/>
          <w:marRight w:val="0"/>
          <w:marTop w:val="0"/>
          <w:marBottom w:val="0"/>
          <w:divBdr>
            <w:top w:val="none" w:sz="0" w:space="0" w:color="auto"/>
            <w:left w:val="none" w:sz="0" w:space="0" w:color="auto"/>
            <w:bottom w:val="none" w:sz="0" w:space="0" w:color="auto"/>
            <w:right w:val="none" w:sz="0" w:space="0" w:color="auto"/>
          </w:divBdr>
          <w:divsChild>
            <w:div w:id="1834909498">
              <w:marLeft w:val="0"/>
              <w:marRight w:val="0"/>
              <w:marTop w:val="0"/>
              <w:marBottom w:val="0"/>
              <w:divBdr>
                <w:top w:val="none" w:sz="0" w:space="0" w:color="auto"/>
                <w:left w:val="none" w:sz="0" w:space="0" w:color="auto"/>
                <w:bottom w:val="none" w:sz="0" w:space="0" w:color="auto"/>
                <w:right w:val="none" w:sz="0" w:space="0" w:color="auto"/>
              </w:divBdr>
            </w:div>
          </w:divsChild>
        </w:div>
        <w:div w:id="305665554">
          <w:marLeft w:val="0"/>
          <w:marRight w:val="0"/>
          <w:marTop w:val="0"/>
          <w:marBottom w:val="0"/>
          <w:divBdr>
            <w:top w:val="none" w:sz="0" w:space="0" w:color="auto"/>
            <w:left w:val="none" w:sz="0" w:space="0" w:color="auto"/>
            <w:bottom w:val="none" w:sz="0" w:space="0" w:color="auto"/>
            <w:right w:val="none" w:sz="0" w:space="0" w:color="auto"/>
          </w:divBdr>
          <w:divsChild>
            <w:div w:id="211773247">
              <w:marLeft w:val="0"/>
              <w:marRight w:val="0"/>
              <w:marTop w:val="0"/>
              <w:marBottom w:val="0"/>
              <w:divBdr>
                <w:top w:val="none" w:sz="0" w:space="0" w:color="auto"/>
                <w:left w:val="none" w:sz="0" w:space="0" w:color="auto"/>
                <w:bottom w:val="none" w:sz="0" w:space="0" w:color="auto"/>
                <w:right w:val="none" w:sz="0" w:space="0" w:color="auto"/>
              </w:divBdr>
            </w:div>
          </w:divsChild>
        </w:div>
        <w:div w:id="446969063">
          <w:marLeft w:val="0"/>
          <w:marRight w:val="0"/>
          <w:marTop w:val="0"/>
          <w:marBottom w:val="0"/>
          <w:divBdr>
            <w:top w:val="none" w:sz="0" w:space="0" w:color="auto"/>
            <w:left w:val="none" w:sz="0" w:space="0" w:color="auto"/>
            <w:bottom w:val="none" w:sz="0" w:space="0" w:color="auto"/>
            <w:right w:val="none" w:sz="0" w:space="0" w:color="auto"/>
          </w:divBdr>
          <w:divsChild>
            <w:div w:id="702558215">
              <w:marLeft w:val="0"/>
              <w:marRight w:val="0"/>
              <w:marTop w:val="0"/>
              <w:marBottom w:val="0"/>
              <w:divBdr>
                <w:top w:val="none" w:sz="0" w:space="0" w:color="auto"/>
                <w:left w:val="none" w:sz="0" w:space="0" w:color="auto"/>
                <w:bottom w:val="none" w:sz="0" w:space="0" w:color="auto"/>
                <w:right w:val="none" w:sz="0" w:space="0" w:color="auto"/>
              </w:divBdr>
            </w:div>
          </w:divsChild>
        </w:div>
        <w:div w:id="662121770">
          <w:marLeft w:val="0"/>
          <w:marRight w:val="0"/>
          <w:marTop w:val="0"/>
          <w:marBottom w:val="0"/>
          <w:divBdr>
            <w:top w:val="none" w:sz="0" w:space="0" w:color="auto"/>
            <w:left w:val="none" w:sz="0" w:space="0" w:color="auto"/>
            <w:bottom w:val="none" w:sz="0" w:space="0" w:color="auto"/>
            <w:right w:val="none" w:sz="0" w:space="0" w:color="auto"/>
          </w:divBdr>
          <w:divsChild>
            <w:div w:id="64450052">
              <w:marLeft w:val="0"/>
              <w:marRight w:val="0"/>
              <w:marTop w:val="0"/>
              <w:marBottom w:val="0"/>
              <w:divBdr>
                <w:top w:val="none" w:sz="0" w:space="0" w:color="auto"/>
                <w:left w:val="none" w:sz="0" w:space="0" w:color="auto"/>
                <w:bottom w:val="none" w:sz="0" w:space="0" w:color="auto"/>
                <w:right w:val="none" w:sz="0" w:space="0" w:color="auto"/>
              </w:divBdr>
            </w:div>
          </w:divsChild>
        </w:div>
        <w:div w:id="1111818837">
          <w:marLeft w:val="0"/>
          <w:marRight w:val="0"/>
          <w:marTop w:val="0"/>
          <w:marBottom w:val="0"/>
          <w:divBdr>
            <w:top w:val="none" w:sz="0" w:space="0" w:color="auto"/>
            <w:left w:val="none" w:sz="0" w:space="0" w:color="auto"/>
            <w:bottom w:val="none" w:sz="0" w:space="0" w:color="auto"/>
            <w:right w:val="none" w:sz="0" w:space="0" w:color="auto"/>
          </w:divBdr>
          <w:divsChild>
            <w:div w:id="352003039">
              <w:marLeft w:val="0"/>
              <w:marRight w:val="0"/>
              <w:marTop w:val="0"/>
              <w:marBottom w:val="0"/>
              <w:divBdr>
                <w:top w:val="none" w:sz="0" w:space="0" w:color="auto"/>
                <w:left w:val="none" w:sz="0" w:space="0" w:color="auto"/>
                <w:bottom w:val="none" w:sz="0" w:space="0" w:color="auto"/>
                <w:right w:val="none" w:sz="0" w:space="0" w:color="auto"/>
              </w:divBdr>
            </w:div>
          </w:divsChild>
        </w:div>
        <w:div w:id="1425222034">
          <w:marLeft w:val="0"/>
          <w:marRight w:val="0"/>
          <w:marTop w:val="0"/>
          <w:marBottom w:val="0"/>
          <w:divBdr>
            <w:top w:val="none" w:sz="0" w:space="0" w:color="auto"/>
            <w:left w:val="none" w:sz="0" w:space="0" w:color="auto"/>
            <w:bottom w:val="none" w:sz="0" w:space="0" w:color="auto"/>
            <w:right w:val="none" w:sz="0" w:space="0" w:color="auto"/>
          </w:divBdr>
          <w:divsChild>
            <w:div w:id="2905387">
              <w:marLeft w:val="0"/>
              <w:marRight w:val="0"/>
              <w:marTop w:val="0"/>
              <w:marBottom w:val="0"/>
              <w:divBdr>
                <w:top w:val="none" w:sz="0" w:space="0" w:color="auto"/>
                <w:left w:val="none" w:sz="0" w:space="0" w:color="auto"/>
                <w:bottom w:val="none" w:sz="0" w:space="0" w:color="auto"/>
                <w:right w:val="none" w:sz="0" w:space="0" w:color="auto"/>
              </w:divBdr>
            </w:div>
            <w:div w:id="145166698">
              <w:marLeft w:val="0"/>
              <w:marRight w:val="0"/>
              <w:marTop w:val="0"/>
              <w:marBottom w:val="0"/>
              <w:divBdr>
                <w:top w:val="none" w:sz="0" w:space="0" w:color="auto"/>
                <w:left w:val="none" w:sz="0" w:space="0" w:color="auto"/>
                <w:bottom w:val="none" w:sz="0" w:space="0" w:color="auto"/>
                <w:right w:val="none" w:sz="0" w:space="0" w:color="auto"/>
              </w:divBdr>
            </w:div>
            <w:div w:id="314913325">
              <w:marLeft w:val="0"/>
              <w:marRight w:val="0"/>
              <w:marTop w:val="0"/>
              <w:marBottom w:val="0"/>
              <w:divBdr>
                <w:top w:val="none" w:sz="0" w:space="0" w:color="auto"/>
                <w:left w:val="none" w:sz="0" w:space="0" w:color="auto"/>
                <w:bottom w:val="none" w:sz="0" w:space="0" w:color="auto"/>
                <w:right w:val="none" w:sz="0" w:space="0" w:color="auto"/>
              </w:divBdr>
            </w:div>
            <w:div w:id="426311998">
              <w:marLeft w:val="0"/>
              <w:marRight w:val="0"/>
              <w:marTop w:val="0"/>
              <w:marBottom w:val="0"/>
              <w:divBdr>
                <w:top w:val="none" w:sz="0" w:space="0" w:color="auto"/>
                <w:left w:val="none" w:sz="0" w:space="0" w:color="auto"/>
                <w:bottom w:val="none" w:sz="0" w:space="0" w:color="auto"/>
                <w:right w:val="none" w:sz="0" w:space="0" w:color="auto"/>
              </w:divBdr>
            </w:div>
            <w:div w:id="657071395">
              <w:marLeft w:val="0"/>
              <w:marRight w:val="0"/>
              <w:marTop w:val="0"/>
              <w:marBottom w:val="0"/>
              <w:divBdr>
                <w:top w:val="none" w:sz="0" w:space="0" w:color="auto"/>
                <w:left w:val="none" w:sz="0" w:space="0" w:color="auto"/>
                <w:bottom w:val="none" w:sz="0" w:space="0" w:color="auto"/>
                <w:right w:val="none" w:sz="0" w:space="0" w:color="auto"/>
              </w:divBdr>
            </w:div>
            <w:div w:id="1758596210">
              <w:marLeft w:val="0"/>
              <w:marRight w:val="0"/>
              <w:marTop w:val="0"/>
              <w:marBottom w:val="0"/>
              <w:divBdr>
                <w:top w:val="none" w:sz="0" w:space="0" w:color="auto"/>
                <w:left w:val="none" w:sz="0" w:space="0" w:color="auto"/>
                <w:bottom w:val="none" w:sz="0" w:space="0" w:color="auto"/>
                <w:right w:val="none" w:sz="0" w:space="0" w:color="auto"/>
              </w:divBdr>
            </w:div>
            <w:div w:id="1847087223">
              <w:marLeft w:val="0"/>
              <w:marRight w:val="0"/>
              <w:marTop w:val="0"/>
              <w:marBottom w:val="0"/>
              <w:divBdr>
                <w:top w:val="none" w:sz="0" w:space="0" w:color="auto"/>
                <w:left w:val="none" w:sz="0" w:space="0" w:color="auto"/>
                <w:bottom w:val="none" w:sz="0" w:space="0" w:color="auto"/>
                <w:right w:val="none" w:sz="0" w:space="0" w:color="auto"/>
              </w:divBdr>
            </w:div>
            <w:div w:id="1869483029">
              <w:marLeft w:val="0"/>
              <w:marRight w:val="0"/>
              <w:marTop w:val="0"/>
              <w:marBottom w:val="0"/>
              <w:divBdr>
                <w:top w:val="none" w:sz="0" w:space="0" w:color="auto"/>
                <w:left w:val="none" w:sz="0" w:space="0" w:color="auto"/>
                <w:bottom w:val="none" w:sz="0" w:space="0" w:color="auto"/>
                <w:right w:val="none" w:sz="0" w:space="0" w:color="auto"/>
              </w:divBdr>
            </w:div>
            <w:div w:id="1944651132">
              <w:marLeft w:val="0"/>
              <w:marRight w:val="0"/>
              <w:marTop w:val="0"/>
              <w:marBottom w:val="0"/>
              <w:divBdr>
                <w:top w:val="none" w:sz="0" w:space="0" w:color="auto"/>
                <w:left w:val="none" w:sz="0" w:space="0" w:color="auto"/>
                <w:bottom w:val="none" w:sz="0" w:space="0" w:color="auto"/>
                <w:right w:val="none" w:sz="0" w:space="0" w:color="auto"/>
              </w:divBdr>
            </w:div>
            <w:div w:id="2091542138">
              <w:marLeft w:val="0"/>
              <w:marRight w:val="0"/>
              <w:marTop w:val="0"/>
              <w:marBottom w:val="0"/>
              <w:divBdr>
                <w:top w:val="none" w:sz="0" w:space="0" w:color="auto"/>
                <w:left w:val="none" w:sz="0" w:space="0" w:color="auto"/>
                <w:bottom w:val="none" w:sz="0" w:space="0" w:color="auto"/>
                <w:right w:val="none" w:sz="0" w:space="0" w:color="auto"/>
              </w:divBdr>
            </w:div>
          </w:divsChild>
        </w:div>
        <w:div w:id="1628048561">
          <w:marLeft w:val="0"/>
          <w:marRight w:val="0"/>
          <w:marTop w:val="0"/>
          <w:marBottom w:val="0"/>
          <w:divBdr>
            <w:top w:val="none" w:sz="0" w:space="0" w:color="auto"/>
            <w:left w:val="none" w:sz="0" w:space="0" w:color="auto"/>
            <w:bottom w:val="none" w:sz="0" w:space="0" w:color="auto"/>
            <w:right w:val="none" w:sz="0" w:space="0" w:color="auto"/>
          </w:divBdr>
          <w:divsChild>
            <w:div w:id="196046701">
              <w:marLeft w:val="0"/>
              <w:marRight w:val="0"/>
              <w:marTop w:val="0"/>
              <w:marBottom w:val="0"/>
              <w:divBdr>
                <w:top w:val="none" w:sz="0" w:space="0" w:color="auto"/>
                <w:left w:val="none" w:sz="0" w:space="0" w:color="auto"/>
                <w:bottom w:val="none" w:sz="0" w:space="0" w:color="auto"/>
                <w:right w:val="none" w:sz="0" w:space="0" w:color="auto"/>
              </w:divBdr>
            </w:div>
          </w:divsChild>
        </w:div>
        <w:div w:id="1783573237">
          <w:marLeft w:val="0"/>
          <w:marRight w:val="0"/>
          <w:marTop w:val="0"/>
          <w:marBottom w:val="0"/>
          <w:divBdr>
            <w:top w:val="none" w:sz="0" w:space="0" w:color="auto"/>
            <w:left w:val="none" w:sz="0" w:space="0" w:color="auto"/>
            <w:bottom w:val="none" w:sz="0" w:space="0" w:color="auto"/>
            <w:right w:val="none" w:sz="0" w:space="0" w:color="auto"/>
          </w:divBdr>
          <w:divsChild>
            <w:div w:id="918632001">
              <w:marLeft w:val="0"/>
              <w:marRight w:val="0"/>
              <w:marTop w:val="0"/>
              <w:marBottom w:val="0"/>
              <w:divBdr>
                <w:top w:val="none" w:sz="0" w:space="0" w:color="auto"/>
                <w:left w:val="none" w:sz="0" w:space="0" w:color="auto"/>
                <w:bottom w:val="none" w:sz="0" w:space="0" w:color="auto"/>
                <w:right w:val="none" w:sz="0" w:space="0" w:color="auto"/>
              </w:divBdr>
            </w:div>
          </w:divsChild>
        </w:div>
        <w:div w:id="1823696086">
          <w:marLeft w:val="0"/>
          <w:marRight w:val="0"/>
          <w:marTop w:val="0"/>
          <w:marBottom w:val="0"/>
          <w:divBdr>
            <w:top w:val="none" w:sz="0" w:space="0" w:color="auto"/>
            <w:left w:val="none" w:sz="0" w:space="0" w:color="auto"/>
            <w:bottom w:val="none" w:sz="0" w:space="0" w:color="auto"/>
            <w:right w:val="none" w:sz="0" w:space="0" w:color="auto"/>
          </w:divBdr>
          <w:divsChild>
            <w:div w:id="151994465">
              <w:marLeft w:val="0"/>
              <w:marRight w:val="0"/>
              <w:marTop w:val="0"/>
              <w:marBottom w:val="0"/>
              <w:divBdr>
                <w:top w:val="none" w:sz="0" w:space="0" w:color="auto"/>
                <w:left w:val="none" w:sz="0" w:space="0" w:color="auto"/>
                <w:bottom w:val="none" w:sz="0" w:space="0" w:color="auto"/>
                <w:right w:val="none" w:sz="0" w:space="0" w:color="auto"/>
              </w:divBdr>
            </w:div>
          </w:divsChild>
        </w:div>
        <w:div w:id="1983804502">
          <w:marLeft w:val="0"/>
          <w:marRight w:val="0"/>
          <w:marTop w:val="0"/>
          <w:marBottom w:val="0"/>
          <w:divBdr>
            <w:top w:val="none" w:sz="0" w:space="0" w:color="auto"/>
            <w:left w:val="none" w:sz="0" w:space="0" w:color="auto"/>
            <w:bottom w:val="none" w:sz="0" w:space="0" w:color="auto"/>
            <w:right w:val="none" w:sz="0" w:space="0" w:color="auto"/>
          </w:divBdr>
          <w:divsChild>
            <w:div w:id="110430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8908">
      <w:bodyDiv w:val="1"/>
      <w:marLeft w:val="0"/>
      <w:marRight w:val="0"/>
      <w:marTop w:val="0"/>
      <w:marBottom w:val="0"/>
      <w:divBdr>
        <w:top w:val="none" w:sz="0" w:space="0" w:color="auto"/>
        <w:left w:val="none" w:sz="0" w:space="0" w:color="auto"/>
        <w:bottom w:val="none" w:sz="0" w:space="0" w:color="auto"/>
        <w:right w:val="none" w:sz="0" w:space="0" w:color="auto"/>
      </w:divBdr>
      <w:divsChild>
        <w:div w:id="484783046">
          <w:marLeft w:val="0"/>
          <w:marRight w:val="0"/>
          <w:marTop w:val="0"/>
          <w:marBottom w:val="0"/>
          <w:divBdr>
            <w:top w:val="none" w:sz="0" w:space="0" w:color="auto"/>
            <w:left w:val="none" w:sz="0" w:space="0" w:color="auto"/>
            <w:bottom w:val="none" w:sz="0" w:space="0" w:color="auto"/>
            <w:right w:val="none" w:sz="0" w:space="0" w:color="auto"/>
          </w:divBdr>
        </w:div>
        <w:div w:id="681317449">
          <w:marLeft w:val="0"/>
          <w:marRight w:val="0"/>
          <w:marTop w:val="0"/>
          <w:marBottom w:val="0"/>
          <w:divBdr>
            <w:top w:val="none" w:sz="0" w:space="0" w:color="auto"/>
            <w:left w:val="none" w:sz="0" w:space="0" w:color="auto"/>
            <w:bottom w:val="none" w:sz="0" w:space="0" w:color="auto"/>
            <w:right w:val="none" w:sz="0" w:space="0" w:color="auto"/>
          </w:divBdr>
        </w:div>
        <w:div w:id="767189793">
          <w:marLeft w:val="0"/>
          <w:marRight w:val="0"/>
          <w:marTop w:val="0"/>
          <w:marBottom w:val="0"/>
          <w:divBdr>
            <w:top w:val="none" w:sz="0" w:space="0" w:color="auto"/>
            <w:left w:val="none" w:sz="0" w:space="0" w:color="auto"/>
            <w:bottom w:val="none" w:sz="0" w:space="0" w:color="auto"/>
            <w:right w:val="none" w:sz="0" w:space="0" w:color="auto"/>
          </w:divBdr>
        </w:div>
        <w:div w:id="891694528">
          <w:marLeft w:val="0"/>
          <w:marRight w:val="0"/>
          <w:marTop w:val="0"/>
          <w:marBottom w:val="0"/>
          <w:divBdr>
            <w:top w:val="none" w:sz="0" w:space="0" w:color="auto"/>
            <w:left w:val="none" w:sz="0" w:space="0" w:color="auto"/>
            <w:bottom w:val="none" w:sz="0" w:space="0" w:color="auto"/>
            <w:right w:val="none" w:sz="0" w:space="0" w:color="auto"/>
          </w:divBdr>
        </w:div>
        <w:div w:id="1088498493">
          <w:marLeft w:val="0"/>
          <w:marRight w:val="0"/>
          <w:marTop w:val="0"/>
          <w:marBottom w:val="0"/>
          <w:divBdr>
            <w:top w:val="none" w:sz="0" w:space="0" w:color="auto"/>
            <w:left w:val="none" w:sz="0" w:space="0" w:color="auto"/>
            <w:bottom w:val="none" w:sz="0" w:space="0" w:color="auto"/>
            <w:right w:val="none" w:sz="0" w:space="0" w:color="auto"/>
          </w:divBdr>
        </w:div>
        <w:div w:id="1179151737">
          <w:marLeft w:val="0"/>
          <w:marRight w:val="0"/>
          <w:marTop w:val="0"/>
          <w:marBottom w:val="0"/>
          <w:divBdr>
            <w:top w:val="none" w:sz="0" w:space="0" w:color="auto"/>
            <w:left w:val="none" w:sz="0" w:space="0" w:color="auto"/>
            <w:bottom w:val="none" w:sz="0" w:space="0" w:color="auto"/>
            <w:right w:val="none" w:sz="0" w:space="0" w:color="auto"/>
          </w:divBdr>
        </w:div>
        <w:div w:id="1766917648">
          <w:marLeft w:val="0"/>
          <w:marRight w:val="0"/>
          <w:marTop w:val="0"/>
          <w:marBottom w:val="0"/>
          <w:divBdr>
            <w:top w:val="none" w:sz="0" w:space="0" w:color="auto"/>
            <w:left w:val="none" w:sz="0" w:space="0" w:color="auto"/>
            <w:bottom w:val="none" w:sz="0" w:space="0" w:color="auto"/>
            <w:right w:val="none" w:sz="0" w:space="0" w:color="auto"/>
          </w:divBdr>
        </w:div>
      </w:divsChild>
    </w:div>
    <w:div w:id="548230921">
      <w:bodyDiv w:val="1"/>
      <w:marLeft w:val="0"/>
      <w:marRight w:val="0"/>
      <w:marTop w:val="0"/>
      <w:marBottom w:val="0"/>
      <w:divBdr>
        <w:top w:val="none" w:sz="0" w:space="0" w:color="auto"/>
        <w:left w:val="none" w:sz="0" w:space="0" w:color="auto"/>
        <w:bottom w:val="none" w:sz="0" w:space="0" w:color="auto"/>
        <w:right w:val="none" w:sz="0" w:space="0" w:color="auto"/>
      </w:divBdr>
      <w:divsChild>
        <w:div w:id="56634026">
          <w:marLeft w:val="0"/>
          <w:marRight w:val="0"/>
          <w:marTop w:val="0"/>
          <w:marBottom w:val="0"/>
          <w:divBdr>
            <w:top w:val="none" w:sz="0" w:space="0" w:color="auto"/>
            <w:left w:val="none" w:sz="0" w:space="0" w:color="auto"/>
            <w:bottom w:val="none" w:sz="0" w:space="0" w:color="auto"/>
            <w:right w:val="none" w:sz="0" w:space="0" w:color="auto"/>
          </w:divBdr>
        </w:div>
        <w:div w:id="639312614">
          <w:marLeft w:val="0"/>
          <w:marRight w:val="0"/>
          <w:marTop w:val="0"/>
          <w:marBottom w:val="0"/>
          <w:divBdr>
            <w:top w:val="none" w:sz="0" w:space="0" w:color="auto"/>
            <w:left w:val="none" w:sz="0" w:space="0" w:color="auto"/>
            <w:bottom w:val="none" w:sz="0" w:space="0" w:color="auto"/>
            <w:right w:val="none" w:sz="0" w:space="0" w:color="auto"/>
          </w:divBdr>
        </w:div>
        <w:div w:id="1604918489">
          <w:marLeft w:val="0"/>
          <w:marRight w:val="0"/>
          <w:marTop w:val="0"/>
          <w:marBottom w:val="0"/>
          <w:divBdr>
            <w:top w:val="none" w:sz="0" w:space="0" w:color="auto"/>
            <w:left w:val="none" w:sz="0" w:space="0" w:color="auto"/>
            <w:bottom w:val="none" w:sz="0" w:space="0" w:color="auto"/>
            <w:right w:val="none" w:sz="0" w:space="0" w:color="auto"/>
          </w:divBdr>
        </w:div>
        <w:div w:id="1927375994">
          <w:marLeft w:val="0"/>
          <w:marRight w:val="0"/>
          <w:marTop w:val="0"/>
          <w:marBottom w:val="0"/>
          <w:divBdr>
            <w:top w:val="none" w:sz="0" w:space="0" w:color="auto"/>
            <w:left w:val="none" w:sz="0" w:space="0" w:color="auto"/>
            <w:bottom w:val="none" w:sz="0" w:space="0" w:color="auto"/>
            <w:right w:val="none" w:sz="0" w:space="0" w:color="auto"/>
          </w:divBdr>
        </w:div>
        <w:div w:id="2115440509">
          <w:marLeft w:val="0"/>
          <w:marRight w:val="0"/>
          <w:marTop w:val="0"/>
          <w:marBottom w:val="0"/>
          <w:divBdr>
            <w:top w:val="none" w:sz="0" w:space="0" w:color="auto"/>
            <w:left w:val="none" w:sz="0" w:space="0" w:color="auto"/>
            <w:bottom w:val="none" w:sz="0" w:space="0" w:color="auto"/>
            <w:right w:val="none" w:sz="0" w:space="0" w:color="auto"/>
          </w:divBdr>
        </w:div>
      </w:divsChild>
    </w:div>
    <w:div w:id="550310892">
      <w:bodyDiv w:val="1"/>
      <w:marLeft w:val="0"/>
      <w:marRight w:val="0"/>
      <w:marTop w:val="0"/>
      <w:marBottom w:val="0"/>
      <w:divBdr>
        <w:top w:val="none" w:sz="0" w:space="0" w:color="auto"/>
        <w:left w:val="none" w:sz="0" w:space="0" w:color="auto"/>
        <w:bottom w:val="none" w:sz="0" w:space="0" w:color="auto"/>
        <w:right w:val="none" w:sz="0" w:space="0" w:color="auto"/>
      </w:divBdr>
    </w:div>
    <w:div w:id="561216348">
      <w:bodyDiv w:val="1"/>
      <w:marLeft w:val="0"/>
      <w:marRight w:val="0"/>
      <w:marTop w:val="0"/>
      <w:marBottom w:val="0"/>
      <w:divBdr>
        <w:top w:val="none" w:sz="0" w:space="0" w:color="auto"/>
        <w:left w:val="none" w:sz="0" w:space="0" w:color="auto"/>
        <w:bottom w:val="none" w:sz="0" w:space="0" w:color="auto"/>
        <w:right w:val="none" w:sz="0" w:space="0" w:color="auto"/>
      </w:divBdr>
    </w:div>
    <w:div w:id="625936823">
      <w:bodyDiv w:val="1"/>
      <w:marLeft w:val="0"/>
      <w:marRight w:val="0"/>
      <w:marTop w:val="0"/>
      <w:marBottom w:val="0"/>
      <w:divBdr>
        <w:top w:val="none" w:sz="0" w:space="0" w:color="auto"/>
        <w:left w:val="none" w:sz="0" w:space="0" w:color="auto"/>
        <w:bottom w:val="none" w:sz="0" w:space="0" w:color="auto"/>
        <w:right w:val="none" w:sz="0" w:space="0" w:color="auto"/>
      </w:divBdr>
      <w:divsChild>
        <w:div w:id="242566364">
          <w:marLeft w:val="0"/>
          <w:marRight w:val="0"/>
          <w:marTop w:val="0"/>
          <w:marBottom w:val="0"/>
          <w:divBdr>
            <w:top w:val="none" w:sz="0" w:space="0" w:color="auto"/>
            <w:left w:val="none" w:sz="0" w:space="0" w:color="auto"/>
            <w:bottom w:val="none" w:sz="0" w:space="0" w:color="auto"/>
            <w:right w:val="none" w:sz="0" w:space="0" w:color="auto"/>
          </w:divBdr>
        </w:div>
        <w:div w:id="1248923555">
          <w:marLeft w:val="0"/>
          <w:marRight w:val="0"/>
          <w:marTop w:val="0"/>
          <w:marBottom w:val="0"/>
          <w:divBdr>
            <w:top w:val="none" w:sz="0" w:space="0" w:color="auto"/>
            <w:left w:val="none" w:sz="0" w:space="0" w:color="auto"/>
            <w:bottom w:val="none" w:sz="0" w:space="0" w:color="auto"/>
            <w:right w:val="none" w:sz="0" w:space="0" w:color="auto"/>
          </w:divBdr>
        </w:div>
        <w:div w:id="1717466575">
          <w:marLeft w:val="0"/>
          <w:marRight w:val="0"/>
          <w:marTop w:val="0"/>
          <w:marBottom w:val="0"/>
          <w:divBdr>
            <w:top w:val="none" w:sz="0" w:space="0" w:color="auto"/>
            <w:left w:val="none" w:sz="0" w:space="0" w:color="auto"/>
            <w:bottom w:val="none" w:sz="0" w:space="0" w:color="auto"/>
            <w:right w:val="none" w:sz="0" w:space="0" w:color="auto"/>
          </w:divBdr>
        </w:div>
      </w:divsChild>
    </w:div>
    <w:div w:id="676660088">
      <w:bodyDiv w:val="1"/>
      <w:marLeft w:val="0"/>
      <w:marRight w:val="0"/>
      <w:marTop w:val="0"/>
      <w:marBottom w:val="0"/>
      <w:divBdr>
        <w:top w:val="none" w:sz="0" w:space="0" w:color="auto"/>
        <w:left w:val="none" w:sz="0" w:space="0" w:color="auto"/>
        <w:bottom w:val="none" w:sz="0" w:space="0" w:color="auto"/>
        <w:right w:val="none" w:sz="0" w:space="0" w:color="auto"/>
      </w:divBdr>
    </w:div>
    <w:div w:id="711075575">
      <w:bodyDiv w:val="1"/>
      <w:marLeft w:val="0"/>
      <w:marRight w:val="0"/>
      <w:marTop w:val="0"/>
      <w:marBottom w:val="0"/>
      <w:divBdr>
        <w:top w:val="none" w:sz="0" w:space="0" w:color="auto"/>
        <w:left w:val="none" w:sz="0" w:space="0" w:color="auto"/>
        <w:bottom w:val="none" w:sz="0" w:space="0" w:color="auto"/>
        <w:right w:val="none" w:sz="0" w:space="0" w:color="auto"/>
      </w:divBdr>
      <w:divsChild>
        <w:div w:id="688414205">
          <w:marLeft w:val="0"/>
          <w:marRight w:val="0"/>
          <w:marTop w:val="0"/>
          <w:marBottom w:val="0"/>
          <w:divBdr>
            <w:top w:val="none" w:sz="0" w:space="0" w:color="auto"/>
            <w:left w:val="none" w:sz="0" w:space="0" w:color="auto"/>
            <w:bottom w:val="none" w:sz="0" w:space="0" w:color="auto"/>
            <w:right w:val="none" w:sz="0" w:space="0" w:color="auto"/>
          </w:divBdr>
        </w:div>
        <w:div w:id="764035203">
          <w:marLeft w:val="0"/>
          <w:marRight w:val="0"/>
          <w:marTop w:val="0"/>
          <w:marBottom w:val="0"/>
          <w:divBdr>
            <w:top w:val="none" w:sz="0" w:space="0" w:color="auto"/>
            <w:left w:val="none" w:sz="0" w:space="0" w:color="auto"/>
            <w:bottom w:val="none" w:sz="0" w:space="0" w:color="auto"/>
            <w:right w:val="none" w:sz="0" w:space="0" w:color="auto"/>
          </w:divBdr>
          <w:divsChild>
            <w:div w:id="1235748005">
              <w:marLeft w:val="-75"/>
              <w:marRight w:val="0"/>
              <w:marTop w:val="30"/>
              <w:marBottom w:val="30"/>
              <w:divBdr>
                <w:top w:val="none" w:sz="0" w:space="0" w:color="auto"/>
                <w:left w:val="none" w:sz="0" w:space="0" w:color="auto"/>
                <w:bottom w:val="none" w:sz="0" w:space="0" w:color="auto"/>
                <w:right w:val="none" w:sz="0" w:space="0" w:color="auto"/>
              </w:divBdr>
              <w:divsChild>
                <w:div w:id="60763064">
                  <w:marLeft w:val="0"/>
                  <w:marRight w:val="0"/>
                  <w:marTop w:val="0"/>
                  <w:marBottom w:val="0"/>
                  <w:divBdr>
                    <w:top w:val="none" w:sz="0" w:space="0" w:color="auto"/>
                    <w:left w:val="none" w:sz="0" w:space="0" w:color="auto"/>
                    <w:bottom w:val="none" w:sz="0" w:space="0" w:color="auto"/>
                    <w:right w:val="none" w:sz="0" w:space="0" w:color="auto"/>
                  </w:divBdr>
                  <w:divsChild>
                    <w:div w:id="1851066162">
                      <w:marLeft w:val="0"/>
                      <w:marRight w:val="0"/>
                      <w:marTop w:val="0"/>
                      <w:marBottom w:val="0"/>
                      <w:divBdr>
                        <w:top w:val="none" w:sz="0" w:space="0" w:color="auto"/>
                        <w:left w:val="none" w:sz="0" w:space="0" w:color="auto"/>
                        <w:bottom w:val="none" w:sz="0" w:space="0" w:color="auto"/>
                        <w:right w:val="none" w:sz="0" w:space="0" w:color="auto"/>
                      </w:divBdr>
                    </w:div>
                  </w:divsChild>
                </w:div>
                <w:div w:id="140849626">
                  <w:marLeft w:val="0"/>
                  <w:marRight w:val="0"/>
                  <w:marTop w:val="0"/>
                  <w:marBottom w:val="0"/>
                  <w:divBdr>
                    <w:top w:val="none" w:sz="0" w:space="0" w:color="auto"/>
                    <w:left w:val="none" w:sz="0" w:space="0" w:color="auto"/>
                    <w:bottom w:val="none" w:sz="0" w:space="0" w:color="auto"/>
                    <w:right w:val="none" w:sz="0" w:space="0" w:color="auto"/>
                  </w:divBdr>
                  <w:divsChild>
                    <w:div w:id="1709334425">
                      <w:marLeft w:val="0"/>
                      <w:marRight w:val="0"/>
                      <w:marTop w:val="0"/>
                      <w:marBottom w:val="0"/>
                      <w:divBdr>
                        <w:top w:val="none" w:sz="0" w:space="0" w:color="auto"/>
                        <w:left w:val="none" w:sz="0" w:space="0" w:color="auto"/>
                        <w:bottom w:val="none" w:sz="0" w:space="0" w:color="auto"/>
                        <w:right w:val="none" w:sz="0" w:space="0" w:color="auto"/>
                      </w:divBdr>
                    </w:div>
                  </w:divsChild>
                </w:div>
                <w:div w:id="390887369">
                  <w:marLeft w:val="0"/>
                  <w:marRight w:val="0"/>
                  <w:marTop w:val="0"/>
                  <w:marBottom w:val="0"/>
                  <w:divBdr>
                    <w:top w:val="none" w:sz="0" w:space="0" w:color="auto"/>
                    <w:left w:val="none" w:sz="0" w:space="0" w:color="auto"/>
                    <w:bottom w:val="none" w:sz="0" w:space="0" w:color="auto"/>
                    <w:right w:val="none" w:sz="0" w:space="0" w:color="auto"/>
                  </w:divBdr>
                  <w:divsChild>
                    <w:div w:id="730886042">
                      <w:marLeft w:val="0"/>
                      <w:marRight w:val="0"/>
                      <w:marTop w:val="0"/>
                      <w:marBottom w:val="0"/>
                      <w:divBdr>
                        <w:top w:val="none" w:sz="0" w:space="0" w:color="auto"/>
                        <w:left w:val="none" w:sz="0" w:space="0" w:color="auto"/>
                        <w:bottom w:val="none" w:sz="0" w:space="0" w:color="auto"/>
                        <w:right w:val="none" w:sz="0" w:space="0" w:color="auto"/>
                      </w:divBdr>
                    </w:div>
                  </w:divsChild>
                </w:div>
                <w:div w:id="444231715">
                  <w:marLeft w:val="0"/>
                  <w:marRight w:val="0"/>
                  <w:marTop w:val="0"/>
                  <w:marBottom w:val="0"/>
                  <w:divBdr>
                    <w:top w:val="none" w:sz="0" w:space="0" w:color="auto"/>
                    <w:left w:val="none" w:sz="0" w:space="0" w:color="auto"/>
                    <w:bottom w:val="none" w:sz="0" w:space="0" w:color="auto"/>
                    <w:right w:val="none" w:sz="0" w:space="0" w:color="auto"/>
                  </w:divBdr>
                  <w:divsChild>
                    <w:div w:id="1609661192">
                      <w:marLeft w:val="0"/>
                      <w:marRight w:val="0"/>
                      <w:marTop w:val="0"/>
                      <w:marBottom w:val="0"/>
                      <w:divBdr>
                        <w:top w:val="none" w:sz="0" w:space="0" w:color="auto"/>
                        <w:left w:val="none" w:sz="0" w:space="0" w:color="auto"/>
                        <w:bottom w:val="none" w:sz="0" w:space="0" w:color="auto"/>
                        <w:right w:val="none" w:sz="0" w:space="0" w:color="auto"/>
                      </w:divBdr>
                    </w:div>
                  </w:divsChild>
                </w:div>
                <w:div w:id="1054044568">
                  <w:marLeft w:val="0"/>
                  <w:marRight w:val="0"/>
                  <w:marTop w:val="0"/>
                  <w:marBottom w:val="0"/>
                  <w:divBdr>
                    <w:top w:val="none" w:sz="0" w:space="0" w:color="auto"/>
                    <w:left w:val="none" w:sz="0" w:space="0" w:color="auto"/>
                    <w:bottom w:val="none" w:sz="0" w:space="0" w:color="auto"/>
                    <w:right w:val="none" w:sz="0" w:space="0" w:color="auto"/>
                  </w:divBdr>
                  <w:divsChild>
                    <w:div w:id="364865305">
                      <w:marLeft w:val="0"/>
                      <w:marRight w:val="0"/>
                      <w:marTop w:val="0"/>
                      <w:marBottom w:val="0"/>
                      <w:divBdr>
                        <w:top w:val="none" w:sz="0" w:space="0" w:color="auto"/>
                        <w:left w:val="none" w:sz="0" w:space="0" w:color="auto"/>
                        <w:bottom w:val="none" w:sz="0" w:space="0" w:color="auto"/>
                        <w:right w:val="none" w:sz="0" w:space="0" w:color="auto"/>
                      </w:divBdr>
                    </w:div>
                  </w:divsChild>
                </w:div>
                <w:div w:id="1608734078">
                  <w:marLeft w:val="0"/>
                  <w:marRight w:val="0"/>
                  <w:marTop w:val="0"/>
                  <w:marBottom w:val="0"/>
                  <w:divBdr>
                    <w:top w:val="none" w:sz="0" w:space="0" w:color="auto"/>
                    <w:left w:val="none" w:sz="0" w:space="0" w:color="auto"/>
                    <w:bottom w:val="none" w:sz="0" w:space="0" w:color="auto"/>
                    <w:right w:val="none" w:sz="0" w:space="0" w:color="auto"/>
                  </w:divBdr>
                  <w:divsChild>
                    <w:div w:id="1502549923">
                      <w:marLeft w:val="0"/>
                      <w:marRight w:val="0"/>
                      <w:marTop w:val="0"/>
                      <w:marBottom w:val="0"/>
                      <w:divBdr>
                        <w:top w:val="none" w:sz="0" w:space="0" w:color="auto"/>
                        <w:left w:val="none" w:sz="0" w:space="0" w:color="auto"/>
                        <w:bottom w:val="none" w:sz="0" w:space="0" w:color="auto"/>
                        <w:right w:val="none" w:sz="0" w:space="0" w:color="auto"/>
                      </w:divBdr>
                    </w:div>
                  </w:divsChild>
                </w:div>
                <w:div w:id="1611278627">
                  <w:marLeft w:val="0"/>
                  <w:marRight w:val="0"/>
                  <w:marTop w:val="0"/>
                  <w:marBottom w:val="0"/>
                  <w:divBdr>
                    <w:top w:val="none" w:sz="0" w:space="0" w:color="auto"/>
                    <w:left w:val="none" w:sz="0" w:space="0" w:color="auto"/>
                    <w:bottom w:val="none" w:sz="0" w:space="0" w:color="auto"/>
                    <w:right w:val="none" w:sz="0" w:space="0" w:color="auto"/>
                  </w:divBdr>
                  <w:divsChild>
                    <w:div w:id="270938625">
                      <w:marLeft w:val="0"/>
                      <w:marRight w:val="0"/>
                      <w:marTop w:val="0"/>
                      <w:marBottom w:val="0"/>
                      <w:divBdr>
                        <w:top w:val="none" w:sz="0" w:space="0" w:color="auto"/>
                        <w:left w:val="none" w:sz="0" w:space="0" w:color="auto"/>
                        <w:bottom w:val="none" w:sz="0" w:space="0" w:color="auto"/>
                        <w:right w:val="none" w:sz="0" w:space="0" w:color="auto"/>
                      </w:divBdr>
                    </w:div>
                  </w:divsChild>
                </w:div>
                <w:div w:id="1611357394">
                  <w:marLeft w:val="0"/>
                  <w:marRight w:val="0"/>
                  <w:marTop w:val="0"/>
                  <w:marBottom w:val="0"/>
                  <w:divBdr>
                    <w:top w:val="none" w:sz="0" w:space="0" w:color="auto"/>
                    <w:left w:val="none" w:sz="0" w:space="0" w:color="auto"/>
                    <w:bottom w:val="none" w:sz="0" w:space="0" w:color="auto"/>
                    <w:right w:val="none" w:sz="0" w:space="0" w:color="auto"/>
                  </w:divBdr>
                  <w:divsChild>
                    <w:div w:id="109327977">
                      <w:marLeft w:val="0"/>
                      <w:marRight w:val="0"/>
                      <w:marTop w:val="0"/>
                      <w:marBottom w:val="0"/>
                      <w:divBdr>
                        <w:top w:val="none" w:sz="0" w:space="0" w:color="auto"/>
                        <w:left w:val="none" w:sz="0" w:space="0" w:color="auto"/>
                        <w:bottom w:val="none" w:sz="0" w:space="0" w:color="auto"/>
                        <w:right w:val="none" w:sz="0" w:space="0" w:color="auto"/>
                      </w:divBdr>
                    </w:div>
                  </w:divsChild>
                </w:div>
                <w:div w:id="1752656142">
                  <w:marLeft w:val="0"/>
                  <w:marRight w:val="0"/>
                  <w:marTop w:val="0"/>
                  <w:marBottom w:val="0"/>
                  <w:divBdr>
                    <w:top w:val="none" w:sz="0" w:space="0" w:color="auto"/>
                    <w:left w:val="none" w:sz="0" w:space="0" w:color="auto"/>
                    <w:bottom w:val="none" w:sz="0" w:space="0" w:color="auto"/>
                    <w:right w:val="none" w:sz="0" w:space="0" w:color="auto"/>
                  </w:divBdr>
                  <w:divsChild>
                    <w:div w:id="221066607">
                      <w:marLeft w:val="0"/>
                      <w:marRight w:val="0"/>
                      <w:marTop w:val="0"/>
                      <w:marBottom w:val="0"/>
                      <w:divBdr>
                        <w:top w:val="none" w:sz="0" w:space="0" w:color="auto"/>
                        <w:left w:val="none" w:sz="0" w:space="0" w:color="auto"/>
                        <w:bottom w:val="none" w:sz="0" w:space="0" w:color="auto"/>
                        <w:right w:val="none" w:sz="0" w:space="0" w:color="auto"/>
                      </w:divBdr>
                    </w:div>
                    <w:div w:id="236287107">
                      <w:marLeft w:val="0"/>
                      <w:marRight w:val="0"/>
                      <w:marTop w:val="0"/>
                      <w:marBottom w:val="0"/>
                      <w:divBdr>
                        <w:top w:val="none" w:sz="0" w:space="0" w:color="auto"/>
                        <w:left w:val="none" w:sz="0" w:space="0" w:color="auto"/>
                        <w:bottom w:val="none" w:sz="0" w:space="0" w:color="auto"/>
                        <w:right w:val="none" w:sz="0" w:space="0" w:color="auto"/>
                      </w:divBdr>
                    </w:div>
                    <w:div w:id="533733706">
                      <w:marLeft w:val="0"/>
                      <w:marRight w:val="0"/>
                      <w:marTop w:val="0"/>
                      <w:marBottom w:val="0"/>
                      <w:divBdr>
                        <w:top w:val="none" w:sz="0" w:space="0" w:color="auto"/>
                        <w:left w:val="none" w:sz="0" w:space="0" w:color="auto"/>
                        <w:bottom w:val="none" w:sz="0" w:space="0" w:color="auto"/>
                        <w:right w:val="none" w:sz="0" w:space="0" w:color="auto"/>
                      </w:divBdr>
                    </w:div>
                    <w:div w:id="554200505">
                      <w:marLeft w:val="0"/>
                      <w:marRight w:val="0"/>
                      <w:marTop w:val="0"/>
                      <w:marBottom w:val="0"/>
                      <w:divBdr>
                        <w:top w:val="none" w:sz="0" w:space="0" w:color="auto"/>
                        <w:left w:val="none" w:sz="0" w:space="0" w:color="auto"/>
                        <w:bottom w:val="none" w:sz="0" w:space="0" w:color="auto"/>
                        <w:right w:val="none" w:sz="0" w:space="0" w:color="auto"/>
                      </w:divBdr>
                    </w:div>
                    <w:div w:id="723138696">
                      <w:marLeft w:val="0"/>
                      <w:marRight w:val="0"/>
                      <w:marTop w:val="0"/>
                      <w:marBottom w:val="0"/>
                      <w:divBdr>
                        <w:top w:val="none" w:sz="0" w:space="0" w:color="auto"/>
                        <w:left w:val="none" w:sz="0" w:space="0" w:color="auto"/>
                        <w:bottom w:val="none" w:sz="0" w:space="0" w:color="auto"/>
                        <w:right w:val="none" w:sz="0" w:space="0" w:color="auto"/>
                      </w:divBdr>
                    </w:div>
                    <w:div w:id="1284385522">
                      <w:marLeft w:val="0"/>
                      <w:marRight w:val="0"/>
                      <w:marTop w:val="0"/>
                      <w:marBottom w:val="0"/>
                      <w:divBdr>
                        <w:top w:val="none" w:sz="0" w:space="0" w:color="auto"/>
                        <w:left w:val="none" w:sz="0" w:space="0" w:color="auto"/>
                        <w:bottom w:val="none" w:sz="0" w:space="0" w:color="auto"/>
                        <w:right w:val="none" w:sz="0" w:space="0" w:color="auto"/>
                      </w:divBdr>
                    </w:div>
                    <w:div w:id="1376999542">
                      <w:marLeft w:val="0"/>
                      <w:marRight w:val="0"/>
                      <w:marTop w:val="0"/>
                      <w:marBottom w:val="0"/>
                      <w:divBdr>
                        <w:top w:val="none" w:sz="0" w:space="0" w:color="auto"/>
                        <w:left w:val="none" w:sz="0" w:space="0" w:color="auto"/>
                        <w:bottom w:val="none" w:sz="0" w:space="0" w:color="auto"/>
                        <w:right w:val="none" w:sz="0" w:space="0" w:color="auto"/>
                      </w:divBdr>
                    </w:div>
                    <w:div w:id="1851481379">
                      <w:marLeft w:val="0"/>
                      <w:marRight w:val="0"/>
                      <w:marTop w:val="0"/>
                      <w:marBottom w:val="0"/>
                      <w:divBdr>
                        <w:top w:val="none" w:sz="0" w:space="0" w:color="auto"/>
                        <w:left w:val="none" w:sz="0" w:space="0" w:color="auto"/>
                        <w:bottom w:val="none" w:sz="0" w:space="0" w:color="auto"/>
                        <w:right w:val="none" w:sz="0" w:space="0" w:color="auto"/>
                      </w:divBdr>
                    </w:div>
                    <w:div w:id="2064020012">
                      <w:marLeft w:val="0"/>
                      <w:marRight w:val="0"/>
                      <w:marTop w:val="0"/>
                      <w:marBottom w:val="0"/>
                      <w:divBdr>
                        <w:top w:val="none" w:sz="0" w:space="0" w:color="auto"/>
                        <w:left w:val="none" w:sz="0" w:space="0" w:color="auto"/>
                        <w:bottom w:val="none" w:sz="0" w:space="0" w:color="auto"/>
                        <w:right w:val="none" w:sz="0" w:space="0" w:color="auto"/>
                      </w:divBdr>
                    </w:div>
                  </w:divsChild>
                </w:div>
                <w:div w:id="1765107744">
                  <w:marLeft w:val="0"/>
                  <w:marRight w:val="0"/>
                  <w:marTop w:val="0"/>
                  <w:marBottom w:val="0"/>
                  <w:divBdr>
                    <w:top w:val="none" w:sz="0" w:space="0" w:color="auto"/>
                    <w:left w:val="none" w:sz="0" w:space="0" w:color="auto"/>
                    <w:bottom w:val="none" w:sz="0" w:space="0" w:color="auto"/>
                    <w:right w:val="none" w:sz="0" w:space="0" w:color="auto"/>
                  </w:divBdr>
                  <w:divsChild>
                    <w:div w:id="32122599">
                      <w:marLeft w:val="0"/>
                      <w:marRight w:val="0"/>
                      <w:marTop w:val="0"/>
                      <w:marBottom w:val="0"/>
                      <w:divBdr>
                        <w:top w:val="none" w:sz="0" w:space="0" w:color="auto"/>
                        <w:left w:val="none" w:sz="0" w:space="0" w:color="auto"/>
                        <w:bottom w:val="none" w:sz="0" w:space="0" w:color="auto"/>
                        <w:right w:val="none" w:sz="0" w:space="0" w:color="auto"/>
                      </w:divBdr>
                    </w:div>
                    <w:div w:id="166598134">
                      <w:marLeft w:val="0"/>
                      <w:marRight w:val="0"/>
                      <w:marTop w:val="0"/>
                      <w:marBottom w:val="0"/>
                      <w:divBdr>
                        <w:top w:val="none" w:sz="0" w:space="0" w:color="auto"/>
                        <w:left w:val="none" w:sz="0" w:space="0" w:color="auto"/>
                        <w:bottom w:val="none" w:sz="0" w:space="0" w:color="auto"/>
                        <w:right w:val="none" w:sz="0" w:space="0" w:color="auto"/>
                      </w:divBdr>
                    </w:div>
                    <w:div w:id="171802496">
                      <w:marLeft w:val="0"/>
                      <w:marRight w:val="0"/>
                      <w:marTop w:val="0"/>
                      <w:marBottom w:val="0"/>
                      <w:divBdr>
                        <w:top w:val="none" w:sz="0" w:space="0" w:color="auto"/>
                        <w:left w:val="none" w:sz="0" w:space="0" w:color="auto"/>
                        <w:bottom w:val="none" w:sz="0" w:space="0" w:color="auto"/>
                        <w:right w:val="none" w:sz="0" w:space="0" w:color="auto"/>
                      </w:divBdr>
                    </w:div>
                    <w:div w:id="251397086">
                      <w:marLeft w:val="0"/>
                      <w:marRight w:val="0"/>
                      <w:marTop w:val="0"/>
                      <w:marBottom w:val="0"/>
                      <w:divBdr>
                        <w:top w:val="none" w:sz="0" w:space="0" w:color="auto"/>
                        <w:left w:val="none" w:sz="0" w:space="0" w:color="auto"/>
                        <w:bottom w:val="none" w:sz="0" w:space="0" w:color="auto"/>
                        <w:right w:val="none" w:sz="0" w:space="0" w:color="auto"/>
                      </w:divBdr>
                    </w:div>
                    <w:div w:id="1372076199">
                      <w:marLeft w:val="0"/>
                      <w:marRight w:val="0"/>
                      <w:marTop w:val="0"/>
                      <w:marBottom w:val="0"/>
                      <w:divBdr>
                        <w:top w:val="none" w:sz="0" w:space="0" w:color="auto"/>
                        <w:left w:val="none" w:sz="0" w:space="0" w:color="auto"/>
                        <w:bottom w:val="none" w:sz="0" w:space="0" w:color="auto"/>
                        <w:right w:val="none" w:sz="0" w:space="0" w:color="auto"/>
                      </w:divBdr>
                    </w:div>
                    <w:div w:id="1929926544">
                      <w:marLeft w:val="0"/>
                      <w:marRight w:val="0"/>
                      <w:marTop w:val="0"/>
                      <w:marBottom w:val="0"/>
                      <w:divBdr>
                        <w:top w:val="none" w:sz="0" w:space="0" w:color="auto"/>
                        <w:left w:val="none" w:sz="0" w:space="0" w:color="auto"/>
                        <w:bottom w:val="none" w:sz="0" w:space="0" w:color="auto"/>
                        <w:right w:val="none" w:sz="0" w:space="0" w:color="auto"/>
                      </w:divBdr>
                    </w:div>
                  </w:divsChild>
                </w:div>
                <w:div w:id="1778984350">
                  <w:marLeft w:val="0"/>
                  <w:marRight w:val="0"/>
                  <w:marTop w:val="0"/>
                  <w:marBottom w:val="0"/>
                  <w:divBdr>
                    <w:top w:val="none" w:sz="0" w:space="0" w:color="auto"/>
                    <w:left w:val="none" w:sz="0" w:space="0" w:color="auto"/>
                    <w:bottom w:val="none" w:sz="0" w:space="0" w:color="auto"/>
                    <w:right w:val="none" w:sz="0" w:space="0" w:color="auto"/>
                  </w:divBdr>
                  <w:divsChild>
                    <w:div w:id="1362322832">
                      <w:marLeft w:val="0"/>
                      <w:marRight w:val="0"/>
                      <w:marTop w:val="0"/>
                      <w:marBottom w:val="0"/>
                      <w:divBdr>
                        <w:top w:val="none" w:sz="0" w:space="0" w:color="auto"/>
                        <w:left w:val="none" w:sz="0" w:space="0" w:color="auto"/>
                        <w:bottom w:val="none" w:sz="0" w:space="0" w:color="auto"/>
                        <w:right w:val="none" w:sz="0" w:space="0" w:color="auto"/>
                      </w:divBdr>
                    </w:div>
                  </w:divsChild>
                </w:div>
                <w:div w:id="1825662412">
                  <w:marLeft w:val="0"/>
                  <w:marRight w:val="0"/>
                  <w:marTop w:val="0"/>
                  <w:marBottom w:val="0"/>
                  <w:divBdr>
                    <w:top w:val="none" w:sz="0" w:space="0" w:color="auto"/>
                    <w:left w:val="none" w:sz="0" w:space="0" w:color="auto"/>
                    <w:bottom w:val="none" w:sz="0" w:space="0" w:color="auto"/>
                    <w:right w:val="none" w:sz="0" w:space="0" w:color="auto"/>
                  </w:divBdr>
                  <w:divsChild>
                    <w:div w:id="144318085">
                      <w:marLeft w:val="0"/>
                      <w:marRight w:val="0"/>
                      <w:marTop w:val="0"/>
                      <w:marBottom w:val="0"/>
                      <w:divBdr>
                        <w:top w:val="none" w:sz="0" w:space="0" w:color="auto"/>
                        <w:left w:val="none" w:sz="0" w:space="0" w:color="auto"/>
                        <w:bottom w:val="none" w:sz="0" w:space="0" w:color="auto"/>
                        <w:right w:val="none" w:sz="0" w:space="0" w:color="auto"/>
                      </w:divBdr>
                    </w:div>
                  </w:divsChild>
                </w:div>
                <w:div w:id="1840776625">
                  <w:marLeft w:val="0"/>
                  <w:marRight w:val="0"/>
                  <w:marTop w:val="0"/>
                  <w:marBottom w:val="0"/>
                  <w:divBdr>
                    <w:top w:val="none" w:sz="0" w:space="0" w:color="auto"/>
                    <w:left w:val="none" w:sz="0" w:space="0" w:color="auto"/>
                    <w:bottom w:val="none" w:sz="0" w:space="0" w:color="auto"/>
                    <w:right w:val="none" w:sz="0" w:space="0" w:color="auto"/>
                  </w:divBdr>
                  <w:divsChild>
                    <w:div w:id="648437232">
                      <w:marLeft w:val="0"/>
                      <w:marRight w:val="0"/>
                      <w:marTop w:val="0"/>
                      <w:marBottom w:val="0"/>
                      <w:divBdr>
                        <w:top w:val="none" w:sz="0" w:space="0" w:color="auto"/>
                        <w:left w:val="none" w:sz="0" w:space="0" w:color="auto"/>
                        <w:bottom w:val="none" w:sz="0" w:space="0" w:color="auto"/>
                        <w:right w:val="none" w:sz="0" w:space="0" w:color="auto"/>
                      </w:divBdr>
                    </w:div>
                  </w:divsChild>
                </w:div>
                <w:div w:id="1881892927">
                  <w:marLeft w:val="0"/>
                  <w:marRight w:val="0"/>
                  <w:marTop w:val="0"/>
                  <w:marBottom w:val="0"/>
                  <w:divBdr>
                    <w:top w:val="none" w:sz="0" w:space="0" w:color="auto"/>
                    <w:left w:val="none" w:sz="0" w:space="0" w:color="auto"/>
                    <w:bottom w:val="none" w:sz="0" w:space="0" w:color="auto"/>
                    <w:right w:val="none" w:sz="0" w:space="0" w:color="auto"/>
                  </w:divBdr>
                  <w:divsChild>
                    <w:div w:id="1994945003">
                      <w:marLeft w:val="0"/>
                      <w:marRight w:val="0"/>
                      <w:marTop w:val="0"/>
                      <w:marBottom w:val="0"/>
                      <w:divBdr>
                        <w:top w:val="none" w:sz="0" w:space="0" w:color="auto"/>
                        <w:left w:val="none" w:sz="0" w:space="0" w:color="auto"/>
                        <w:bottom w:val="none" w:sz="0" w:space="0" w:color="auto"/>
                        <w:right w:val="none" w:sz="0" w:space="0" w:color="auto"/>
                      </w:divBdr>
                    </w:div>
                  </w:divsChild>
                </w:div>
                <w:div w:id="2044746726">
                  <w:marLeft w:val="0"/>
                  <w:marRight w:val="0"/>
                  <w:marTop w:val="0"/>
                  <w:marBottom w:val="0"/>
                  <w:divBdr>
                    <w:top w:val="none" w:sz="0" w:space="0" w:color="auto"/>
                    <w:left w:val="none" w:sz="0" w:space="0" w:color="auto"/>
                    <w:bottom w:val="none" w:sz="0" w:space="0" w:color="auto"/>
                    <w:right w:val="none" w:sz="0" w:space="0" w:color="auto"/>
                  </w:divBdr>
                  <w:divsChild>
                    <w:div w:id="912664929">
                      <w:marLeft w:val="0"/>
                      <w:marRight w:val="0"/>
                      <w:marTop w:val="0"/>
                      <w:marBottom w:val="0"/>
                      <w:divBdr>
                        <w:top w:val="none" w:sz="0" w:space="0" w:color="auto"/>
                        <w:left w:val="none" w:sz="0" w:space="0" w:color="auto"/>
                        <w:bottom w:val="none" w:sz="0" w:space="0" w:color="auto"/>
                        <w:right w:val="none" w:sz="0" w:space="0" w:color="auto"/>
                      </w:divBdr>
                    </w:div>
                  </w:divsChild>
                </w:div>
                <w:div w:id="2064865987">
                  <w:marLeft w:val="0"/>
                  <w:marRight w:val="0"/>
                  <w:marTop w:val="0"/>
                  <w:marBottom w:val="0"/>
                  <w:divBdr>
                    <w:top w:val="none" w:sz="0" w:space="0" w:color="auto"/>
                    <w:left w:val="none" w:sz="0" w:space="0" w:color="auto"/>
                    <w:bottom w:val="none" w:sz="0" w:space="0" w:color="auto"/>
                    <w:right w:val="none" w:sz="0" w:space="0" w:color="auto"/>
                  </w:divBdr>
                  <w:divsChild>
                    <w:div w:id="142869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344650">
          <w:marLeft w:val="0"/>
          <w:marRight w:val="0"/>
          <w:marTop w:val="0"/>
          <w:marBottom w:val="0"/>
          <w:divBdr>
            <w:top w:val="none" w:sz="0" w:space="0" w:color="auto"/>
            <w:left w:val="none" w:sz="0" w:space="0" w:color="auto"/>
            <w:bottom w:val="none" w:sz="0" w:space="0" w:color="auto"/>
            <w:right w:val="none" w:sz="0" w:space="0" w:color="auto"/>
          </w:divBdr>
          <w:divsChild>
            <w:div w:id="710492920">
              <w:marLeft w:val="-75"/>
              <w:marRight w:val="0"/>
              <w:marTop w:val="30"/>
              <w:marBottom w:val="30"/>
              <w:divBdr>
                <w:top w:val="none" w:sz="0" w:space="0" w:color="auto"/>
                <w:left w:val="none" w:sz="0" w:space="0" w:color="auto"/>
                <w:bottom w:val="none" w:sz="0" w:space="0" w:color="auto"/>
                <w:right w:val="none" w:sz="0" w:space="0" w:color="auto"/>
              </w:divBdr>
              <w:divsChild>
                <w:div w:id="202600160">
                  <w:marLeft w:val="0"/>
                  <w:marRight w:val="0"/>
                  <w:marTop w:val="0"/>
                  <w:marBottom w:val="0"/>
                  <w:divBdr>
                    <w:top w:val="none" w:sz="0" w:space="0" w:color="auto"/>
                    <w:left w:val="none" w:sz="0" w:space="0" w:color="auto"/>
                    <w:bottom w:val="none" w:sz="0" w:space="0" w:color="auto"/>
                    <w:right w:val="none" w:sz="0" w:space="0" w:color="auto"/>
                  </w:divBdr>
                  <w:divsChild>
                    <w:div w:id="1251965777">
                      <w:marLeft w:val="0"/>
                      <w:marRight w:val="0"/>
                      <w:marTop w:val="0"/>
                      <w:marBottom w:val="0"/>
                      <w:divBdr>
                        <w:top w:val="none" w:sz="0" w:space="0" w:color="auto"/>
                        <w:left w:val="none" w:sz="0" w:space="0" w:color="auto"/>
                        <w:bottom w:val="none" w:sz="0" w:space="0" w:color="auto"/>
                        <w:right w:val="none" w:sz="0" w:space="0" w:color="auto"/>
                      </w:divBdr>
                    </w:div>
                  </w:divsChild>
                </w:div>
                <w:div w:id="211162410">
                  <w:marLeft w:val="0"/>
                  <w:marRight w:val="0"/>
                  <w:marTop w:val="0"/>
                  <w:marBottom w:val="0"/>
                  <w:divBdr>
                    <w:top w:val="none" w:sz="0" w:space="0" w:color="auto"/>
                    <w:left w:val="none" w:sz="0" w:space="0" w:color="auto"/>
                    <w:bottom w:val="none" w:sz="0" w:space="0" w:color="auto"/>
                    <w:right w:val="none" w:sz="0" w:space="0" w:color="auto"/>
                  </w:divBdr>
                  <w:divsChild>
                    <w:div w:id="1896117393">
                      <w:marLeft w:val="0"/>
                      <w:marRight w:val="0"/>
                      <w:marTop w:val="0"/>
                      <w:marBottom w:val="0"/>
                      <w:divBdr>
                        <w:top w:val="none" w:sz="0" w:space="0" w:color="auto"/>
                        <w:left w:val="none" w:sz="0" w:space="0" w:color="auto"/>
                        <w:bottom w:val="none" w:sz="0" w:space="0" w:color="auto"/>
                        <w:right w:val="none" w:sz="0" w:space="0" w:color="auto"/>
                      </w:divBdr>
                    </w:div>
                  </w:divsChild>
                </w:div>
                <w:div w:id="226309194">
                  <w:marLeft w:val="0"/>
                  <w:marRight w:val="0"/>
                  <w:marTop w:val="0"/>
                  <w:marBottom w:val="0"/>
                  <w:divBdr>
                    <w:top w:val="none" w:sz="0" w:space="0" w:color="auto"/>
                    <w:left w:val="none" w:sz="0" w:space="0" w:color="auto"/>
                    <w:bottom w:val="none" w:sz="0" w:space="0" w:color="auto"/>
                    <w:right w:val="none" w:sz="0" w:space="0" w:color="auto"/>
                  </w:divBdr>
                  <w:divsChild>
                    <w:div w:id="851072650">
                      <w:marLeft w:val="0"/>
                      <w:marRight w:val="0"/>
                      <w:marTop w:val="0"/>
                      <w:marBottom w:val="0"/>
                      <w:divBdr>
                        <w:top w:val="none" w:sz="0" w:space="0" w:color="auto"/>
                        <w:left w:val="none" w:sz="0" w:space="0" w:color="auto"/>
                        <w:bottom w:val="none" w:sz="0" w:space="0" w:color="auto"/>
                        <w:right w:val="none" w:sz="0" w:space="0" w:color="auto"/>
                      </w:divBdr>
                    </w:div>
                  </w:divsChild>
                </w:div>
                <w:div w:id="629474974">
                  <w:marLeft w:val="0"/>
                  <w:marRight w:val="0"/>
                  <w:marTop w:val="0"/>
                  <w:marBottom w:val="0"/>
                  <w:divBdr>
                    <w:top w:val="none" w:sz="0" w:space="0" w:color="auto"/>
                    <w:left w:val="none" w:sz="0" w:space="0" w:color="auto"/>
                    <w:bottom w:val="none" w:sz="0" w:space="0" w:color="auto"/>
                    <w:right w:val="none" w:sz="0" w:space="0" w:color="auto"/>
                  </w:divBdr>
                  <w:divsChild>
                    <w:div w:id="1060595146">
                      <w:marLeft w:val="0"/>
                      <w:marRight w:val="0"/>
                      <w:marTop w:val="0"/>
                      <w:marBottom w:val="0"/>
                      <w:divBdr>
                        <w:top w:val="none" w:sz="0" w:space="0" w:color="auto"/>
                        <w:left w:val="none" w:sz="0" w:space="0" w:color="auto"/>
                        <w:bottom w:val="none" w:sz="0" w:space="0" w:color="auto"/>
                        <w:right w:val="none" w:sz="0" w:space="0" w:color="auto"/>
                      </w:divBdr>
                    </w:div>
                  </w:divsChild>
                </w:div>
                <w:div w:id="841165742">
                  <w:marLeft w:val="0"/>
                  <w:marRight w:val="0"/>
                  <w:marTop w:val="0"/>
                  <w:marBottom w:val="0"/>
                  <w:divBdr>
                    <w:top w:val="none" w:sz="0" w:space="0" w:color="auto"/>
                    <w:left w:val="none" w:sz="0" w:space="0" w:color="auto"/>
                    <w:bottom w:val="none" w:sz="0" w:space="0" w:color="auto"/>
                    <w:right w:val="none" w:sz="0" w:space="0" w:color="auto"/>
                  </w:divBdr>
                  <w:divsChild>
                    <w:div w:id="1887254496">
                      <w:marLeft w:val="0"/>
                      <w:marRight w:val="0"/>
                      <w:marTop w:val="0"/>
                      <w:marBottom w:val="0"/>
                      <w:divBdr>
                        <w:top w:val="none" w:sz="0" w:space="0" w:color="auto"/>
                        <w:left w:val="none" w:sz="0" w:space="0" w:color="auto"/>
                        <w:bottom w:val="none" w:sz="0" w:space="0" w:color="auto"/>
                        <w:right w:val="none" w:sz="0" w:space="0" w:color="auto"/>
                      </w:divBdr>
                    </w:div>
                  </w:divsChild>
                </w:div>
                <w:div w:id="958687504">
                  <w:marLeft w:val="0"/>
                  <w:marRight w:val="0"/>
                  <w:marTop w:val="0"/>
                  <w:marBottom w:val="0"/>
                  <w:divBdr>
                    <w:top w:val="none" w:sz="0" w:space="0" w:color="auto"/>
                    <w:left w:val="none" w:sz="0" w:space="0" w:color="auto"/>
                    <w:bottom w:val="none" w:sz="0" w:space="0" w:color="auto"/>
                    <w:right w:val="none" w:sz="0" w:space="0" w:color="auto"/>
                  </w:divBdr>
                  <w:divsChild>
                    <w:div w:id="902301568">
                      <w:marLeft w:val="0"/>
                      <w:marRight w:val="0"/>
                      <w:marTop w:val="0"/>
                      <w:marBottom w:val="0"/>
                      <w:divBdr>
                        <w:top w:val="none" w:sz="0" w:space="0" w:color="auto"/>
                        <w:left w:val="none" w:sz="0" w:space="0" w:color="auto"/>
                        <w:bottom w:val="none" w:sz="0" w:space="0" w:color="auto"/>
                        <w:right w:val="none" w:sz="0" w:space="0" w:color="auto"/>
                      </w:divBdr>
                    </w:div>
                  </w:divsChild>
                </w:div>
                <w:div w:id="1312949290">
                  <w:marLeft w:val="0"/>
                  <w:marRight w:val="0"/>
                  <w:marTop w:val="0"/>
                  <w:marBottom w:val="0"/>
                  <w:divBdr>
                    <w:top w:val="none" w:sz="0" w:space="0" w:color="auto"/>
                    <w:left w:val="none" w:sz="0" w:space="0" w:color="auto"/>
                    <w:bottom w:val="none" w:sz="0" w:space="0" w:color="auto"/>
                    <w:right w:val="none" w:sz="0" w:space="0" w:color="auto"/>
                  </w:divBdr>
                  <w:divsChild>
                    <w:div w:id="743843064">
                      <w:marLeft w:val="0"/>
                      <w:marRight w:val="0"/>
                      <w:marTop w:val="0"/>
                      <w:marBottom w:val="0"/>
                      <w:divBdr>
                        <w:top w:val="none" w:sz="0" w:space="0" w:color="auto"/>
                        <w:left w:val="none" w:sz="0" w:space="0" w:color="auto"/>
                        <w:bottom w:val="none" w:sz="0" w:space="0" w:color="auto"/>
                        <w:right w:val="none" w:sz="0" w:space="0" w:color="auto"/>
                      </w:divBdr>
                    </w:div>
                  </w:divsChild>
                </w:div>
                <w:div w:id="2140487439">
                  <w:marLeft w:val="0"/>
                  <w:marRight w:val="0"/>
                  <w:marTop w:val="0"/>
                  <w:marBottom w:val="0"/>
                  <w:divBdr>
                    <w:top w:val="none" w:sz="0" w:space="0" w:color="auto"/>
                    <w:left w:val="none" w:sz="0" w:space="0" w:color="auto"/>
                    <w:bottom w:val="none" w:sz="0" w:space="0" w:color="auto"/>
                    <w:right w:val="none" w:sz="0" w:space="0" w:color="auto"/>
                  </w:divBdr>
                  <w:divsChild>
                    <w:div w:id="1369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91866">
          <w:marLeft w:val="0"/>
          <w:marRight w:val="0"/>
          <w:marTop w:val="0"/>
          <w:marBottom w:val="0"/>
          <w:divBdr>
            <w:top w:val="none" w:sz="0" w:space="0" w:color="auto"/>
            <w:left w:val="none" w:sz="0" w:space="0" w:color="auto"/>
            <w:bottom w:val="none" w:sz="0" w:space="0" w:color="auto"/>
            <w:right w:val="none" w:sz="0" w:space="0" w:color="auto"/>
          </w:divBdr>
          <w:divsChild>
            <w:div w:id="354818435">
              <w:marLeft w:val="0"/>
              <w:marRight w:val="0"/>
              <w:marTop w:val="0"/>
              <w:marBottom w:val="0"/>
              <w:divBdr>
                <w:top w:val="none" w:sz="0" w:space="0" w:color="auto"/>
                <w:left w:val="none" w:sz="0" w:space="0" w:color="auto"/>
                <w:bottom w:val="none" w:sz="0" w:space="0" w:color="auto"/>
                <w:right w:val="none" w:sz="0" w:space="0" w:color="auto"/>
              </w:divBdr>
            </w:div>
            <w:div w:id="937718440">
              <w:marLeft w:val="0"/>
              <w:marRight w:val="0"/>
              <w:marTop w:val="0"/>
              <w:marBottom w:val="0"/>
              <w:divBdr>
                <w:top w:val="none" w:sz="0" w:space="0" w:color="auto"/>
                <w:left w:val="none" w:sz="0" w:space="0" w:color="auto"/>
                <w:bottom w:val="none" w:sz="0" w:space="0" w:color="auto"/>
                <w:right w:val="none" w:sz="0" w:space="0" w:color="auto"/>
              </w:divBdr>
            </w:div>
            <w:div w:id="1877699266">
              <w:marLeft w:val="0"/>
              <w:marRight w:val="0"/>
              <w:marTop w:val="0"/>
              <w:marBottom w:val="0"/>
              <w:divBdr>
                <w:top w:val="none" w:sz="0" w:space="0" w:color="auto"/>
                <w:left w:val="none" w:sz="0" w:space="0" w:color="auto"/>
                <w:bottom w:val="none" w:sz="0" w:space="0" w:color="auto"/>
                <w:right w:val="none" w:sz="0" w:space="0" w:color="auto"/>
              </w:divBdr>
            </w:div>
          </w:divsChild>
        </w:div>
        <w:div w:id="1341085688">
          <w:marLeft w:val="0"/>
          <w:marRight w:val="0"/>
          <w:marTop w:val="0"/>
          <w:marBottom w:val="0"/>
          <w:divBdr>
            <w:top w:val="none" w:sz="0" w:space="0" w:color="auto"/>
            <w:left w:val="none" w:sz="0" w:space="0" w:color="auto"/>
            <w:bottom w:val="none" w:sz="0" w:space="0" w:color="auto"/>
            <w:right w:val="none" w:sz="0" w:space="0" w:color="auto"/>
          </w:divBdr>
          <w:divsChild>
            <w:div w:id="1868446132">
              <w:marLeft w:val="0"/>
              <w:marRight w:val="0"/>
              <w:marTop w:val="0"/>
              <w:marBottom w:val="0"/>
              <w:divBdr>
                <w:top w:val="none" w:sz="0" w:space="0" w:color="auto"/>
                <w:left w:val="none" w:sz="0" w:space="0" w:color="auto"/>
                <w:bottom w:val="none" w:sz="0" w:space="0" w:color="auto"/>
                <w:right w:val="none" w:sz="0" w:space="0" w:color="auto"/>
              </w:divBdr>
            </w:div>
            <w:div w:id="2094275525">
              <w:marLeft w:val="0"/>
              <w:marRight w:val="0"/>
              <w:marTop w:val="0"/>
              <w:marBottom w:val="0"/>
              <w:divBdr>
                <w:top w:val="none" w:sz="0" w:space="0" w:color="auto"/>
                <w:left w:val="none" w:sz="0" w:space="0" w:color="auto"/>
                <w:bottom w:val="none" w:sz="0" w:space="0" w:color="auto"/>
                <w:right w:val="none" w:sz="0" w:space="0" w:color="auto"/>
              </w:divBdr>
            </w:div>
          </w:divsChild>
        </w:div>
        <w:div w:id="1771047991">
          <w:marLeft w:val="0"/>
          <w:marRight w:val="0"/>
          <w:marTop w:val="0"/>
          <w:marBottom w:val="0"/>
          <w:divBdr>
            <w:top w:val="none" w:sz="0" w:space="0" w:color="auto"/>
            <w:left w:val="none" w:sz="0" w:space="0" w:color="auto"/>
            <w:bottom w:val="none" w:sz="0" w:space="0" w:color="auto"/>
            <w:right w:val="none" w:sz="0" w:space="0" w:color="auto"/>
          </w:divBdr>
        </w:div>
        <w:div w:id="1789277581">
          <w:marLeft w:val="0"/>
          <w:marRight w:val="0"/>
          <w:marTop w:val="0"/>
          <w:marBottom w:val="0"/>
          <w:divBdr>
            <w:top w:val="none" w:sz="0" w:space="0" w:color="auto"/>
            <w:left w:val="none" w:sz="0" w:space="0" w:color="auto"/>
            <w:bottom w:val="none" w:sz="0" w:space="0" w:color="auto"/>
            <w:right w:val="none" w:sz="0" w:space="0" w:color="auto"/>
          </w:divBdr>
          <w:divsChild>
            <w:div w:id="74861943">
              <w:marLeft w:val="-75"/>
              <w:marRight w:val="0"/>
              <w:marTop w:val="30"/>
              <w:marBottom w:val="30"/>
              <w:divBdr>
                <w:top w:val="none" w:sz="0" w:space="0" w:color="auto"/>
                <w:left w:val="none" w:sz="0" w:space="0" w:color="auto"/>
                <w:bottom w:val="none" w:sz="0" w:space="0" w:color="auto"/>
                <w:right w:val="none" w:sz="0" w:space="0" w:color="auto"/>
              </w:divBdr>
              <w:divsChild>
                <w:div w:id="496459905">
                  <w:marLeft w:val="0"/>
                  <w:marRight w:val="0"/>
                  <w:marTop w:val="0"/>
                  <w:marBottom w:val="0"/>
                  <w:divBdr>
                    <w:top w:val="none" w:sz="0" w:space="0" w:color="auto"/>
                    <w:left w:val="none" w:sz="0" w:space="0" w:color="auto"/>
                    <w:bottom w:val="none" w:sz="0" w:space="0" w:color="auto"/>
                    <w:right w:val="none" w:sz="0" w:space="0" w:color="auto"/>
                  </w:divBdr>
                  <w:divsChild>
                    <w:div w:id="1375350725">
                      <w:marLeft w:val="0"/>
                      <w:marRight w:val="0"/>
                      <w:marTop w:val="0"/>
                      <w:marBottom w:val="0"/>
                      <w:divBdr>
                        <w:top w:val="none" w:sz="0" w:space="0" w:color="auto"/>
                        <w:left w:val="none" w:sz="0" w:space="0" w:color="auto"/>
                        <w:bottom w:val="none" w:sz="0" w:space="0" w:color="auto"/>
                        <w:right w:val="none" w:sz="0" w:space="0" w:color="auto"/>
                      </w:divBdr>
                    </w:div>
                  </w:divsChild>
                </w:div>
                <w:div w:id="669914687">
                  <w:marLeft w:val="0"/>
                  <w:marRight w:val="0"/>
                  <w:marTop w:val="0"/>
                  <w:marBottom w:val="0"/>
                  <w:divBdr>
                    <w:top w:val="none" w:sz="0" w:space="0" w:color="auto"/>
                    <w:left w:val="none" w:sz="0" w:space="0" w:color="auto"/>
                    <w:bottom w:val="none" w:sz="0" w:space="0" w:color="auto"/>
                    <w:right w:val="none" w:sz="0" w:space="0" w:color="auto"/>
                  </w:divBdr>
                  <w:divsChild>
                    <w:div w:id="1551379223">
                      <w:marLeft w:val="0"/>
                      <w:marRight w:val="0"/>
                      <w:marTop w:val="0"/>
                      <w:marBottom w:val="0"/>
                      <w:divBdr>
                        <w:top w:val="none" w:sz="0" w:space="0" w:color="auto"/>
                        <w:left w:val="none" w:sz="0" w:space="0" w:color="auto"/>
                        <w:bottom w:val="none" w:sz="0" w:space="0" w:color="auto"/>
                        <w:right w:val="none" w:sz="0" w:space="0" w:color="auto"/>
                      </w:divBdr>
                    </w:div>
                  </w:divsChild>
                </w:div>
                <w:div w:id="717314447">
                  <w:marLeft w:val="0"/>
                  <w:marRight w:val="0"/>
                  <w:marTop w:val="0"/>
                  <w:marBottom w:val="0"/>
                  <w:divBdr>
                    <w:top w:val="none" w:sz="0" w:space="0" w:color="auto"/>
                    <w:left w:val="none" w:sz="0" w:space="0" w:color="auto"/>
                    <w:bottom w:val="none" w:sz="0" w:space="0" w:color="auto"/>
                    <w:right w:val="none" w:sz="0" w:space="0" w:color="auto"/>
                  </w:divBdr>
                  <w:divsChild>
                    <w:div w:id="1668095843">
                      <w:marLeft w:val="0"/>
                      <w:marRight w:val="0"/>
                      <w:marTop w:val="0"/>
                      <w:marBottom w:val="0"/>
                      <w:divBdr>
                        <w:top w:val="none" w:sz="0" w:space="0" w:color="auto"/>
                        <w:left w:val="none" w:sz="0" w:space="0" w:color="auto"/>
                        <w:bottom w:val="none" w:sz="0" w:space="0" w:color="auto"/>
                        <w:right w:val="none" w:sz="0" w:space="0" w:color="auto"/>
                      </w:divBdr>
                    </w:div>
                  </w:divsChild>
                </w:div>
                <w:div w:id="1868641542">
                  <w:marLeft w:val="0"/>
                  <w:marRight w:val="0"/>
                  <w:marTop w:val="0"/>
                  <w:marBottom w:val="0"/>
                  <w:divBdr>
                    <w:top w:val="none" w:sz="0" w:space="0" w:color="auto"/>
                    <w:left w:val="none" w:sz="0" w:space="0" w:color="auto"/>
                    <w:bottom w:val="none" w:sz="0" w:space="0" w:color="auto"/>
                    <w:right w:val="none" w:sz="0" w:space="0" w:color="auto"/>
                  </w:divBdr>
                  <w:divsChild>
                    <w:div w:id="83684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696057">
      <w:bodyDiv w:val="1"/>
      <w:marLeft w:val="0"/>
      <w:marRight w:val="0"/>
      <w:marTop w:val="0"/>
      <w:marBottom w:val="0"/>
      <w:divBdr>
        <w:top w:val="none" w:sz="0" w:space="0" w:color="auto"/>
        <w:left w:val="none" w:sz="0" w:space="0" w:color="auto"/>
        <w:bottom w:val="none" w:sz="0" w:space="0" w:color="auto"/>
        <w:right w:val="none" w:sz="0" w:space="0" w:color="auto"/>
      </w:divBdr>
      <w:divsChild>
        <w:div w:id="605307896">
          <w:marLeft w:val="0"/>
          <w:marRight w:val="0"/>
          <w:marTop w:val="0"/>
          <w:marBottom w:val="0"/>
          <w:divBdr>
            <w:top w:val="none" w:sz="0" w:space="0" w:color="auto"/>
            <w:left w:val="none" w:sz="0" w:space="0" w:color="auto"/>
            <w:bottom w:val="none" w:sz="0" w:space="0" w:color="auto"/>
            <w:right w:val="none" w:sz="0" w:space="0" w:color="auto"/>
          </w:divBdr>
          <w:divsChild>
            <w:div w:id="1905607048">
              <w:marLeft w:val="0"/>
              <w:marRight w:val="0"/>
              <w:marTop w:val="0"/>
              <w:marBottom w:val="0"/>
              <w:divBdr>
                <w:top w:val="none" w:sz="0" w:space="0" w:color="auto"/>
                <w:left w:val="none" w:sz="0" w:space="0" w:color="auto"/>
                <w:bottom w:val="none" w:sz="0" w:space="0" w:color="auto"/>
                <w:right w:val="none" w:sz="0" w:space="0" w:color="auto"/>
              </w:divBdr>
            </w:div>
          </w:divsChild>
        </w:div>
        <w:div w:id="776868861">
          <w:marLeft w:val="0"/>
          <w:marRight w:val="0"/>
          <w:marTop w:val="0"/>
          <w:marBottom w:val="0"/>
          <w:divBdr>
            <w:top w:val="none" w:sz="0" w:space="0" w:color="auto"/>
            <w:left w:val="none" w:sz="0" w:space="0" w:color="auto"/>
            <w:bottom w:val="none" w:sz="0" w:space="0" w:color="auto"/>
            <w:right w:val="none" w:sz="0" w:space="0" w:color="auto"/>
          </w:divBdr>
          <w:divsChild>
            <w:div w:id="1556042632">
              <w:marLeft w:val="0"/>
              <w:marRight w:val="0"/>
              <w:marTop w:val="0"/>
              <w:marBottom w:val="0"/>
              <w:divBdr>
                <w:top w:val="none" w:sz="0" w:space="0" w:color="auto"/>
                <w:left w:val="none" w:sz="0" w:space="0" w:color="auto"/>
                <w:bottom w:val="none" w:sz="0" w:space="0" w:color="auto"/>
                <w:right w:val="none" w:sz="0" w:space="0" w:color="auto"/>
              </w:divBdr>
            </w:div>
          </w:divsChild>
        </w:div>
        <w:div w:id="798501235">
          <w:marLeft w:val="0"/>
          <w:marRight w:val="0"/>
          <w:marTop w:val="0"/>
          <w:marBottom w:val="0"/>
          <w:divBdr>
            <w:top w:val="none" w:sz="0" w:space="0" w:color="auto"/>
            <w:left w:val="none" w:sz="0" w:space="0" w:color="auto"/>
            <w:bottom w:val="none" w:sz="0" w:space="0" w:color="auto"/>
            <w:right w:val="none" w:sz="0" w:space="0" w:color="auto"/>
          </w:divBdr>
          <w:divsChild>
            <w:div w:id="956987972">
              <w:marLeft w:val="0"/>
              <w:marRight w:val="0"/>
              <w:marTop w:val="0"/>
              <w:marBottom w:val="0"/>
              <w:divBdr>
                <w:top w:val="none" w:sz="0" w:space="0" w:color="auto"/>
                <w:left w:val="none" w:sz="0" w:space="0" w:color="auto"/>
                <w:bottom w:val="none" w:sz="0" w:space="0" w:color="auto"/>
                <w:right w:val="none" w:sz="0" w:space="0" w:color="auto"/>
              </w:divBdr>
            </w:div>
          </w:divsChild>
        </w:div>
        <w:div w:id="944313840">
          <w:marLeft w:val="0"/>
          <w:marRight w:val="0"/>
          <w:marTop w:val="0"/>
          <w:marBottom w:val="0"/>
          <w:divBdr>
            <w:top w:val="none" w:sz="0" w:space="0" w:color="auto"/>
            <w:left w:val="none" w:sz="0" w:space="0" w:color="auto"/>
            <w:bottom w:val="none" w:sz="0" w:space="0" w:color="auto"/>
            <w:right w:val="none" w:sz="0" w:space="0" w:color="auto"/>
          </w:divBdr>
          <w:divsChild>
            <w:div w:id="1529370064">
              <w:marLeft w:val="0"/>
              <w:marRight w:val="0"/>
              <w:marTop w:val="0"/>
              <w:marBottom w:val="0"/>
              <w:divBdr>
                <w:top w:val="none" w:sz="0" w:space="0" w:color="auto"/>
                <w:left w:val="none" w:sz="0" w:space="0" w:color="auto"/>
                <w:bottom w:val="none" w:sz="0" w:space="0" w:color="auto"/>
                <w:right w:val="none" w:sz="0" w:space="0" w:color="auto"/>
              </w:divBdr>
            </w:div>
          </w:divsChild>
        </w:div>
        <w:div w:id="1343632054">
          <w:marLeft w:val="0"/>
          <w:marRight w:val="0"/>
          <w:marTop w:val="0"/>
          <w:marBottom w:val="0"/>
          <w:divBdr>
            <w:top w:val="none" w:sz="0" w:space="0" w:color="auto"/>
            <w:left w:val="none" w:sz="0" w:space="0" w:color="auto"/>
            <w:bottom w:val="none" w:sz="0" w:space="0" w:color="auto"/>
            <w:right w:val="none" w:sz="0" w:space="0" w:color="auto"/>
          </w:divBdr>
          <w:divsChild>
            <w:div w:id="412625855">
              <w:marLeft w:val="0"/>
              <w:marRight w:val="0"/>
              <w:marTop w:val="0"/>
              <w:marBottom w:val="0"/>
              <w:divBdr>
                <w:top w:val="none" w:sz="0" w:space="0" w:color="auto"/>
                <w:left w:val="none" w:sz="0" w:space="0" w:color="auto"/>
                <w:bottom w:val="none" w:sz="0" w:space="0" w:color="auto"/>
                <w:right w:val="none" w:sz="0" w:space="0" w:color="auto"/>
              </w:divBdr>
            </w:div>
          </w:divsChild>
        </w:div>
        <w:div w:id="1384328244">
          <w:marLeft w:val="0"/>
          <w:marRight w:val="0"/>
          <w:marTop w:val="0"/>
          <w:marBottom w:val="0"/>
          <w:divBdr>
            <w:top w:val="none" w:sz="0" w:space="0" w:color="auto"/>
            <w:left w:val="none" w:sz="0" w:space="0" w:color="auto"/>
            <w:bottom w:val="none" w:sz="0" w:space="0" w:color="auto"/>
            <w:right w:val="none" w:sz="0" w:space="0" w:color="auto"/>
          </w:divBdr>
          <w:divsChild>
            <w:div w:id="289634148">
              <w:marLeft w:val="0"/>
              <w:marRight w:val="0"/>
              <w:marTop w:val="0"/>
              <w:marBottom w:val="0"/>
              <w:divBdr>
                <w:top w:val="none" w:sz="0" w:space="0" w:color="auto"/>
                <w:left w:val="none" w:sz="0" w:space="0" w:color="auto"/>
                <w:bottom w:val="none" w:sz="0" w:space="0" w:color="auto"/>
                <w:right w:val="none" w:sz="0" w:space="0" w:color="auto"/>
              </w:divBdr>
            </w:div>
            <w:div w:id="402289945">
              <w:marLeft w:val="0"/>
              <w:marRight w:val="0"/>
              <w:marTop w:val="0"/>
              <w:marBottom w:val="0"/>
              <w:divBdr>
                <w:top w:val="none" w:sz="0" w:space="0" w:color="auto"/>
                <w:left w:val="none" w:sz="0" w:space="0" w:color="auto"/>
                <w:bottom w:val="none" w:sz="0" w:space="0" w:color="auto"/>
                <w:right w:val="none" w:sz="0" w:space="0" w:color="auto"/>
              </w:divBdr>
            </w:div>
            <w:div w:id="550575245">
              <w:marLeft w:val="0"/>
              <w:marRight w:val="0"/>
              <w:marTop w:val="0"/>
              <w:marBottom w:val="0"/>
              <w:divBdr>
                <w:top w:val="none" w:sz="0" w:space="0" w:color="auto"/>
                <w:left w:val="none" w:sz="0" w:space="0" w:color="auto"/>
                <w:bottom w:val="none" w:sz="0" w:space="0" w:color="auto"/>
                <w:right w:val="none" w:sz="0" w:space="0" w:color="auto"/>
              </w:divBdr>
            </w:div>
            <w:div w:id="614335789">
              <w:marLeft w:val="0"/>
              <w:marRight w:val="0"/>
              <w:marTop w:val="0"/>
              <w:marBottom w:val="0"/>
              <w:divBdr>
                <w:top w:val="none" w:sz="0" w:space="0" w:color="auto"/>
                <w:left w:val="none" w:sz="0" w:space="0" w:color="auto"/>
                <w:bottom w:val="none" w:sz="0" w:space="0" w:color="auto"/>
                <w:right w:val="none" w:sz="0" w:space="0" w:color="auto"/>
              </w:divBdr>
            </w:div>
            <w:div w:id="660736288">
              <w:marLeft w:val="0"/>
              <w:marRight w:val="0"/>
              <w:marTop w:val="0"/>
              <w:marBottom w:val="0"/>
              <w:divBdr>
                <w:top w:val="none" w:sz="0" w:space="0" w:color="auto"/>
                <w:left w:val="none" w:sz="0" w:space="0" w:color="auto"/>
                <w:bottom w:val="none" w:sz="0" w:space="0" w:color="auto"/>
                <w:right w:val="none" w:sz="0" w:space="0" w:color="auto"/>
              </w:divBdr>
            </w:div>
            <w:div w:id="682902994">
              <w:marLeft w:val="0"/>
              <w:marRight w:val="0"/>
              <w:marTop w:val="0"/>
              <w:marBottom w:val="0"/>
              <w:divBdr>
                <w:top w:val="none" w:sz="0" w:space="0" w:color="auto"/>
                <w:left w:val="none" w:sz="0" w:space="0" w:color="auto"/>
                <w:bottom w:val="none" w:sz="0" w:space="0" w:color="auto"/>
                <w:right w:val="none" w:sz="0" w:space="0" w:color="auto"/>
              </w:divBdr>
            </w:div>
            <w:div w:id="1313019271">
              <w:marLeft w:val="0"/>
              <w:marRight w:val="0"/>
              <w:marTop w:val="0"/>
              <w:marBottom w:val="0"/>
              <w:divBdr>
                <w:top w:val="none" w:sz="0" w:space="0" w:color="auto"/>
                <w:left w:val="none" w:sz="0" w:space="0" w:color="auto"/>
                <w:bottom w:val="none" w:sz="0" w:space="0" w:color="auto"/>
                <w:right w:val="none" w:sz="0" w:space="0" w:color="auto"/>
              </w:divBdr>
            </w:div>
            <w:div w:id="1319336447">
              <w:marLeft w:val="0"/>
              <w:marRight w:val="0"/>
              <w:marTop w:val="0"/>
              <w:marBottom w:val="0"/>
              <w:divBdr>
                <w:top w:val="none" w:sz="0" w:space="0" w:color="auto"/>
                <w:left w:val="none" w:sz="0" w:space="0" w:color="auto"/>
                <w:bottom w:val="none" w:sz="0" w:space="0" w:color="auto"/>
                <w:right w:val="none" w:sz="0" w:space="0" w:color="auto"/>
              </w:divBdr>
            </w:div>
            <w:div w:id="1745107980">
              <w:marLeft w:val="0"/>
              <w:marRight w:val="0"/>
              <w:marTop w:val="0"/>
              <w:marBottom w:val="0"/>
              <w:divBdr>
                <w:top w:val="none" w:sz="0" w:space="0" w:color="auto"/>
                <w:left w:val="none" w:sz="0" w:space="0" w:color="auto"/>
                <w:bottom w:val="none" w:sz="0" w:space="0" w:color="auto"/>
                <w:right w:val="none" w:sz="0" w:space="0" w:color="auto"/>
              </w:divBdr>
            </w:div>
            <w:div w:id="1954704175">
              <w:marLeft w:val="0"/>
              <w:marRight w:val="0"/>
              <w:marTop w:val="0"/>
              <w:marBottom w:val="0"/>
              <w:divBdr>
                <w:top w:val="none" w:sz="0" w:space="0" w:color="auto"/>
                <w:left w:val="none" w:sz="0" w:space="0" w:color="auto"/>
                <w:bottom w:val="none" w:sz="0" w:space="0" w:color="auto"/>
                <w:right w:val="none" w:sz="0" w:space="0" w:color="auto"/>
              </w:divBdr>
            </w:div>
          </w:divsChild>
        </w:div>
        <w:div w:id="1384525953">
          <w:marLeft w:val="0"/>
          <w:marRight w:val="0"/>
          <w:marTop w:val="0"/>
          <w:marBottom w:val="0"/>
          <w:divBdr>
            <w:top w:val="none" w:sz="0" w:space="0" w:color="auto"/>
            <w:left w:val="none" w:sz="0" w:space="0" w:color="auto"/>
            <w:bottom w:val="none" w:sz="0" w:space="0" w:color="auto"/>
            <w:right w:val="none" w:sz="0" w:space="0" w:color="auto"/>
          </w:divBdr>
          <w:divsChild>
            <w:div w:id="1444320">
              <w:marLeft w:val="0"/>
              <w:marRight w:val="0"/>
              <w:marTop w:val="0"/>
              <w:marBottom w:val="0"/>
              <w:divBdr>
                <w:top w:val="none" w:sz="0" w:space="0" w:color="auto"/>
                <w:left w:val="none" w:sz="0" w:space="0" w:color="auto"/>
                <w:bottom w:val="none" w:sz="0" w:space="0" w:color="auto"/>
                <w:right w:val="none" w:sz="0" w:space="0" w:color="auto"/>
              </w:divBdr>
            </w:div>
          </w:divsChild>
        </w:div>
        <w:div w:id="1440023670">
          <w:marLeft w:val="0"/>
          <w:marRight w:val="0"/>
          <w:marTop w:val="0"/>
          <w:marBottom w:val="0"/>
          <w:divBdr>
            <w:top w:val="none" w:sz="0" w:space="0" w:color="auto"/>
            <w:left w:val="none" w:sz="0" w:space="0" w:color="auto"/>
            <w:bottom w:val="none" w:sz="0" w:space="0" w:color="auto"/>
            <w:right w:val="none" w:sz="0" w:space="0" w:color="auto"/>
          </w:divBdr>
          <w:divsChild>
            <w:div w:id="1019359654">
              <w:marLeft w:val="0"/>
              <w:marRight w:val="0"/>
              <w:marTop w:val="0"/>
              <w:marBottom w:val="0"/>
              <w:divBdr>
                <w:top w:val="none" w:sz="0" w:space="0" w:color="auto"/>
                <w:left w:val="none" w:sz="0" w:space="0" w:color="auto"/>
                <w:bottom w:val="none" w:sz="0" w:space="0" w:color="auto"/>
                <w:right w:val="none" w:sz="0" w:space="0" w:color="auto"/>
              </w:divBdr>
            </w:div>
          </w:divsChild>
        </w:div>
        <w:div w:id="1736388224">
          <w:marLeft w:val="0"/>
          <w:marRight w:val="0"/>
          <w:marTop w:val="0"/>
          <w:marBottom w:val="0"/>
          <w:divBdr>
            <w:top w:val="none" w:sz="0" w:space="0" w:color="auto"/>
            <w:left w:val="none" w:sz="0" w:space="0" w:color="auto"/>
            <w:bottom w:val="none" w:sz="0" w:space="0" w:color="auto"/>
            <w:right w:val="none" w:sz="0" w:space="0" w:color="auto"/>
          </w:divBdr>
          <w:divsChild>
            <w:div w:id="327946804">
              <w:marLeft w:val="0"/>
              <w:marRight w:val="0"/>
              <w:marTop w:val="0"/>
              <w:marBottom w:val="0"/>
              <w:divBdr>
                <w:top w:val="none" w:sz="0" w:space="0" w:color="auto"/>
                <w:left w:val="none" w:sz="0" w:space="0" w:color="auto"/>
                <w:bottom w:val="none" w:sz="0" w:space="0" w:color="auto"/>
                <w:right w:val="none" w:sz="0" w:space="0" w:color="auto"/>
              </w:divBdr>
            </w:div>
          </w:divsChild>
        </w:div>
        <w:div w:id="2122796849">
          <w:marLeft w:val="0"/>
          <w:marRight w:val="0"/>
          <w:marTop w:val="0"/>
          <w:marBottom w:val="0"/>
          <w:divBdr>
            <w:top w:val="none" w:sz="0" w:space="0" w:color="auto"/>
            <w:left w:val="none" w:sz="0" w:space="0" w:color="auto"/>
            <w:bottom w:val="none" w:sz="0" w:space="0" w:color="auto"/>
            <w:right w:val="none" w:sz="0" w:space="0" w:color="auto"/>
          </w:divBdr>
          <w:divsChild>
            <w:div w:id="12217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29772">
      <w:bodyDiv w:val="1"/>
      <w:marLeft w:val="0"/>
      <w:marRight w:val="0"/>
      <w:marTop w:val="0"/>
      <w:marBottom w:val="0"/>
      <w:divBdr>
        <w:top w:val="none" w:sz="0" w:space="0" w:color="auto"/>
        <w:left w:val="none" w:sz="0" w:space="0" w:color="auto"/>
        <w:bottom w:val="none" w:sz="0" w:space="0" w:color="auto"/>
        <w:right w:val="none" w:sz="0" w:space="0" w:color="auto"/>
      </w:divBdr>
    </w:div>
    <w:div w:id="725764869">
      <w:bodyDiv w:val="1"/>
      <w:marLeft w:val="0"/>
      <w:marRight w:val="0"/>
      <w:marTop w:val="0"/>
      <w:marBottom w:val="0"/>
      <w:divBdr>
        <w:top w:val="none" w:sz="0" w:space="0" w:color="auto"/>
        <w:left w:val="none" w:sz="0" w:space="0" w:color="auto"/>
        <w:bottom w:val="none" w:sz="0" w:space="0" w:color="auto"/>
        <w:right w:val="none" w:sz="0" w:space="0" w:color="auto"/>
      </w:divBdr>
      <w:divsChild>
        <w:div w:id="10188377">
          <w:marLeft w:val="0"/>
          <w:marRight w:val="0"/>
          <w:marTop w:val="0"/>
          <w:marBottom w:val="0"/>
          <w:divBdr>
            <w:top w:val="none" w:sz="0" w:space="0" w:color="auto"/>
            <w:left w:val="none" w:sz="0" w:space="0" w:color="auto"/>
            <w:bottom w:val="none" w:sz="0" w:space="0" w:color="auto"/>
            <w:right w:val="none" w:sz="0" w:space="0" w:color="auto"/>
          </w:divBdr>
          <w:divsChild>
            <w:div w:id="123230681">
              <w:marLeft w:val="0"/>
              <w:marRight w:val="0"/>
              <w:marTop w:val="0"/>
              <w:marBottom w:val="0"/>
              <w:divBdr>
                <w:top w:val="none" w:sz="0" w:space="0" w:color="auto"/>
                <w:left w:val="none" w:sz="0" w:space="0" w:color="auto"/>
                <w:bottom w:val="none" w:sz="0" w:space="0" w:color="auto"/>
                <w:right w:val="none" w:sz="0" w:space="0" w:color="auto"/>
              </w:divBdr>
            </w:div>
            <w:div w:id="806777510">
              <w:marLeft w:val="0"/>
              <w:marRight w:val="0"/>
              <w:marTop w:val="0"/>
              <w:marBottom w:val="0"/>
              <w:divBdr>
                <w:top w:val="none" w:sz="0" w:space="0" w:color="auto"/>
                <w:left w:val="none" w:sz="0" w:space="0" w:color="auto"/>
                <w:bottom w:val="none" w:sz="0" w:space="0" w:color="auto"/>
                <w:right w:val="none" w:sz="0" w:space="0" w:color="auto"/>
              </w:divBdr>
              <w:divsChild>
                <w:div w:id="1786193654">
                  <w:marLeft w:val="0"/>
                  <w:marRight w:val="0"/>
                  <w:marTop w:val="30"/>
                  <w:marBottom w:val="30"/>
                  <w:divBdr>
                    <w:top w:val="none" w:sz="0" w:space="0" w:color="auto"/>
                    <w:left w:val="none" w:sz="0" w:space="0" w:color="auto"/>
                    <w:bottom w:val="none" w:sz="0" w:space="0" w:color="auto"/>
                    <w:right w:val="none" w:sz="0" w:space="0" w:color="auto"/>
                  </w:divBdr>
                  <w:divsChild>
                    <w:div w:id="253903678">
                      <w:marLeft w:val="0"/>
                      <w:marRight w:val="0"/>
                      <w:marTop w:val="0"/>
                      <w:marBottom w:val="0"/>
                      <w:divBdr>
                        <w:top w:val="none" w:sz="0" w:space="0" w:color="auto"/>
                        <w:left w:val="none" w:sz="0" w:space="0" w:color="auto"/>
                        <w:bottom w:val="none" w:sz="0" w:space="0" w:color="auto"/>
                        <w:right w:val="none" w:sz="0" w:space="0" w:color="auto"/>
                      </w:divBdr>
                      <w:divsChild>
                        <w:div w:id="1714622669">
                          <w:marLeft w:val="0"/>
                          <w:marRight w:val="0"/>
                          <w:marTop w:val="0"/>
                          <w:marBottom w:val="0"/>
                          <w:divBdr>
                            <w:top w:val="none" w:sz="0" w:space="0" w:color="auto"/>
                            <w:left w:val="none" w:sz="0" w:space="0" w:color="auto"/>
                            <w:bottom w:val="none" w:sz="0" w:space="0" w:color="auto"/>
                            <w:right w:val="none" w:sz="0" w:space="0" w:color="auto"/>
                          </w:divBdr>
                        </w:div>
                      </w:divsChild>
                    </w:div>
                    <w:div w:id="407922738">
                      <w:marLeft w:val="0"/>
                      <w:marRight w:val="0"/>
                      <w:marTop w:val="0"/>
                      <w:marBottom w:val="0"/>
                      <w:divBdr>
                        <w:top w:val="none" w:sz="0" w:space="0" w:color="auto"/>
                        <w:left w:val="none" w:sz="0" w:space="0" w:color="auto"/>
                        <w:bottom w:val="none" w:sz="0" w:space="0" w:color="auto"/>
                        <w:right w:val="none" w:sz="0" w:space="0" w:color="auto"/>
                      </w:divBdr>
                      <w:divsChild>
                        <w:div w:id="2044937828">
                          <w:marLeft w:val="0"/>
                          <w:marRight w:val="0"/>
                          <w:marTop w:val="0"/>
                          <w:marBottom w:val="0"/>
                          <w:divBdr>
                            <w:top w:val="none" w:sz="0" w:space="0" w:color="auto"/>
                            <w:left w:val="none" w:sz="0" w:space="0" w:color="auto"/>
                            <w:bottom w:val="none" w:sz="0" w:space="0" w:color="auto"/>
                            <w:right w:val="none" w:sz="0" w:space="0" w:color="auto"/>
                          </w:divBdr>
                        </w:div>
                      </w:divsChild>
                    </w:div>
                    <w:div w:id="458184144">
                      <w:marLeft w:val="0"/>
                      <w:marRight w:val="0"/>
                      <w:marTop w:val="0"/>
                      <w:marBottom w:val="0"/>
                      <w:divBdr>
                        <w:top w:val="none" w:sz="0" w:space="0" w:color="auto"/>
                        <w:left w:val="none" w:sz="0" w:space="0" w:color="auto"/>
                        <w:bottom w:val="none" w:sz="0" w:space="0" w:color="auto"/>
                        <w:right w:val="none" w:sz="0" w:space="0" w:color="auto"/>
                      </w:divBdr>
                      <w:divsChild>
                        <w:div w:id="773591575">
                          <w:marLeft w:val="0"/>
                          <w:marRight w:val="0"/>
                          <w:marTop w:val="0"/>
                          <w:marBottom w:val="0"/>
                          <w:divBdr>
                            <w:top w:val="none" w:sz="0" w:space="0" w:color="auto"/>
                            <w:left w:val="none" w:sz="0" w:space="0" w:color="auto"/>
                            <w:bottom w:val="none" w:sz="0" w:space="0" w:color="auto"/>
                            <w:right w:val="none" w:sz="0" w:space="0" w:color="auto"/>
                          </w:divBdr>
                        </w:div>
                      </w:divsChild>
                    </w:div>
                    <w:div w:id="563218066">
                      <w:marLeft w:val="0"/>
                      <w:marRight w:val="0"/>
                      <w:marTop w:val="0"/>
                      <w:marBottom w:val="0"/>
                      <w:divBdr>
                        <w:top w:val="none" w:sz="0" w:space="0" w:color="auto"/>
                        <w:left w:val="none" w:sz="0" w:space="0" w:color="auto"/>
                        <w:bottom w:val="none" w:sz="0" w:space="0" w:color="auto"/>
                        <w:right w:val="none" w:sz="0" w:space="0" w:color="auto"/>
                      </w:divBdr>
                      <w:divsChild>
                        <w:div w:id="2039816245">
                          <w:marLeft w:val="0"/>
                          <w:marRight w:val="0"/>
                          <w:marTop w:val="0"/>
                          <w:marBottom w:val="0"/>
                          <w:divBdr>
                            <w:top w:val="none" w:sz="0" w:space="0" w:color="auto"/>
                            <w:left w:val="none" w:sz="0" w:space="0" w:color="auto"/>
                            <w:bottom w:val="none" w:sz="0" w:space="0" w:color="auto"/>
                            <w:right w:val="none" w:sz="0" w:space="0" w:color="auto"/>
                          </w:divBdr>
                        </w:div>
                      </w:divsChild>
                    </w:div>
                    <w:div w:id="859854429">
                      <w:marLeft w:val="0"/>
                      <w:marRight w:val="0"/>
                      <w:marTop w:val="0"/>
                      <w:marBottom w:val="0"/>
                      <w:divBdr>
                        <w:top w:val="none" w:sz="0" w:space="0" w:color="auto"/>
                        <w:left w:val="none" w:sz="0" w:space="0" w:color="auto"/>
                        <w:bottom w:val="none" w:sz="0" w:space="0" w:color="auto"/>
                        <w:right w:val="none" w:sz="0" w:space="0" w:color="auto"/>
                      </w:divBdr>
                      <w:divsChild>
                        <w:div w:id="1023246036">
                          <w:marLeft w:val="0"/>
                          <w:marRight w:val="0"/>
                          <w:marTop w:val="0"/>
                          <w:marBottom w:val="0"/>
                          <w:divBdr>
                            <w:top w:val="none" w:sz="0" w:space="0" w:color="auto"/>
                            <w:left w:val="none" w:sz="0" w:space="0" w:color="auto"/>
                            <w:bottom w:val="none" w:sz="0" w:space="0" w:color="auto"/>
                            <w:right w:val="none" w:sz="0" w:space="0" w:color="auto"/>
                          </w:divBdr>
                        </w:div>
                      </w:divsChild>
                    </w:div>
                    <w:div w:id="1211964180">
                      <w:marLeft w:val="0"/>
                      <w:marRight w:val="0"/>
                      <w:marTop w:val="0"/>
                      <w:marBottom w:val="0"/>
                      <w:divBdr>
                        <w:top w:val="none" w:sz="0" w:space="0" w:color="auto"/>
                        <w:left w:val="none" w:sz="0" w:space="0" w:color="auto"/>
                        <w:bottom w:val="none" w:sz="0" w:space="0" w:color="auto"/>
                        <w:right w:val="none" w:sz="0" w:space="0" w:color="auto"/>
                      </w:divBdr>
                      <w:divsChild>
                        <w:div w:id="1817142841">
                          <w:marLeft w:val="0"/>
                          <w:marRight w:val="0"/>
                          <w:marTop w:val="0"/>
                          <w:marBottom w:val="0"/>
                          <w:divBdr>
                            <w:top w:val="none" w:sz="0" w:space="0" w:color="auto"/>
                            <w:left w:val="none" w:sz="0" w:space="0" w:color="auto"/>
                            <w:bottom w:val="none" w:sz="0" w:space="0" w:color="auto"/>
                            <w:right w:val="none" w:sz="0" w:space="0" w:color="auto"/>
                          </w:divBdr>
                        </w:div>
                      </w:divsChild>
                    </w:div>
                    <w:div w:id="1361786930">
                      <w:marLeft w:val="0"/>
                      <w:marRight w:val="0"/>
                      <w:marTop w:val="0"/>
                      <w:marBottom w:val="0"/>
                      <w:divBdr>
                        <w:top w:val="none" w:sz="0" w:space="0" w:color="auto"/>
                        <w:left w:val="none" w:sz="0" w:space="0" w:color="auto"/>
                        <w:bottom w:val="none" w:sz="0" w:space="0" w:color="auto"/>
                        <w:right w:val="none" w:sz="0" w:space="0" w:color="auto"/>
                      </w:divBdr>
                      <w:divsChild>
                        <w:div w:id="689068300">
                          <w:marLeft w:val="0"/>
                          <w:marRight w:val="0"/>
                          <w:marTop w:val="0"/>
                          <w:marBottom w:val="0"/>
                          <w:divBdr>
                            <w:top w:val="none" w:sz="0" w:space="0" w:color="auto"/>
                            <w:left w:val="none" w:sz="0" w:space="0" w:color="auto"/>
                            <w:bottom w:val="none" w:sz="0" w:space="0" w:color="auto"/>
                            <w:right w:val="none" w:sz="0" w:space="0" w:color="auto"/>
                          </w:divBdr>
                        </w:div>
                      </w:divsChild>
                    </w:div>
                    <w:div w:id="1440027979">
                      <w:marLeft w:val="0"/>
                      <w:marRight w:val="0"/>
                      <w:marTop w:val="0"/>
                      <w:marBottom w:val="0"/>
                      <w:divBdr>
                        <w:top w:val="none" w:sz="0" w:space="0" w:color="auto"/>
                        <w:left w:val="none" w:sz="0" w:space="0" w:color="auto"/>
                        <w:bottom w:val="none" w:sz="0" w:space="0" w:color="auto"/>
                        <w:right w:val="none" w:sz="0" w:space="0" w:color="auto"/>
                      </w:divBdr>
                      <w:divsChild>
                        <w:div w:id="411053181">
                          <w:marLeft w:val="0"/>
                          <w:marRight w:val="0"/>
                          <w:marTop w:val="0"/>
                          <w:marBottom w:val="0"/>
                          <w:divBdr>
                            <w:top w:val="none" w:sz="0" w:space="0" w:color="auto"/>
                            <w:left w:val="none" w:sz="0" w:space="0" w:color="auto"/>
                            <w:bottom w:val="none" w:sz="0" w:space="0" w:color="auto"/>
                            <w:right w:val="none" w:sz="0" w:space="0" w:color="auto"/>
                          </w:divBdr>
                        </w:div>
                      </w:divsChild>
                    </w:div>
                    <w:div w:id="1452817385">
                      <w:marLeft w:val="0"/>
                      <w:marRight w:val="0"/>
                      <w:marTop w:val="0"/>
                      <w:marBottom w:val="0"/>
                      <w:divBdr>
                        <w:top w:val="none" w:sz="0" w:space="0" w:color="auto"/>
                        <w:left w:val="none" w:sz="0" w:space="0" w:color="auto"/>
                        <w:bottom w:val="none" w:sz="0" w:space="0" w:color="auto"/>
                        <w:right w:val="none" w:sz="0" w:space="0" w:color="auto"/>
                      </w:divBdr>
                      <w:divsChild>
                        <w:div w:id="1883512556">
                          <w:marLeft w:val="0"/>
                          <w:marRight w:val="0"/>
                          <w:marTop w:val="0"/>
                          <w:marBottom w:val="0"/>
                          <w:divBdr>
                            <w:top w:val="none" w:sz="0" w:space="0" w:color="auto"/>
                            <w:left w:val="none" w:sz="0" w:space="0" w:color="auto"/>
                            <w:bottom w:val="none" w:sz="0" w:space="0" w:color="auto"/>
                            <w:right w:val="none" w:sz="0" w:space="0" w:color="auto"/>
                          </w:divBdr>
                        </w:div>
                      </w:divsChild>
                    </w:div>
                    <w:div w:id="1547523425">
                      <w:marLeft w:val="0"/>
                      <w:marRight w:val="0"/>
                      <w:marTop w:val="0"/>
                      <w:marBottom w:val="0"/>
                      <w:divBdr>
                        <w:top w:val="none" w:sz="0" w:space="0" w:color="auto"/>
                        <w:left w:val="none" w:sz="0" w:space="0" w:color="auto"/>
                        <w:bottom w:val="none" w:sz="0" w:space="0" w:color="auto"/>
                        <w:right w:val="none" w:sz="0" w:space="0" w:color="auto"/>
                      </w:divBdr>
                      <w:divsChild>
                        <w:div w:id="838926749">
                          <w:marLeft w:val="0"/>
                          <w:marRight w:val="0"/>
                          <w:marTop w:val="0"/>
                          <w:marBottom w:val="0"/>
                          <w:divBdr>
                            <w:top w:val="none" w:sz="0" w:space="0" w:color="auto"/>
                            <w:left w:val="none" w:sz="0" w:space="0" w:color="auto"/>
                            <w:bottom w:val="none" w:sz="0" w:space="0" w:color="auto"/>
                            <w:right w:val="none" w:sz="0" w:space="0" w:color="auto"/>
                          </w:divBdr>
                        </w:div>
                      </w:divsChild>
                    </w:div>
                    <w:div w:id="1555117094">
                      <w:marLeft w:val="0"/>
                      <w:marRight w:val="0"/>
                      <w:marTop w:val="0"/>
                      <w:marBottom w:val="0"/>
                      <w:divBdr>
                        <w:top w:val="none" w:sz="0" w:space="0" w:color="auto"/>
                        <w:left w:val="none" w:sz="0" w:space="0" w:color="auto"/>
                        <w:bottom w:val="none" w:sz="0" w:space="0" w:color="auto"/>
                        <w:right w:val="none" w:sz="0" w:space="0" w:color="auto"/>
                      </w:divBdr>
                      <w:divsChild>
                        <w:div w:id="1371685405">
                          <w:marLeft w:val="0"/>
                          <w:marRight w:val="0"/>
                          <w:marTop w:val="0"/>
                          <w:marBottom w:val="0"/>
                          <w:divBdr>
                            <w:top w:val="none" w:sz="0" w:space="0" w:color="auto"/>
                            <w:left w:val="none" w:sz="0" w:space="0" w:color="auto"/>
                            <w:bottom w:val="none" w:sz="0" w:space="0" w:color="auto"/>
                            <w:right w:val="none" w:sz="0" w:space="0" w:color="auto"/>
                          </w:divBdr>
                        </w:div>
                      </w:divsChild>
                    </w:div>
                    <w:div w:id="1629893516">
                      <w:marLeft w:val="0"/>
                      <w:marRight w:val="0"/>
                      <w:marTop w:val="0"/>
                      <w:marBottom w:val="0"/>
                      <w:divBdr>
                        <w:top w:val="none" w:sz="0" w:space="0" w:color="auto"/>
                        <w:left w:val="none" w:sz="0" w:space="0" w:color="auto"/>
                        <w:bottom w:val="none" w:sz="0" w:space="0" w:color="auto"/>
                        <w:right w:val="none" w:sz="0" w:space="0" w:color="auto"/>
                      </w:divBdr>
                      <w:divsChild>
                        <w:div w:id="1589654954">
                          <w:marLeft w:val="0"/>
                          <w:marRight w:val="0"/>
                          <w:marTop w:val="0"/>
                          <w:marBottom w:val="0"/>
                          <w:divBdr>
                            <w:top w:val="none" w:sz="0" w:space="0" w:color="auto"/>
                            <w:left w:val="none" w:sz="0" w:space="0" w:color="auto"/>
                            <w:bottom w:val="none" w:sz="0" w:space="0" w:color="auto"/>
                            <w:right w:val="none" w:sz="0" w:space="0" w:color="auto"/>
                          </w:divBdr>
                        </w:div>
                      </w:divsChild>
                    </w:div>
                    <w:div w:id="1946376348">
                      <w:marLeft w:val="0"/>
                      <w:marRight w:val="0"/>
                      <w:marTop w:val="0"/>
                      <w:marBottom w:val="0"/>
                      <w:divBdr>
                        <w:top w:val="none" w:sz="0" w:space="0" w:color="auto"/>
                        <w:left w:val="none" w:sz="0" w:space="0" w:color="auto"/>
                        <w:bottom w:val="none" w:sz="0" w:space="0" w:color="auto"/>
                        <w:right w:val="none" w:sz="0" w:space="0" w:color="auto"/>
                      </w:divBdr>
                      <w:divsChild>
                        <w:div w:id="1600486278">
                          <w:marLeft w:val="0"/>
                          <w:marRight w:val="0"/>
                          <w:marTop w:val="0"/>
                          <w:marBottom w:val="0"/>
                          <w:divBdr>
                            <w:top w:val="none" w:sz="0" w:space="0" w:color="auto"/>
                            <w:left w:val="none" w:sz="0" w:space="0" w:color="auto"/>
                            <w:bottom w:val="none" w:sz="0" w:space="0" w:color="auto"/>
                            <w:right w:val="none" w:sz="0" w:space="0" w:color="auto"/>
                          </w:divBdr>
                        </w:div>
                      </w:divsChild>
                    </w:div>
                    <w:div w:id="1975213105">
                      <w:marLeft w:val="0"/>
                      <w:marRight w:val="0"/>
                      <w:marTop w:val="0"/>
                      <w:marBottom w:val="0"/>
                      <w:divBdr>
                        <w:top w:val="none" w:sz="0" w:space="0" w:color="auto"/>
                        <w:left w:val="none" w:sz="0" w:space="0" w:color="auto"/>
                        <w:bottom w:val="none" w:sz="0" w:space="0" w:color="auto"/>
                        <w:right w:val="none" w:sz="0" w:space="0" w:color="auto"/>
                      </w:divBdr>
                      <w:divsChild>
                        <w:div w:id="194001820">
                          <w:marLeft w:val="0"/>
                          <w:marRight w:val="0"/>
                          <w:marTop w:val="0"/>
                          <w:marBottom w:val="0"/>
                          <w:divBdr>
                            <w:top w:val="none" w:sz="0" w:space="0" w:color="auto"/>
                            <w:left w:val="none" w:sz="0" w:space="0" w:color="auto"/>
                            <w:bottom w:val="none" w:sz="0" w:space="0" w:color="auto"/>
                            <w:right w:val="none" w:sz="0" w:space="0" w:color="auto"/>
                          </w:divBdr>
                        </w:div>
                      </w:divsChild>
                    </w:div>
                    <w:div w:id="2055813824">
                      <w:marLeft w:val="0"/>
                      <w:marRight w:val="0"/>
                      <w:marTop w:val="0"/>
                      <w:marBottom w:val="0"/>
                      <w:divBdr>
                        <w:top w:val="none" w:sz="0" w:space="0" w:color="auto"/>
                        <w:left w:val="none" w:sz="0" w:space="0" w:color="auto"/>
                        <w:bottom w:val="none" w:sz="0" w:space="0" w:color="auto"/>
                        <w:right w:val="none" w:sz="0" w:space="0" w:color="auto"/>
                      </w:divBdr>
                      <w:divsChild>
                        <w:div w:id="1695182735">
                          <w:marLeft w:val="0"/>
                          <w:marRight w:val="0"/>
                          <w:marTop w:val="0"/>
                          <w:marBottom w:val="0"/>
                          <w:divBdr>
                            <w:top w:val="none" w:sz="0" w:space="0" w:color="auto"/>
                            <w:left w:val="none" w:sz="0" w:space="0" w:color="auto"/>
                            <w:bottom w:val="none" w:sz="0" w:space="0" w:color="auto"/>
                            <w:right w:val="none" w:sz="0" w:space="0" w:color="auto"/>
                          </w:divBdr>
                        </w:div>
                      </w:divsChild>
                    </w:div>
                    <w:div w:id="2069109264">
                      <w:marLeft w:val="0"/>
                      <w:marRight w:val="0"/>
                      <w:marTop w:val="0"/>
                      <w:marBottom w:val="0"/>
                      <w:divBdr>
                        <w:top w:val="none" w:sz="0" w:space="0" w:color="auto"/>
                        <w:left w:val="none" w:sz="0" w:space="0" w:color="auto"/>
                        <w:bottom w:val="none" w:sz="0" w:space="0" w:color="auto"/>
                        <w:right w:val="none" w:sz="0" w:space="0" w:color="auto"/>
                      </w:divBdr>
                      <w:divsChild>
                        <w:div w:id="21315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25674">
          <w:marLeft w:val="0"/>
          <w:marRight w:val="0"/>
          <w:marTop w:val="0"/>
          <w:marBottom w:val="0"/>
          <w:divBdr>
            <w:top w:val="none" w:sz="0" w:space="0" w:color="auto"/>
            <w:left w:val="none" w:sz="0" w:space="0" w:color="auto"/>
            <w:bottom w:val="none" w:sz="0" w:space="0" w:color="auto"/>
            <w:right w:val="none" w:sz="0" w:space="0" w:color="auto"/>
          </w:divBdr>
          <w:divsChild>
            <w:div w:id="2146729746">
              <w:marLeft w:val="0"/>
              <w:marRight w:val="0"/>
              <w:marTop w:val="0"/>
              <w:marBottom w:val="0"/>
              <w:divBdr>
                <w:top w:val="none" w:sz="0" w:space="0" w:color="auto"/>
                <w:left w:val="none" w:sz="0" w:space="0" w:color="auto"/>
                <w:bottom w:val="none" w:sz="0" w:space="0" w:color="auto"/>
                <w:right w:val="none" w:sz="0" w:space="0" w:color="auto"/>
              </w:divBdr>
            </w:div>
          </w:divsChild>
        </w:div>
        <w:div w:id="1218975419">
          <w:marLeft w:val="0"/>
          <w:marRight w:val="0"/>
          <w:marTop w:val="0"/>
          <w:marBottom w:val="0"/>
          <w:divBdr>
            <w:top w:val="none" w:sz="0" w:space="0" w:color="auto"/>
            <w:left w:val="none" w:sz="0" w:space="0" w:color="auto"/>
            <w:bottom w:val="none" w:sz="0" w:space="0" w:color="auto"/>
            <w:right w:val="none" w:sz="0" w:space="0" w:color="auto"/>
          </w:divBdr>
          <w:divsChild>
            <w:div w:id="1607494822">
              <w:marLeft w:val="0"/>
              <w:marRight w:val="0"/>
              <w:marTop w:val="0"/>
              <w:marBottom w:val="0"/>
              <w:divBdr>
                <w:top w:val="none" w:sz="0" w:space="0" w:color="auto"/>
                <w:left w:val="none" w:sz="0" w:space="0" w:color="auto"/>
                <w:bottom w:val="none" w:sz="0" w:space="0" w:color="auto"/>
                <w:right w:val="none" w:sz="0" w:space="0" w:color="auto"/>
              </w:divBdr>
            </w:div>
          </w:divsChild>
        </w:div>
        <w:div w:id="1744640069">
          <w:marLeft w:val="0"/>
          <w:marRight w:val="0"/>
          <w:marTop w:val="0"/>
          <w:marBottom w:val="0"/>
          <w:divBdr>
            <w:top w:val="none" w:sz="0" w:space="0" w:color="auto"/>
            <w:left w:val="none" w:sz="0" w:space="0" w:color="auto"/>
            <w:bottom w:val="none" w:sz="0" w:space="0" w:color="auto"/>
            <w:right w:val="none" w:sz="0" w:space="0" w:color="auto"/>
          </w:divBdr>
          <w:divsChild>
            <w:div w:id="7968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22101">
      <w:bodyDiv w:val="1"/>
      <w:marLeft w:val="0"/>
      <w:marRight w:val="0"/>
      <w:marTop w:val="0"/>
      <w:marBottom w:val="0"/>
      <w:divBdr>
        <w:top w:val="none" w:sz="0" w:space="0" w:color="auto"/>
        <w:left w:val="none" w:sz="0" w:space="0" w:color="auto"/>
        <w:bottom w:val="none" w:sz="0" w:space="0" w:color="auto"/>
        <w:right w:val="none" w:sz="0" w:space="0" w:color="auto"/>
      </w:divBdr>
    </w:div>
    <w:div w:id="766119854">
      <w:bodyDiv w:val="1"/>
      <w:marLeft w:val="0"/>
      <w:marRight w:val="0"/>
      <w:marTop w:val="0"/>
      <w:marBottom w:val="0"/>
      <w:divBdr>
        <w:top w:val="none" w:sz="0" w:space="0" w:color="auto"/>
        <w:left w:val="none" w:sz="0" w:space="0" w:color="auto"/>
        <w:bottom w:val="none" w:sz="0" w:space="0" w:color="auto"/>
        <w:right w:val="none" w:sz="0" w:space="0" w:color="auto"/>
      </w:divBdr>
      <w:divsChild>
        <w:div w:id="133454088">
          <w:marLeft w:val="0"/>
          <w:marRight w:val="0"/>
          <w:marTop w:val="0"/>
          <w:marBottom w:val="0"/>
          <w:divBdr>
            <w:top w:val="none" w:sz="0" w:space="0" w:color="auto"/>
            <w:left w:val="none" w:sz="0" w:space="0" w:color="auto"/>
            <w:bottom w:val="none" w:sz="0" w:space="0" w:color="auto"/>
            <w:right w:val="none" w:sz="0" w:space="0" w:color="auto"/>
          </w:divBdr>
          <w:divsChild>
            <w:div w:id="372729463">
              <w:marLeft w:val="-75"/>
              <w:marRight w:val="0"/>
              <w:marTop w:val="30"/>
              <w:marBottom w:val="30"/>
              <w:divBdr>
                <w:top w:val="none" w:sz="0" w:space="0" w:color="auto"/>
                <w:left w:val="none" w:sz="0" w:space="0" w:color="auto"/>
                <w:bottom w:val="none" w:sz="0" w:space="0" w:color="auto"/>
                <w:right w:val="none" w:sz="0" w:space="0" w:color="auto"/>
              </w:divBdr>
              <w:divsChild>
                <w:div w:id="646977771">
                  <w:marLeft w:val="0"/>
                  <w:marRight w:val="0"/>
                  <w:marTop w:val="0"/>
                  <w:marBottom w:val="0"/>
                  <w:divBdr>
                    <w:top w:val="none" w:sz="0" w:space="0" w:color="auto"/>
                    <w:left w:val="none" w:sz="0" w:space="0" w:color="auto"/>
                    <w:bottom w:val="none" w:sz="0" w:space="0" w:color="auto"/>
                    <w:right w:val="none" w:sz="0" w:space="0" w:color="auto"/>
                  </w:divBdr>
                  <w:divsChild>
                    <w:div w:id="1353799357">
                      <w:marLeft w:val="0"/>
                      <w:marRight w:val="0"/>
                      <w:marTop w:val="0"/>
                      <w:marBottom w:val="0"/>
                      <w:divBdr>
                        <w:top w:val="none" w:sz="0" w:space="0" w:color="auto"/>
                        <w:left w:val="none" w:sz="0" w:space="0" w:color="auto"/>
                        <w:bottom w:val="none" w:sz="0" w:space="0" w:color="auto"/>
                        <w:right w:val="none" w:sz="0" w:space="0" w:color="auto"/>
                      </w:divBdr>
                    </w:div>
                  </w:divsChild>
                </w:div>
                <w:div w:id="976685925">
                  <w:marLeft w:val="0"/>
                  <w:marRight w:val="0"/>
                  <w:marTop w:val="0"/>
                  <w:marBottom w:val="0"/>
                  <w:divBdr>
                    <w:top w:val="none" w:sz="0" w:space="0" w:color="auto"/>
                    <w:left w:val="none" w:sz="0" w:space="0" w:color="auto"/>
                    <w:bottom w:val="none" w:sz="0" w:space="0" w:color="auto"/>
                    <w:right w:val="none" w:sz="0" w:space="0" w:color="auto"/>
                  </w:divBdr>
                  <w:divsChild>
                    <w:div w:id="978800387">
                      <w:marLeft w:val="0"/>
                      <w:marRight w:val="0"/>
                      <w:marTop w:val="0"/>
                      <w:marBottom w:val="0"/>
                      <w:divBdr>
                        <w:top w:val="none" w:sz="0" w:space="0" w:color="auto"/>
                        <w:left w:val="none" w:sz="0" w:space="0" w:color="auto"/>
                        <w:bottom w:val="none" w:sz="0" w:space="0" w:color="auto"/>
                        <w:right w:val="none" w:sz="0" w:space="0" w:color="auto"/>
                      </w:divBdr>
                    </w:div>
                  </w:divsChild>
                </w:div>
                <w:div w:id="1296258545">
                  <w:marLeft w:val="0"/>
                  <w:marRight w:val="0"/>
                  <w:marTop w:val="0"/>
                  <w:marBottom w:val="0"/>
                  <w:divBdr>
                    <w:top w:val="none" w:sz="0" w:space="0" w:color="auto"/>
                    <w:left w:val="none" w:sz="0" w:space="0" w:color="auto"/>
                    <w:bottom w:val="none" w:sz="0" w:space="0" w:color="auto"/>
                    <w:right w:val="none" w:sz="0" w:space="0" w:color="auto"/>
                  </w:divBdr>
                  <w:divsChild>
                    <w:div w:id="944576352">
                      <w:marLeft w:val="0"/>
                      <w:marRight w:val="0"/>
                      <w:marTop w:val="0"/>
                      <w:marBottom w:val="0"/>
                      <w:divBdr>
                        <w:top w:val="none" w:sz="0" w:space="0" w:color="auto"/>
                        <w:left w:val="none" w:sz="0" w:space="0" w:color="auto"/>
                        <w:bottom w:val="none" w:sz="0" w:space="0" w:color="auto"/>
                        <w:right w:val="none" w:sz="0" w:space="0" w:color="auto"/>
                      </w:divBdr>
                    </w:div>
                  </w:divsChild>
                </w:div>
                <w:div w:id="1390415894">
                  <w:marLeft w:val="0"/>
                  <w:marRight w:val="0"/>
                  <w:marTop w:val="0"/>
                  <w:marBottom w:val="0"/>
                  <w:divBdr>
                    <w:top w:val="none" w:sz="0" w:space="0" w:color="auto"/>
                    <w:left w:val="none" w:sz="0" w:space="0" w:color="auto"/>
                    <w:bottom w:val="none" w:sz="0" w:space="0" w:color="auto"/>
                    <w:right w:val="none" w:sz="0" w:space="0" w:color="auto"/>
                  </w:divBdr>
                  <w:divsChild>
                    <w:div w:id="1710304885">
                      <w:marLeft w:val="0"/>
                      <w:marRight w:val="0"/>
                      <w:marTop w:val="0"/>
                      <w:marBottom w:val="0"/>
                      <w:divBdr>
                        <w:top w:val="none" w:sz="0" w:space="0" w:color="auto"/>
                        <w:left w:val="none" w:sz="0" w:space="0" w:color="auto"/>
                        <w:bottom w:val="none" w:sz="0" w:space="0" w:color="auto"/>
                        <w:right w:val="none" w:sz="0" w:space="0" w:color="auto"/>
                      </w:divBdr>
                    </w:div>
                  </w:divsChild>
                </w:div>
                <w:div w:id="1520387232">
                  <w:marLeft w:val="0"/>
                  <w:marRight w:val="0"/>
                  <w:marTop w:val="0"/>
                  <w:marBottom w:val="0"/>
                  <w:divBdr>
                    <w:top w:val="none" w:sz="0" w:space="0" w:color="auto"/>
                    <w:left w:val="none" w:sz="0" w:space="0" w:color="auto"/>
                    <w:bottom w:val="none" w:sz="0" w:space="0" w:color="auto"/>
                    <w:right w:val="none" w:sz="0" w:space="0" w:color="auto"/>
                  </w:divBdr>
                  <w:divsChild>
                    <w:div w:id="1770345146">
                      <w:marLeft w:val="0"/>
                      <w:marRight w:val="0"/>
                      <w:marTop w:val="0"/>
                      <w:marBottom w:val="0"/>
                      <w:divBdr>
                        <w:top w:val="none" w:sz="0" w:space="0" w:color="auto"/>
                        <w:left w:val="none" w:sz="0" w:space="0" w:color="auto"/>
                        <w:bottom w:val="none" w:sz="0" w:space="0" w:color="auto"/>
                        <w:right w:val="none" w:sz="0" w:space="0" w:color="auto"/>
                      </w:divBdr>
                    </w:div>
                  </w:divsChild>
                </w:div>
                <w:div w:id="1530416450">
                  <w:marLeft w:val="0"/>
                  <w:marRight w:val="0"/>
                  <w:marTop w:val="0"/>
                  <w:marBottom w:val="0"/>
                  <w:divBdr>
                    <w:top w:val="none" w:sz="0" w:space="0" w:color="auto"/>
                    <w:left w:val="none" w:sz="0" w:space="0" w:color="auto"/>
                    <w:bottom w:val="none" w:sz="0" w:space="0" w:color="auto"/>
                    <w:right w:val="none" w:sz="0" w:space="0" w:color="auto"/>
                  </w:divBdr>
                  <w:divsChild>
                    <w:div w:id="388042045">
                      <w:marLeft w:val="0"/>
                      <w:marRight w:val="0"/>
                      <w:marTop w:val="0"/>
                      <w:marBottom w:val="0"/>
                      <w:divBdr>
                        <w:top w:val="none" w:sz="0" w:space="0" w:color="auto"/>
                        <w:left w:val="none" w:sz="0" w:space="0" w:color="auto"/>
                        <w:bottom w:val="none" w:sz="0" w:space="0" w:color="auto"/>
                        <w:right w:val="none" w:sz="0" w:space="0" w:color="auto"/>
                      </w:divBdr>
                    </w:div>
                  </w:divsChild>
                </w:div>
                <w:div w:id="1722635942">
                  <w:marLeft w:val="0"/>
                  <w:marRight w:val="0"/>
                  <w:marTop w:val="0"/>
                  <w:marBottom w:val="0"/>
                  <w:divBdr>
                    <w:top w:val="none" w:sz="0" w:space="0" w:color="auto"/>
                    <w:left w:val="none" w:sz="0" w:space="0" w:color="auto"/>
                    <w:bottom w:val="none" w:sz="0" w:space="0" w:color="auto"/>
                    <w:right w:val="none" w:sz="0" w:space="0" w:color="auto"/>
                  </w:divBdr>
                  <w:divsChild>
                    <w:div w:id="865757437">
                      <w:marLeft w:val="0"/>
                      <w:marRight w:val="0"/>
                      <w:marTop w:val="0"/>
                      <w:marBottom w:val="0"/>
                      <w:divBdr>
                        <w:top w:val="none" w:sz="0" w:space="0" w:color="auto"/>
                        <w:left w:val="none" w:sz="0" w:space="0" w:color="auto"/>
                        <w:bottom w:val="none" w:sz="0" w:space="0" w:color="auto"/>
                        <w:right w:val="none" w:sz="0" w:space="0" w:color="auto"/>
                      </w:divBdr>
                    </w:div>
                  </w:divsChild>
                </w:div>
                <w:div w:id="1874296482">
                  <w:marLeft w:val="0"/>
                  <w:marRight w:val="0"/>
                  <w:marTop w:val="0"/>
                  <w:marBottom w:val="0"/>
                  <w:divBdr>
                    <w:top w:val="none" w:sz="0" w:space="0" w:color="auto"/>
                    <w:left w:val="none" w:sz="0" w:space="0" w:color="auto"/>
                    <w:bottom w:val="none" w:sz="0" w:space="0" w:color="auto"/>
                    <w:right w:val="none" w:sz="0" w:space="0" w:color="auto"/>
                  </w:divBdr>
                  <w:divsChild>
                    <w:div w:id="435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49974">
          <w:marLeft w:val="0"/>
          <w:marRight w:val="0"/>
          <w:marTop w:val="0"/>
          <w:marBottom w:val="0"/>
          <w:divBdr>
            <w:top w:val="none" w:sz="0" w:space="0" w:color="auto"/>
            <w:left w:val="none" w:sz="0" w:space="0" w:color="auto"/>
            <w:bottom w:val="none" w:sz="0" w:space="0" w:color="auto"/>
            <w:right w:val="none" w:sz="0" w:space="0" w:color="auto"/>
          </w:divBdr>
        </w:div>
        <w:div w:id="942570168">
          <w:marLeft w:val="0"/>
          <w:marRight w:val="0"/>
          <w:marTop w:val="0"/>
          <w:marBottom w:val="0"/>
          <w:divBdr>
            <w:top w:val="none" w:sz="0" w:space="0" w:color="auto"/>
            <w:left w:val="none" w:sz="0" w:space="0" w:color="auto"/>
            <w:bottom w:val="none" w:sz="0" w:space="0" w:color="auto"/>
            <w:right w:val="none" w:sz="0" w:space="0" w:color="auto"/>
          </w:divBdr>
          <w:divsChild>
            <w:div w:id="767501623">
              <w:marLeft w:val="-75"/>
              <w:marRight w:val="0"/>
              <w:marTop w:val="30"/>
              <w:marBottom w:val="30"/>
              <w:divBdr>
                <w:top w:val="none" w:sz="0" w:space="0" w:color="auto"/>
                <w:left w:val="none" w:sz="0" w:space="0" w:color="auto"/>
                <w:bottom w:val="none" w:sz="0" w:space="0" w:color="auto"/>
                <w:right w:val="none" w:sz="0" w:space="0" w:color="auto"/>
              </w:divBdr>
              <w:divsChild>
                <w:div w:id="62071538">
                  <w:marLeft w:val="0"/>
                  <w:marRight w:val="0"/>
                  <w:marTop w:val="0"/>
                  <w:marBottom w:val="0"/>
                  <w:divBdr>
                    <w:top w:val="none" w:sz="0" w:space="0" w:color="auto"/>
                    <w:left w:val="none" w:sz="0" w:space="0" w:color="auto"/>
                    <w:bottom w:val="none" w:sz="0" w:space="0" w:color="auto"/>
                    <w:right w:val="none" w:sz="0" w:space="0" w:color="auto"/>
                  </w:divBdr>
                  <w:divsChild>
                    <w:div w:id="1283347535">
                      <w:marLeft w:val="0"/>
                      <w:marRight w:val="0"/>
                      <w:marTop w:val="0"/>
                      <w:marBottom w:val="0"/>
                      <w:divBdr>
                        <w:top w:val="none" w:sz="0" w:space="0" w:color="auto"/>
                        <w:left w:val="none" w:sz="0" w:space="0" w:color="auto"/>
                        <w:bottom w:val="none" w:sz="0" w:space="0" w:color="auto"/>
                        <w:right w:val="none" w:sz="0" w:space="0" w:color="auto"/>
                      </w:divBdr>
                    </w:div>
                  </w:divsChild>
                </w:div>
                <w:div w:id="977304590">
                  <w:marLeft w:val="0"/>
                  <w:marRight w:val="0"/>
                  <w:marTop w:val="0"/>
                  <w:marBottom w:val="0"/>
                  <w:divBdr>
                    <w:top w:val="none" w:sz="0" w:space="0" w:color="auto"/>
                    <w:left w:val="none" w:sz="0" w:space="0" w:color="auto"/>
                    <w:bottom w:val="none" w:sz="0" w:space="0" w:color="auto"/>
                    <w:right w:val="none" w:sz="0" w:space="0" w:color="auto"/>
                  </w:divBdr>
                  <w:divsChild>
                    <w:div w:id="2005357035">
                      <w:marLeft w:val="0"/>
                      <w:marRight w:val="0"/>
                      <w:marTop w:val="0"/>
                      <w:marBottom w:val="0"/>
                      <w:divBdr>
                        <w:top w:val="none" w:sz="0" w:space="0" w:color="auto"/>
                        <w:left w:val="none" w:sz="0" w:space="0" w:color="auto"/>
                        <w:bottom w:val="none" w:sz="0" w:space="0" w:color="auto"/>
                        <w:right w:val="none" w:sz="0" w:space="0" w:color="auto"/>
                      </w:divBdr>
                    </w:div>
                  </w:divsChild>
                </w:div>
                <w:div w:id="1588808251">
                  <w:marLeft w:val="0"/>
                  <w:marRight w:val="0"/>
                  <w:marTop w:val="0"/>
                  <w:marBottom w:val="0"/>
                  <w:divBdr>
                    <w:top w:val="none" w:sz="0" w:space="0" w:color="auto"/>
                    <w:left w:val="none" w:sz="0" w:space="0" w:color="auto"/>
                    <w:bottom w:val="none" w:sz="0" w:space="0" w:color="auto"/>
                    <w:right w:val="none" w:sz="0" w:space="0" w:color="auto"/>
                  </w:divBdr>
                  <w:divsChild>
                    <w:div w:id="31656232">
                      <w:marLeft w:val="0"/>
                      <w:marRight w:val="0"/>
                      <w:marTop w:val="0"/>
                      <w:marBottom w:val="0"/>
                      <w:divBdr>
                        <w:top w:val="none" w:sz="0" w:space="0" w:color="auto"/>
                        <w:left w:val="none" w:sz="0" w:space="0" w:color="auto"/>
                        <w:bottom w:val="none" w:sz="0" w:space="0" w:color="auto"/>
                        <w:right w:val="none" w:sz="0" w:space="0" w:color="auto"/>
                      </w:divBdr>
                    </w:div>
                  </w:divsChild>
                </w:div>
                <w:div w:id="1824159408">
                  <w:marLeft w:val="0"/>
                  <w:marRight w:val="0"/>
                  <w:marTop w:val="0"/>
                  <w:marBottom w:val="0"/>
                  <w:divBdr>
                    <w:top w:val="none" w:sz="0" w:space="0" w:color="auto"/>
                    <w:left w:val="none" w:sz="0" w:space="0" w:color="auto"/>
                    <w:bottom w:val="none" w:sz="0" w:space="0" w:color="auto"/>
                    <w:right w:val="none" w:sz="0" w:space="0" w:color="auto"/>
                  </w:divBdr>
                  <w:divsChild>
                    <w:div w:id="12478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940557">
          <w:marLeft w:val="0"/>
          <w:marRight w:val="0"/>
          <w:marTop w:val="0"/>
          <w:marBottom w:val="0"/>
          <w:divBdr>
            <w:top w:val="none" w:sz="0" w:space="0" w:color="auto"/>
            <w:left w:val="none" w:sz="0" w:space="0" w:color="auto"/>
            <w:bottom w:val="none" w:sz="0" w:space="0" w:color="auto"/>
            <w:right w:val="none" w:sz="0" w:space="0" w:color="auto"/>
          </w:divBdr>
          <w:divsChild>
            <w:div w:id="1314024675">
              <w:marLeft w:val="0"/>
              <w:marRight w:val="0"/>
              <w:marTop w:val="0"/>
              <w:marBottom w:val="0"/>
              <w:divBdr>
                <w:top w:val="none" w:sz="0" w:space="0" w:color="auto"/>
                <w:left w:val="none" w:sz="0" w:space="0" w:color="auto"/>
                <w:bottom w:val="none" w:sz="0" w:space="0" w:color="auto"/>
                <w:right w:val="none" w:sz="0" w:space="0" w:color="auto"/>
              </w:divBdr>
            </w:div>
            <w:div w:id="1811701986">
              <w:marLeft w:val="0"/>
              <w:marRight w:val="0"/>
              <w:marTop w:val="0"/>
              <w:marBottom w:val="0"/>
              <w:divBdr>
                <w:top w:val="none" w:sz="0" w:space="0" w:color="auto"/>
                <w:left w:val="none" w:sz="0" w:space="0" w:color="auto"/>
                <w:bottom w:val="none" w:sz="0" w:space="0" w:color="auto"/>
                <w:right w:val="none" w:sz="0" w:space="0" w:color="auto"/>
              </w:divBdr>
            </w:div>
          </w:divsChild>
        </w:div>
        <w:div w:id="2117670288">
          <w:marLeft w:val="0"/>
          <w:marRight w:val="0"/>
          <w:marTop w:val="0"/>
          <w:marBottom w:val="0"/>
          <w:divBdr>
            <w:top w:val="none" w:sz="0" w:space="0" w:color="auto"/>
            <w:left w:val="none" w:sz="0" w:space="0" w:color="auto"/>
            <w:bottom w:val="none" w:sz="0" w:space="0" w:color="auto"/>
            <w:right w:val="none" w:sz="0" w:space="0" w:color="auto"/>
          </w:divBdr>
          <w:divsChild>
            <w:div w:id="398672991">
              <w:marLeft w:val="-75"/>
              <w:marRight w:val="0"/>
              <w:marTop w:val="30"/>
              <w:marBottom w:val="30"/>
              <w:divBdr>
                <w:top w:val="none" w:sz="0" w:space="0" w:color="auto"/>
                <w:left w:val="none" w:sz="0" w:space="0" w:color="auto"/>
                <w:bottom w:val="none" w:sz="0" w:space="0" w:color="auto"/>
                <w:right w:val="none" w:sz="0" w:space="0" w:color="auto"/>
              </w:divBdr>
              <w:divsChild>
                <w:div w:id="153305575">
                  <w:marLeft w:val="0"/>
                  <w:marRight w:val="0"/>
                  <w:marTop w:val="0"/>
                  <w:marBottom w:val="0"/>
                  <w:divBdr>
                    <w:top w:val="none" w:sz="0" w:space="0" w:color="auto"/>
                    <w:left w:val="none" w:sz="0" w:space="0" w:color="auto"/>
                    <w:bottom w:val="none" w:sz="0" w:space="0" w:color="auto"/>
                    <w:right w:val="none" w:sz="0" w:space="0" w:color="auto"/>
                  </w:divBdr>
                  <w:divsChild>
                    <w:div w:id="2047100516">
                      <w:marLeft w:val="0"/>
                      <w:marRight w:val="0"/>
                      <w:marTop w:val="0"/>
                      <w:marBottom w:val="0"/>
                      <w:divBdr>
                        <w:top w:val="none" w:sz="0" w:space="0" w:color="auto"/>
                        <w:left w:val="none" w:sz="0" w:space="0" w:color="auto"/>
                        <w:bottom w:val="none" w:sz="0" w:space="0" w:color="auto"/>
                        <w:right w:val="none" w:sz="0" w:space="0" w:color="auto"/>
                      </w:divBdr>
                    </w:div>
                  </w:divsChild>
                </w:div>
                <w:div w:id="313219272">
                  <w:marLeft w:val="0"/>
                  <w:marRight w:val="0"/>
                  <w:marTop w:val="0"/>
                  <w:marBottom w:val="0"/>
                  <w:divBdr>
                    <w:top w:val="none" w:sz="0" w:space="0" w:color="auto"/>
                    <w:left w:val="none" w:sz="0" w:space="0" w:color="auto"/>
                    <w:bottom w:val="none" w:sz="0" w:space="0" w:color="auto"/>
                    <w:right w:val="none" w:sz="0" w:space="0" w:color="auto"/>
                  </w:divBdr>
                  <w:divsChild>
                    <w:div w:id="1704125">
                      <w:marLeft w:val="0"/>
                      <w:marRight w:val="0"/>
                      <w:marTop w:val="0"/>
                      <w:marBottom w:val="0"/>
                      <w:divBdr>
                        <w:top w:val="none" w:sz="0" w:space="0" w:color="auto"/>
                        <w:left w:val="none" w:sz="0" w:space="0" w:color="auto"/>
                        <w:bottom w:val="none" w:sz="0" w:space="0" w:color="auto"/>
                        <w:right w:val="none" w:sz="0" w:space="0" w:color="auto"/>
                      </w:divBdr>
                    </w:div>
                    <w:div w:id="355161509">
                      <w:marLeft w:val="0"/>
                      <w:marRight w:val="0"/>
                      <w:marTop w:val="0"/>
                      <w:marBottom w:val="0"/>
                      <w:divBdr>
                        <w:top w:val="none" w:sz="0" w:space="0" w:color="auto"/>
                        <w:left w:val="none" w:sz="0" w:space="0" w:color="auto"/>
                        <w:bottom w:val="none" w:sz="0" w:space="0" w:color="auto"/>
                        <w:right w:val="none" w:sz="0" w:space="0" w:color="auto"/>
                      </w:divBdr>
                    </w:div>
                    <w:div w:id="481700962">
                      <w:marLeft w:val="0"/>
                      <w:marRight w:val="0"/>
                      <w:marTop w:val="0"/>
                      <w:marBottom w:val="0"/>
                      <w:divBdr>
                        <w:top w:val="none" w:sz="0" w:space="0" w:color="auto"/>
                        <w:left w:val="none" w:sz="0" w:space="0" w:color="auto"/>
                        <w:bottom w:val="none" w:sz="0" w:space="0" w:color="auto"/>
                        <w:right w:val="none" w:sz="0" w:space="0" w:color="auto"/>
                      </w:divBdr>
                    </w:div>
                    <w:div w:id="746851232">
                      <w:marLeft w:val="0"/>
                      <w:marRight w:val="0"/>
                      <w:marTop w:val="0"/>
                      <w:marBottom w:val="0"/>
                      <w:divBdr>
                        <w:top w:val="none" w:sz="0" w:space="0" w:color="auto"/>
                        <w:left w:val="none" w:sz="0" w:space="0" w:color="auto"/>
                        <w:bottom w:val="none" w:sz="0" w:space="0" w:color="auto"/>
                        <w:right w:val="none" w:sz="0" w:space="0" w:color="auto"/>
                      </w:divBdr>
                    </w:div>
                    <w:div w:id="1051153404">
                      <w:marLeft w:val="0"/>
                      <w:marRight w:val="0"/>
                      <w:marTop w:val="0"/>
                      <w:marBottom w:val="0"/>
                      <w:divBdr>
                        <w:top w:val="none" w:sz="0" w:space="0" w:color="auto"/>
                        <w:left w:val="none" w:sz="0" w:space="0" w:color="auto"/>
                        <w:bottom w:val="none" w:sz="0" w:space="0" w:color="auto"/>
                        <w:right w:val="none" w:sz="0" w:space="0" w:color="auto"/>
                      </w:divBdr>
                    </w:div>
                    <w:div w:id="1096249001">
                      <w:marLeft w:val="0"/>
                      <w:marRight w:val="0"/>
                      <w:marTop w:val="0"/>
                      <w:marBottom w:val="0"/>
                      <w:divBdr>
                        <w:top w:val="none" w:sz="0" w:space="0" w:color="auto"/>
                        <w:left w:val="none" w:sz="0" w:space="0" w:color="auto"/>
                        <w:bottom w:val="none" w:sz="0" w:space="0" w:color="auto"/>
                        <w:right w:val="none" w:sz="0" w:space="0" w:color="auto"/>
                      </w:divBdr>
                    </w:div>
                    <w:div w:id="1098721190">
                      <w:marLeft w:val="0"/>
                      <w:marRight w:val="0"/>
                      <w:marTop w:val="0"/>
                      <w:marBottom w:val="0"/>
                      <w:divBdr>
                        <w:top w:val="none" w:sz="0" w:space="0" w:color="auto"/>
                        <w:left w:val="none" w:sz="0" w:space="0" w:color="auto"/>
                        <w:bottom w:val="none" w:sz="0" w:space="0" w:color="auto"/>
                        <w:right w:val="none" w:sz="0" w:space="0" w:color="auto"/>
                      </w:divBdr>
                    </w:div>
                    <w:div w:id="1407730977">
                      <w:marLeft w:val="0"/>
                      <w:marRight w:val="0"/>
                      <w:marTop w:val="0"/>
                      <w:marBottom w:val="0"/>
                      <w:divBdr>
                        <w:top w:val="none" w:sz="0" w:space="0" w:color="auto"/>
                        <w:left w:val="none" w:sz="0" w:space="0" w:color="auto"/>
                        <w:bottom w:val="none" w:sz="0" w:space="0" w:color="auto"/>
                        <w:right w:val="none" w:sz="0" w:space="0" w:color="auto"/>
                      </w:divBdr>
                    </w:div>
                    <w:div w:id="1888952480">
                      <w:marLeft w:val="0"/>
                      <w:marRight w:val="0"/>
                      <w:marTop w:val="0"/>
                      <w:marBottom w:val="0"/>
                      <w:divBdr>
                        <w:top w:val="none" w:sz="0" w:space="0" w:color="auto"/>
                        <w:left w:val="none" w:sz="0" w:space="0" w:color="auto"/>
                        <w:bottom w:val="none" w:sz="0" w:space="0" w:color="auto"/>
                        <w:right w:val="none" w:sz="0" w:space="0" w:color="auto"/>
                      </w:divBdr>
                    </w:div>
                  </w:divsChild>
                </w:div>
                <w:div w:id="527109689">
                  <w:marLeft w:val="0"/>
                  <w:marRight w:val="0"/>
                  <w:marTop w:val="0"/>
                  <w:marBottom w:val="0"/>
                  <w:divBdr>
                    <w:top w:val="none" w:sz="0" w:space="0" w:color="auto"/>
                    <w:left w:val="none" w:sz="0" w:space="0" w:color="auto"/>
                    <w:bottom w:val="none" w:sz="0" w:space="0" w:color="auto"/>
                    <w:right w:val="none" w:sz="0" w:space="0" w:color="auto"/>
                  </w:divBdr>
                  <w:divsChild>
                    <w:div w:id="173768417">
                      <w:marLeft w:val="0"/>
                      <w:marRight w:val="0"/>
                      <w:marTop w:val="0"/>
                      <w:marBottom w:val="0"/>
                      <w:divBdr>
                        <w:top w:val="none" w:sz="0" w:space="0" w:color="auto"/>
                        <w:left w:val="none" w:sz="0" w:space="0" w:color="auto"/>
                        <w:bottom w:val="none" w:sz="0" w:space="0" w:color="auto"/>
                        <w:right w:val="none" w:sz="0" w:space="0" w:color="auto"/>
                      </w:divBdr>
                    </w:div>
                  </w:divsChild>
                </w:div>
                <w:div w:id="620914542">
                  <w:marLeft w:val="0"/>
                  <w:marRight w:val="0"/>
                  <w:marTop w:val="0"/>
                  <w:marBottom w:val="0"/>
                  <w:divBdr>
                    <w:top w:val="none" w:sz="0" w:space="0" w:color="auto"/>
                    <w:left w:val="none" w:sz="0" w:space="0" w:color="auto"/>
                    <w:bottom w:val="none" w:sz="0" w:space="0" w:color="auto"/>
                    <w:right w:val="none" w:sz="0" w:space="0" w:color="auto"/>
                  </w:divBdr>
                  <w:divsChild>
                    <w:div w:id="186407119">
                      <w:marLeft w:val="0"/>
                      <w:marRight w:val="0"/>
                      <w:marTop w:val="0"/>
                      <w:marBottom w:val="0"/>
                      <w:divBdr>
                        <w:top w:val="none" w:sz="0" w:space="0" w:color="auto"/>
                        <w:left w:val="none" w:sz="0" w:space="0" w:color="auto"/>
                        <w:bottom w:val="none" w:sz="0" w:space="0" w:color="auto"/>
                        <w:right w:val="none" w:sz="0" w:space="0" w:color="auto"/>
                      </w:divBdr>
                    </w:div>
                  </w:divsChild>
                </w:div>
                <w:div w:id="719867433">
                  <w:marLeft w:val="0"/>
                  <w:marRight w:val="0"/>
                  <w:marTop w:val="0"/>
                  <w:marBottom w:val="0"/>
                  <w:divBdr>
                    <w:top w:val="none" w:sz="0" w:space="0" w:color="auto"/>
                    <w:left w:val="none" w:sz="0" w:space="0" w:color="auto"/>
                    <w:bottom w:val="none" w:sz="0" w:space="0" w:color="auto"/>
                    <w:right w:val="none" w:sz="0" w:space="0" w:color="auto"/>
                  </w:divBdr>
                  <w:divsChild>
                    <w:div w:id="1434400516">
                      <w:marLeft w:val="0"/>
                      <w:marRight w:val="0"/>
                      <w:marTop w:val="0"/>
                      <w:marBottom w:val="0"/>
                      <w:divBdr>
                        <w:top w:val="none" w:sz="0" w:space="0" w:color="auto"/>
                        <w:left w:val="none" w:sz="0" w:space="0" w:color="auto"/>
                        <w:bottom w:val="none" w:sz="0" w:space="0" w:color="auto"/>
                        <w:right w:val="none" w:sz="0" w:space="0" w:color="auto"/>
                      </w:divBdr>
                    </w:div>
                  </w:divsChild>
                </w:div>
                <w:div w:id="815148105">
                  <w:marLeft w:val="0"/>
                  <w:marRight w:val="0"/>
                  <w:marTop w:val="0"/>
                  <w:marBottom w:val="0"/>
                  <w:divBdr>
                    <w:top w:val="none" w:sz="0" w:space="0" w:color="auto"/>
                    <w:left w:val="none" w:sz="0" w:space="0" w:color="auto"/>
                    <w:bottom w:val="none" w:sz="0" w:space="0" w:color="auto"/>
                    <w:right w:val="none" w:sz="0" w:space="0" w:color="auto"/>
                  </w:divBdr>
                  <w:divsChild>
                    <w:div w:id="1200633377">
                      <w:marLeft w:val="0"/>
                      <w:marRight w:val="0"/>
                      <w:marTop w:val="0"/>
                      <w:marBottom w:val="0"/>
                      <w:divBdr>
                        <w:top w:val="none" w:sz="0" w:space="0" w:color="auto"/>
                        <w:left w:val="none" w:sz="0" w:space="0" w:color="auto"/>
                        <w:bottom w:val="none" w:sz="0" w:space="0" w:color="auto"/>
                        <w:right w:val="none" w:sz="0" w:space="0" w:color="auto"/>
                      </w:divBdr>
                    </w:div>
                  </w:divsChild>
                </w:div>
                <w:div w:id="818309414">
                  <w:marLeft w:val="0"/>
                  <w:marRight w:val="0"/>
                  <w:marTop w:val="0"/>
                  <w:marBottom w:val="0"/>
                  <w:divBdr>
                    <w:top w:val="none" w:sz="0" w:space="0" w:color="auto"/>
                    <w:left w:val="none" w:sz="0" w:space="0" w:color="auto"/>
                    <w:bottom w:val="none" w:sz="0" w:space="0" w:color="auto"/>
                    <w:right w:val="none" w:sz="0" w:space="0" w:color="auto"/>
                  </w:divBdr>
                  <w:divsChild>
                    <w:div w:id="819537360">
                      <w:marLeft w:val="0"/>
                      <w:marRight w:val="0"/>
                      <w:marTop w:val="0"/>
                      <w:marBottom w:val="0"/>
                      <w:divBdr>
                        <w:top w:val="none" w:sz="0" w:space="0" w:color="auto"/>
                        <w:left w:val="none" w:sz="0" w:space="0" w:color="auto"/>
                        <w:bottom w:val="none" w:sz="0" w:space="0" w:color="auto"/>
                        <w:right w:val="none" w:sz="0" w:space="0" w:color="auto"/>
                      </w:divBdr>
                    </w:div>
                  </w:divsChild>
                </w:div>
                <w:div w:id="872184440">
                  <w:marLeft w:val="0"/>
                  <w:marRight w:val="0"/>
                  <w:marTop w:val="0"/>
                  <w:marBottom w:val="0"/>
                  <w:divBdr>
                    <w:top w:val="none" w:sz="0" w:space="0" w:color="auto"/>
                    <w:left w:val="none" w:sz="0" w:space="0" w:color="auto"/>
                    <w:bottom w:val="none" w:sz="0" w:space="0" w:color="auto"/>
                    <w:right w:val="none" w:sz="0" w:space="0" w:color="auto"/>
                  </w:divBdr>
                  <w:divsChild>
                    <w:div w:id="313607548">
                      <w:marLeft w:val="0"/>
                      <w:marRight w:val="0"/>
                      <w:marTop w:val="0"/>
                      <w:marBottom w:val="0"/>
                      <w:divBdr>
                        <w:top w:val="none" w:sz="0" w:space="0" w:color="auto"/>
                        <w:left w:val="none" w:sz="0" w:space="0" w:color="auto"/>
                        <w:bottom w:val="none" w:sz="0" w:space="0" w:color="auto"/>
                        <w:right w:val="none" w:sz="0" w:space="0" w:color="auto"/>
                      </w:divBdr>
                    </w:div>
                  </w:divsChild>
                </w:div>
                <w:div w:id="916749333">
                  <w:marLeft w:val="0"/>
                  <w:marRight w:val="0"/>
                  <w:marTop w:val="0"/>
                  <w:marBottom w:val="0"/>
                  <w:divBdr>
                    <w:top w:val="none" w:sz="0" w:space="0" w:color="auto"/>
                    <w:left w:val="none" w:sz="0" w:space="0" w:color="auto"/>
                    <w:bottom w:val="none" w:sz="0" w:space="0" w:color="auto"/>
                    <w:right w:val="none" w:sz="0" w:space="0" w:color="auto"/>
                  </w:divBdr>
                  <w:divsChild>
                    <w:div w:id="1178692804">
                      <w:marLeft w:val="0"/>
                      <w:marRight w:val="0"/>
                      <w:marTop w:val="0"/>
                      <w:marBottom w:val="0"/>
                      <w:divBdr>
                        <w:top w:val="none" w:sz="0" w:space="0" w:color="auto"/>
                        <w:left w:val="none" w:sz="0" w:space="0" w:color="auto"/>
                        <w:bottom w:val="none" w:sz="0" w:space="0" w:color="auto"/>
                        <w:right w:val="none" w:sz="0" w:space="0" w:color="auto"/>
                      </w:divBdr>
                    </w:div>
                  </w:divsChild>
                </w:div>
                <w:div w:id="947615663">
                  <w:marLeft w:val="0"/>
                  <w:marRight w:val="0"/>
                  <w:marTop w:val="0"/>
                  <w:marBottom w:val="0"/>
                  <w:divBdr>
                    <w:top w:val="none" w:sz="0" w:space="0" w:color="auto"/>
                    <w:left w:val="none" w:sz="0" w:space="0" w:color="auto"/>
                    <w:bottom w:val="none" w:sz="0" w:space="0" w:color="auto"/>
                    <w:right w:val="none" w:sz="0" w:space="0" w:color="auto"/>
                  </w:divBdr>
                  <w:divsChild>
                    <w:div w:id="1924679683">
                      <w:marLeft w:val="0"/>
                      <w:marRight w:val="0"/>
                      <w:marTop w:val="0"/>
                      <w:marBottom w:val="0"/>
                      <w:divBdr>
                        <w:top w:val="none" w:sz="0" w:space="0" w:color="auto"/>
                        <w:left w:val="none" w:sz="0" w:space="0" w:color="auto"/>
                        <w:bottom w:val="none" w:sz="0" w:space="0" w:color="auto"/>
                        <w:right w:val="none" w:sz="0" w:space="0" w:color="auto"/>
                      </w:divBdr>
                    </w:div>
                  </w:divsChild>
                </w:div>
                <w:div w:id="1199271232">
                  <w:marLeft w:val="0"/>
                  <w:marRight w:val="0"/>
                  <w:marTop w:val="0"/>
                  <w:marBottom w:val="0"/>
                  <w:divBdr>
                    <w:top w:val="none" w:sz="0" w:space="0" w:color="auto"/>
                    <w:left w:val="none" w:sz="0" w:space="0" w:color="auto"/>
                    <w:bottom w:val="none" w:sz="0" w:space="0" w:color="auto"/>
                    <w:right w:val="none" w:sz="0" w:space="0" w:color="auto"/>
                  </w:divBdr>
                  <w:divsChild>
                    <w:div w:id="1552618099">
                      <w:marLeft w:val="0"/>
                      <w:marRight w:val="0"/>
                      <w:marTop w:val="0"/>
                      <w:marBottom w:val="0"/>
                      <w:divBdr>
                        <w:top w:val="none" w:sz="0" w:space="0" w:color="auto"/>
                        <w:left w:val="none" w:sz="0" w:space="0" w:color="auto"/>
                        <w:bottom w:val="none" w:sz="0" w:space="0" w:color="auto"/>
                        <w:right w:val="none" w:sz="0" w:space="0" w:color="auto"/>
                      </w:divBdr>
                    </w:div>
                  </w:divsChild>
                </w:div>
                <w:div w:id="1221553753">
                  <w:marLeft w:val="0"/>
                  <w:marRight w:val="0"/>
                  <w:marTop w:val="0"/>
                  <w:marBottom w:val="0"/>
                  <w:divBdr>
                    <w:top w:val="none" w:sz="0" w:space="0" w:color="auto"/>
                    <w:left w:val="none" w:sz="0" w:space="0" w:color="auto"/>
                    <w:bottom w:val="none" w:sz="0" w:space="0" w:color="auto"/>
                    <w:right w:val="none" w:sz="0" w:space="0" w:color="auto"/>
                  </w:divBdr>
                  <w:divsChild>
                    <w:div w:id="150608680">
                      <w:marLeft w:val="0"/>
                      <w:marRight w:val="0"/>
                      <w:marTop w:val="0"/>
                      <w:marBottom w:val="0"/>
                      <w:divBdr>
                        <w:top w:val="none" w:sz="0" w:space="0" w:color="auto"/>
                        <w:left w:val="none" w:sz="0" w:space="0" w:color="auto"/>
                        <w:bottom w:val="none" w:sz="0" w:space="0" w:color="auto"/>
                        <w:right w:val="none" w:sz="0" w:space="0" w:color="auto"/>
                      </w:divBdr>
                    </w:div>
                    <w:div w:id="391544272">
                      <w:marLeft w:val="0"/>
                      <w:marRight w:val="0"/>
                      <w:marTop w:val="0"/>
                      <w:marBottom w:val="0"/>
                      <w:divBdr>
                        <w:top w:val="none" w:sz="0" w:space="0" w:color="auto"/>
                        <w:left w:val="none" w:sz="0" w:space="0" w:color="auto"/>
                        <w:bottom w:val="none" w:sz="0" w:space="0" w:color="auto"/>
                        <w:right w:val="none" w:sz="0" w:space="0" w:color="auto"/>
                      </w:divBdr>
                    </w:div>
                    <w:div w:id="572006924">
                      <w:marLeft w:val="0"/>
                      <w:marRight w:val="0"/>
                      <w:marTop w:val="0"/>
                      <w:marBottom w:val="0"/>
                      <w:divBdr>
                        <w:top w:val="none" w:sz="0" w:space="0" w:color="auto"/>
                        <w:left w:val="none" w:sz="0" w:space="0" w:color="auto"/>
                        <w:bottom w:val="none" w:sz="0" w:space="0" w:color="auto"/>
                        <w:right w:val="none" w:sz="0" w:space="0" w:color="auto"/>
                      </w:divBdr>
                    </w:div>
                    <w:div w:id="901671044">
                      <w:marLeft w:val="0"/>
                      <w:marRight w:val="0"/>
                      <w:marTop w:val="0"/>
                      <w:marBottom w:val="0"/>
                      <w:divBdr>
                        <w:top w:val="none" w:sz="0" w:space="0" w:color="auto"/>
                        <w:left w:val="none" w:sz="0" w:space="0" w:color="auto"/>
                        <w:bottom w:val="none" w:sz="0" w:space="0" w:color="auto"/>
                        <w:right w:val="none" w:sz="0" w:space="0" w:color="auto"/>
                      </w:divBdr>
                    </w:div>
                    <w:div w:id="1171221422">
                      <w:marLeft w:val="0"/>
                      <w:marRight w:val="0"/>
                      <w:marTop w:val="0"/>
                      <w:marBottom w:val="0"/>
                      <w:divBdr>
                        <w:top w:val="none" w:sz="0" w:space="0" w:color="auto"/>
                        <w:left w:val="none" w:sz="0" w:space="0" w:color="auto"/>
                        <w:bottom w:val="none" w:sz="0" w:space="0" w:color="auto"/>
                        <w:right w:val="none" w:sz="0" w:space="0" w:color="auto"/>
                      </w:divBdr>
                    </w:div>
                    <w:div w:id="1534341748">
                      <w:marLeft w:val="0"/>
                      <w:marRight w:val="0"/>
                      <w:marTop w:val="0"/>
                      <w:marBottom w:val="0"/>
                      <w:divBdr>
                        <w:top w:val="none" w:sz="0" w:space="0" w:color="auto"/>
                        <w:left w:val="none" w:sz="0" w:space="0" w:color="auto"/>
                        <w:bottom w:val="none" w:sz="0" w:space="0" w:color="auto"/>
                        <w:right w:val="none" w:sz="0" w:space="0" w:color="auto"/>
                      </w:divBdr>
                    </w:div>
                  </w:divsChild>
                </w:div>
                <w:div w:id="1317106186">
                  <w:marLeft w:val="0"/>
                  <w:marRight w:val="0"/>
                  <w:marTop w:val="0"/>
                  <w:marBottom w:val="0"/>
                  <w:divBdr>
                    <w:top w:val="none" w:sz="0" w:space="0" w:color="auto"/>
                    <w:left w:val="none" w:sz="0" w:space="0" w:color="auto"/>
                    <w:bottom w:val="none" w:sz="0" w:space="0" w:color="auto"/>
                    <w:right w:val="none" w:sz="0" w:space="0" w:color="auto"/>
                  </w:divBdr>
                  <w:divsChild>
                    <w:div w:id="1796564494">
                      <w:marLeft w:val="0"/>
                      <w:marRight w:val="0"/>
                      <w:marTop w:val="0"/>
                      <w:marBottom w:val="0"/>
                      <w:divBdr>
                        <w:top w:val="none" w:sz="0" w:space="0" w:color="auto"/>
                        <w:left w:val="none" w:sz="0" w:space="0" w:color="auto"/>
                        <w:bottom w:val="none" w:sz="0" w:space="0" w:color="auto"/>
                        <w:right w:val="none" w:sz="0" w:space="0" w:color="auto"/>
                      </w:divBdr>
                    </w:div>
                  </w:divsChild>
                </w:div>
                <w:div w:id="1461338089">
                  <w:marLeft w:val="0"/>
                  <w:marRight w:val="0"/>
                  <w:marTop w:val="0"/>
                  <w:marBottom w:val="0"/>
                  <w:divBdr>
                    <w:top w:val="none" w:sz="0" w:space="0" w:color="auto"/>
                    <w:left w:val="none" w:sz="0" w:space="0" w:color="auto"/>
                    <w:bottom w:val="none" w:sz="0" w:space="0" w:color="auto"/>
                    <w:right w:val="none" w:sz="0" w:space="0" w:color="auto"/>
                  </w:divBdr>
                  <w:divsChild>
                    <w:div w:id="68384448">
                      <w:marLeft w:val="0"/>
                      <w:marRight w:val="0"/>
                      <w:marTop w:val="0"/>
                      <w:marBottom w:val="0"/>
                      <w:divBdr>
                        <w:top w:val="none" w:sz="0" w:space="0" w:color="auto"/>
                        <w:left w:val="none" w:sz="0" w:space="0" w:color="auto"/>
                        <w:bottom w:val="none" w:sz="0" w:space="0" w:color="auto"/>
                        <w:right w:val="none" w:sz="0" w:space="0" w:color="auto"/>
                      </w:divBdr>
                    </w:div>
                  </w:divsChild>
                </w:div>
                <w:div w:id="1862935454">
                  <w:marLeft w:val="0"/>
                  <w:marRight w:val="0"/>
                  <w:marTop w:val="0"/>
                  <w:marBottom w:val="0"/>
                  <w:divBdr>
                    <w:top w:val="none" w:sz="0" w:space="0" w:color="auto"/>
                    <w:left w:val="none" w:sz="0" w:space="0" w:color="auto"/>
                    <w:bottom w:val="none" w:sz="0" w:space="0" w:color="auto"/>
                    <w:right w:val="none" w:sz="0" w:space="0" w:color="auto"/>
                  </w:divBdr>
                  <w:divsChild>
                    <w:div w:id="19553760">
                      <w:marLeft w:val="0"/>
                      <w:marRight w:val="0"/>
                      <w:marTop w:val="0"/>
                      <w:marBottom w:val="0"/>
                      <w:divBdr>
                        <w:top w:val="none" w:sz="0" w:space="0" w:color="auto"/>
                        <w:left w:val="none" w:sz="0" w:space="0" w:color="auto"/>
                        <w:bottom w:val="none" w:sz="0" w:space="0" w:color="auto"/>
                        <w:right w:val="none" w:sz="0" w:space="0" w:color="auto"/>
                      </w:divBdr>
                    </w:div>
                  </w:divsChild>
                </w:div>
                <w:div w:id="1916281706">
                  <w:marLeft w:val="0"/>
                  <w:marRight w:val="0"/>
                  <w:marTop w:val="0"/>
                  <w:marBottom w:val="0"/>
                  <w:divBdr>
                    <w:top w:val="none" w:sz="0" w:space="0" w:color="auto"/>
                    <w:left w:val="none" w:sz="0" w:space="0" w:color="auto"/>
                    <w:bottom w:val="none" w:sz="0" w:space="0" w:color="auto"/>
                    <w:right w:val="none" w:sz="0" w:space="0" w:color="auto"/>
                  </w:divBdr>
                  <w:divsChild>
                    <w:div w:id="74745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14333">
          <w:marLeft w:val="0"/>
          <w:marRight w:val="0"/>
          <w:marTop w:val="0"/>
          <w:marBottom w:val="0"/>
          <w:divBdr>
            <w:top w:val="none" w:sz="0" w:space="0" w:color="auto"/>
            <w:left w:val="none" w:sz="0" w:space="0" w:color="auto"/>
            <w:bottom w:val="none" w:sz="0" w:space="0" w:color="auto"/>
            <w:right w:val="none" w:sz="0" w:space="0" w:color="auto"/>
          </w:divBdr>
          <w:divsChild>
            <w:div w:id="869494164">
              <w:marLeft w:val="0"/>
              <w:marRight w:val="0"/>
              <w:marTop w:val="0"/>
              <w:marBottom w:val="0"/>
              <w:divBdr>
                <w:top w:val="none" w:sz="0" w:space="0" w:color="auto"/>
                <w:left w:val="none" w:sz="0" w:space="0" w:color="auto"/>
                <w:bottom w:val="none" w:sz="0" w:space="0" w:color="auto"/>
                <w:right w:val="none" w:sz="0" w:space="0" w:color="auto"/>
              </w:divBdr>
            </w:div>
            <w:div w:id="874775378">
              <w:marLeft w:val="0"/>
              <w:marRight w:val="0"/>
              <w:marTop w:val="0"/>
              <w:marBottom w:val="0"/>
              <w:divBdr>
                <w:top w:val="none" w:sz="0" w:space="0" w:color="auto"/>
                <w:left w:val="none" w:sz="0" w:space="0" w:color="auto"/>
                <w:bottom w:val="none" w:sz="0" w:space="0" w:color="auto"/>
                <w:right w:val="none" w:sz="0" w:space="0" w:color="auto"/>
              </w:divBdr>
            </w:div>
            <w:div w:id="1999769017">
              <w:marLeft w:val="0"/>
              <w:marRight w:val="0"/>
              <w:marTop w:val="0"/>
              <w:marBottom w:val="0"/>
              <w:divBdr>
                <w:top w:val="none" w:sz="0" w:space="0" w:color="auto"/>
                <w:left w:val="none" w:sz="0" w:space="0" w:color="auto"/>
                <w:bottom w:val="none" w:sz="0" w:space="0" w:color="auto"/>
                <w:right w:val="none" w:sz="0" w:space="0" w:color="auto"/>
              </w:divBdr>
            </w:div>
          </w:divsChild>
        </w:div>
        <w:div w:id="2122331561">
          <w:marLeft w:val="0"/>
          <w:marRight w:val="0"/>
          <w:marTop w:val="0"/>
          <w:marBottom w:val="0"/>
          <w:divBdr>
            <w:top w:val="none" w:sz="0" w:space="0" w:color="auto"/>
            <w:left w:val="none" w:sz="0" w:space="0" w:color="auto"/>
            <w:bottom w:val="none" w:sz="0" w:space="0" w:color="auto"/>
            <w:right w:val="none" w:sz="0" w:space="0" w:color="auto"/>
          </w:divBdr>
        </w:div>
      </w:divsChild>
    </w:div>
    <w:div w:id="801381347">
      <w:bodyDiv w:val="1"/>
      <w:marLeft w:val="0"/>
      <w:marRight w:val="0"/>
      <w:marTop w:val="0"/>
      <w:marBottom w:val="0"/>
      <w:divBdr>
        <w:top w:val="none" w:sz="0" w:space="0" w:color="auto"/>
        <w:left w:val="none" w:sz="0" w:space="0" w:color="auto"/>
        <w:bottom w:val="none" w:sz="0" w:space="0" w:color="auto"/>
        <w:right w:val="none" w:sz="0" w:space="0" w:color="auto"/>
      </w:divBdr>
    </w:div>
    <w:div w:id="817110425">
      <w:bodyDiv w:val="1"/>
      <w:marLeft w:val="0"/>
      <w:marRight w:val="0"/>
      <w:marTop w:val="0"/>
      <w:marBottom w:val="0"/>
      <w:divBdr>
        <w:top w:val="none" w:sz="0" w:space="0" w:color="auto"/>
        <w:left w:val="none" w:sz="0" w:space="0" w:color="auto"/>
        <w:bottom w:val="none" w:sz="0" w:space="0" w:color="auto"/>
        <w:right w:val="none" w:sz="0" w:space="0" w:color="auto"/>
      </w:divBdr>
    </w:div>
    <w:div w:id="819494668">
      <w:bodyDiv w:val="1"/>
      <w:marLeft w:val="0"/>
      <w:marRight w:val="0"/>
      <w:marTop w:val="0"/>
      <w:marBottom w:val="0"/>
      <w:divBdr>
        <w:top w:val="none" w:sz="0" w:space="0" w:color="auto"/>
        <w:left w:val="none" w:sz="0" w:space="0" w:color="auto"/>
        <w:bottom w:val="none" w:sz="0" w:space="0" w:color="auto"/>
        <w:right w:val="none" w:sz="0" w:space="0" w:color="auto"/>
      </w:divBdr>
    </w:div>
    <w:div w:id="823472741">
      <w:bodyDiv w:val="1"/>
      <w:marLeft w:val="0"/>
      <w:marRight w:val="0"/>
      <w:marTop w:val="0"/>
      <w:marBottom w:val="0"/>
      <w:divBdr>
        <w:top w:val="none" w:sz="0" w:space="0" w:color="auto"/>
        <w:left w:val="none" w:sz="0" w:space="0" w:color="auto"/>
        <w:bottom w:val="none" w:sz="0" w:space="0" w:color="auto"/>
        <w:right w:val="none" w:sz="0" w:space="0" w:color="auto"/>
      </w:divBdr>
      <w:divsChild>
        <w:div w:id="71859461">
          <w:marLeft w:val="0"/>
          <w:marRight w:val="0"/>
          <w:marTop w:val="0"/>
          <w:marBottom w:val="0"/>
          <w:divBdr>
            <w:top w:val="none" w:sz="0" w:space="0" w:color="auto"/>
            <w:left w:val="none" w:sz="0" w:space="0" w:color="auto"/>
            <w:bottom w:val="none" w:sz="0" w:space="0" w:color="auto"/>
            <w:right w:val="none" w:sz="0" w:space="0" w:color="auto"/>
          </w:divBdr>
          <w:divsChild>
            <w:div w:id="282343815">
              <w:marLeft w:val="0"/>
              <w:marRight w:val="0"/>
              <w:marTop w:val="0"/>
              <w:marBottom w:val="0"/>
              <w:divBdr>
                <w:top w:val="none" w:sz="0" w:space="0" w:color="auto"/>
                <w:left w:val="none" w:sz="0" w:space="0" w:color="auto"/>
                <w:bottom w:val="none" w:sz="0" w:space="0" w:color="auto"/>
                <w:right w:val="none" w:sz="0" w:space="0" w:color="auto"/>
              </w:divBdr>
            </w:div>
          </w:divsChild>
        </w:div>
        <w:div w:id="124081725">
          <w:marLeft w:val="0"/>
          <w:marRight w:val="0"/>
          <w:marTop w:val="0"/>
          <w:marBottom w:val="0"/>
          <w:divBdr>
            <w:top w:val="none" w:sz="0" w:space="0" w:color="auto"/>
            <w:left w:val="none" w:sz="0" w:space="0" w:color="auto"/>
            <w:bottom w:val="none" w:sz="0" w:space="0" w:color="auto"/>
            <w:right w:val="none" w:sz="0" w:space="0" w:color="auto"/>
          </w:divBdr>
          <w:divsChild>
            <w:div w:id="352878214">
              <w:marLeft w:val="0"/>
              <w:marRight w:val="0"/>
              <w:marTop w:val="0"/>
              <w:marBottom w:val="0"/>
              <w:divBdr>
                <w:top w:val="none" w:sz="0" w:space="0" w:color="auto"/>
                <w:left w:val="none" w:sz="0" w:space="0" w:color="auto"/>
                <w:bottom w:val="none" w:sz="0" w:space="0" w:color="auto"/>
                <w:right w:val="none" w:sz="0" w:space="0" w:color="auto"/>
              </w:divBdr>
            </w:div>
            <w:div w:id="878663490">
              <w:marLeft w:val="0"/>
              <w:marRight w:val="0"/>
              <w:marTop w:val="0"/>
              <w:marBottom w:val="0"/>
              <w:divBdr>
                <w:top w:val="none" w:sz="0" w:space="0" w:color="auto"/>
                <w:left w:val="none" w:sz="0" w:space="0" w:color="auto"/>
                <w:bottom w:val="none" w:sz="0" w:space="0" w:color="auto"/>
                <w:right w:val="none" w:sz="0" w:space="0" w:color="auto"/>
              </w:divBdr>
            </w:div>
            <w:div w:id="1703627082">
              <w:marLeft w:val="0"/>
              <w:marRight w:val="0"/>
              <w:marTop w:val="0"/>
              <w:marBottom w:val="0"/>
              <w:divBdr>
                <w:top w:val="none" w:sz="0" w:space="0" w:color="auto"/>
                <w:left w:val="none" w:sz="0" w:space="0" w:color="auto"/>
                <w:bottom w:val="none" w:sz="0" w:space="0" w:color="auto"/>
                <w:right w:val="none" w:sz="0" w:space="0" w:color="auto"/>
              </w:divBdr>
            </w:div>
            <w:div w:id="1803428018">
              <w:marLeft w:val="0"/>
              <w:marRight w:val="0"/>
              <w:marTop w:val="0"/>
              <w:marBottom w:val="0"/>
              <w:divBdr>
                <w:top w:val="none" w:sz="0" w:space="0" w:color="auto"/>
                <w:left w:val="none" w:sz="0" w:space="0" w:color="auto"/>
                <w:bottom w:val="none" w:sz="0" w:space="0" w:color="auto"/>
                <w:right w:val="none" w:sz="0" w:space="0" w:color="auto"/>
              </w:divBdr>
            </w:div>
          </w:divsChild>
        </w:div>
        <w:div w:id="280382139">
          <w:marLeft w:val="0"/>
          <w:marRight w:val="0"/>
          <w:marTop w:val="0"/>
          <w:marBottom w:val="0"/>
          <w:divBdr>
            <w:top w:val="none" w:sz="0" w:space="0" w:color="auto"/>
            <w:left w:val="none" w:sz="0" w:space="0" w:color="auto"/>
            <w:bottom w:val="none" w:sz="0" w:space="0" w:color="auto"/>
            <w:right w:val="none" w:sz="0" w:space="0" w:color="auto"/>
          </w:divBdr>
          <w:divsChild>
            <w:div w:id="1934819492">
              <w:marLeft w:val="0"/>
              <w:marRight w:val="0"/>
              <w:marTop w:val="0"/>
              <w:marBottom w:val="0"/>
              <w:divBdr>
                <w:top w:val="none" w:sz="0" w:space="0" w:color="auto"/>
                <w:left w:val="none" w:sz="0" w:space="0" w:color="auto"/>
                <w:bottom w:val="none" w:sz="0" w:space="0" w:color="auto"/>
                <w:right w:val="none" w:sz="0" w:space="0" w:color="auto"/>
              </w:divBdr>
            </w:div>
          </w:divsChild>
        </w:div>
        <w:div w:id="370425883">
          <w:marLeft w:val="0"/>
          <w:marRight w:val="0"/>
          <w:marTop w:val="0"/>
          <w:marBottom w:val="0"/>
          <w:divBdr>
            <w:top w:val="none" w:sz="0" w:space="0" w:color="auto"/>
            <w:left w:val="none" w:sz="0" w:space="0" w:color="auto"/>
            <w:bottom w:val="none" w:sz="0" w:space="0" w:color="auto"/>
            <w:right w:val="none" w:sz="0" w:space="0" w:color="auto"/>
          </w:divBdr>
          <w:divsChild>
            <w:div w:id="1548764626">
              <w:marLeft w:val="0"/>
              <w:marRight w:val="0"/>
              <w:marTop w:val="0"/>
              <w:marBottom w:val="0"/>
              <w:divBdr>
                <w:top w:val="none" w:sz="0" w:space="0" w:color="auto"/>
                <w:left w:val="none" w:sz="0" w:space="0" w:color="auto"/>
                <w:bottom w:val="none" w:sz="0" w:space="0" w:color="auto"/>
                <w:right w:val="none" w:sz="0" w:space="0" w:color="auto"/>
              </w:divBdr>
            </w:div>
          </w:divsChild>
        </w:div>
        <w:div w:id="485168555">
          <w:marLeft w:val="0"/>
          <w:marRight w:val="0"/>
          <w:marTop w:val="0"/>
          <w:marBottom w:val="0"/>
          <w:divBdr>
            <w:top w:val="none" w:sz="0" w:space="0" w:color="auto"/>
            <w:left w:val="none" w:sz="0" w:space="0" w:color="auto"/>
            <w:bottom w:val="none" w:sz="0" w:space="0" w:color="auto"/>
            <w:right w:val="none" w:sz="0" w:space="0" w:color="auto"/>
          </w:divBdr>
          <w:divsChild>
            <w:div w:id="548540635">
              <w:marLeft w:val="0"/>
              <w:marRight w:val="0"/>
              <w:marTop w:val="0"/>
              <w:marBottom w:val="0"/>
              <w:divBdr>
                <w:top w:val="none" w:sz="0" w:space="0" w:color="auto"/>
                <w:left w:val="none" w:sz="0" w:space="0" w:color="auto"/>
                <w:bottom w:val="none" w:sz="0" w:space="0" w:color="auto"/>
                <w:right w:val="none" w:sz="0" w:space="0" w:color="auto"/>
              </w:divBdr>
            </w:div>
          </w:divsChild>
        </w:div>
        <w:div w:id="599021734">
          <w:marLeft w:val="0"/>
          <w:marRight w:val="0"/>
          <w:marTop w:val="0"/>
          <w:marBottom w:val="0"/>
          <w:divBdr>
            <w:top w:val="none" w:sz="0" w:space="0" w:color="auto"/>
            <w:left w:val="none" w:sz="0" w:space="0" w:color="auto"/>
            <w:bottom w:val="none" w:sz="0" w:space="0" w:color="auto"/>
            <w:right w:val="none" w:sz="0" w:space="0" w:color="auto"/>
          </w:divBdr>
          <w:divsChild>
            <w:div w:id="728921187">
              <w:marLeft w:val="0"/>
              <w:marRight w:val="0"/>
              <w:marTop w:val="0"/>
              <w:marBottom w:val="0"/>
              <w:divBdr>
                <w:top w:val="none" w:sz="0" w:space="0" w:color="auto"/>
                <w:left w:val="none" w:sz="0" w:space="0" w:color="auto"/>
                <w:bottom w:val="none" w:sz="0" w:space="0" w:color="auto"/>
                <w:right w:val="none" w:sz="0" w:space="0" w:color="auto"/>
              </w:divBdr>
            </w:div>
          </w:divsChild>
        </w:div>
        <w:div w:id="684792477">
          <w:marLeft w:val="0"/>
          <w:marRight w:val="0"/>
          <w:marTop w:val="0"/>
          <w:marBottom w:val="0"/>
          <w:divBdr>
            <w:top w:val="none" w:sz="0" w:space="0" w:color="auto"/>
            <w:left w:val="none" w:sz="0" w:space="0" w:color="auto"/>
            <w:bottom w:val="none" w:sz="0" w:space="0" w:color="auto"/>
            <w:right w:val="none" w:sz="0" w:space="0" w:color="auto"/>
          </w:divBdr>
          <w:divsChild>
            <w:div w:id="23404316">
              <w:marLeft w:val="0"/>
              <w:marRight w:val="0"/>
              <w:marTop w:val="0"/>
              <w:marBottom w:val="0"/>
              <w:divBdr>
                <w:top w:val="none" w:sz="0" w:space="0" w:color="auto"/>
                <w:left w:val="none" w:sz="0" w:space="0" w:color="auto"/>
                <w:bottom w:val="none" w:sz="0" w:space="0" w:color="auto"/>
                <w:right w:val="none" w:sz="0" w:space="0" w:color="auto"/>
              </w:divBdr>
            </w:div>
            <w:div w:id="46491455">
              <w:marLeft w:val="0"/>
              <w:marRight w:val="0"/>
              <w:marTop w:val="0"/>
              <w:marBottom w:val="0"/>
              <w:divBdr>
                <w:top w:val="none" w:sz="0" w:space="0" w:color="auto"/>
                <w:left w:val="none" w:sz="0" w:space="0" w:color="auto"/>
                <w:bottom w:val="none" w:sz="0" w:space="0" w:color="auto"/>
                <w:right w:val="none" w:sz="0" w:space="0" w:color="auto"/>
              </w:divBdr>
            </w:div>
            <w:div w:id="240607680">
              <w:marLeft w:val="0"/>
              <w:marRight w:val="0"/>
              <w:marTop w:val="0"/>
              <w:marBottom w:val="0"/>
              <w:divBdr>
                <w:top w:val="none" w:sz="0" w:space="0" w:color="auto"/>
                <w:left w:val="none" w:sz="0" w:space="0" w:color="auto"/>
                <w:bottom w:val="none" w:sz="0" w:space="0" w:color="auto"/>
                <w:right w:val="none" w:sz="0" w:space="0" w:color="auto"/>
              </w:divBdr>
            </w:div>
            <w:div w:id="1925991706">
              <w:marLeft w:val="0"/>
              <w:marRight w:val="0"/>
              <w:marTop w:val="0"/>
              <w:marBottom w:val="0"/>
              <w:divBdr>
                <w:top w:val="none" w:sz="0" w:space="0" w:color="auto"/>
                <w:left w:val="none" w:sz="0" w:space="0" w:color="auto"/>
                <w:bottom w:val="none" w:sz="0" w:space="0" w:color="auto"/>
                <w:right w:val="none" w:sz="0" w:space="0" w:color="auto"/>
              </w:divBdr>
            </w:div>
            <w:div w:id="2068142934">
              <w:marLeft w:val="0"/>
              <w:marRight w:val="0"/>
              <w:marTop w:val="0"/>
              <w:marBottom w:val="0"/>
              <w:divBdr>
                <w:top w:val="none" w:sz="0" w:space="0" w:color="auto"/>
                <w:left w:val="none" w:sz="0" w:space="0" w:color="auto"/>
                <w:bottom w:val="none" w:sz="0" w:space="0" w:color="auto"/>
                <w:right w:val="none" w:sz="0" w:space="0" w:color="auto"/>
              </w:divBdr>
            </w:div>
          </w:divsChild>
        </w:div>
        <w:div w:id="733817974">
          <w:marLeft w:val="0"/>
          <w:marRight w:val="0"/>
          <w:marTop w:val="0"/>
          <w:marBottom w:val="0"/>
          <w:divBdr>
            <w:top w:val="none" w:sz="0" w:space="0" w:color="auto"/>
            <w:left w:val="none" w:sz="0" w:space="0" w:color="auto"/>
            <w:bottom w:val="none" w:sz="0" w:space="0" w:color="auto"/>
            <w:right w:val="none" w:sz="0" w:space="0" w:color="auto"/>
          </w:divBdr>
          <w:divsChild>
            <w:div w:id="1601183407">
              <w:marLeft w:val="0"/>
              <w:marRight w:val="0"/>
              <w:marTop w:val="0"/>
              <w:marBottom w:val="0"/>
              <w:divBdr>
                <w:top w:val="none" w:sz="0" w:space="0" w:color="auto"/>
                <w:left w:val="none" w:sz="0" w:space="0" w:color="auto"/>
                <w:bottom w:val="none" w:sz="0" w:space="0" w:color="auto"/>
                <w:right w:val="none" w:sz="0" w:space="0" w:color="auto"/>
              </w:divBdr>
            </w:div>
          </w:divsChild>
        </w:div>
        <w:div w:id="793328698">
          <w:marLeft w:val="0"/>
          <w:marRight w:val="0"/>
          <w:marTop w:val="0"/>
          <w:marBottom w:val="0"/>
          <w:divBdr>
            <w:top w:val="none" w:sz="0" w:space="0" w:color="auto"/>
            <w:left w:val="none" w:sz="0" w:space="0" w:color="auto"/>
            <w:bottom w:val="none" w:sz="0" w:space="0" w:color="auto"/>
            <w:right w:val="none" w:sz="0" w:space="0" w:color="auto"/>
          </w:divBdr>
          <w:divsChild>
            <w:div w:id="543568327">
              <w:marLeft w:val="0"/>
              <w:marRight w:val="0"/>
              <w:marTop w:val="0"/>
              <w:marBottom w:val="0"/>
              <w:divBdr>
                <w:top w:val="none" w:sz="0" w:space="0" w:color="auto"/>
                <w:left w:val="none" w:sz="0" w:space="0" w:color="auto"/>
                <w:bottom w:val="none" w:sz="0" w:space="0" w:color="auto"/>
                <w:right w:val="none" w:sz="0" w:space="0" w:color="auto"/>
              </w:divBdr>
            </w:div>
          </w:divsChild>
        </w:div>
        <w:div w:id="1092625547">
          <w:marLeft w:val="0"/>
          <w:marRight w:val="0"/>
          <w:marTop w:val="0"/>
          <w:marBottom w:val="0"/>
          <w:divBdr>
            <w:top w:val="none" w:sz="0" w:space="0" w:color="auto"/>
            <w:left w:val="none" w:sz="0" w:space="0" w:color="auto"/>
            <w:bottom w:val="none" w:sz="0" w:space="0" w:color="auto"/>
            <w:right w:val="none" w:sz="0" w:space="0" w:color="auto"/>
          </w:divBdr>
          <w:divsChild>
            <w:div w:id="2074347699">
              <w:marLeft w:val="0"/>
              <w:marRight w:val="0"/>
              <w:marTop w:val="0"/>
              <w:marBottom w:val="0"/>
              <w:divBdr>
                <w:top w:val="none" w:sz="0" w:space="0" w:color="auto"/>
                <w:left w:val="none" w:sz="0" w:space="0" w:color="auto"/>
                <w:bottom w:val="none" w:sz="0" w:space="0" w:color="auto"/>
                <w:right w:val="none" w:sz="0" w:space="0" w:color="auto"/>
              </w:divBdr>
            </w:div>
          </w:divsChild>
        </w:div>
        <w:div w:id="1177813819">
          <w:marLeft w:val="0"/>
          <w:marRight w:val="0"/>
          <w:marTop w:val="0"/>
          <w:marBottom w:val="0"/>
          <w:divBdr>
            <w:top w:val="none" w:sz="0" w:space="0" w:color="auto"/>
            <w:left w:val="none" w:sz="0" w:space="0" w:color="auto"/>
            <w:bottom w:val="none" w:sz="0" w:space="0" w:color="auto"/>
            <w:right w:val="none" w:sz="0" w:space="0" w:color="auto"/>
          </w:divBdr>
          <w:divsChild>
            <w:div w:id="1718967911">
              <w:marLeft w:val="0"/>
              <w:marRight w:val="0"/>
              <w:marTop w:val="0"/>
              <w:marBottom w:val="0"/>
              <w:divBdr>
                <w:top w:val="none" w:sz="0" w:space="0" w:color="auto"/>
                <w:left w:val="none" w:sz="0" w:space="0" w:color="auto"/>
                <w:bottom w:val="none" w:sz="0" w:space="0" w:color="auto"/>
                <w:right w:val="none" w:sz="0" w:space="0" w:color="auto"/>
              </w:divBdr>
            </w:div>
          </w:divsChild>
        </w:div>
        <w:div w:id="1295066766">
          <w:marLeft w:val="0"/>
          <w:marRight w:val="0"/>
          <w:marTop w:val="0"/>
          <w:marBottom w:val="0"/>
          <w:divBdr>
            <w:top w:val="none" w:sz="0" w:space="0" w:color="auto"/>
            <w:left w:val="none" w:sz="0" w:space="0" w:color="auto"/>
            <w:bottom w:val="none" w:sz="0" w:space="0" w:color="auto"/>
            <w:right w:val="none" w:sz="0" w:space="0" w:color="auto"/>
          </w:divBdr>
          <w:divsChild>
            <w:div w:id="531066619">
              <w:marLeft w:val="0"/>
              <w:marRight w:val="0"/>
              <w:marTop w:val="0"/>
              <w:marBottom w:val="0"/>
              <w:divBdr>
                <w:top w:val="none" w:sz="0" w:space="0" w:color="auto"/>
                <w:left w:val="none" w:sz="0" w:space="0" w:color="auto"/>
                <w:bottom w:val="none" w:sz="0" w:space="0" w:color="auto"/>
                <w:right w:val="none" w:sz="0" w:space="0" w:color="auto"/>
              </w:divBdr>
            </w:div>
          </w:divsChild>
        </w:div>
        <w:div w:id="1376153009">
          <w:marLeft w:val="0"/>
          <w:marRight w:val="0"/>
          <w:marTop w:val="0"/>
          <w:marBottom w:val="0"/>
          <w:divBdr>
            <w:top w:val="none" w:sz="0" w:space="0" w:color="auto"/>
            <w:left w:val="none" w:sz="0" w:space="0" w:color="auto"/>
            <w:bottom w:val="none" w:sz="0" w:space="0" w:color="auto"/>
            <w:right w:val="none" w:sz="0" w:space="0" w:color="auto"/>
          </w:divBdr>
          <w:divsChild>
            <w:div w:id="1062022956">
              <w:marLeft w:val="0"/>
              <w:marRight w:val="0"/>
              <w:marTop w:val="0"/>
              <w:marBottom w:val="0"/>
              <w:divBdr>
                <w:top w:val="none" w:sz="0" w:space="0" w:color="auto"/>
                <w:left w:val="none" w:sz="0" w:space="0" w:color="auto"/>
                <w:bottom w:val="none" w:sz="0" w:space="0" w:color="auto"/>
                <w:right w:val="none" w:sz="0" w:space="0" w:color="auto"/>
              </w:divBdr>
            </w:div>
          </w:divsChild>
        </w:div>
        <w:div w:id="1383557116">
          <w:marLeft w:val="0"/>
          <w:marRight w:val="0"/>
          <w:marTop w:val="0"/>
          <w:marBottom w:val="0"/>
          <w:divBdr>
            <w:top w:val="none" w:sz="0" w:space="0" w:color="auto"/>
            <w:left w:val="none" w:sz="0" w:space="0" w:color="auto"/>
            <w:bottom w:val="none" w:sz="0" w:space="0" w:color="auto"/>
            <w:right w:val="none" w:sz="0" w:space="0" w:color="auto"/>
          </w:divBdr>
          <w:divsChild>
            <w:div w:id="1509053241">
              <w:marLeft w:val="0"/>
              <w:marRight w:val="0"/>
              <w:marTop w:val="0"/>
              <w:marBottom w:val="0"/>
              <w:divBdr>
                <w:top w:val="none" w:sz="0" w:space="0" w:color="auto"/>
                <w:left w:val="none" w:sz="0" w:space="0" w:color="auto"/>
                <w:bottom w:val="none" w:sz="0" w:space="0" w:color="auto"/>
                <w:right w:val="none" w:sz="0" w:space="0" w:color="auto"/>
              </w:divBdr>
            </w:div>
          </w:divsChild>
        </w:div>
        <w:div w:id="1480884094">
          <w:marLeft w:val="0"/>
          <w:marRight w:val="0"/>
          <w:marTop w:val="0"/>
          <w:marBottom w:val="0"/>
          <w:divBdr>
            <w:top w:val="none" w:sz="0" w:space="0" w:color="auto"/>
            <w:left w:val="none" w:sz="0" w:space="0" w:color="auto"/>
            <w:bottom w:val="none" w:sz="0" w:space="0" w:color="auto"/>
            <w:right w:val="none" w:sz="0" w:space="0" w:color="auto"/>
          </w:divBdr>
          <w:divsChild>
            <w:div w:id="898512478">
              <w:marLeft w:val="0"/>
              <w:marRight w:val="0"/>
              <w:marTop w:val="0"/>
              <w:marBottom w:val="0"/>
              <w:divBdr>
                <w:top w:val="none" w:sz="0" w:space="0" w:color="auto"/>
                <w:left w:val="none" w:sz="0" w:space="0" w:color="auto"/>
                <w:bottom w:val="none" w:sz="0" w:space="0" w:color="auto"/>
                <w:right w:val="none" w:sz="0" w:space="0" w:color="auto"/>
              </w:divBdr>
            </w:div>
          </w:divsChild>
        </w:div>
        <w:div w:id="1724985452">
          <w:marLeft w:val="0"/>
          <w:marRight w:val="0"/>
          <w:marTop w:val="0"/>
          <w:marBottom w:val="0"/>
          <w:divBdr>
            <w:top w:val="none" w:sz="0" w:space="0" w:color="auto"/>
            <w:left w:val="none" w:sz="0" w:space="0" w:color="auto"/>
            <w:bottom w:val="none" w:sz="0" w:space="0" w:color="auto"/>
            <w:right w:val="none" w:sz="0" w:space="0" w:color="auto"/>
          </w:divBdr>
          <w:divsChild>
            <w:div w:id="12092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623">
      <w:bodyDiv w:val="1"/>
      <w:marLeft w:val="0"/>
      <w:marRight w:val="0"/>
      <w:marTop w:val="0"/>
      <w:marBottom w:val="0"/>
      <w:divBdr>
        <w:top w:val="none" w:sz="0" w:space="0" w:color="auto"/>
        <w:left w:val="none" w:sz="0" w:space="0" w:color="auto"/>
        <w:bottom w:val="none" w:sz="0" w:space="0" w:color="auto"/>
        <w:right w:val="none" w:sz="0" w:space="0" w:color="auto"/>
      </w:divBdr>
    </w:div>
    <w:div w:id="857473623">
      <w:bodyDiv w:val="1"/>
      <w:marLeft w:val="0"/>
      <w:marRight w:val="0"/>
      <w:marTop w:val="0"/>
      <w:marBottom w:val="0"/>
      <w:divBdr>
        <w:top w:val="none" w:sz="0" w:space="0" w:color="auto"/>
        <w:left w:val="none" w:sz="0" w:space="0" w:color="auto"/>
        <w:bottom w:val="none" w:sz="0" w:space="0" w:color="auto"/>
        <w:right w:val="none" w:sz="0" w:space="0" w:color="auto"/>
      </w:divBdr>
      <w:divsChild>
        <w:div w:id="176429186">
          <w:marLeft w:val="0"/>
          <w:marRight w:val="0"/>
          <w:marTop w:val="0"/>
          <w:marBottom w:val="0"/>
          <w:divBdr>
            <w:top w:val="none" w:sz="0" w:space="0" w:color="auto"/>
            <w:left w:val="none" w:sz="0" w:space="0" w:color="auto"/>
            <w:bottom w:val="none" w:sz="0" w:space="0" w:color="auto"/>
            <w:right w:val="none" w:sz="0" w:space="0" w:color="auto"/>
          </w:divBdr>
          <w:divsChild>
            <w:div w:id="171727371">
              <w:marLeft w:val="-75"/>
              <w:marRight w:val="0"/>
              <w:marTop w:val="30"/>
              <w:marBottom w:val="30"/>
              <w:divBdr>
                <w:top w:val="none" w:sz="0" w:space="0" w:color="auto"/>
                <w:left w:val="none" w:sz="0" w:space="0" w:color="auto"/>
                <w:bottom w:val="none" w:sz="0" w:space="0" w:color="auto"/>
                <w:right w:val="none" w:sz="0" w:space="0" w:color="auto"/>
              </w:divBdr>
              <w:divsChild>
                <w:div w:id="561525960">
                  <w:marLeft w:val="0"/>
                  <w:marRight w:val="0"/>
                  <w:marTop w:val="0"/>
                  <w:marBottom w:val="0"/>
                  <w:divBdr>
                    <w:top w:val="none" w:sz="0" w:space="0" w:color="auto"/>
                    <w:left w:val="none" w:sz="0" w:space="0" w:color="auto"/>
                    <w:bottom w:val="none" w:sz="0" w:space="0" w:color="auto"/>
                    <w:right w:val="none" w:sz="0" w:space="0" w:color="auto"/>
                  </w:divBdr>
                  <w:divsChild>
                    <w:div w:id="1734350520">
                      <w:marLeft w:val="0"/>
                      <w:marRight w:val="0"/>
                      <w:marTop w:val="0"/>
                      <w:marBottom w:val="0"/>
                      <w:divBdr>
                        <w:top w:val="none" w:sz="0" w:space="0" w:color="auto"/>
                        <w:left w:val="none" w:sz="0" w:space="0" w:color="auto"/>
                        <w:bottom w:val="none" w:sz="0" w:space="0" w:color="auto"/>
                        <w:right w:val="none" w:sz="0" w:space="0" w:color="auto"/>
                      </w:divBdr>
                    </w:div>
                  </w:divsChild>
                </w:div>
                <w:div w:id="631863841">
                  <w:marLeft w:val="0"/>
                  <w:marRight w:val="0"/>
                  <w:marTop w:val="0"/>
                  <w:marBottom w:val="0"/>
                  <w:divBdr>
                    <w:top w:val="none" w:sz="0" w:space="0" w:color="auto"/>
                    <w:left w:val="none" w:sz="0" w:space="0" w:color="auto"/>
                    <w:bottom w:val="none" w:sz="0" w:space="0" w:color="auto"/>
                    <w:right w:val="none" w:sz="0" w:space="0" w:color="auto"/>
                  </w:divBdr>
                  <w:divsChild>
                    <w:div w:id="1454979007">
                      <w:marLeft w:val="0"/>
                      <w:marRight w:val="0"/>
                      <w:marTop w:val="0"/>
                      <w:marBottom w:val="0"/>
                      <w:divBdr>
                        <w:top w:val="none" w:sz="0" w:space="0" w:color="auto"/>
                        <w:left w:val="none" w:sz="0" w:space="0" w:color="auto"/>
                        <w:bottom w:val="none" w:sz="0" w:space="0" w:color="auto"/>
                        <w:right w:val="none" w:sz="0" w:space="0" w:color="auto"/>
                      </w:divBdr>
                    </w:div>
                  </w:divsChild>
                </w:div>
                <w:div w:id="1036078778">
                  <w:marLeft w:val="0"/>
                  <w:marRight w:val="0"/>
                  <w:marTop w:val="0"/>
                  <w:marBottom w:val="0"/>
                  <w:divBdr>
                    <w:top w:val="none" w:sz="0" w:space="0" w:color="auto"/>
                    <w:left w:val="none" w:sz="0" w:space="0" w:color="auto"/>
                    <w:bottom w:val="none" w:sz="0" w:space="0" w:color="auto"/>
                    <w:right w:val="none" w:sz="0" w:space="0" w:color="auto"/>
                  </w:divBdr>
                  <w:divsChild>
                    <w:div w:id="245263809">
                      <w:marLeft w:val="0"/>
                      <w:marRight w:val="0"/>
                      <w:marTop w:val="0"/>
                      <w:marBottom w:val="0"/>
                      <w:divBdr>
                        <w:top w:val="none" w:sz="0" w:space="0" w:color="auto"/>
                        <w:left w:val="none" w:sz="0" w:space="0" w:color="auto"/>
                        <w:bottom w:val="none" w:sz="0" w:space="0" w:color="auto"/>
                        <w:right w:val="none" w:sz="0" w:space="0" w:color="auto"/>
                      </w:divBdr>
                    </w:div>
                    <w:div w:id="1720976014">
                      <w:marLeft w:val="0"/>
                      <w:marRight w:val="0"/>
                      <w:marTop w:val="0"/>
                      <w:marBottom w:val="0"/>
                      <w:divBdr>
                        <w:top w:val="none" w:sz="0" w:space="0" w:color="auto"/>
                        <w:left w:val="none" w:sz="0" w:space="0" w:color="auto"/>
                        <w:bottom w:val="none" w:sz="0" w:space="0" w:color="auto"/>
                        <w:right w:val="none" w:sz="0" w:space="0" w:color="auto"/>
                      </w:divBdr>
                    </w:div>
                  </w:divsChild>
                </w:div>
                <w:div w:id="1076243414">
                  <w:marLeft w:val="0"/>
                  <w:marRight w:val="0"/>
                  <w:marTop w:val="0"/>
                  <w:marBottom w:val="0"/>
                  <w:divBdr>
                    <w:top w:val="none" w:sz="0" w:space="0" w:color="auto"/>
                    <w:left w:val="none" w:sz="0" w:space="0" w:color="auto"/>
                    <w:bottom w:val="none" w:sz="0" w:space="0" w:color="auto"/>
                    <w:right w:val="none" w:sz="0" w:space="0" w:color="auto"/>
                  </w:divBdr>
                  <w:divsChild>
                    <w:div w:id="1580864375">
                      <w:marLeft w:val="0"/>
                      <w:marRight w:val="0"/>
                      <w:marTop w:val="0"/>
                      <w:marBottom w:val="0"/>
                      <w:divBdr>
                        <w:top w:val="none" w:sz="0" w:space="0" w:color="auto"/>
                        <w:left w:val="none" w:sz="0" w:space="0" w:color="auto"/>
                        <w:bottom w:val="none" w:sz="0" w:space="0" w:color="auto"/>
                        <w:right w:val="none" w:sz="0" w:space="0" w:color="auto"/>
                      </w:divBdr>
                    </w:div>
                  </w:divsChild>
                </w:div>
                <w:div w:id="1290472100">
                  <w:marLeft w:val="0"/>
                  <w:marRight w:val="0"/>
                  <w:marTop w:val="0"/>
                  <w:marBottom w:val="0"/>
                  <w:divBdr>
                    <w:top w:val="none" w:sz="0" w:space="0" w:color="auto"/>
                    <w:left w:val="none" w:sz="0" w:space="0" w:color="auto"/>
                    <w:bottom w:val="none" w:sz="0" w:space="0" w:color="auto"/>
                    <w:right w:val="none" w:sz="0" w:space="0" w:color="auto"/>
                  </w:divBdr>
                  <w:divsChild>
                    <w:div w:id="910116174">
                      <w:marLeft w:val="0"/>
                      <w:marRight w:val="0"/>
                      <w:marTop w:val="0"/>
                      <w:marBottom w:val="0"/>
                      <w:divBdr>
                        <w:top w:val="none" w:sz="0" w:space="0" w:color="auto"/>
                        <w:left w:val="none" w:sz="0" w:space="0" w:color="auto"/>
                        <w:bottom w:val="none" w:sz="0" w:space="0" w:color="auto"/>
                        <w:right w:val="none" w:sz="0" w:space="0" w:color="auto"/>
                      </w:divBdr>
                    </w:div>
                  </w:divsChild>
                </w:div>
                <w:div w:id="1357653130">
                  <w:marLeft w:val="0"/>
                  <w:marRight w:val="0"/>
                  <w:marTop w:val="0"/>
                  <w:marBottom w:val="0"/>
                  <w:divBdr>
                    <w:top w:val="none" w:sz="0" w:space="0" w:color="auto"/>
                    <w:left w:val="none" w:sz="0" w:space="0" w:color="auto"/>
                    <w:bottom w:val="none" w:sz="0" w:space="0" w:color="auto"/>
                    <w:right w:val="none" w:sz="0" w:space="0" w:color="auto"/>
                  </w:divBdr>
                  <w:divsChild>
                    <w:div w:id="1647473741">
                      <w:marLeft w:val="0"/>
                      <w:marRight w:val="0"/>
                      <w:marTop w:val="0"/>
                      <w:marBottom w:val="0"/>
                      <w:divBdr>
                        <w:top w:val="none" w:sz="0" w:space="0" w:color="auto"/>
                        <w:left w:val="none" w:sz="0" w:space="0" w:color="auto"/>
                        <w:bottom w:val="none" w:sz="0" w:space="0" w:color="auto"/>
                        <w:right w:val="none" w:sz="0" w:space="0" w:color="auto"/>
                      </w:divBdr>
                    </w:div>
                  </w:divsChild>
                </w:div>
                <w:div w:id="1706830822">
                  <w:marLeft w:val="0"/>
                  <w:marRight w:val="0"/>
                  <w:marTop w:val="0"/>
                  <w:marBottom w:val="0"/>
                  <w:divBdr>
                    <w:top w:val="none" w:sz="0" w:space="0" w:color="auto"/>
                    <w:left w:val="none" w:sz="0" w:space="0" w:color="auto"/>
                    <w:bottom w:val="none" w:sz="0" w:space="0" w:color="auto"/>
                    <w:right w:val="none" w:sz="0" w:space="0" w:color="auto"/>
                  </w:divBdr>
                  <w:divsChild>
                    <w:div w:id="1133716488">
                      <w:marLeft w:val="0"/>
                      <w:marRight w:val="0"/>
                      <w:marTop w:val="0"/>
                      <w:marBottom w:val="0"/>
                      <w:divBdr>
                        <w:top w:val="none" w:sz="0" w:space="0" w:color="auto"/>
                        <w:left w:val="none" w:sz="0" w:space="0" w:color="auto"/>
                        <w:bottom w:val="none" w:sz="0" w:space="0" w:color="auto"/>
                        <w:right w:val="none" w:sz="0" w:space="0" w:color="auto"/>
                      </w:divBdr>
                    </w:div>
                  </w:divsChild>
                </w:div>
                <w:div w:id="2063288641">
                  <w:marLeft w:val="0"/>
                  <w:marRight w:val="0"/>
                  <w:marTop w:val="0"/>
                  <w:marBottom w:val="0"/>
                  <w:divBdr>
                    <w:top w:val="none" w:sz="0" w:space="0" w:color="auto"/>
                    <w:left w:val="none" w:sz="0" w:space="0" w:color="auto"/>
                    <w:bottom w:val="none" w:sz="0" w:space="0" w:color="auto"/>
                    <w:right w:val="none" w:sz="0" w:space="0" w:color="auto"/>
                  </w:divBdr>
                  <w:divsChild>
                    <w:div w:id="9165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451529">
          <w:marLeft w:val="0"/>
          <w:marRight w:val="0"/>
          <w:marTop w:val="0"/>
          <w:marBottom w:val="0"/>
          <w:divBdr>
            <w:top w:val="none" w:sz="0" w:space="0" w:color="auto"/>
            <w:left w:val="none" w:sz="0" w:space="0" w:color="auto"/>
            <w:bottom w:val="none" w:sz="0" w:space="0" w:color="auto"/>
            <w:right w:val="none" w:sz="0" w:space="0" w:color="auto"/>
          </w:divBdr>
          <w:divsChild>
            <w:div w:id="882408182">
              <w:marLeft w:val="0"/>
              <w:marRight w:val="0"/>
              <w:marTop w:val="0"/>
              <w:marBottom w:val="0"/>
              <w:divBdr>
                <w:top w:val="none" w:sz="0" w:space="0" w:color="auto"/>
                <w:left w:val="none" w:sz="0" w:space="0" w:color="auto"/>
                <w:bottom w:val="none" w:sz="0" w:space="0" w:color="auto"/>
                <w:right w:val="none" w:sz="0" w:space="0" w:color="auto"/>
              </w:divBdr>
            </w:div>
            <w:div w:id="1860926203">
              <w:marLeft w:val="0"/>
              <w:marRight w:val="0"/>
              <w:marTop w:val="0"/>
              <w:marBottom w:val="0"/>
              <w:divBdr>
                <w:top w:val="none" w:sz="0" w:space="0" w:color="auto"/>
                <w:left w:val="none" w:sz="0" w:space="0" w:color="auto"/>
                <w:bottom w:val="none" w:sz="0" w:space="0" w:color="auto"/>
                <w:right w:val="none" w:sz="0" w:space="0" w:color="auto"/>
              </w:divBdr>
            </w:div>
          </w:divsChild>
        </w:div>
        <w:div w:id="765006721">
          <w:marLeft w:val="0"/>
          <w:marRight w:val="0"/>
          <w:marTop w:val="0"/>
          <w:marBottom w:val="0"/>
          <w:divBdr>
            <w:top w:val="none" w:sz="0" w:space="0" w:color="auto"/>
            <w:left w:val="none" w:sz="0" w:space="0" w:color="auto"/>
            <w:bottom w:val="none" w:sz="0" w:space="0" w:color="auto"/>
            <w:right w:val="none" w:sz="0" w:space="0" w:color="auto"/>
          </w:divBdr>
          <w:divsChild>
            <w:div w:id="2083873760">
              <w:marLeft w:val="-75"/>
              <w:marRight w:val="0"/>
              <w:marTop w:val="30"/>
              <w:marBottom w:val="30"/>
              <w:divBdr>
                <w:top w:val="none" w:sz="0" w:space="0" w:color="auto"/>
                <w:left w:val="none" w:sz="0" w:space="0" w:color="auto"/>
                <w:bottom w:val="none" w:sz="0" w:space="0" w:color="auto"/>
                <w:right w:val="none" w:sz="0" w:space="0" w:color="auto"/>
              </w:divBdr>
              <w:divsChild>
                <w:div w:id="217668318">
                  <w:marLeft w:val="0"/>
                  <w:marRight w:val="0"/>
                  <w:marTop w:val="0"/>
                  <w:marBottom w:val="0"/>
                  <w:divBdr>
                    <w:top w:val="none" w:sz="0" w:space="0" w:color="auto"/>
                    <w:left w:val="none" w:sz="0" w:space="0" w:color="auto"/>
                    <w:bottom w:val="none" w:sz="0" w:space="0" w:color="auto"/>
                    <w:right w:val="none" w:sz="0" w:space="0" w:color="auto"/>
                  </w:divBdr>
                  <w:divsChild>
                    <w:div w:id="1664236345">
                      <w:marLeft w:val="0"/>
                      <w:marRight w:val="0"/>
                      <w:marTop w:val="0"/>
                      <w:marBottom w:val="0"/>
                      <w:divBdr>
                        <w:top w:val="none" w:sz="0" w:space="0" w:color="auto"/>
                        <w:left w:val="none" w:sz="0" w:space="0" w:color="auto"/>
                        <w:bottom w:val="none" w:sz="0" w:space="0" w:color="auto"/>
                        <w:right w:val="none" w:sz="0" w:space="0" w:color="auto"/>
                      </w:divBdr>
                    </w:div>
                  </w:divsChild>
                </w:div>
                <w:div w:id="258099585">
                  <w:marLeft w:val="0"/>
                  <w:marRight w:val="0"/>
                  <w:marTop w:val="0"/>
                  <w:marBottom w:val="0"/>
                  <w:divBdr>
                    <w:top w:val="none" w:sz="0" w:space="0" w:color="auto"/>
                    <w:left w:val="none" w:sz="0" w:space="0" w:color="auto"/>
                    <w:bottom w:val="none" w:sz="0" w:space="0" w:color="auto"/>
                    <w:right w:val="none" w:sz="0" w:space="0" w:color="auto"/>
                  </w:divBdr>
                  <w:divsChild>
                    <w:div w:id="1798182330">
                      <w:marLeft w:val="0"/>
                      <w:marRight w:val="0"/>
                      <w:marTop w:val="0"/>
                      <w:marBottom w:val="0"/>
                      <w:divBdr>
                        <w:top w:val="none" w:sz="0" w:space="0" w:color="auto"/>
                        <w:left w:val="none" w:sz="0" w:space="0" w:color="auto"/>
                        <w:bottom w:val="none" w:sz="0" w:space="0" w:color="auto"/>
                        <w:right w:val="none" w:sz="0" w:space="0" w:color="auto"/>
                      </w:divBdr>
                    </w:div>
                  </w:divsChild>
                </w:div>
                <w:div w:id="458914208">
                  <w:marLeft w:val="0"/>
                  <w:marRight w:val="0"/>
                  <w:marTop w:val="0"/>
                  <w:marBottom w:val="0"/>
                  <w:divBdr>
                    <w:top w:val="none" w:sz="0" w:space="0" w:color="auto"/>
                    <w:left w:val="none" w:sz="0" w:space="0" w:color="auto"/>
                    <w:bottom w:val="none" w:sz="0" w:space="0" w:color="auto"/>
                    <w:right w:val="none" w:sz="0" w:space="0" w:color="auto"/>
                  </w:divBdr>
                  <w:divsChild>
                    <w:div w:id="2083327952">
                      <w:marLeft w:val="0"/>
                      <w:marRight w:val="0"/>
                      <w:marTop w:val="0"/>
                      <w:marBottom w:val="0"/>
                      <w:divBdr>
                        <w:top w:val="none" w:sz="0" w:space="0" w:color="auto"/>
                        <w:left w:val="none" w:sz="0" w:space="0" w:color="auto"/>
                        <w:bottom w:val="none" w:sz="0" w:space="0" w:color="auto"/>
                        <w:right w:val="none" w:sz="0" w:space="0" w:color="auto"/>
                      </w:divBdr>
                    </w:div>
                  </w:divsChild>
                </w:div>
                <w:div w:id="715737670">
                  <w:marLeft w:val="0"/>
                  <w:marRight w:val="0"/>
                  <w:marTop w:val="0"/>
                  <w:marBottom w:val="0"/>
                  <w:divBdr>
                    <w:top w:val="none" w:sz="0" w:space="0" w:color="auto"/>
                    <w:left w:val="none" w:sz="0" w:space="0" w:color="auto"/>
                    <w:bottom w:val="none" w:sz="0" w:space="0" w:color="auto"/>
                    <w:right w:val="none" w:sz="0" w:space="0" w:color="auto"/>
                  </w:divBdr>
                  <w:divsChild>
                    <w:div w:id="794250670">
                      <w:marLeft w:val="0"/>
                      <w:marRight w:val="0"/>
                      <w:marTop w:val="0"/>
                      <w:marBottom w:val="0"/>
                      <w:divBdr>
                        <w:top w:val="none" w:sz="0" w:space="0" w:color="auto"/>
                        <w:left w:val="none" w:sz="0" w:space="0" w:color="auto"/>
                        <w:bottom w:val="none" w:sz="0" w:space="0" w:color="auto"/>
                        <w:right w:val="none" w:sz="0" w:space="0" w:color="auto"/>
                      </w:divBdr>
                    </w:div>
                  </w:divsChild>
                </w:div>
                <w:div w:id="777330476">
                  <w:marLeft w:val="0"/>
                  <w:marRight w:val="0"/>
                  <w:marTop w:val="0"/>
                  <w:marBottom w:val="0"/>
                  <w:divBdr>
                    <w:top w:val="none" w:sz="0" w:space="0" w:color="auto"/>
                    <w:left w:val="none" w:sz="0" w:space="0" w:color="auto"/>
                    <w:bottom w:val="none" w:sz="0" w:space="0" w:color="auto"/>
                    <w:right w:val="none" w:sz="0" w:space="0" w:color="auto"/>
                  </w:divBdr>
                  <w:divsChild>
                    <w:div w:id="469980637">
                      <w:marLeft w:val="0"/>
                      <w:marRight w:val="0"/>
                      <w:marTop w:val="0"/>
                      <w:marBottom w:val="0"/>
                      <w:divBdr>
                        <w:top w:val="none" w:sz="0" w:space="0" w:color="auto"/>
                        <w:left w:val="none" w:sz="0" w:space="0" w:color="auto"/>
                        <w:bottom w:val="none" w:sz="0" w:space="0" w:color="auto"/>
                        <w:right w:val="none" w:sz="0" w:space="0" w:color="auto"/>
                      </w:divBdr>
                    </w:div>
                  </w:divsChild>
                </w:div>
                <w:div w:id="1220632924">
                  <w:marLeft w:val="0"/>
                  <w:marRight w:val="0"/>
                  <w:marTop w:val="0"/>
                  <w:marBottom w:val="0"/>
                  <w:divBdr>
                    <w:top w:val="none" w:sz="0" w:space="0" w:color="auto"/>
                    <w:left w:val="none" w:sz="0" w:space="0" w:color="auto"/>
                    <w:bottom w:val="none" w:sz="0" w:space="0" w:color="auto"/>
                    <w:right w:val="none" w:sz="0" w:space="0" w:color="auto"/>
                  </w:divBdr>
                  <w:divsChild>
                    <w:div w:id="2040549727">
                      <w:marLeft w:val="0"/>
                      <w:marRight w:val="0"/>
                      <w:marTop w:val="0"/>
                      <w:marBottom w:val="0"/>
                      <w:divBdr>
                        <w:top w:val="none" w:sz="0" w:space="0" w:color="auto"/>
                        <w:left w:val="none" w:sz="0" w:space="0" w:color="auto"/>
                        <w:bottom w:val="none" w:sz="0" w:space="0" w:color="auto"/>
                        <w:right w:val="none" w:sz="0" w:space="0" w:color="auto"/>
                      </w:divBdr>
                    </w:div>
                  </w:divsChild>
                </w:div>
                <w:div w:id="1474830028">
                  <w:marLeft w:val="0"/>
                  <w:marRight w:val="0"/>
                  <w:marTop w:val="0"/>
                  <w:marBottom w:val="0"/>
                  <w:divBdr>
                    <w:top w:val="none" w:sz="0" w:space="0" w:color="auto"/>
                    <w:left w:val="none" w:sz="0" w:space="0" w:color="auto"/>
                    <w:bottom w:val="none" w:sz="0" w:space="0" w:color="auto"/>
                    <w:right w:val="none" w:sz="0" w:space="0" w:color="auto"/>
                  </w:divBdr>
                  <w:divsChild>
                    <w:div w:id="122894315">
                      <w:marLeft w:val="0"/>
                      <w:marRight w:val="0"/>
                      <w:marTop w:val="0"/>
                      <w:marBottom w:val="0"/>
                      <w:divBdr>
                        <w:top w:val="none" w:sz="0" w:space="0" w:color="auto"/>
                        <w:left w:val="none" w:sz="0" w:space="0" w:color="auto"/>
                        <w:bottom w:val="none" w:sz="0" w:space="0" w:color="auto"/>
                        <w:right w:val="none" w:sz="0" w:space="0" w:color="auto"/>
                      </w:divBdr>
                    </w:div>
                  </w:divsChild>
                </w:div>
                <w:div w:id="1961648679">
                  <w:marLeft w:val="0"/>
                  <w:marRight w:val="0"/>
                  <w:marTop w:val="0"/>
                  <w:marBottom w:val="0"/>
                  <w:divBdr>
                    <w:top w:val="none" w:sz="0" w:space="0" w:color="auto"/>
                    <w:left w:val="none" w:sz="0" w:space="0" w:color="auto"/>
                    <w:bottom w:val="none" w:sz="0" w:space="0" w:color="auto"/>
                    <w:right w:val="none" w:sz="0" w:space="0" w:color="auto"/>
                  </w:divBdr>
                  <w:divsChild>
                    <w:div w:id="3133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869340">
          <w:marLeft w:val="0"/>
          <w:marRight w:val="0"/>
          <w:marTop w:val="0"/>
          <w:marBottom w:val="0"/>
          <w:divBdr>
            <w:top w:val="none" w:sz="0" w:space="0" w:color="auto"/>
            <w:left w:val="none" w:sz="0" w:space="0" w:color="auto"/>
            <w:bottom w:val="none" w:sz="0" w:space="0" w:color="auto"/>
            <w:right w:val="none" w:sz="0" w:space="0" w:color="auto"/>
          </w:divBdr>
          <w:divsChild>
            <w:div w:id="1998025907">
              <w:marLeft w:val="-75"/>
              <w:marRight w:val="0"/>
              <w:marTop w:val="30"/>
              <w:marBottom w:val="30"/>
              <w:divBdr>
                <w:top w:val="none" w:sz="0" w:space="0" w:color="auto"/>
                <w:left w:val="none" w:sz="0" w:space="0" w:color="auto"/>
                <w:bottom w:val="none" w:sz="0" w:space="0" w:color="auto"/>
                <w:right w:val="none" w:sz="0" w:space="0" w:color="auto"/>
              </w:divBdr>
              <w:divsChild>
                <w:div w:id="411581783">
                  <w:marLeft w:val="0"/>
                  <w:marRight w:val="0"/>
                  <w:marTop w:val="0"/>
                  <w:marBottom w:val="0"/>
                  <w:divBdr>
                    <w:top w:val="none" w:sz="0" w:space="0" w:color="auto"/>
                    <w:left w:val="none" w:sz="0" w:space="0" w:color="auto"/>
                    <w:bottom w:val="none" w:sz="0" w:space="0" w:color="auto"/>
                    <w:right w:val="none" w:sz="0" w:space="0" w:color="auto"/>
                  </w:divBdr>
                  <w:divsChild>
                    <w:div w:id="211625530">
                      <w:marLeft w:val="0"/>
                      <w:marRight w:val="0"/>
                      <w:marTop w:val="0"/>
                      <w:marBottom w:val="0"/>
                      <w:divBdr>
                        <w:top w:val="none" w:sz="0" w:space="0" w:color="auto"/>
                        <w:left w:val="none" w:sz="0" w:space="0" w:color="auto"/>
                        <w:bottom w:val="none" w:sz="0" w:space="0" w:color="auto"/>
                        <w:right w:val="none" w:sz="0" w:space="0" w:color="auto"/>
                      </w:divBdr>
                    </w:div>
                  </w:divsChild>
                </w:div>
                <w:div w:id="703595515">
                  <w:marLeft w:val="0"/>
                  <w:marRight w:val="0"/>
                  <w:marTop w:val="0"/>
                  <w:marBottom w:val="0"/>
                  <w:divBdr>
                    <w:top w:val="none" w:sz="0" w:space="0" w:color="auto"/>
                    <w:left w:val="none" w:sz="0" w:space="0" w:color="auto"/>
                    <w:bottom w:val="none" w:sz="0" w:space="0" w:color="auto"/>
                    <w:right w:val="none" w:sz="0" w:space="0" w:color="auto"/>
                  </w:divBdr>
                  <w:divsChild>
                    <w:div w:id="240717412">
                      <w:marLeft w:val="0"/>
                      <w:marRight w:val="0"/>
                      <w:marTop w:val="0"/>
                      <w:marBottom w:val="0"/>
                      <w:divBdr>
                        <w:top w:val="none" w:sz="0" w:space="0" w:color="auto"/>
                        <w:left w:val="none" w:sz="0" w:space="0" w:color="auto"/>
                        <w:bottom w:val="none" w:sz="0" w:space="0" w:color="auto"/>
                        <w:right w:val="none" w:sz="0" w:space="0" w:color="auto"/>
                      </w:divBdr>
                    </w:div>
                  </w:divsChild>
                </w:div>
                <w:div w:id="938492937">
                  <w:marLeft w:val="0"/>
                  <w:marRight w:val="0"/>
                  <w:marTop w:val="0"/>
                  <w:marBottom w:val="0"/>
                  <w:divBdr>
                    <w:top w:val="none" w:sz="0" w:space="0" w:color="auto"/>
                    <w:left w:val="none" w:sz="0" w:space="0" w:color="auto"/>
                    <w:bottom w:val="none" w:sz="0" w:space="0" w:color="auto"/>
                    <w:right w:val="none" w:sz="0" w:space="0" w:color="auto"/>
                  </w:divBdr>
                  <w:divsChild>
                    <w:div w:id="857305524">
                      <w:marLeft w:val="0"/>
                      <w:marRight w:val="0"/>
                      <w:marTop w:val="0"/>
                      <w:marBottom w:val="0"/>
                      <w:divBdr>
                        <w:top w:val="none" w:sz="0" w:space="0" w:color="auto"/>
                        <w:left w:val="none" w:sz="0" w:space="0" w:color="auto"/>
                        <w:bottom w:val="none" w:sz="0" w:space="0" w:color="auto"/>
                        <w:right w:val="none" w:sz="0" w:space="0" w:color="auto"/>
                      </w:divBdr>
                    </w:div>
                  </w:divsChild>
                </w:div>
                <w:div w:id="1081177933">
                  <w:marLeft w:val="0"/>
                  <w:marRight w:val="0"/>
                  <w:marTop w:val="0"/>
                  <w:marBottom w:val="0"/>
                  <w:divBdr>
                    <w:top w:val="none" w:sz="0" w:space="0" w:color="auto"/>
                    <w:left w:val="none" w:sz="0" w:space="0" w:color="auto"/>
                    <w:bottom w:val="none" w:sz="0" w:space="0" w:color="auto"/>
                    <w:right w:val="none" w:sz="0" w:space="0" w:color="auto"/>
                  </w:divBdr>
                  <w:divsChild>
                    <w:div w:id="294682151">
                      <w:marLeft w:val="0"/>
                      <w:marRight w:val="0"/>
                      <w:marTop w:val="0"/>
                      <w:marBottom w:val="0"/>
                      <w:divBdr>
                        <w:top w:val="none" w:sz="0" w:space="0" w:color="auto"/>
                        <w:left w:val="none" w:sz="0" w:space="0" w:color="auto"/>
                        <w:bottom w:val="none" w:sz="0" w:space="0" w:color="auto"/>
                        <w:right w:val="none" w:sz="0" w:space="0" w:color="auto"/>
                      </w:divBdr>
                    </w:div>
                  </w:divsChild>
                </w:div>
                <w:div w:id="1247035777">
                  <w:marLeft w:val="0"/>
                  <w:marRight w:val="0"/>
                  <w:marTop w:val="0"/>
                  <w:marBottom w:val="0"/>
                  <w:divBdr>
                    <w:top w:val="none" w:sz="0" w:space="0" w:color="auto"/>
                    <w:left w:val="none" w:sz="0" w:space="0" w:color="auto"/>
                    <w:bottom w:val="none" w:sz="0" w:space="0" w:color="auto"/>
                    <w:right w:val="none" w:sz="0" w:space="0" w:color="auto"/>
                  </w:divBdr>
                  <w:divsChild>
                    <w:div w:id="1989941065">
                      <w:marLeft w:val="0"/>
                      <w:marRight w:val="0"/>
                      <w:marTop w:val="0"/>
                      <w:marBottom w:val="0"/>
                      <w:divBdr>
                        <w:top w:val="none" w:sz="0" w:space="0" w:color="auto"/>
                        <w:left w:val="none" w:sz="0" w:space="0" w:color="auto"/>
                        <w:bottom w:val="none" w:sz="0" w:space="0" w:color="auto"/>
                        <w:right w:val="none" w:sz="0" w:space="0" w:color="auto"/>
                      </w:divBdr>
                    </w:div>
                  </w:divsChild>
                </w:div>
                <w:div w:id="1312830571">
                  <w:marLeft w:val="0"/>
                  <w:marRight w:val="0"/>
                  <w:marTop w:val="0"/>
                  <w:marBottom w:val="0"/>
                  <w:divBdr>
                    <w:top w:val="none" w:sz="0" w:space="0" w:color="auto"/>
                    <w:left w:val="none" w:sz="0" w:space="0" w:color="auto"/>
                    <w:bottom w:val="none" w:sz="0" w:space="0" w:color="auto"/>
                    <w:right w:val="none" w:sz="0" w:space="0" w:color="auto"/>
                  </w:divBdr>
                  <w:divsChild>
                    <w:div w:id="861434963">
                      <w:marLeft w:val="0"/>
                      <w:marRight w:val="0"/>
                      <w:marTop w:val="0"/>
                      <w:marBottom w:val="0"/>
                      <w:divBdr>
                        <w:top w:val="none" w:sz="0" w:space="0" w:color="auto"/>
                        <w:left w:val="none" w:sz="0" w:space="0" w:color="auto"/>
                        <w:bottom w:val="none" w:sz="0" w:space="0" w:color="auto"/>
                        <w:right w:val="none" w:sz="0" w:space="0" w:color="auto"/>
                      </w:divBdr>
                    </w:div>
                  </w:divsChild>
                </w:div>
                <w:div w:id="1368095433">
                  <w:marLeft w:val="0"/>
                  <w:marRight w:val="0"/>
                  <w:marTop w:val="0"/>
                  <w:marBottom w:val="0"/>
                  <w:divBdr>
                    <w:top w:val="none" w:sz="0" w:space="0" w:color="auto"/>
                    <w:left w:val="none" w:sz="0" w:space="0" w:color="auto"/>
                    <w:bottom w:val="none" w:sz="0" w:space="0" w:color="auto"/>
                    <w:right w:val="none" w:sz="0" w:space="0" w:color="auto"/>
                  </w:divBdr>
                  <w:divsChild>
                    <w:div w:id="1105462178">
                      <w:marLeft w:val="0"/>
                      <w:marRight w:val="0"/>
                      <w:marTop w:val="0"/>
                      <w:marBottom w:val="0"/>
                      <w:divBdr>
                        <w:top w:val="none" w:sz="0" w:space="0" w:color="auto"/>
                        <w:left w:val="none" w:sz="0" w:space="0" w:color="auto"/>
                        <w:bottom w:val="none" w:sz="0" w:space="0" w:color="auto"/>
                        <w:right w:val="none" w:sz="0" w:space="0" w:color="auto"/>
                      </w:divBdr>
                    </w:div>
                    <w:div w:id="1762678025">
                      <w:marLeft w:val="0"/>
                      <w:marRight w:val="0"/>
                      <w:marTop w:val="0"/>
                      <w:marBottom w:val="0"/>
                      <w:divBdr>
                        <w:top w:val="none" w:sz="0" w:space="0" w:color="auto"/>
                        <w:left w:val="none" w:sz="0" w:space="0" w:color="auto"/>
                        <w:bottom w:val="none" w:sz="0" w:space="0" w:color="auto"/>
                        <w:right w:val="none" w:sz="0" w:space="0" w:color="auto"/>
                      </w:divBdr>
                    </w:div>
                  </w:divsChild>
                </w:div>
                <w:div w:id="1880781597">
                  <w:marLeft w:val="0"/>
                  <w:marRight w:val="0"/>
                  <w:marTop w:val="0"/>
                  <w:marBottom w:val="0"/>
                  <w:divBdr>
                    <w:top w:val="none" w:sz="0" w:space="0" w:color="auto"/>
                    <w:left w:val="none" w:sz="0" w:space="0" w:color="auto"/>
                    <w:bottom w:val="none" w:sz="0" w:space="0" w:color="auto"/>
                    <w:right w:val="none" w:sz="0" w:space="0" w:color="auto"/>
                  </w:divBdr>
                  <w:divsChild>
                    <w:div w:id="549922144">
                      <w:marLeft w:val="0"/>
                      <w:marRight w:val="0"/>
                      <w:marTop w:val="0"/>
                      <w:marBottom w:val="0"/>
                      <w:divBdr>
                        <w:top w:val="none" w:sz="0" w:space="0" w:color="auto"/>
                        <w:left w:val="none" w:sz="0" w:space="0" w:color="auto"/>
                        <w:bottom w:val="none" w:sz="0" w:space="0" w:color="auto"/>
                        <w:right w:val="none" w:sz="0" w:space="0" w:color="auto"/>
                      </w:divBdr>
                    </w:div>
                  </w:divsChild>
                </w:div>
                <w:div w:id="1921988286">
                  <w:marLeft w:val="0"/>
                  <w:marRight w:val="0"/>
                  <w:marTop w:val="0"/>
                  <w:marBottom w:val="0"/>
                  <w:divBdr>
                    <w:top w:val="none" w:sz="0" w:space="0" w:color="auto"/>
                    <w:left w:val="none" w:sz="0" w:space="0" w:color="auto"/>
                    <w:bottom w:val="none" w:sz="0" w:space="0" w:color="auto"/>
                    <w:right w:val="none" w:sz="0" w:space="0" w:color="auto"/>
                  </w:divBdr>
                  <w:divsChild>
                    <w:div w:id="19091061">
                      <w:marLeft w:val="0"/>
                      <w:marRight w:val="0"/>
                      <w:marTop w:val="0"/>
                      <w:marBottom w:val="0"/>
                      <w:divBdr>
                        <w:top w:val="none" w:sz="0" w:space="0" w:color="auto"/>
                        <w:left w:val="none" w:sz="0" w:space="0" w:color="auto"/>
                        <w:bottom w:val="none" w:sz="0" w:space="0" w:color="auto"/>
                        <w:right w:val="none" w:sz="0" w:space="0" w:color="auto"/>
                      </w:divBdr>
                    </w:div>
                    <w:div w:id="1121924216">
                      <w:marLeft w:val="0"/>
                      <w:marRight w:val="0"/>
                      <w:marTop w:val="0"/>
                      <w:marBottom w:val="0"/>
                      <w:divBdr>
                        <w:top w:val="none" w:sz="0" w:space="0" w:color="auto"/>
                        <w:left w:val="none" w:sz="0" w:space="0" w:color="auto"/>
                        <w:bottom w:val="none" w:sz="0" w:space="0" w:color="auto"/>
                        <w:right w:val="none" w:sz="0" w:space="0" w:color="auto"/>
                      </w:divBdr>
                    </w:div>
                  </w:divsChild>
                </w:div>
                <w:div w:id="2106724461">
                  <w:marLeft w:val="0"/>
                  <w:marRight w:val="0"/>
                  <w:marTop w:val="0"/>
                  <w:marBottom w:val="0"/>
                  <w:divBdr>
                    <w:top w:val="none" w:sz="0" w:space="0" w:color="auto"/>
                    <w:left w:val="none" w:sz="0" w:space="0" w:color="auto"/>
                    <w:bottom w:val="none" w:sz="0" w:space="0" w:color="auto"/>
                    <w:right w:val="none" w:sz="0" w:space="0" w:color="auto"/>
                  </w:divBdr>
                  <w:divsChild>
                    <w:div w:id="51349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605167">
          <w:marLeft w:val="0"/>
          <w:marRight w:val="0"/>
          <w:marTop w:val="0"/>
          <w:marBottom w:val="0"/>
          <w:divBdr>
            <w:top w:val="none" w:sz="0" w:space="0" w:color="auto"/>
            <w:left w:val="none" w:sz="0" w:space="0" w:color="auto"/>
            <w:bottom w:val="none" w:sz="0" w:space="0" w:color="auto"/>
            <w:right w:val="none" w:sz="0" w:space="0" w:color="auto"/>
          </w:divBdr>
          <w:divsChild>
            <w:div w:id="1112676338">
              <w:marLeft w:val="-75"/>
              <w:marRight w:val="0"/>
              <w:marTop w:val="30"/>
              <w:marBottom w:val="30"/>
              <w:divBdr>
                <w:top w:val="none" w:sz="0" w:space="0" w:color="auto"/>
                <w:left w:val="none" w:sz="0" w:space="0" w:color="auto"/>
                <w:bottom w:val="none" w:sz="0" w:space="0" w:color="auto"/>
                <w:right w:val="none" w:sz="0" w:space="0" w:color="auto"/>
              </w:divBdr>
              <w:divsChild>
                <w:div w:id="319428715">
                  <w:marLeft w:val="0"/>
                  <w:marRight w:val="0"/>
                  <w:marTop w:val="0"/>
                  <w:marBottom w:val="0"/>
                  <w:divBdr>
                    <w:top w:val="none" w:sz="0" w:space="0" w:color="auto"/>
                    <w:left w:val="none" w:sz="0" w:space="0" w:color="auto"/>
                    <w:bottom w:val="none" w:sz="0" w:space="0" w:color="auto"/>
                    <w:right w:val="none" w:sz="0" w:space="0" w:color="auto"/>
                  </w:divBdr>
                  <w:divsChild>
                    <w:div w:id="736169181">
                      <w:marLeft w:val="0"/>
                      <w:marRight w:val="0"/>
                      <w:marTop w:val="0"/>
                      <w:marBottom w:val="0"/>
                      <w:divBdr>
                        <w:top w:val="none" w:sz="0" w:space="0" w:color="auto"/>
                        <w:left w:val="none" w:sz="0" w:space="0" w:color="auto"/>
                        <w:bottom w:val="none" w:sz="0" w:space="0" w:color="auto"/>
                        <w:right w:val="none" w:sz="0" w:space="0" w:color="auto"/>
                      </w:divBdr>
                    </w:div>
                  </w:divsChild>
                </w:div>
                <w:div w:id="548418643">
                  <w:marLeft w:val="0"/>
                  <w:marRight w:val="0"/>
                  <w:marTop w:val="0"/>
                  <w:marBottom w:val="0"/>
                  <w:divBdr>
                    <w:top w:val="none" w:sz="0" w:space="0" w:color="auto"/>
                    <w:left w:val="none" w:sz="0" w:space="0" w:color="auto"/>
                    <w:bottom w:val="none" w:sz="0" w:space="0" w:color="auto"/>
                    <w:right w:val="none" w:sz="0" w:space="0" w:color="auto"/>
                  </w:divBdr>
                  <w:divsChild>
                    <w:div w:id="582642774">
                      <w:marLeft w:val="0"/>
                      <w:marRight w:val="0"/>
                      <w:marTop w:val="0"/>
                      <w:marBottom w:val="0"/>
                      <w:divBdr>
                        <w:top w:val="none" w:sz="0" w:space="0" w:color="auto"/>
                        <w:left w:val="none" w:sz="0" w:space="0" w:color="auto"/>
                        <w:bottom w:val="none" w:sz="0" w:space="0" w:color="auto"/>
                        <w:right w:val="none" w:sz="0" w:space="0" w:color="auto"/>
                      </w:divBdr>
                    </w:div>
                    <w:div w:id="981153546">
                      <w:marLeft w:val="0"/>
                      <w:marRight w:val="0"/>
                      <w:marTop w:val="0"/>
                      <w:marBottom w:val="0"/>
                      <w:divBdr>
                        <w:top w:val="none" w:sz="0" w:space="0" w:color="auto"/>
                        <w:left w:val="none" w:sz="0" w:space="0" w:color="auto"/>
                        <w:bottom w:val="none" w:sz="0" w:space="0" w:color="auto"/>
                        <w:right w:val="none" w:sz="0" w:space="0" w:color="auto"/>
                      </w:divBdr>
                    </w:div>
                  </w:divsChild>
                </w:div>
                <w:div w:id="812715720">
                  <w:marLeft w:val="0"/>
                  <w:marRight w:val="0"/>
                  <w:marTop w:val="0"/>
                  <w:marBottom w:val="0"/>
                  <w:divBdr>
                    <w:top w:val="none" w:sz="0" w:space="0" w:color="auto"/>
                    <w:left w:val="none" w:sz="0" w:space="0" w:color="auto"/>
                    <w:bottom w:val="none" w:sz="0" w:space="0" w:color="auto"/>
                    <w:right w:val="none" w:sz="0" w:space="0" w:color="auto"/>
                  </w:divBdr>
                  <w:divsChild>
                    <w:div w:id="1193810573">
                      <w:marLeft w:val="0"/>
                      <w:marRight w:val="0"/>
                      <w:marTop w:val="0"/>
                      <w:marBottom w:val="0"/>
                      <w:divBdr>
                        <w:top w:val="none" w:sz="0" w:space="0" w:color="auto"/>
                        <w:left w:val="none" w:sz="0" w:space="0" w:color="auto"/>
                        <w:bottom w:val="none" w:sz="0" w:space="0" w:color="auto"/>
                        <w:right w:val="none" w:sz="0" w:space="0" w:color="auto"/>
                      </w:divBdr>
                    </w:div>
                    <w:div w:id="1337147201">
                      <w:marLeft w:val="0"/>
                      <w:marRight w:val="0"/>
                      <w:marTop w:val="0"/>
                      <w:marBottom w:val="0"/>
                      <w:divBdr>
                        <w:top w:val="none" w:sz="0" w:space="0" w:color="auto"/>
                        <w:left w:val="none" w:sz="0" w:space="0" w:color="auto"/>
                        <w:bottom w:val="none" w:sz="0" w:space="0" w:color="auto"/>
                        <w:right w:val="none" w:sz="0" w:space="0" w:color="auto"/>
                      </w:divBdr>
                    </w:div>
                  </w:divsChild>
                </w:div>
                <w:div w:id="1002001725">
                  <w:marLeft w:val="0"/>
                  <w:marRight w:val="0"/>
                  <w:marTop w:val="0"/>
                  <w:marBottom w:val="0"/>
                  <w:divBdr>
                    <w:top w:val="none" w:sz="0" w:space="0" w:color="auto"/>
                    <w:left w:val="none" w:sz="0" w:space="0" w:color="auto"/>
                    <w:bottom w:val="none" w:sz="0" w:space="0" w:color="auto"/>
                    <w:right w:val="none" w:sz="0" w:space="0" w:color="auto"/>
                  </w:divBdr>
                  <w:divsChild>
                    <w:div w:id="1474375288">
                      <w:marLeft w:val="0"/>
                      <w:marRight w:val="0"/>
                      <w:marTop w:val="0"/>
                      <w:marBottom w:val="0"/>
                      <w:divBdr>
                        <w:top w:val="none" w:sz="0" w:space="0" w:color="auto"/>
                        <w:left w:val="none" w:sz="0" w:space="0" w:color="auto"/>
                        <w:bottom w:val="none" w:sz="0" w:space="0" w:color="auto"/>
                        <w:right w:val="none" w:sz="0" w:space="0" w:color="auto"/>
                      </w:divBdr>
                    </w:div>
                  </w:divsChild>
                </w:div>
                <w:div w:id="1354308839">
                  <w:marLeft w:val="0"/>
                  <w:marRight w:val="0"/>
                  <w:marTop w:val="0"/>
                  <w:marBottom w:val="0"/>
                  <w:divBdr>
                    <w:top w:val="none" w:sz="0" w:space="0" w:color="auto"/>
                    <w:left w:val="none" w:sz="0" w:space="0" w:color="auto"/>
                    <w:bottom w:val="none" w:sz="0" w:space="0" w:color="auto"/>
                    <w:right w:val="none" w:sz="0" w:space="0" w:color="auto"/>
                  </w:divBdr>
                  <w:divsChild>
                    <w:div w:id="2006665006">
                      <w:marLeft w:val="0"/>
                      <w:marRight w:val="0"/>
                      <w:marTop w:val="0"/>
                      <w:marBottom w:val="0"/>
                      <w:divBdr>
                        <w:top w:val="none" w:sz="0" w:space="0" w:color="auto"/>
                        <w:left w:val="none" w:sz="0" w:space="0" w:color="auto"/>
                        <w:bottom w:val="none" w:sz="0" w:space="0" w:color="auto"/>
                        <w:right w:val="none" w:sz="0" w:space="0" w:color="auto"/>
                      </w:divBdr>
                    </w:div>
                  </w:divsChild>
                </w:div>
                <w:div w:id="1421944755">
                  <w:marLeft w:val="0"/>
                  <w:marRight w:val="0"/>
                  <w:marTop w:val="0"/>
                  <w:marBottom w:val="0"/>
                  <w:divBdr>
                    <w:top w:val="none" w:sz="0" w:space="0" w:color="auto"/>
                    <w:left w:val="none" w:sz="0" w:space="0" w:color="auto"/>
                    <w:bottom w:val="none" w:sz="0" w:space="0" w:color="auto"/>
                    <w:right w:val="none" w:sz="0" w:space="0" w:color="auto"/>
                  </w:divBdr>
                  <w:divsChild>
                    <w:div w:id="1054547835">
                      <w:marLeft w:val="0"/>
                      <w:marRight w:val="0"/>
                      <w:marTop w:val="0"/>
                      <w:marBottom w:val="0"/>
                      <w:divBdr>
                        <w:top w:val="none" w:sz="0" w:space="0" w:color="auto"/>
                        <w:left w:val="none" w:sz="0" w:space="0" w:color="auto"/>
                        <w:bottom w:val="none" w:sz="0" w:space="0" w:color="auto"/>
                        <w:right w:val="none" w:sz="0" w:space="0" w:color="auto"/>
                      </w:divBdr>
                    </w:div>
                  </w:divsChild>
                </w:div>
                <w:div w:id="1895309497">
                  <w:marLeft w:val="0"/>
                  <w:marRight w:val="0"/>
                  <w:marTop w:val="0"/>
                  <w:marBottom w:val="0"/>
                  <w:divBdr>
                    <w:top w:val="none" w:sz="0" w:space="0" w:color="auto"/>
                    <w:left w:val="none" w:sz="0" w:space="0" w:color="auto"/>
                    <w:bottom w:val="none" w:sz="0" w:space="0" w:color="auto"/>
                    <w:right w:val="none" w:sz="0" w:space="0" w:color="auto"/>
                  </w:divBdr>
                  <w:divsChild>
                    <w:div w:id="89744171">
                      <w:marLeft w:val="0"/>
                      <w:marRight w:val="0"/>
                      <w:marTop w:val="0"/>
                      <w:marBottom w:val="0"/>
                      <w:divBdr>
                        <w:top w:val="none" w:sz="0" w:space="0" w:color="auto"/>
                        <w:left w:val="none" w:sz="0" w:space="0" w:color="auto"/>
                        <w:bottom w:val="none" w:sz="0" w:space="0" w:color="auto"/>
                        <w:right w:val="none" w:sz="0" w:space="0" w:color="auto"/>
                      </w:divBdr>
                    </w:div>
                    <w:div w:id="393090629">
                      <w:marLeft w:val="0"/>
                      <w:marRight w:val="0"/>
                      <w:marTop w:val="0"/>
                      <w:marBottom w:val="0"/>
                      <w:divBdr>
                        <w:top w:val="none" w:sz="0" w:space="0" w:color="auto"/>
                        <w:left w:val="none" w:sz="0" w:space="0" w:color="auto"/>
                        <w:bottom w:val="none" w:sz="0" w:space="0" w:color="auto"/>
                        <w:right w:val="none" w:sz="0" w:space="0" w:color="auto"/>
                      </w:divBdr>
                    </w:div>
                  </w:divsChild>
                </w:div>
                <w:div w:id="2145807566">
                  <w:marLeft w:val="0"/>
                  <w:marRight w:val="0"/>
                  <w:marTop w:val="0"/>
                  <w:marBottom w:val="0"/>
                  <w:divBdr>
                    <w:top w:val="none" w:sz="0" w:space="0" w:color="auto"/>
                    <w:left w:val="none" w:sz="0" w:space="0" w:color="auto"/>
                    <w:bottom w:val="none" w:sz="0" w:space="0" w:color="auto"/>
                    <w:right w:val="none" w:sz="0" w:space="0" w:color="auto"/>
                  </w:divBdr>
                  <w:divsChild>
                    <w:div w:id="14458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704704">
          <w:marLeft w:val="0"/>
          <w:marRight w:val="0"/>
          <w:marTop w:val="0"/>
          <w:marBottom w:val="0"/>
          <w:divBdr>
            <w:top w:val="none" w:sz="0" w:space="0" w:color="auto"/>
            <w:left w:val="none" w:sz="0" w:space="0" w:color="auto"/>
            <w:bottom w:val="none" w:sz="0" w:space="0" w:color="auto"/>
            <w:right w:val="none" w:sz="0" w:space="0" w:color="auto"/>
          </w:divBdr>
          <w:divsChild>
            <w:div w:id="7216742">
              <w:marLeft w:val="0"/>
              <w:marRight w:val="0"/>
              <w:marTop w:val="0"/>
              <w:marBottom w:val="0"/>
              <w:divBdr>
                <w:top w:val="none" w:sz="0" w:space="0" w:color="auto"/>
                <w:left w:val="none" w:sz="0" w:space="0" w:color="auto"/>
                <w:bottom w:val="none" w:sz="0" w:space="0" w:color="auto"/>
                <w:right w:val="none" w:sz="0" w:space="0" w:color="auto"/>
              </w:divBdr>
            </w:div>
            <w:div w:id="317348833">
              <w:marLeft w:val="0"/>
              <w:marRight w:val="0"/>
              <w:marTop w:val="0"/>
              <w:marBottom w:val="0"/>
              <w:divBdr>
                <w:top w:val="none" w:sz="0" w:space="0" w:color="auto"/>
                <w:left w:val="none" w:sz="0" w:space="0" w:color="auto"/>
                <w:bottom w:val="none" w:sz="0" w:space="0" w:color="auto"/>
                <w:right w:val="none" w:sz="0" w:space="0" w:color="auto"/>
              </w:divBdr>
            </w:div>
            <w:div w:id="2059737606">
              <w:marLeft w:val="0"/>
              <w:marRight w:val="0"/>
              <w:marTop w:val="0"/>
              <w:marBottom w:val="0"/>
              <w:divBdr>
                <w:top w:val="none" w:sz="0" w:space="0" w:color="auto"/>
                <w:left w:val="none" w:sz="0" w:space="0" w:color="auto"/>
                <w:bottom w:val="none" w:sz="0" w:space="0" w:color="auto"/>
                <w:right w:val="none" w:sz="0" w:space="0" w:color="auto"/>
              </w:divBdr>
            </w:div>
          </w:divsChild>
        </w:div>
        <w:div w:id="917442253">
          <w:marLeft w:val="0"/>
          <w:marRight w:val="0"/>
          <w:marTop w:val="0"/>
          <w:marBottom w:val="0"/>
          <w:divBdr>
            <w:top w:val="none" w:sz="0" w:space="0" w:color="auto"/>
            <w:left w:val="none" w:sz="0" w:space="0" w:color="auto"/>
            <w:bottom w:val="none" w:sz="0" w:space="0" w:color="auto"/>
            <w:right w:val="none" w:sz="0" w:space="0" w:color="auto"/>
          </w:divBdr>
          <w:divsChild>
            <w:div w:id="41176921">
              <w:marLeft w:val="-75"/>
              <w:marRight w:val="0"/>
              <w:marTop w:val="30"/>
              <w:marBottom w:val="30"/>
              <w:divBdr>
                <w:top w:val="none" w:sz="0" w:space="0" w:color="auto"/>
                <w:left w:val="none" w:sz="0" w:space="0" w:color="auto"/>
                <w:bottom w:val="none" w:sz="0" w:space="0" w:color="auto"/>
                <w:right w:val="none" w:sz="0" w:space="0" w:color="auto"/>
              </w:divBdr>
              <w:divsChild>
                <w:div w:id="208346180">
                  <w:marLeft w:val="0"/>
                  <w:marRight w:val="0"/>
                  <w:marTop w:val="0"/>
                  <w:marBottom w:val="0"/>
                  <w:divBdr>
                    <w:top w:val="none" w:sz="0" w:space="0" w:color="auto"/>
                    <w:left w:val="none" w:sz="0" w:space="0" w:color="auto"/>
                    <w:bottom w:val="none" w:sz="0" w:space="0" w:color="auto"/>
                    <w:right w:val="none" w:sz="0" w:space="0" w:color="auto"/>
                  </w:divBdr>
                  <w:divsChild>
                    <w:div w:id="93131227">
                      <w:marLeft w:val="0"/>
                      <w:marRight w:val="0"/>
                      <w:marTop w:val="0"/>
                      <w:marBottom w:val="0"/>
                      <w:divBdr>
                        <w:top w:val="none" w:sz="0" w:space="0" w:color="auto"/>
                        <w:left w:val="none" w:sz="0" w:space="0" w:color="auto"/>
                        <w:bottom w:val="none" w:sz="0" w:space="0" w:color="auto"/>
                        <w:right w:val="none" w:sz="0" w:space="0" w:color="auto"/>
                      </w:divBdr>
                    </w:div>
                    <w:div w:id="802698974">
                      <w:marLeft w:val="0"/>
                      <w:marRight w:val="0"/>
                      <w:marTop w:val="0"/>
                      <w:marBottom w:val="0"/>
                      <w:divBdr>
                        <w:top w:val="none" w:sz="0" w:space="0" w:color="auto"/>
                        <w:left w:val="none" w:sz="0" w:space="0" w:color="auto"/>
                        <w:bottom w:val="none" w:sz="0" w:space="0" w:color="auto"/>
                        <w:right w:val="none" w:sz="0" w:space="0" w:color="auto"/>
                      </w:divBdr>
                    </w:div>
                  </w:divsChild>
                </w:div>
                <w:div w:id="316492679">
                  <w:marLeft w:val="0"/>
                  <w:marRight w:val="0"/>
                  <w:marTop w:val="0"/>
                  <w:marBottom w:val="0"/>
                  <w:divBdr>
                    <w:top w:val="none" w:sz="0" w:space="0" w:color="auto"/>
                    <w:left w:val="none" w:sz="0" w:space="0" w:color="auto"/>
                    <w:bottom w:val="none" w:sz="0" w:space="0" w:color="auto"/>
                    <w:right w:val="none" w:sz="0" w:space="0" w:color="auto"/>
                  </w:divBdr>
                  <w:divsChild>
                    <w:div w:id="1863132647">
                      <w:marLeft w:val="0"/>
                      <w:marRight w:val="0"/>
                      <w:marTop w:val="0"/>
                      <w:marBottom w:val="0"/>
                      <w:divBdr>
                        <w:top w:val="none" w:sz="0" w:space="0" w:color="auto"/>
                        <w:left w:val="none" w:sz="0" w:space="0" w:color="auto"/>
                        <w:bottom w:val="none" w:sz="0" w:space="0" w:color="auto"/>
                        <w:right w:val="none" w:sz="0" w:space="0" w:color="auto"/>
                      </w:divBdr>
                    </w:div>
                  </w:divsChild>
                </w:div>
                <w:div w:id="332147031">
                  <w:marLeft w:val="0"/>
                  <w:marRight w:val="0"/>
                  <w:marTop w:val="0"/>
                  <w:marBottom w:val="0"/>
                  <w:divBdr>
                    <w:top w:val="none" w:sz="0" w:space="0" w:color="auto"/>
                    <w:left w:val="none" w:sz="0" w:space="0" w:color="auto"/>
                    <w:bottom w:val="none" w:sz="0" w:space="0" w:color="auto"/>
                    <w:right w:val="none" w:sz="0" w:space="0" w:color="auto"/>
                  </w:divBdr>
                  <w:divsChild>
                    <w:div w:id="480313374">
                      <w:marLeft w:val="0"/>
                      <w:marRight w:val="0"/>
                      <w:marTop w:val="0"/>
                      <w:marBottom w:val="0"/>
                      <w:divBdr>
                        <w:top w:val="none" w:sz="0" w:space="0" w:color="auto"/>
                        <w:left w:val="none" w:sz="0" w:space="0" w:color="auto"/>
                        <w:bottom w:val="none" w:sz="0" w:space="0" w:color="auto"/>
                        <w:right w:val="none" w:sz="0" w:space="0" w:color="auto"/>
                      </w:divBdr>
                    </w:div>
                    <w:div w:id="483743738">
                      <w:marLeft w:val="0"/>
                      <w:marRight w:val="0"/>
                      <w:marTop w:val="0"/>
                      <w:marBottom w:val="0"/>
                      <w:divBdr>
                        <w:top w:val="none" w:sz="0" w:space="0" w:color="auto"/>
                        <w:left w:val="none" w:sz="0" w:space="0" w:color="auto"/>
                        <w:bottom w:val="none" w:sz="0" w:space="0" w:color="auto"/>
                        <w:right w:val="none" w:sz="0" w:space="0" w:color="auto"/>
                      </w:divBdr>
                    </w:div>
                    <w:div w:id="794762923">
                      <w:marLeft w:val="0"/>
                      <w:marRight w:val="0"/>
                      <w:marTop w:val="0"/>
                      <w:marBottom w:val="0"/>
                      <w:divBdr>
                        <w:top w:val="none" w:sz="0" w:space="0" w:color="auto"/>
                        <w:left w:val="none" w:sz="0" w:space="0" w:color="auto"/>
                        <w:bottom w:val="none" w:sz="0" w:space="0" w:color="auto"/>
                        <w:right w:val="none" w:sz="0" w:space="0" w:color="auto"/>
                      </w:divBdr>
                    </w:div>
                  </w:divsChild>
                </w:div>
                <w:div w:id="1254627964">
                  <w:marLeft w:val="0"/>
                  <w:marRight w:val="0"/>
                  <w:marTop w:val="0"/>
                  <w:marBottom w:val="0"/>
                  <w:divBdr>
                    <w:top w:val="none" w:sz="0" w:space="0" w:color="auto"/>
                    <w:left w:val="none" w:sz="0" w:space="0" w:color="auto"/>
                    <w:bottom w:val="none" w:sz="0" w:space="0" w:color="auto"/>
                    <w:right w:val="none" w:sz="0" w:space="0" w:color="auto"/>
                  </w:divBdr>
                  <w:divsChild>
                    <w:div w:id="1541817564">
                      <w:marLeft w:val="0"/>
                      <w:marRight w:val="0"/>
                      <w:marTop w:val="0"/>
                      <w:marBottom w:val="0"/>
                      <w:divBdr>
                        <w:top w:val="none" w:sz="0" w:space="0" w:color="auto"/>
                        <w:left w:val="none" w:sz="0" w:space="0" w:color="auto"/>
                        <w:bottom w:val="none" w:sz="0" w:space="0" w:color="auto"/>
                        <w:right w:val="none" w:sz="0" w:space="0" w:color="auto"/>
                      </w:divBdr>
                    </w:div>
                  </w:divsChild>
                </w:div>
                <w:div w:id="1340618374">
                  <w:marLeft w:val="0"/>
                  <w:marRight w:val="0"/>
                  <w:marTop w:val="0"/>
                  <w:marBottom w:val="0"/>
                  <w:divBdr>
                    <w:top w:val="none" w:sz="0" w:space="0" w:color="auto"/>
                    <w:left w:val="none" w:sz="0" w:space="0" w:color="auto"/>
                    <w:bottom w:val="none" w:sz="0" w:space="0" w:color="auto"/>
                    <w:right w:val="none" w:sz="0" w:space="0" w:color="auto"/>
                  </w:divBdr>
                  <w:divsChild>
                    <w:div w:id="679894074">
                      <w:marLeft w:val="0"/>
                      <w:marRight w:val="0"/>
                      <w:marTop w:val="0"/>
                      <w:marBottom w:val="0"/>
                      <w:divBdr>
                        <w:top w:val="none" w:sz="0" w:space="0" w:color="auto"/>
                        <w:left w:val="none" w:sz="0" w:space="0" w:color="auto"/>
                        <w:bottom w:val="none" w:sz="0" w:space="0" w:color="auto"/>
                        <w:right w:val="none" w:sz="0" w:space="0" w:color="auto"/>
                      </w:divBdr>
                    </w:div>
                  </w:divsChild>
                </w:div>
                <w:div w:id="1422872773">
                  <w:marLeft w:val="0"/>
                  <w:marRight w:val="0"/>
                  <w:marTop w:val="0"/>
                  <w:marBottom w:val="0"/>
                  <w:divBdr>
                    <w:top w:val="none" w:sz="0" w:space="0" w:color="auto"/>
                    <w:left w:val="none" w:sz="0" w:space="0" w:color="auto"/>
                    <w:bottom w:val="none" w:sz="0" w:space="0" w:color="auto"/>
                    <w:right w:val="none" w:sz="0" w:space="0" w:color="auto"/>
                  </w:divBdr>
                  <w:divsChild>
                    <w:div w:id="12391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290691">
          <w:marLeft w:val="0"/>
          <w:marRight w:val="0"/>
          <w:marTop w:val="0"/>
          <w:marBottom w:val="0"/>
          <w:divBdr>
            <w:top w:val="none" w:sz="0" w:space="0" w:color="auto"/>
            <w:left w:val="none" w:sz="0" w:space="0" w:color="auto"/>
            <w:bottom w:val="none" w:sz="0" w:space="0" w:color="auto"/>
            <w:right w:val="none" w:sz="0" w:space="0" w:color="auto"/>
          </w:divBdr>
          <w:divsChild>
            <w:div w:id="1301884253">
              <w:marLeft w:val="0"/>
              <w:marRight w:val="0"/>
              <w:marTop w:val="0"/>
              <w:marBottom w:val="0"/>
              <w:divBdr>
                <w:top w:val="none" w:sz="0" w:space="0" w:color="auto"/>
                <w:left w:val="none" w:sz="0" w:space="0" w:color="auto"/>
                <w:bottom w:val="none" w:sz="0" w:space="0" w:color="auto"/>
                <w:right w:val="none" w:sz="0" w:space="0" w:color="auto"/>
              </w:divBdr>
            </w:div>
            <w:div w:id="1664317897">
              <w:marLeft w:val="0"/>
              <w:marRight w:val="0"/>
              <w:marTop w:val="0"/>
              <w:marBottom w:val="0"/>
              <w:divBdr>
                <w:top w:val="none" w:sz="0" w:space="0" w:color="auto"/>
                <w:left w:val="none" w:sz="0" w:space="0" w:color="auto"/>
                <w:bottom w:val="none" w:sz="0" w:space="0" w:color="auto"/>
                <w:right w:val="none" w:sz="0" w:space="0" w:color="auto"/>
              </w:divBdr>
            </w:div>
          </w:divsChild>
        </w:div>
        <w:div w:id="1033775622">
          <w:marLeft w:val="0"/>
          <w:marRight w:val="0"/>
          <w:marTop w:val="0"/>
          <w:marBottom w:val="0"/>
          <w:divBdr>
            <w:top w:val="none" w:sz="0" w:space="0" w:color="auto"/>
            <w:left w:val="none" w:sz="0" w:space="0" w:color="auto"/>
            <w:bottom w:val="none" w:sz="0" w:space="0" w:color="auto"/>
            <w:right w:val="none" w:sz="0" w:space="0" w:color="auto"/>
          </w:divBdr>
          <w:divsChild>
            <w:div w:id="520316911">
              <w:marLeft w:val="0"/>
              <w:marRight w:val="0"/>
              <w:marTop w:val="0"/>
              <w:marBottom w:val="0"/>
              <w:divBdr>
                <w:top w:val="none" w:sz="0" w:space="0" w:color="auto"/>
                <w:left w:val="none" w:sz="0" w:space="0" w:color="auto"/>
                <w:bottom w:val="none" w:sz="0" w:space="0" w:color="auto"/>
                <w:right w:val="none" w:sz="0" w:space="0" w:color="auto"/>
              </w:divBdr>
            </w:div>
            <w:div w:id="1571882943">
              <w:marLeft w:val="0"/>
              <w:marRight w:val="0"/>
              <w:marTop w:val="0"/>
              <w:marBottom w:val="0"/>
              <w:divBdr>
                <w:top w:val="none" w:sz="0" w:space="0" w:color="auto"/>
                <w:left w:val="none" w:sz="0" w:space="0" w:color="auto"/>
                <w:bottom w:val="none" w:sz="0" w:space="0" w:color="auto"/>
                <w:right w:val="none" w:sz="0" w:space="0" w:color="auto"/>
              </w:divBdr>
            </w:div>
          </w:divsChild>
        </w:div>
        <w:div w:id="1161962702">
          <w:marLeft w:val="0"/>
          <w:marRight w:val="0"/>
          <w:marTop w:val="0"/>
          <w:marBottom w:val="0"/>
          <w:divBdr>
            <w:top w:val="none" w:sz="0" w:space="0" w:color="auto"/>
            <w:left w:val="none" w:sz="0" w:space="0" w:color="auto"/>
            <w:bottom w:val="none" w:sz="0" w:space="0" w:color="auto"/>
            <w:right w:val="none" w:sz="0" w:space="0" w:color="auto"/>
          </w:divBdr>
          <w:divsChild>
            <w:div w:id="29963716">
              <w:marLeft w:val="-75"/>
              <w:marRight w:val="0"/>
              <w:marTop w:val="30"/>
              <w:marBottom w:val="30"/>
              <w:divBdr>
                <w:top w:val="none" w:sz="0" w:space="0" w:color="auto"/>
                <w:left w:val="none" w:sz="0" w:space="0" w:color="auto"/>
                <w:bottom w:val="none" w:sz="0" w:space="0" w:color="auto"/>
                <w:right w:val="none" w:sz="0" w:space="0" w:color="auto"/>
              </w:divBdr>
              <w:divsChild>
                <w:div w:id="583497191">
                  <w:marLeft w:val="0"/>
                  <w:marRight w:val="0"/>
                  <w:marTop w:val="0"/>
                  <w:marBottom w:val="0"/>
                  <w:divBdr>
                    <w:top w:val="none" w:sz="0" w:space="0" w:color="auto"/>
                    <w:left w:val="none" w:sz="0" w:space="0" w:color="auto"/>
                    <w:bottom w:val="none" w:sz="0" w:space="0" w:color="auto"/>
                    <w:right w:val="none" w:sz="0" w:space="0" w:color="auto"/>
                  </w:divBdr>
                  <w:divsChild>
                    <w:div w:id="1491756177">
                      <w:marLeft w:val="0"/>
                      <w:marRight w:val="0"/>
                      <w:marTop w:val="0"/>
                      <w:marBottom w:val="0"/>
                      <w:divBdr>
                        <w:top w:val="none" w:sz="0" w:space="0" w:color="auto"/>
                        <w:left w:val="none" w:sz="0" w:space="0" w:color="auto"/>
                        <w:bottom w:val="none" w:sz="0" w:space="0" w:color="auto"/>
                        <w:right w:val="none" w:sz="0" w:space="0" w:color="auto"/>
                      </w:divBdr>
                    </w:div>
                  </w:divsChild>
                </w:div>
                <w:div w:id="717896156">
                  <w:marLeft w:val="0"/>
                  <w:marRight w:val="0"/>
                  <w:marTop w:val="0"/>
                  <w:marBottom w:val="0"/>
                  <w:divBdr>
                    <w:top w:val="none" w:sz="0" w:space="0" w:color="auto"/>
                    <w:left w:val="none" w:sz="0" w:space="0" w:color="auto"/>
                    <w:bottom w:val="none" w:sz="0" w:space="0" w:color="auto"/>
                    <w:right w:val="none" w:sz="0" w:space="0" w:color="auto"/>
                  </w:divBdr>
                  <w:divsChild>
                    <w:div w:id="2048404357">
                      <w:marLeft w:val="0"/>
                      <w:marRight w:val="0"/>
                      <w:marTop w:val="0"/>
                      <w:marBottom w:val="0"/>
                      <w:divBdr>
                        <w:top w:val="none" w:sz="0" w:space="0" w:color="auto"/>
                        <w:left w:val="none" w:sz="0" w:space="0" w:color="auto"/>
                        <w:bottom w:val="none" w:sz="0" w:space="0" w:color="auto"/>
                        <w:right w:val="none" w:sz="0" w:space="0" w:color="auto"/>
                      </w:divBdr>
                    </w:div>
                  </w:divsChild>
                </w:div>
                <w:div w:id="727999499">
                  <w:marLeft w:val="0"/>
                  <w:marRight w:val="0"/>
                  <w:marTop w:val="0"/>
                  <w:marBottom w:val="0"/>
                  <w:divBdr>
                    <w:top w:val="none" w:sz="0" w:space="0" w:color="auto"/>
                    <w:left w:val="none" w:sz="0" w:space="0" w:color="auto"/>
                    <w:bottom w:val="none" w:sz="0" w:space="0" w:color="auto"/>
                    <w:right w:val="none" w:sz="0" w:space="0" w:color="auto"/>
                  </w:divBdr>
                  <w:divsChild>
                    <w:div w:id="186450675">
                      <w:marLeft w:val="0"/>
                      <w:marRight w:val="0"/>
                      <w:marTop w:val="0"/>
                      <w:marBottom w:val="0"/>
                      <w:divBdr>
                        <w:top w:val="none" w:sz="0" w:space="0" w:color="auto"/>
                        <w:left w:val="none" w:sz="0" w:space="0" w:color="auto"/>
                        <w:bottom w:val="none" w:sz="0" w:space="0" w:color="auto"/>
                        <w:right w:val="none" w:sz="0" w:space="0" w:color="auto"/>
                      </w:divBdr>
                    </w:div>
                  </w:divsChild>
                </w:div>
                <w:div w:id="1104497779">
                  <w:marLeft w:val="0"/>
                  <w:marRight w:val="0"/>
                  <w:marTop w:val="0"/>
                  <w:marBottom w:val="0"/>
                  <w:divBdr>
                    <w:top w:val="none" w:sz="0" w:space="0" w:color="auto"/>
                    <w:left w:val="none" w:sz="0" w:space="0" w:color="auto"/>
                    <w:bottom w:val="none" w:sz="0" w:space="0" w:color="auto"/>
                    <w:right w:val="none" w:sz="0" w:space="0" w:color="auto"/>
                  </w:divBdr>
                  <w:divsChild>
                    <w:div w:id="1681153336">
                      <w:marLeft w:val="0"/>
                      <w:marRight w:val="0"/>
                      <w:marTop w:val="0"/>
                      <w:marBottom w:val="0"/>
                      <w:divBdr>
                        <w:top w:val="none" w:sz="0" w:space="0" w:color="auto"/>
                        <w:left w:val="none" w:sz="0" w:space="0" w:color="auto"/>
                        <w:bottom w:val="none" w:sz="0" w:space="0" w:color="auto"/>
                        <w:right w:val="none" w:sz="0" w:space="0" w:color="auto"/>
                      </w:divBdr>
                    </w:div>
                  </w:divsChild>
                </w:div>
                <w:div w:id="1576162329">
                  <w:marLeft w:val="0"/>
                  <w:marRight w:val="0"/>
                  <w:marTop w:val="0"/>
                  <w:marBottom w:val="0"/>
                  <w:divBdr>
                    <w:top w:val="none" w:sz="0" w:space="0" w:color="auto"/>
                    <w:left w:val="none" w:sz="0" w:space="0" w:color="auto"/>
                    <w:bottom w:val="none" w:sz="0" w:space="0" w:color="auto"/>
                    <w:right w:val="none" w:sz="0" w:space="0" w:color="auto"/>
                  </w:divBdr>
                  <w:divsChild>
                    <w:div w:id="1295329715">
                      <w:marLeft w:val="0"/>
                      <w:marRight w:val="0"/>
                      <w:marTop w:val="0"/>
                      <w:marBottom w:val="0"/>
                      <w:divBdr>
                        <w:top w:val="none" w:sz="0" w:space="0" w:color="auto"/>
                        <w:left w:val="none" w:sz="0" w:space="0" w:color="auto"/>
                        <w:bottom w:val="none" w:sz="0" w:space="0" w:color="auto"/>
                        <w:right w:val="none" w:sz="0" w:space="0" w:color="auto"/>
                      </w:divBdr>
                    </w:div>
                  </w:divsChild>
                </w:div>
                <w:div w:id="1596791711">
                  <w:marLeft w:val="0"/>
                  <w:marRight w:val="0"/>
                  <w:marTop w:val="0"/>
                  <w:marBottom w:val="0"/>
                  <w:divBdr>
                    <w:top w:val="none" w:sz="0" w:space="0" w:color="auto"/>
                    <w:left w:val="none" w:sz="0" w:space="0" w:color="auto"/>
                    <w:bottom w:val="none" w:sz="0" w:space="0" w:color="auto"/>
                    <w:right w:val="none" w:sz="0" w:space="0" w:color="auto"/>
                  </w:divBdr>
                  <w:divsChild>
                    <w:div w:id="377895976">
                      <w:marLeft w:val="0"/>
                      <w:marRight w:val="0"/>
                      <w:marTop w:val="0"/>
                      <w:marBottom w:val="0"/>
                      <w:divBdr>
                        <w:top w:val="none" w:sz="0" w:space="0" w:color="auto"/>
                        <w:left w:val="none" w:sz="0" w:space="0" w:color="auto"/>
                        <w:bottom w:val="none" w:sz="0" w:space="0" w:color="auto"/>
                        <w:right w:val="none" w:sz="0" w:space="0" w:color="auto"/>
                      </w:divBdr>
                    </w:div>
                    <w:div w:id="1647973053">
                      <w:marLeft w:val="0"/>
                      <w:marRight w:val="0"/>
                      <w:marTop w:val="0"/>
                      <w:marBottom w:val="0"/>
                      <w:divBdr>
                        <w:top w:val="none" w:sz="0" w:space="0" w:color="auto"/>
                        <w:left w:val="none" w:sz="0" w:space="0" w:color="auto"/>
                        <w:bottom w:val="none" w:sz="0" w:space="0" w:color="auto"/>
                        <w:right w:val="none" w:sz="0" w:space="0" w:color="auto"/>
                      </w:divBdr>
                    </w:div>
                  </w:divsChild>
                </w:div>
                <w:div w:id="1686207162">
                  <w:marLeft w:val="0"/>
                  <w:marRight w:val="0"/>
                  <w:marTop w:val="0"/>
                  <w:marBottom w:val="0"/>
                  <w:divBdr>
                    <w:top w:val="none" w:sz="0" w:space="0" w:color="auto"/>
                    <w:left w:val="none" w:sz="0" w:space="0" w:color="auto"/>
                    <w:bottom w:val="none" w:sz="0" w:space="0" w:color="auto"/>
                    <w:right w:val="none" w:sz="0" w:space="0" w:color="auto"/>
                  </w:divBdr>
                  <w:divsChild>
                    <w:div w:id="1335373136">
                      <w:marLeft w:val="0"/>
                      <w:marRight w:val="0"/>
                      <w:marTop w:val="0"/>
                      <w:marBottom w:val="0"/>
                      <w:divBdr>
                        <w:top w:val="none" w:sz="0" w:space="0" w:color="auto"/>
                        <w:left w:val="none" w:sz="0" w:space="0" w:color="auto"/>
                        <w:bottom w:val="none" w:sz="0" w:space="0" w:color="auto"/>
                        <w:right w:val="none" w:sz="0" w:space="0" w:color="auto"/>
                      </w:divBdr>
                    </w:div>
                  </w:divsChild>
                </w:div>
                <w:div w:id="2033333472">
                  <w:marLeft w:val="0"/>
                  <w:marRight w:val="0"/>
                  <w:marTop w:val="0"/>
                  <w:marBottom w:val="0"/>
                  <w:divBdr>
                    <w:top w:val="none" w:sz="0" w:space="0" w:color="auto"/>
                    <w:left w:val="none" w:sz="0" w:space="0" w:color="auto"/>
                    <w:bottom w:val="none" w:sz="0" w:space="0" w:color="auto"/>
                    <w:right w:val="none" w:sz="0" w:space="0" w:color="auto"/>
                  </w:divBdr>
                  <w:divsChild>
                    <w:div w:id="130777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18595">
          <w:marLeft w:val="0"/>
          <w:marRight w:val="0"/>
          <w:marTop w:val="0"/>
          <w:marBottom w:val="0"/>
          <w:divBdr>
            <w:top w:val="none" w:sz="0" w:space="0" w:color="auto"/>
            <w:left w:val="none" w:sz="0" w:space="0" w:color="auto"/>
            <w:bottom w:val="none" w:sz="0" w:space="0" w:color="auto"/>
            <w:right w:val="none" w:sz="0" w:space="0" w:color="auto"/>
          </w:divBdr>
        </w:div>
        <w:div w:id="1220022429">
          <w:marLeft w:val="0"/>
          <w:marRight w:val="0"/>
          <w:marTop w:val="0"/>
          <w:marBottom w:val="0"/>
          <w:divBdr>
            <w:top w:val="none" w:sz="0" w:space="0" w:color="auto"/>
            <w:left w:val="none" w:sz="0" w:space="0" w:color="auto"/>
            <w:bottom w:val="none" w:sz="0" w:space="0" w:color="auto"/>
            <w:right w:val="none" w:sz="0" w:space="0" w:color="auto"/>
          </w:divBdr>
          <w:divsChild>
            <w:div w:id="238028505">
              <w:marLeft w:val="0"/>
              <w:marRight w:val="0"/>
              <w:marTop w:val="0"/>
              <w:marBottom w:val="0"/>
              <w:divBdr>
                <w:top w:val="none" w:sz="0" w:space="0" w:color="auto"/>
                <w:left w:val="none" w:sz="0" w:space="0" w:color="auto"/>
                <w:bottom w:val="none" w:sz="0" w:space="0" w:color="auto"/>
                <w:right w:val="none" w:sz="0" w:space="0" w:color="auto"/>
              </w:divBdr>
            </w:div>
            <w:div w:id="1319455620">
              <w:marLeft w:val="0"/>
              <w:marRight w:val="0"/>
              <w:marTop w:val="0"/>
              <w:marBottom w:val="0"/>
              <w:divBdr>
                <w:top w:val="none" w:sz="0" w:space="0" w:color="auto"/>
                <w:left w:val="none" w:sz="0" w:space="0" w:color="auto"/>
                <w:bottom w:val="none" w:sz="0" w:space="0" w:color="auto"/>
                <w:right w:val="none" w:sz="0" w:space="0" w:color="auto"/>
              </w:divBdr>
            </w:div>
            <w:div w:id="1895893275">
              <w:marLeft w:val="0"/>
              <w:marRight w:val="0"/>
              <w:marTop w:val="0"/>
              <w:marBottom w:val="0"/>
              <w:divBdr>
                <w:top w:val="none" w:sz="0" w:space="0" w:color="auto"/>
                <w:left w:val="none" w:sz="0" w:space="0" w:color="auto"/>
                <w:bottom w:val="none" w:sz="0" w:space="0" w:color="auto"/>
                <w:right w:val="none" w:sz="0" w:space="0" w:color="auto"/>
              </w:divBdr>
            </w:div>
          </w:divsChild>
        </w:div>
        <w:div w:id="1289893814">
          <w:marLeft w:val="0"/>
          <w:marRight w:val="0"/>
          <w:marTop w:val="0"/>
          <w:marBottom w:val="0"/>
          <w:divBdr>
            <w:top w:val="none" w:sz="0" w:space="0" w:color="auto"/>
            <w:left w:val="none" w:sz="0" w:space="0" w:color="auto"/>
            <w:bottom w:val="none" w:sz="0" w:space="0" w:color="auto"/>
            <w:right w:val="none" w:sz="0" w:space="0" w:color="auto"/>
          </w:divBdr>
          <w:divsChild>
            <w:div w:id="203372330">
              <w:marLeft w:val="0"/>
              <w:marRight w:val="0"/>
              <w:marTop w:val="0"/>
              <w:marBottom w:val="0"/>
              <w:divBdr>
                <w:top w:val="none" w:sz="0" w:space="0" w:color="auto"/>
                <w:left w:val="none" w:sz="0" w:space="0" w:color="auto"/>
                <w:bottom w:val="none" w:sz="0" w:space="0" w:color="auto"/>
                <w:right w:val="none" w:sz="0" w:space="0" w:color="auto"/>
              </w:divBdr>
            </w:div>
            <w:div w:id="1574705948">
              <w:marLeft w:val="0"/>
              <w:marRight w:val="0"/>
              <w:marTop w:val="0"/>
              <w:marBottom w:val="0"/>
              <w:divBdr>
                <w:top w:val="none" w:sz="0" w:space="0" w:color="auto"/>
                <w:left w:val="none" w:sz="0" w:space="0" w:color="auto"/>
                <w:bottom w:val="none" w:sz="0" w:space="0" w:color="auto"/>
                <w:right w:val="none" w:sz="0" w:space="0" w:color="auto"/>
              </w:divBdr>
            </w:div>
            <w:div w:id="1768764882">
              <w:marLeft w:val="0"/>
              <w:marRight w:val="0"/>
              <w:marTop w:val="0"/>
              <w:marBottom w:val="0"/>
              <w:divBdr>
                <w:top w:val="none" w:sz="0" w:space="0" w:color="auto"/>
                <w:left w:val="none" w:sz="0" w:space="0" w:color="auto"/>
                <w:bottom w:val="none" w:sz="0" w:space="0" w:color="auto"/>
                <w:right w:val="none" w:sz="0" w:space="0" w:color="auto"/>
              </w:divBdr>
            </w:div>
            <w:div w:id="1974291541">
              <w:marLeft w:val="0"/>
              <w:marRight w:val="0"/>
              <w:marTop w:val="0"/>
              <w:marBottom w:val="0"/>
              <w:divBdr>
                <w:top w:val="none" w:sz="0" w:space="0" w:color="auto"/>
                <w:left w:val="none" w:sz="0" w:space="0" w:color="auto"/>
                <w:bottom w:val="none" w:sz="0" w:space="0" w:color="auto"/>
                <w:right w:val="none" w:sz="0" w:space="0" w:color="auto"/>
              </w:divBdr>
            </w:div>
            <w:div w:id="1975788405">
              <w:marLeft w:val="0"/>
              <w:marRight w:val="0"/>
              <w:marTop w:val="0"/>
              <w:marBottom w:val="0"/>
              <w:divBdr>
                <w:top w:val="none" w:sz="0" w:space="0" w:color="auto"/>
                <w:left w:val="none" w:sz="0" w:space="0" w:color="auto"/>
                <w:bottom w:val="none" w:sz="0" w:space="0" w:color="auto"/>
                <w:right w:val="none" w:sz="0" w:space="0" w:color="auto"/>
              </w:divBdr>
            </w:div>
          </w:divsChild>
        </w:div>
        <w:div w:id="1622878834">
          <w:marLeft w:val="0"/>
          <w:marRight w:val="0"/>
          <w:marTop w:val="0"/>
          <w:marBottom w:val="0"/>
          <w:divBdr>
            <w:top w:val="none" w:sz="0" w:space="0" w:color="auto"/>
            <w:left w:val="none" w:sz="0" w:space="0" w:color="auto"/>
            <w:bottom w:val="none" w:sz="0" w:space="0" w:color="auto"/>
            <w:right w:val="none" w:sz="0" w:space="0" w:color="auto"/>
          </w:divBdr>
          <w:divsChild>
            <w:div w:id="88622174">
              <w:marLeft w:val="0"/>
              <w:marRight w:val="0"/>
              <w:marTop w:val="0"/>
              <w:marBottom w:val="0"/>
              <w:divBdr>
                <w:top w:val="none" w:sz="0" w:space="0" w:color="auto"/>
                <w:left w:val="none" w:sz="0" w:space="0" w:color="auto"/>
                <w:bottom w:val="none" w:sz="0" w:space="0" w:color="auto"/>
                <w:right w:val="none" w:sz="0" w:space="0" w:color="auto"/>
              </w:divBdr>
            </w:div>
            <w:div w:id="1385446698">
              <w:marLeft w:val="0"/>
              <w:marRight w:val="0"/>
              <w:marTop w:val="0"/>
              <w:marBottom w:val="0"/>
              <w:divBdr>
                <w:top w:val="none" w:sz="0" w:space="0" w:color="auto"/>
                <w:left w:val="none" w:sz="0" w:space="0" w:color="auto"/>
                <w:bottom w:val="none" w:sz="0" w:space="0" w:color="auto"/>
                <w:right w:val="none" w:sz="0" w:space="0" w:color="auto"/>
              </w:divBdr>
            </w:div>
            <w:div w:id="1449810540">
              <w:marLeft w:val="0"/>
              <w:marRight w:val="0"/>
              <w:marTop w:val="0"/>
              <w:marBottom w:val="0"/>
              <w:divBdr>
                <w:top w:val="none" w:sz="0" w:space="0" w:color="auto"/>
                <w:left w:val="none" w:sz="0" w:space="0" w:color="auto"/>
                <w:bottom w:val="none" w:sz="0" w:space="0" w:color="auto"/>
                <w:right w:val="none" w:sz="0" w:space="0" w:color="auto"/>
              </w:divBdr>
            </w:div>
          </w:divsChild>
        </w:div>
        <w:div w:id="1652636018">
          <w:marLeft w:val="0"/>
          <w:marRight w:val="0"/>
          <w:marTop w:val="0"/>
          <w:marBottom w:val="0"/>
          <w:divBdr>
            <w:top w:val="none" w:sz="0" w:space="0" w:color="auto"/>
            <w:left w:val="none" w:sz="0" w:space="0" w:color="auto"/>
            <w:bottom w:val="none" w:sz="0" w:space="0" w:color="auto"/>
            <w:right w:val="none" w:sz="0" w:space="0" w:color="auto"/>
          </w:divBdr>
          <w:divsChild>
            <w:div w:id="696202389">
              <w:marLeft w:val="0"/>
              <w:marRight w:val="0"/>
              <w:marTop w:val="0"/>
              <w:marBottom w:val="0"/>
              <w:divBdr>
                <w:top w:val="none" w:sz="0" w:space="0" w:color="auto"/>
                <w:left w:val="none" w:sz="0" w:space="0" w:color="auto"/>
                <w:bottom w:val="none" w:sz="0" w:space="0" w:color="auto"/>
                <w:right w:val="none" w:sz="0" w:space="0" w:color="auto"/>
              </w:divBdr>
            </w:div>
            <w:div w:id="1492326905">
              <w:marLeft w:val="0"/>
              <w:marRight w:val="0"/>
              <w:marTop w:val="0"/>
              <w:marBottom w:val="0"/>
              <w:divBdr>
                <w:top w:val="none" w:sz="0" w:space="0" w:color="auto"/>
                <w:left w:val="none" w:sz="0" w:space="0" w:color="auto"/>
                <w:bottom w:val="none" w:sz="0" w:space="0" w:color="auto"/>
                <w:right w:val="none" w:sz="0" w:space="0" w:color="auto"/>
              </w:divBdr>
            </w:div>
          </w:divsChild>
        </w:div>
        <w:div w:id="1756702243">
          <w:marLeft w:val="0"/>
          <w:marRight w:val="0"/>
          <w:marTop w:val="0"/>
          <w:marBottom w:val="0"/>
          <w:divBdr>
            <w:top w:val="none" w:sz="0" w:space="0" w:color="auto"/>
            <w:left w:val="none" w:sz="0" w:space="0" w:color="auto"/>
            <w:bottom w:val="none" w:sz="0" w:space="0" w:color="auto"/>
            <w:right w:val="none" w:sz="0" w:space="0" w:color="auto"/>
          </w:divBdr>
          <w:divsChild>
            <w:div w:id="991176466">
              <w:marLeft w:val="-75"/>
              <w:marRight w:val="0"/>
              <w:marTop w:val="30"/>
              <w:marBottom w:val="30"/>
              <w:divBdr>
                <w:top w:val="none" w:sz="0" w:space="0" w:color="auto"/>
                <w:left w:val="none" w:sz="0" w:space="0" w:color="auto"/>
                <w:bottom w:val="none" w:sz="0" w:space="0" w:color="auto"/>
                <w:right w:val="none" w:sz="0" w:space="0" w:color="auto"/>
              </w:divBdr>
              <w:divsChild>
                <w:div w:id="39330343">
                  <w:marLeft w:val="0"/>
                  <w:marRight w:val="0"/>
                  <w:marTop w:val="0"/>
                  <w:marBottom w:val="0"/>
                  <w:divBdr>
                    <w:top w:val="none" w:sz="0" w:space="0" w:color="auto"/>
                    <w:left w:val="none" w:sz="0" w:space="0" w:color="auto"/>
                    <w:bottom w:val="none" w:sz="0" w:space="0" w:color="auto"/>
                    <w:right w:val="none" w:sz="0" w:space="0" w:color="auto"/>
                  </w:divBdr>
                  <w:divsChild>
                    <w:div w:id="2110268762">
                      <w:marLeft w:val="0"/>
                      <w:marRight w:val="0"/>
                      <w:marTop w:val="0"/>
                      <w:marBottom w:val="0"/>
                      <w:divBdr>
                        <w:top w:val="none" w:sz="0" w:space="0" w:color="auto"/>
                        <w:left w:val="none" w:sz="0" w:space="0" w:color="auto"/>
                        <w:bottom w:val="none" w:sz="0" w:space="0" w:color="auto"/>
                        <w:right w:val="none" w:sz="0" w:space="0" w:color="auto"/>
                      </w:divBdr>
                    </w:div>
                  </w:divsChild>
                </w:div>
                <w:div w:id="102506772">
                  <w:marLeft w:val="0"/>
                  <w:marRight w:val="0"/>
                  <w:marTop w:val="0"/>
                  <w:marBottom w:val="0"/>
                  <w:divBdr>
                    <w:top w:val="none" w:sz="0" w:space="0" w:color="auto"/>
                    <w:left w:val="none" w:sz="0" w:space="0" w:color="auto"/>
                    <w:bottom w:val="none" w:sz="0" w:space="0" w:color="auto"/>
                    <w:right w:val="none" w:sz="0" w:space="0" w:color="auto"/>
                  </w:divBdr>
                  <w:divsChild>
                    <w:div w:id="1036587131">
                      <w:marLeft w:val="0"/>
                      <w:marRight w:val="0"/>
                      <w:marTop w:val="0"/>
                      <w:marBottom w:val="0"/>
                      <w:divBdr>
                        <w:top w:val="none" w:sz="0" w:space="0" w:color="auto"/>
                        <w:left w:val="none" w:sz="0" w:space="0" w:color="auto"/>
                        <w:bottom w:val="none" w:sz="0" w:space="0" w:color="auto"/>
                        <w:right w:val="none" w:sz="0" w:space="0" w:color="auto"/>
                      </w:divBdr>
                    </w:div>
                    <w:div w:id="1059669003">
                      <w:marLeft w:val="0"/>
                      <w:marRight w:val="0"/>
                      <w:marTop w:val="0"/>
                      <w:marBottom w:val="0"/>
                      <w:divBdr>
                        <w:top w:val="none" w:sz="0" w:space="0" w:color="auto"/>
                        <w:left w:val="none" w:sz="0" w:space="0" w:color="auto"/>
                        <w:bottom w:val="none" w:sz="0" w:space="0" w:color="auto"/>
                        <w:right w:val="none" w:sz="0" w:space="0" w:color="auto"/>
                      </w:divBdr>
                    </w:div>
                  </w:divsChild>
                </w:div>
                <w:div w:id="469054099">
                  <w:marLeft w:val="0"/>
                  <w:marRight w:val="0"/>
                  <w:marTop w:val="0"/>
                  <w:marBottom w:val="0"/>
                  <w:divBdr>
                    <w:top w:val="none" w:sz="0" w:space="0" w:color="auto"/>
                    <w:left w:val="none" w:sz="0" w:space="0" w:color="auto"/>
                    <w:bottom w:val="none" w:sz="0" w:space="0" w:color="auto"/>
                    <w:right w:val="none" w:sz="0" w:space="0" w:color="auto"/>
                  </w:divBdr>
                  <w:divsChild>
                    <w:div w:id="1306592163">
                      <w:marLeft w:val="0"/>
                      <w:marRight w:val="0"/>
                      <w:marTop w:val="0"/>
                      <w:marBottom w:val="0"/>
                      <w:divBdr>
                        <w:top w:val="none" w:sz="0" w:space="0" w:color="auto"/>
                        <w:left w:val="none" w:sz="0" w:space="0" w:color="auto"/>
                        <w:bottom w:val="none" w:sz="0" w:space="0" w:color="auto"/>
                        <w:right w:val="none" w:sz="0" w:space="0" w:color="auto"/>
                      </w:divBdr>
                    </w:div>
                  </w:divsChild>
                </w:div>
                <w:div w:id="529075377">
                  <w:marLeft w:val="0"/>
                  <w:marRight w:val="0"/>
                  <w:marTop w:val="0"/>
                  <w:marBottom w:val="0"/>
                  <w:divBdr>
                    <w:top w:val="none" w:sz="0" w:space="0" w:color="auto"/>
                    <w:left w:val="none" w:sz="0" w:space="0" w:color="auto"/>
                    <w:bottom w:val="none" w:sz="0" w:space="0" w:color="auto"/>
                    <w:right w:val="none" w:sz="0" w:space="0" w:color="auto"/>
                  </w:divBdr>
                  <w:divsChild>
                    <w:div w:id="409155812">
                      <w:marLeft w:val="0"/>
                      <w:marRight w:val="0"/>
                      <w:marTop w:val="0"/>
                      <w:marBottom w:val="0"/>
                      <w:divBdr>
                        <w:top w:val="none" w:sz="0" w:space="0" w:color="auto"/>
                        <w:left w:val="none" w:sz="0" w:space="0" w:color="auto"/>
                        <w:bottom w:val="none" w:sz="0" w:space="0" w:color="auto"/>
                        <w:right w:val="none" w:sz="0" w:space="0" w:color="auto"/>
                      </w:divBdr>
                    </w:div>
                  </w:divsChild>
                </w:div>
                <w:div w:id="606887431">
                  <w:marLeft w:val="0"/>
                  <w:marRight w:val="0"/>
                  <w:marTop w:val="0"/>
                  <w:marBottom w:val="0"/>
                  <w:divBdr>
                    <w:top w:val="none" w:sz="0" w:space="0" w:color="auto"/>
                    <w:left w:val="none" w:sz="0" w:space="0" w:color="auto"/>
                    <w:bottom w:val="none" w:sz="0" w:space="0" w:color="auto"/>
                    <w:right w:val="none" w:sz="0" w:space="0" w:color="auto"/>
                  </w:divBdr>
                  <w:divsChild>
                    <w:div w:id="1687711422">
                      <w:marLeft w:val="0"/>
                      <w:marRight w:val="0"/>
                      <w:marTop w:val="0"/>
                      <w:marBottom w:val="0"/>
                      <w:divBdr>
                        <w:top w:val="none" w:sz="0" w:space="0" w:color="auto"/>
                        <w:left w:val="none" w:sz="0" w:space="0" w:color="auto"/>
                        <w:bottom w:val="none" w:sz="0" w:space="0" w:color="auto"/>
                        <w:right w:val="none" w:sz="0" w:space="0" w:color="auto"/>
                      </w:divBdr>
                    </w:div>
                  </w:divsChild>
                </w:div>
                <w:div w:id="1182277222">
                  <w:marLeft w:val="0"/>
                  <w:marRight w:val="0"/>
                  <w:marTop w:val="0"/>
                  <w:marBottom w:val="0"/>
                  <w:divBdr>
                    <w:top w:val="none" w:sz="0" w:space="0" w:color="auto"/>
                    <w:left w:val="none" w:sz="0" w:space="0" w:color="auto"/>
                    <w:bottom w:val="none" w:sz="0" w:space="0" w:color="auto"/>
                    <w:right w:val="none" w:sz="0" w:space="0" w:color="auto"/>
                  </w:divBdr>
                  <w:divsChild>
                    <w:div w:id="1241480503">
                      <w:marLeft w:val="0"/>
                      <w:marRight w:val="0"/>
                      <w:marTop w:val="0"/>
                      <w:marBottom w:val="0"/>
                      <w:divBdr>
                        <w:top w:val="none" w:sz="0" w:space="0" w:color="auto"/>
                        <w:left w:val="none" w:sz="0" w:space="0" w:color="auto"/>
                        <w:bottom w:val="none" w:sz="0" w:space="0" w:color="auto"/>
                        <w:right w:val="none" w:sz="0" w:space="0" w:color="auto"/>
                      </w:divBdr>
                    </w:div>
                  </w:divsChild>
                </w:div>
                <w:div w:id="1457062987">
                  <w:marLeft w:val="0"/>
                  <w:marRight w:val="0"/>
                  <w:marTop w:val="0"/>
                  <w:marBottom w:val="0"/>
                  <w:divBdr>
                    <w:top w:val="none" w:sz="0" w:space="0" w:color="auto"/>
                    <w:left w:val="none" w:sz="0" w:space="0" w:color="auto"/>
                    <w:bottom w:val="none" w:sz="0" w:space="0" w:color="auto"/>
                    <w:right w:val="none" w:sz="0" w:space="0" w:color="auto"/>
                  </w:divBdr>
                  <w:divsChild>
                    <w:div w:id="1433016861">
                      <w:marLeft w:val="0"/>
                      <w:marRight w:val="0"/>
                      <w:marTop w:val="0"/>
                      <w:marBottom w:val="0"/>
                      <w:divBdr>
                        <w:top w:val="none" w:sz="0" w:space="0" w:color="auto"/>
                        <w:left w:val="none" w:sz="0" w:space="0" w:color="auto"/>
                        <w:bottom w:val="none" w:sz="0" w:space="0" w:color="auto"/>
                        <w:right w:val="none" w:sz="0" w:space="0" w:color="auto"/>
                      </w:divBdr>
                    </w:div>
                  </w:divsChild>
                </w:div>
                <w:div w:id="1934819612">
                  <w:marLeft w:val="0"/>
                  <w:marRight w:val="0"/>
                  <w:marTop w:val="0"/>
                  <w:marBottom w:val="0"/>
                  <w:divBdr>
                    <w:top w:val="none" w:sz="0" w:space="0" w:color="auto"/>
                    <w:left w:val="none" w:sz="0" w:space="0" w:color="auto"/>
                    <w:bottom w:val="none" w:sz="0" w:space="0" w:color="auto"/>
                    <w:right w:val="none" w:sz="0" w:space="0" w:color="auto"/>
                  </w:divBdr>
                  <w:divsChild>
                    <w:div w:id="142962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935260">
          <w:marLeft w:val="0"/>
          <w:marRight w:val="0"/>
          <w:marTop w:val="0"/>
          <w:marBottom w:val="0"/>
          <w:divBdr>
            <w:top w:val="none" w:sz="0" w:space="0" w:color="auto"/>
            <w:left w:val="none" w:sz="0" w:space="0" w:color="auto"/>
            <w:bottom w:val="none" w:sz="0" w:space="0" w:color="auto"/>
            <w:right w:val="none" w:sz="0" w:space="0" w:color="auto"/>
          </w:divBdr>
          <w:divsChild>
            <w:div w:id="1793133528">
              <w:marLeft w:val="-75"/>
              <w:marRight w:val="0"/>
              <w:marTop w:val="30"/>
              <w:marBottom w:val="30"/>
              <w:divBdr>
                <w:top w:val="none" w:sz="0" w:space="0" w:color="auto"/>
                <w:left w:val="none" w:sz="0" w:space="0" w:color="auto"/>
                <w:bottom w:val="none" w:sz="0" w:space="0" w:color="auto"/>
                <w:right w:val="none" w:sz="0" w:space="0" w:color="auto"/>
              </w:divBdr>
              <w:divsChild>
                <w:div w:id="171382890">
                  <w:marLeft w:val="0"/>
                  <w:marRight w:val="0"/>
                  <w:marTop w:val="0"/>
                  <w:marBottom w:val="0"/>
                  <w:divBdr>
                    <w:top w:val="none" w:sz="0" w:space="0" w:color="auto"/>
                    <w:left w:val="none" w:sz="0" w:space="0" w:color="auto"/>
                    <w:bottom w:val="none" w:sz="0" w:space="0" w:color="auto"/>
                    <w:right w:val="none" w:sz="0" w:space="0" w:color="auto"/>
                  </w:divBdr>
                  <w:divsChild>
                    <w:div w:id="1544170492">
                      <w:marLeft w:val="0"/>
                      <w:marRight w:val="0"/>
                      <w:marTop w:val="0"/>
                      <w:marBottom w:val="0"/>
                      <w:divBdr>
                        <w:top w:val="none" w:sz="0" w:space="0" w:color="auto"/>
                        <w:left w:val="none" w:sz="0" w:space="0" w:color="auto"/>
                        <w:bottom w:val="none" w:sz="0" w:space="0" w:color="auto"/>
                        <w:right w:val="none" w:sz="0" w:space="0" w:color="auto"/>
                      </w:divBdr>
                    </w:div>
                  </w:divsChild>
                </w:div>
                <w:div w:id="351154562">
                  <w:marLeft w:val="0"/>
                  <w:marRight w:val="0"/>
                  <w:marTop w:val="0"/>
                  <w:marBottom w:val="0"/>
                  <w:divBdr>
                    <w:top w:val="none" w:sz="0" w:space="0" w:color="auto"/>
                    <w:left w:val="none" w:sz="0" w:space="0" w:color="auto"/>
                    <w:bottom w:val="none" w:sz="0" w:space="0" w:color="auto"/>
                    <w:right w:val="none" w:sz="0" w:space="0" w:color="auto"/>
                  </w:divBdr>
                  <w:divsChild>
                    <w:div w:id="561675233">
                      <w:marLeft w:val="0"/>
                      <w:marRight w:val="0"/>
                      <w:marTop w:val="0"/>
                      <w:marBottom w:val="0"/>
                      <w:divBdr>
                        <w:top w:val="none" w:sz="0" w:space="0" w:color="auto"/>
                        <w:left w:val="none" w:sz="0" w:space="0" w:color="auto"/>
                        <w:bottom w:val="none" w:sz="0" w:space="0" w:color="auto"/>
                        <w:right w:val="none" w:sz="0" w:space="0" w:color="auto"/>
                      </w:divBdr>
                    </w:div>
                  </w:divsChild>
                </w:div>
                <w:div w:id="738289378">
                  <w:marLeft w:val="0"/>
                  <w:marRight w:val="0"/>
                  <w:marTop w:val="0"/>
                  <w:marBottom w:val="0"/>
                  <w:divBdr>
                    <w:top w:val="none" w:sz="0" w:space="0" w:color="auto"/>
                    <w:left w:val="none" w:sz="0" w:space="0" w:color="auto"/>
                    <w:bottom w:val="none" w:sz="0" w:space="0" w:color="auto"/>
                    <w:right w:val="none" w:sz="0" w:space="0" w:color="auto"/>
                  </w:divBdr>
                  <w:divsChild>
                    <w:div w:id="115763282">
                      <w:marLeft w:val="0"/>
                      <w:marRight w:val="0"/>
                      <w:marTop w:val="0"/>
                      <w:marBottom w:val="0"/>
                      <w:divBdr>
                        <w:top w:val="none" w:sz="0" w:space="0" w:color="auto"/>
                        <w:left w:val="none" w:sz="0" w:space="0" w:color="auto"/>
                        <w:bottom w:val="none" w:sz="0" w:space="0" w:color="auto"/>
                        <w:right w:val="none" w:sz="0" w:space="0" w:color="auto"/>
                      </w:divBdr>
                    </w:div>
                  </w:divsChild>
                </w:div>
                <w:div w:id="1116295418">
                  <w:marLeft w:val="0"/>
                  <w:marRight w:val="0"/>
                  <w:marTop w:val="0"/>
                  <w:marBottom w:val="0"/>
                  <w:divBdr>
                    <w:top w:val="none" w:sz="0" w:space="0" w:color="auto"/>
                    <w:left w:val="none" w:sz="0" w:space="0" w:color="auto"/>
                    <w:bottom w:val="none" w:sz="0" w:space="0" w:color="auto"/>
                    <w:right w:val="none" w:sz="0" w:space="0" w:color="auto"/>
                  </w:divBdr>
                  <w:divsChild>
                    <w:div w:id="1360817838">
                      <w:marLeft w:val="0"/>
                      <w:marRight w:val="0"/>
                      <w:marTop w:val="0"/>
                      <w:marBottom w:val="0"/>
                      <w:divBdr>
                        <w:top w:val="none" w:sz="0" w:space="0" w:color="auto"/>
                        <w:left w:val="none" w:sz="0" w:space="0" w:color="auto"/>
                        <w:bottom w:val="none" w:sz="0" w:space="0" w:color="auto"/>
                        <w:right w:val="none" w:sz="0" w:space="0" w:color="auto"/>
                      </w:divBdr>
                    </w:div>
                  </w:divsChild>
                </w:div>
                <w:div w:id="1376731780">
                  <w:marLeft w:val="0"/>
                  <w:marRight w:val="0"/>
                  <w:marTop w:val="0"/>
                  <w:marBottom w:val="0"/>
                  <w:divBdr>
                    <w:top w:val="none" w:sz="0" w:space="0" w:color="auto"/>
                    <w:left w:val="none" w:sz="0" w:space="0" w:color="auto"/>
                    <w:bottom w:val="none" w:sz="0" w:space="0" w:color="auto"/>
                    <w:right w:val="none" w:sz="0" w:space="0" w:color="auto"/>
                  </w:divBdr>
                  <w:divsChild>
                    <w:div w:id="384379946">
                      <w:marLeft w:val="0"/>
                      <w:marRight w:val="0"/>
                      <w:marTop w:val="0"/>
                      <w:marBottom w:val="0"/>
                      <w:divBdr>
                        <w:top w:val="none" w:sz="0" w:space="0" w:color="auto"/>
                        <w:left w:val="none" w:sz="0" w:space="0" w:color="auto"/>
                        <w:bottom w:val="none" w:sz="0" w:space="0" w:color="auto"/>
                        <w:right w:val="none" w:sz="0" w:space="0" w:color="auto"/>
                      </w:divBdr>
                    </w:div>
                  </w:divsChild>
                </w:div>
                <w:div w:id="1487891024">
                  <w:marLeft w:val="0"/>
                  <w:marRight w:val="0"/>
                  <w:marTop w:val="0"/>
                  <w:marBottom w:val="0"/>
                  <w:divBdr>
                    <w:top w:val="none" w:sz="0" w:space="0" w:color="auto"/>
                    <w:left w:val="none" w:sz="0" w:space="0" w:color="auto"/>
                    <w:bottom w:val="none" w:sz="0" w:space="0" w:color="auto"/>
                    <w:right w:val="none" w:sz="0" w:space="0" w:color="auto"/>
                  </w:divBdr>
                  <w:divsChild>
                    <w:div w:id="1224096761">
                      <w:marLeft w:val="0"/>
                      <w:marRight w:val="0"/>
                      <w:marTop w:val="0"/>
                      <w:marBottom w:val="0"/>
                      <w:divBdr>
                        <w:top w:val="none" w:sz="0" w:space="0" w:color="auto"/>
                        <w:left w:val="none" w:sz="0" w:space="0" w:color="auto"/>
                        <w:bottom w:val="none" w:sz="0" w:space="0" w:color="auto"/>
                        <w:right w:val="none" w:sz="0" w:space="0" w:color="auto"/>
                      </w:divBdr>
                    </w:div>
                  </w:divsChild>
                </w:div>
                <w:div w:id="1674993429">
                  <w:marLeft w:val="0"/>
                  <w:marRight w:val="0"/>
                  <w:marTop w:val="0"/>
                  <w:marBottom w:val="0"/>
                  <w:divBdr>
                    <w:top w:val="none" w:sz="0" w:space="0" w:color="auto"/>
                    <w:left w:val="none" w:sz="0" w:space="0" w:color="auto"/>
                    <w:bottom w:val="none" w:sz="0" w:space="0" w:color="auto"/>
                    <w:right w:val="none" w:sz="0" w:space="0" w:color="auto"/>
                  </w:divBdr>
                  <w:divsChild>
                    <w:div w:id="522085999">
                      <w:marLeft w:val="0"/>
                      <w:marRight w:val="0"/>
                      <w:marTop w:val="0"/>
                      <w:marBottom w:val="0"/>
                      <w:divBdr>
                        <w:top w:val="none" w:sz="0" w:space="0" w:color="auto"/>
                        <w:left w:val="none" w:sz="0" w:space="0" w:color="auto"/>
                        <w:bottom w:val="none" w:sz="0" w:space="0" w:color="auto"/>
                        <w:right w:val="none" w:sz="0" w:space="0" w:color="auto"/>
                      </w:divBdr>
                    </w:div>
                  </w:divsChild>
                </w:div>
                <w:div w:id="1898472091">
                  <w:marLeft w:val="0"/>
                  <w:marRight w:val="0"/>
                  <w:marTop w:val="0"/>
                  <w:marBottom w:val="0"/>
                  <w:divBdr>
                    <w:top w:val="none" w:sz="0" w:space="0" w:color="auto"/>
                    <w:left w:val="none" w:sz="0" w:space="0" w:color="auto"/>
                    <w:bottom w:val="none" w:sz="0" w:space="0" w:color="auto"/>
                    <w:right w:val="none" w:sz="0" w:space="0" w:color="auto"/>
                  </w:divBdr>
                  <w:divsChild>
                    <w:div w:id="1961372781">
                      <w:marLeft w:val="0"/>
                      <w:marRight w:val="0"/>
                      <w:marTop w:val="0"/>
                      <w:marBottom w:val="0"/>
                      <w:divBdr>
                        <w:top w:val="none" w:sz="0" w:space="0" w:color="auto"/>
                        <w:left w:val="none" w:sz="0" w:space="0" w:color="auto"/>
                        <w:bottom w:val="none" w:sz="0" w:space="0" w:color="auto"/>
                        <w:right w:val="none" w:sz="0" w:space="0" w:color="auto"/>
                      </w:divBdr>
                    </w:div>
                  </w:divsChild>
                </w:div>
                <w:div w:id="1974870645">
                  <w:marLeft w:val="0"/>
                  <w:marRight w:val="0"/>
                  <w:marTop w:val="0"/>
                  <w:marBottom w:val="0"/>
                  <w:divBdr>
                    <w:top w:val="none" w:sz="0" w:space="0" w:color="auto"/>
                    <w:left w:val="none" w:sz="0" w:space="0" w:color="auto"/>
                    <w:bottom w:val="none" w:sz="0" w:space="0" w:color="auto"/>
                    <w:right w:val="none" w:sz="0" w:space="0" w:color="auto"/>
                  </w:divBdr>
                  <w:divsChild>
                    <w:div w:id="546918212">
                      <w:marLeft w:val="0"/>
                      <w:marRight w:val="0"/>
                      <w:marTop w:val="0"/>
                      <w:marBottom w:val="0"/>
                      <w:divBdr>
                        <w:top w:val="none" w:sz="0" w:space="0" w:color="auto"/>
                        <w:left w:val="none" w:sz="0" w:space="0" w:color="auto"/>
                        <w:bottom w:val="none" w:sz="0" w:space="0" w:color="auto"/>
                        <w:right w:val="none" w:sz="0" w:space="0" w:color="auto"/>
                      </w:divBdr>
                    </w:div>
                    <w:div w:id="868184356">
                      <w:marLeft w:val="0"/>
                      <w:marRight w:val="0"/>
                      <w:marTop w:val="0"/>
                      <w:marBottom w:val="0"/>
                      <w:divBdr>
                        <w:top w:val="none" w:sz="0" w:space="0" w:color="auto"/>
                        <w:left w:val="none" w:sz="0" w:space="0" w:color="auto"/>
                        <w:bottom w:val="none" w:sz="0" w:space="0" w:color="auto"/>
                        <w:right w:val="none" w:sz="0" w:space="0" w:color="auto"/>
                      </w:divBdr>
                    </w:div>
                  </w:divsChild>
                </w:div>
                <w:div w:id="2069641568">
                  <w:marLeft w:val="0"/>
                  <w:marRight w:val="0"/>
                  <w:marTop w:val="0"/>
                  <w:marBottom w:val="0"/>
                  <w:divBdr>
                    <w:top w:val="none" w:sz="0" w:space="0" w:color="auto"/>
                    <w:left w:val="none" w:sz="0" w:space="0" w:color="auto"/>
                    <w:bottom w:val="none" w:sz="0" w:space="0" w:color="auto"/>
                    <w:right w:val="none" w:sz="0" w:space="0" w:color="auto"/>
                  </w:divBdr>
                  <w:divsChild>
                    <w:div w:id="141743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679007">
      <w:bodyDiv w:val="1"/>
      <w:marLeft w:val="0"/>
      <w:marRight w:val="0"/>
      <w:marTop w:val="0"/>
      <w:marBottom w:val="0"/>
      <w:divBdr>
        <w:top w:val="none" w:sz="0" w:space="0" w:color="auto"/>
        <w:left w:val="none" w:sz="0" w:space="0" w:color="auto"/>
        <w:bottom w:val="none" w:sz="0" w:space="0" w:color="auto"/>
        <w:right w:val="none" w:sz="0" w:space="0" w:color="auto"/>
      </w:divBdr>
    </w:div>
    <w:div w:id="896286420">
      <w:bodyDiv w:val="1"/>
      <w:marLeft w:val="0"/>
      <w:marRight w:val="0"/>
      <w:marTop w:val="0"/>
      <w:marBottom w:val="0"/>
      <w:divBdr>
        <w:top w:val="none" w:sz="0" w:space="0" w:color="auto"/>
        <w:left w:val="none" w:sz="0" w:space="0" w:color="auto"/>
        <w:bottom w:val="none" w:sz="0" w:space="0" w:color="auto"/>
        <w:right w:val="none" w:sz="0" w:space="0" w:color="auto"/>
      </w:divBdr>
      <w:divsChild>
        <w:div w:id="174226510">
          <w:marLeft w:val="0"/>
          <w:marRight w:val="0"/>
          <w:marTop w:val="0"/>
          <w:marBottom w:val="0"/>
          <w:divBdr>
            <w:top w:val="none" w:sz="0" w:space="0" w:color="auto"/>
            <w:left w:val="none" w:sz="0" w:space="0" w:color="auto"/>
            <w:bottom w:val="none" w:sz="0" w:space="0" w:color="auto"/>
            <w:right w:val="none" w:sz="0" w:space="0" w:color="auto"/>
          </w:divBdr>
          <w:divsChild>
            <w:div w:id="1581481932">
              <w:marLeft w:val="0"/>
              <w:marRight w:val="0"/>
              <w:marTop w:val="0"/>
              <w:marBottom w:val="0"/>
              <w:divBdr>
                <w:top w:val="none" w:sz="0" w:space="0" w:color="auto"/>
                <w:left w:val="none" w:sz="0" w:space="0" w:color="auto"/>
                <w:bottom w:val="none" w:sz="0" w:space="0" w:color="auto"/>
                <w:right w:val="none" w:sz="0" w:space="0" w:color="auto"/>
              </w:divBdr>
            </w:div>
            <w:div w:id="1636519478">
              <w:marLeft w:val="0"/>
              <w:marRight w:val="0"/>
              <w:marTop w:val="0"/>
              <w:marBottom w:val="0"/>
              <w:divBdr>
                <w:top w:val="none" w:sz="0" w:space="0" w:color="auto"/>
                <w:left w:val="none" w:sz="0" w:space="0" w:color="auto"/>
                <w:bottom w:val="none" w:sz="0" w:space="0" w:color="auto"/>
                <w:right w:val="none" w:sz="0" w:space="0" w:color="auto"/>
              </w:divBdr>
            </w:div>
          </w:divsChild>
        </w:div>
        <w:div w:id="582952805">
          <w:marLeft w:val="0"/>
          <w:marRight w:val="0"/>
          <w:marTop w:val="0"/>
          <w:marBottom w:val="0"/>
          <w:divBdr>
            <w:top w:val="none" w:sz="0" w:space="0" w:color="auto"/>
            <w:left w:val="none" w:sz="0" w:space="0" w:color="auto"/>
            <w:bottom w:val="none" w:sz="0" w:space="0" w:color="auto"/>
            <w:right w:val="none" w:sz="0" w:space="0" w:color="auto"/>
          </w:divBdr>
          <w:divsChild>
            <w:div w:id="146171504">
              <w:marLeft w:val="0"/>
              <w:marRight w:val="0"/>
              <w:marTop w:val="0"/>
              <w:marBottom w:val="0"/>
              <w:divBdr>
                <w:top w:val="none" w:sz="0" w:space="0" w:color="auto"/>
                <w:left w:val="none" w:sz="0" w:space="0" w:color="auto"/>
                <w:bottom w:val="none" w:sz="0" w:space="0" w:color="auto"/>
                <w:right w:val="none" w:sz="0" w:space="0" w:color="auto"/>
              </w:divBdr>
            </w:div>
            <w:div w:id="1667634350">
              <w:marLeft w:val="0"/>
              <w:marRight w:val="0"/>
              <w:marTop w:val="0"/>
              <w:marBottom w:val="0"/>
              <w:divBdr>
                <w:top w:val="none" w:sz="0" w:space="0" w:color="auto"/>
                <w:left w:val="none" w:sz="0" w:space="0" w:color="auto"/>
                <w:bottom w:val="none" w:sz="0" w:space="0" w:color="auto"/>
                <w:right w:val="none" w:sz="0" w:space="0" w:color="auto"/>
              </w:divBdr>
            </w:div>
            <w:div w:id="1816753074">
              <w:marLeft w:val="0"/>
              <w:marRight w:val="0"/>
              <w:marTop w:val="0"/>
              <w:marBottom w:val="0"/>
              <w:divBdr>
                <w:top w:val="none" w:sz="0" w:space="0" w:color="auto"/>
                <w:left w:val="none" w:sz="0" w:space="0" w:color="auto"/>
                <w:bottom w:val="none" w:sz="0" w:space="0" w:color="auto"/>
                <w:right w:val="none" w:sz="0" w:space="0" w:color="auto"/>
              </w:divBdr>
            </w:div>
            <w:div w:id="1901818453">
              <w:marLeft w:val="0"/>
              <w:marRight w:val="0"/>
              <w:marTop w:val="0"/>
              <w:marBottom w:val="0"/>
              <w:divBdr>
                <w:top w:val="none" w:sz="0" w:space="0" w:color="auto"/>
                <w:left w:val="none" w:sz="0" w:space="0" w:color="auto"/>
                <w:bottom w:val="none" w:sz="0" w:space="0" w:color="auto"/>
                <w:right w:val="none" w:sz="0" w:space="0" w:color="auto"/>
              </w:divBdr>
            </w:div>
          </w:divsChild>
        </w:div>
        <w:div w:id="878510636">
          <w:marLeft w:val="0"/>
          <w:marRight w:val="0"/>
          <w:marTop w:val="0"/>
          <w:marBottom w:val="0"/>
          <w:divBdr>
            <w:top w:val="none" w:sz="0" w:space="0" w:color="auto"/>
            <w:left w:val="none" w:sz="0" w:space="0" w:color="auto"/>
            <w:bottom w:val="none" w:sz="0" w:space="0" w:color="auto"/>
            <w:right w:val="none" w:sz="0" w:space="0" w:color="auto"/>
          </w:divBdr>
          <w:divsChild>
            <w:div w:id="1086608821">
              <w:marLeft w:val="0"/>
              <w:marRight w:val="0"/>
              <w:marTop w:val="0"/>
              <w:marBottom w:val="0"/>
              <w:divBdr>
                <w:top w:val="none" w:sz="0" w:space="0" w:color="auto"/>
                <w:left w:val="none" w:sz="0" w:space="0" w:color="auto"/>
                <w:bottom w:val="none" w:sz="0" w:space="0" w:color="auto"/>
                <w:right w:val="none" w:sz="0" w:space="0" w:color="auto"/>
              </w:divBdr>
            </w:div>
            <w:div w:id="1673100031">
              <w:marLeft w:val="0"/>
              <w:marRight w:val="0"/>
              <w:marTop w:val="0"/>
              <w:marBottom w:val="0"/>
              <w:divBdr>
                <w:top w:val="none" w:sz="0" w:space="0" w:color="auto"/>
                <w:left w:val="none" w:sz="0" w:space="0" w:color="auto"/>
                <w:bottom w:val="none" w:sz="0" w:space="0" w:color="auto"/>
                <w:right w:val="none" w:sz="0" w:space="0" w:color="auto"/>
              </w:divBdr>
            </w:div>
            <w:div w:id="2108382689">
              <w:marLeft w:val="0"/>
              <w:marRight w:val="0"/>
              <w:marTop w:val="0"/>
              <w:marBottom w:val="0"/>
              <w:divBdr>
                <w:top w:val="none" w:sz="0" w:space="0" w:color="auto"/>
                <w:left w:val="none" w:sz="0" w:space="0" w:color="auto"/>
                <w:bottom w:val="none" w:sz="0" w:space="0" w:color="auto"/>
                <w:right w:val="none" w:sz="0" w:space="0" w:color="auto"/>
              </w:divBdr>
            </w:div>
          </w:divsChild>
        </w:div>
        <w:div w:id="924999142">
          <w:marLeft w:val="0"/>
          <w:marRight w:val="0"/>
          <w:marTop w:val="0"/>
          <w:marBottom w:val="0"/>
          <w:divBdr>
            <w:top w:val="none" w:sz="0" w:space="0" w:color="auto"/>
            <w:left w:val="none" w:sz="0" w:space="0" w:color="auto"/>
            <w:bottom w:val="none" w:sz="0" w:space="0" w:color="auto"/>
            <w:right w:val="none" w:sz="0" w:space="0" w:color="auto"/>
          </w:divBdr>
          <w:divsChild>
            <w:div w:id="205873934">
              <w:marLeft w:val="0"/>
              <w:marRight w:val="0"/>
              <w:marTop w:val="0"/>
              <w:marBottom w:val="0"/>
              <w:divBdr>
                <w:top w:val="none" w:sz="0" w:space="0" w:color="auto"/>
                <w:left w:val="none" w:sz="0" w:space="0" w:color="auto"/>
                <w:bottom w:val="none" w:sz="0" w:space="0" w:color="auto"/>
                <w:right w:val="none" w:sz="0" w:space="0" w:color="auto"/>
              </w:divBdr>
            </w:div>
            <w:div w:id="494225057">
              <w:marLeft w:val="0"/>
              <w:marRight w:val="0"/>
              <w:marTop w:val="0"/>
              <w:marBottom w:val="0"/>
              <w:divBdr>
                <w:top w:val="none" w:sz="0" w:space="0" w:color="auto"/>
                <w:left w:val="none" w:sz="0" w:space="0" w:color="auto"/>
                <w:bottom w:val="none" w:sz="0" w:space="0" w:color="auto"/>
                <w:right w:val="none" w:sz="0" w:space="0" w:color="auto"/>
              </w:divBdr>
            </w:div>
            <w:div w:id="566766199">
              <w:marLeft w:val="0"/>
              <w:marRight w:val="0"/>
              <w:marTop w:val="0"/>
              <w:marBottom w:val="0"/>
              <w:divBdr>
                <w:top w:val="none" w:sz="0" w:space="0" w:color="auto"/>
                <w:left w:val="none" w:sz="0" w:space="0" w:color="auto"/>
                <w:bottom w:val="none" w:sz="0" w:space="0" w:color="auto"/>
                <w:right w:val="none" w:sz="0" w:space="0" w:color="auto"/>
              </w:divBdr>
            </w:div>
            <w:div w:id="1006786607">
              <w:marLeft w:val="0"/>
              <w:marRight w:val="0"/>
              <w:marTop w:val="0"/>
              <w:marBottom w:val="0"/>
              <w:divBdr>
                <w:top w:val="none" w:sz="0" w:space="0" w:color="auto"/>
                <w:left w:val="none" w:sz="0" w:space="0" w:color="auto"/>
                <w:bottom w:val="none" w:sz="0" w:space="0" w:color="auto"/>
                <w:right w:val="none" w:sz="0" w:space="0" w:color="auto"/>
              </w:divBdr>
            </w:div>
            <w:div w:id="1700815891">
              <w:marLeft w:val="0"/>
              <w:marRight w:val="0"/>
              <w:marTop w:val="0"/>
              <w:marBottom w:val="0"/>
              <w:divBdr>
                <w:top w:val="none" w:sz="0" w:space="0" w:color="auto"/>
                <w:left w:val="none" w:sz="0" w:space="0" w:color="auto"/>
                <w:bottom w:val="none" w:sz="0" w:space="0" w:color="auto"/>
                <w:right w:val="none" w:sz="0" w:space="0" w:color="auto"/>
              </w:divBdr>
            </w:div>
          </w:divsChild>
        </w:div>
        <w:div w:id="942420474">
          <w:marLeft w:val="0"/>
          <w:marRight w:val="0"/>
          <w:marTop w:val="0"/>
          <w:marBottom w:val="0"/>
          <w:divBdr>
            <w:top w:val="none" w:sz="0" w:space="0" w:color="auto"/>
            <w:left w:val="none" w:sz="0" w:space="0" w:color="auto"/>
            <w:bottom w:val="none" w:sz="0" w:space="0" w:color="auto"/>
            <w:right w:val="none" w:sz="0" w:space="0" w:color="auto"/>
          </w:divBdr>
          <w:divsChild>
            <w:div w:id="1342975935">
              <w:marLeft w:val="0"/>
              <w:marRight w:val="0"/>
              <w:marTop w:val="0"/>
              <w:marBottom w:val="0"/>
              <w:divBdr>
                <w:top w:val="none" w:sz="0" w:space="0" w:color="auto"/>
                <w:left w:val="none" w:sz="0" w:space="0" w:color="auto"/>
                <w:bottom w:val="none" w:sz="0" w:space="0" w:color="auto"/>
                <w:right w:val="none" w:sz="0" w:space="0" w:color="auto"/>
              </w:divBdr>
            </w:div>
          </w:divsChild>
        </w:div>
        <w:div w:id="973103072">
          <w:marLeft w:val="0"/>
          <w:marRight w:val="0"/>
          <w:marTop w:val="0"/>
          <w:marBottom w:val="0"/>
          <w:divBdr>
            <w:top w:val="none" w:sz="0" w:space="0" w:color="auto"/>
            <w:left w:val="none" w:sz="0" w:space="0" w:color="auto"/>
            <w:bottom w:val="none" w:sz="0" w:space="0" w:color="auto"/>
            <w:right w:val="none" w:sz="0" w:space="0" w:color="auto"/>
          </w:divBdr>
          <w:divsChild>
            <w:div w:id="1511604822">
              <w:marLeft w:val="0"/>
              <w:marRight w:val="0"/>
              <w:marTop w:val="0"/>
              <w:marBottom w:val="0"/>
              <w:divBdr>
                <w:top w:val="none" w:sz="0" w:space="0" w:color="auto"/>
                <w:left w:val="none" w:sz="0" w:space="0" w:color="auto"/>
                <w:bottom w:val="none" w:sz="0" w:space="0" w:color="auto"/>
                <w:right w:val="none" w:sz="0" w:space="0" w:color="auto"/>
              </w:divBdr>
            </w:div>
            <w:div w:id="1728257372">
              <w:marLeft w:val="0"/>
              <w:marRight w:val="0"/>
              <w:marTop w:val="0"/>
              <w:marBottom w:val="0"/>
              <w:divBdr>
                <w:top w:val="none" w:sz="0" w:space="0" w:color="auto"/>
                <w:left w:val="none" w:sz="0" w:space="0" w:color="auto"/>
                <w:bottom w:val="none" w:sz="0" w:space="0" w:color="auto"/>
                <w:right w:val="none" w:sz="0" w:space="0" w:color="auto"/>
              </w:divBdr>
            </w:div>
            <w:div w:id="1779718448">
              <w:marLeft w:val="0"/>
              <w:marRight w:val="0"/>
              <w:marTop w:val="0"/>
              <w:marBottom w:val="0"/>
              <w:divBdr>
                <w:top w:val="none" w:sz="0" w:space="0" w:color="auto"/>
                <w:left w:val="none" w:sz="0" w:space="0" w:color="auto"/>
                <w:bottom w:val="none" w:sz="0" w:space="0" w:color="auto"/>
                <w:right w:val="none" w:sz="0" w:space="0" w:color="auto"/>
              </w:divBdr>
            </w:div>
          </w:divsChild>
        </w:div>
        <w:div w:id="1629359424">
          <w:marLeft w:val="0"/>
          <w:marRight w:val="0"/>
          <w:marTop w:val="0"/>
          <w:marBottom w:val="0"/>
          <w:divBdr>
            <w:top w:val="none" w:sz="0" w:space="0" w:color="auto"/>
            <w:left w:val="none" w:sz="0" w:space="0" w:color="auto"/>
            <w:bottom w:val="none" w:sz="0" w:space="0" w:color="auto"/>
            <w:right w:val="none" w:sz="0" w:space="0" w:color="auto"/>
          </w:divBdr>
          <w:divsChild>
            <w:div w:id="1008407585">
              <w:marLeft w:val="0"/>
              <w:marRight w:val="0"/>
              <w:marTop w:val="0"/>
              <w:marBottom w:val="0"/>
              <w:divBdr>
                <w:top w:val="none" w:sz="0" w:space="0" w:color="auto"/>
                <w:left w:val="none" w:sz="0" w:space="0" w:color="auto"/>
                <w:bottom w:val="none" w:sz="0" w:space="0" w:color="auto"/>
                <w:right w:val="none" w:sz="0" w:space="0" w:color="auto"/>
              </w:divBdr>
            </w:div>
            <w:div w:id="1096094672">
              <w:marLeft w:val="0"/>
              <w:marRight w:val="0"/>
              <w:marTop w:val="0"/>
              <w:marBottom w:val="0"/>
              <w:divBdr>
                <w:top w:val="none" w:sz="0" w:space="0" w:color="auto"/>
                <w:left w:val="none" w:sz="0" w:space="0" w:color="auto"/>
                <w:bottom w:val="none" w:sz="0" w:space="0" w:color="auto"/>
                <w:right w:val="none" w:sz="0" w:space="0" w:color="auto"/>
              </w:divBdr>
            </w:div>
            <w:div w:id="1384140980">
              <w:marLeft w:val="0"/>
              <w:marRight w:val="0"/>
              <w:marTop w:val="0"/>
              <w:marBottom w:val="0"/>
              <w:divBdr>
                <w:top w:val="none" w:sz="0" w:space="0" w:color="auto"/>
                <w:left w:val="none" w:sz="0" w:space="0" w:color="auto"/>
                <w:bottom w:val="none" w:sz="0" w:space="0" w:color="auto"/>
                <w:right w:val="none" w:sz="0" w:space="0" w:color="auto"/>
              </w:divBdr>
            </w:div>
            <w:div w:id="1385253780">
              <w:marLeft w:val="0"/>
              <w:marRight w:val="0"/>
              <w:marTop w:val="0"/>
              <w:marBottom w:val="0"/>
              <w:divBdr>
                <w:top w:val="none" w:sz="0" w:space="0" w:color="auto"/>
                <w:left w:val="none" w:sz="0" w:space="0" w:color="auto"/>
                <w:bottom w:val="none" w:sz="0" w:space="0" w:color="auto"/>
                <w:right w:val="none" w:sz="0" w:space="0" w:color="auto"/>
              </w:divBdr>
            </w:div>
            <w:div w:id="1828210459">
              <w:marLeft w:val="0"/>
              <w:marRight w:val="0"/>
              <w:marTop w:val="0"/>
              <w:marBottom w:val="0"/>
              <w:divBdr>
                <w:top w:val="none" w:sz="0" w:space="0" w:color="auto"/>
                <w:left w:val="none" w:sz="0" w:space="0" w:color="auto"/>
                <w:bottom w:val="none" w:sz="0" w:space="0" w:color="auto"/>
                <w:right w:val="none" w:sz="0" w:space="0" w:color="auto"/>
              </w:divBdr>
            </w:div>
          </w:divsChild>
        </w:div>
        <w:div w:id="1987003420">
          <w:marLeft w:val="0"/>
          <w:marRight w:val="0"/>
          <w:marTop w:val="0"/>
          <w:marBottom w:val="0"/>
          <w:divBdr>
            <w:top w:val="none" w:sz="0" w:space="0" w:color="auto"/>
            <w:left w:val="none" w:sz="0" w:space="0" w:color="auto"/>
            <w:bottom w:val="none" w:sz="0" w:space="0" w:color="auto"/>
            <w:right w:val="none" w:sz="0" w:space="0" w:color="auto"/>
          </w:divBdr>
          <w:divsChild>
            <w:div w:id="960382794">
              <w:marLeft w:val="0"/>
              <w:marRight w:val="0"/>
              <w:marTop w:val="0"/>
              <w:marBottom w:val="0"/>
              <w:divBdr>
                <w:top w:val="none" w:sz="0" w:space="0" w:color="auto"/>
                <w:left w:val="none" w:sz="0" w:space="0" w:color="auto"/>
                <w:bottom w:val="none" w:sz="0" w:space="0" w:color="auto"/>
                <w:right w:val="none" w:sz="0" w:space="0" w:color="auto"/>
              </w:divBdr>
            </w:div>
            <w:div w:id="13405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8304">
      <w:bodyDiv w:val="1"/>
      <w:marLeft w:val="0"/>
      <w:marRight w:val="0"/>
      <w:marTop w:val="0"/>
      <w:marBottom w:val="0"/>
      <w:divBdr>
        <w:top w:val="none" w:sz="0" w:space="0" w:color="auto"/>
        <w:left w:val="none" w:sz="0" w:space="0" w:color="auto"/>
        <w:bottom w:val="none" w:sz="0" w:space="0" w:color="auto"/>
        <w:right w:val="none" w:sz="0" w:space="0" w:color="auto"/>
      </w:divBdr>
    </w:div>
    <w:div w:id="912860862">
      <w:bodyDiv w:val="1"/>
      <w:marLeft w:val="0"/>
      <w:marRight w:val="0"/>
      <w:marTop w:val="0"/>
      <w:marBottom w:val="0"/>
      <w:divBdr>
        <w:top w:val="none" w:sz="0" w:space="0" w:color="auto"/>
        <w:left w:val="none" w:sz="0" w:space="0" w:color="auto"/>
        <w:bottom w:val="none" w:sz="0" w:space="0" w:color="auto"/>
        <w:right w:val="none" w:sz="0" w:space="0" w:color="auto"/>
      </w:divBdr>
      <w:divsChild>
        <w:div w:id="336078058">
          <w:marLeft w:val="0"/>
          <w:marRight w:val="0"/>
          <w:marTop w:val="0"/>
          <w:marBottom w:val="0"/>
          <w:divBdr>
            <w:top w:val="none" w:sz="0" w:space="0" w:color="auto"/>
            <w:left w:val="none" w:sz="0" w:space="0" w:color="auto"/>
            <w:bottom w:val="none" w:sz="0" w:space="0" w:color="auto"/>
            <w:right w:val="none" w:sz="0" w:space="0" w:color="auto"/>
          </w:divBdr>
        </w:div>
        <w:div w:id="1268389443">
          <w:marLeft w:val="0"/>
          <w:marRight w:val="0"/>
          <w:marTop w:val="0"/>
          <w:marBottom w:val="0"/>
          <w:divBdr>
            <w:top w:val="none" w:sz="0" w:space="0" w:color="auto"/>
            <w:left w:val="none" w:sz="0" w:space="0" w:color="auto"/>
            <w:bottom w:val="none" w:sz="0" w:space="0" w:color="auto"/>
            <w:right w:val="none" w:sz="0" w:space="0" w:color="auto"/>
          </w:divBdr>
        </w:div>
      </w:divsChild>
    </w:div>
    <w:div w:id="963579515">
      <w:bodyDiv w:val="1"/>
      <w:marLeft w:val="0"/>
      <w:marRight w:val="0"/>
      <w:marTop w:val="0"/>
      <w:marBottom w:val="0"/>
      <w:divBdr>
        <w:top w:val="none" w:sz="0" w:space="0" w:color="auto"/>
        <w:left w:val="none" w:sz="0" w:space="0" w:color="auto"/>
        <w:bottom w:val="none" w:sz="0" w:space="0" w:color="auto"/>
        <w:right w:val="none" w:sz="0" w:space="0" w:color="auto"/>
      </w:divBdr>
    </w:div>
    <w:div w:id="984578795">
      <w:bodyDiv w:val="1"/>
      <w:marLeft w:val="0"/>
      <w:marRight w:val="0"/>
      <w:marTop w:val="0"/>
      <w:marBottom w:val="0"/>
      <w:divBdr>
        <w:top w:val="none" w:sz="0" w:space="0" w:color="auto"/>
        <w:left w:val="none" w:sz="0" w:space="0" w:color="auto"/>
        <w:bottom w:val="none" w:sz="0" w:space="0" w:color="auto"/>
        <w:right w:val="none" w:sz="0" w:space="0" w:color="auto"/>
      </w:divBdr>
      <w:divsChild>
        <w:div w:id="168060786">
          <w:marLeft w:val="0"/>
          <w:marRight w:val="0"/>
          <w:marTop w:val="0"/>
          <w:marBottom w:val="0"/>
          <w:divBdr>
            <w:top w:val="none" w:sz="0" w:space="0" w:color="auto"/>
            <w:left w:val="none" w:sz="0" w:space="0" w:color="auto"/>
            <w:bottom w:val="none" w:sz="0" w:space="0" w:color="auto"/>
            <w:right w:val="none" w:sz="0" w:space="0" w:color="auto"/>
          </w:divBdr>
          <w:divsChild>
            <w:div w:id="593125670">
              <w:marLeft w:val="0"/>
              <w:marRight w:val="0"/>
              <w:marTop w:val="0"/>
              <w:marBottom w:val="0"/>
              <w:divBdr>
                <w:top w:val="none" w:sz="0" w:space="0" w:color="auto"/>
                <w:left w:val="none" w:sz="0" w:space="0" w:color="auto"/>
                <w:bottom w:val="none" w:sz="0" w:space="0" w:color="auto"/>
                <w:right w:val="none" w:sz="0" w:space="0" w:color="auto"/>
              </w:divBdr>
            </w:div>
          </w:divsChild>
        </w:div>
        <w:div w:id="435949028">
          <w:marLeft w:val="0"/>
          <w:marRight w:val="0"/>
          <w:marTop w:val="0"/>
          <w:marBottom w:val="0"/>
          <w:divBdr>
            <w:top w:val="none" w:sz="0" w:space="0" w:color="auto"/>
            <w:left w:val="none" w:sz="0" w:space="0" w:color="auto"/>
            <w:bottom w:val="none" w:sz="0" w:space="0" w:color="auto"/>
            <w:right w:val="none" w:sz="0" w:space="0" w:color="auto"/>
          </w:divBdr>
          <w:divsChild>
            <w:div w:id="494684009">
              <w:marLeft w:val="0"/>
              <w:marRight w:val="0"/>
              <w:marTop w:val="0"/>
              <w:marBottom w:val="0"/>
              <w:divBdr>
                <w:top w:val="none" w:sz="0" w:space="0" w:color="auto"/>
                <w:left w:val="none" w:sz="0" w:space="0" w:color="auto"/>
                <w:bottom w:val="none" w:sz="0" w:space="0" w:color="auto"/>
                <w:right w:val="none" w:sz="0" w:space="0" w:color="auto"/>
              </w:divBdr>
            </w:div>
          </w:divsChild>
        </w:div>
        <w:div w:id="550534401">
          <w:marLeft w:val="0"/>
          <w:marRight w:val="0"/>
          <w:marTop w:val="0"/>
          <w:marBottom w:val="0"/>
          <w:divBdr>
            <w:top w:val="none" w:sz="0" w:space="0" w:color="auto"/>
            <w:left w:val="none" w:sz="0" w:space="0" w:color="auto"/>
            <w:bottom w:val="none" w:sz="0" w:space="0" w:color="auto"/>
            <w:right w:val="none" w:sz="0" w:space="0" w:color="auto"/>
          </w:divBdr>
          <w:divsChild>
            <w:div w:id="1111970961">
              <w:marLeft w:val="0"/>
              <w:marRight w:val="0"/>
              <w:marTop w:val="0"/>
              <w:marBottom w:val="0"/>
              <w:divBdr>
                <w:top w:val="none" w:sz="0" w:space="0" w:color="auto"/>
                <w:left w:val="none" w:sz="0" w:space="0" w:color="auto"/>
                <w:bottom w:val="none" w:sz="0" w:space="0" w:color="auto"/>
                <w:right w:val="none" w:sz="0" w:space="0" w:color="auto"/>
              </w:divBdr>
            </w:div>
            <w:div w:id="1149054026">
              <w:marLeft w:val="0"/>
              <w:marRight w:val="0"/>
              <w:marTop w:val="0"/>
              <w:marBottom w:val="0"/>
              <w:divBdr>
                <w:top w:val="none" w:sz="0" w:space="0" w:color="auto"/>
                <w:left w:val="none" w:sz="0" w:space="0" w:color="auto"/>
                <w:bottom w:val="none" w:sz="0" w:space="0" w:color="auto"/>
                <w:right w:val="none" w:sz="0" w:space="0" w:color="auto"/>
              </w:divBdr>
            </w:div>
            <w:div w:id="1470319600">
              <w:marLeft w:val="0"/>
              <w:marRight w:val="0"/>
              <w:marTop w:val="0"/>
              <w:marBottom w:val="0"/>
              <w:divBdr>
                <w:top w:val="none" w:sz="0" w:space="0" w:color="auto"/>
                <w:left w:val="none" w:sz="0" w:space="0" w:color="auto"/>
                <w:bottom w:val="none" w:sz="0" w:space="0" w:color="auto"/>
                <w:right w:val="none" w:sz="0" w:space="0" w:color="auto"/>
              </w:divBdr>
            </w:div>
            <w:div w:id="1539201059">
              <w:marLeft w:val="0"/>
              <w:marRight w:val="0"/>
              <w:marTop w:val="0"/>
              <w:marBottom w:val="0"/>
              <w:divBdr>
                <w:top w:val="none" w:sz="0" w:space="0" w:color="auto"/>
                <w:left w:val="none" w:sz="0" w:space="0" w:color="auto"/>
                <w:bottom w:val="none" w:sz="0" w:space="0" w:color="auto"/>
                <w:right w:val="none" w:sz="0" w:space="0" w:color="auto"/>
              </w:divBdr>
            </w:div>
            <w:div w:id="1685159626">
              <w:marLeft w:val="0"/>
              <w:marRight w:val="0"/>
              <w:marTop w:val="0"/>
              <w:marBottom w:val="0"/>
              <w:divBdr>
                <w:top w:val="none" w:sz="0" w:space="0" w:color="auto"/>
                <w:left w:val="none" w:sz="0" w:space="0" w:color="auto"/>
                <w:bottom w:val="none" w:sz="0" w:space="0" w:color="auto"/>
                <w:right w:val="none" w:sz="0" w:space="0" w:color="auto"/>
              </w:divBdr>
            </w:div>
          </w:divsChild>
        </w:div>
        <w:div w:id="630091625">
          <w:marLeft w:val="0"/>
          <w:marRight w:val="0"/>
          <w:marTop w:val="0"/>
          <w:marBottom w:val="0"/>
          <w:divBdr>
            <w:top w:val="none" w:sz="0" w:space="0" w:color="auto"/>
            <w:left w:val="none" w:sz="0" w:space="0" w:color="auto"/>
            <w:bottom w:val="none" w:sz="0" w:space="0" w:color="auto"/>
            <w:right w:val="none" w:sz="0" w:space="0" w:color="auto"/>
          </w:divBdr>
          <w:divsChild>
            <w:div w:id="2030181909">
              <w:marLeft w:val="0"/>
              <w:marRight w:val="0"/>
              <w:marTop w:val="0"/>
              <w:marBottom w:val="0"/>
              <w:divBdr>
                <w:top w:val="none" w:sz="0" w:space="0" w:color="auto"/>
                <w:left w:val="none" w:sz="0" w:space="0" w:color="auto"/>
                <w:bottom w:val="none" w:sz="0" w:space="0" w:color="auto"/>
                <w:right w:val="none" w:sz="0" w:space="0" w:color="auto"/>
              </w:divBdr>
            </w:div>
          </w:divsChild>
        </w:div>
        <w:div w:id="896624120">
          <w:marLeft w:val="0"/>
          <w:marRight w:val="0"/>
          <w:marTop w:val="0"/>
          <w:marBottom w:val="0"/>
          <w:divBdr>
            <w:top w:val="none" w:sz="0" w:space="0" w:color="auto"/>
            <w:left w:val="none" w:sz="0" w:space="0" w:color="auto"/>
            <w:bottom w:val="none" w:sz="0" w:space="0" w:color="auto"/>
            <w:right w:val="none" w:sz="0" w:space="0" w:color="auto"/>
          </w:divBdr>
          <w:divsChild>
            <w:div w:id="1738169508">
              <w:marLeft w:val="0"/>
              <w:marRight w:val="0"/>
              <w:marTop w:val="0"/>
              <w:marBottom w:val="0"/>
              <w:divBdr>
                <w:top w:val="none" w:sz="0" w:space="0" w:color="auto"/>
                <w:left w:val="none" w:sz="0" w:space="0" w:color="auto"/>
                <w:bottom w:val="none" w:sz="0" w:space="0" w:color="auto"/>
                <w:right w:val="none" w:sz="0" w:space="0" w:color="auto"/>
              </w:divBdr>
            </w:div>
          </w:divsChild>
        </w:div>
        <w:div w:id="901251530">
          <w:marLeft w:val="0"/>
          <w:marRight w:val="0"/>
          <w:marTop w:val="0"/>
          <w:marBottom w:val="0"/>
          <w:divBdr>
            <w:top w:val="none" w:sz="0" w:space="0" w:color="auto"/>
            <w:left w:val="none" w:sz="0" w:space="0" w:color="auto"/>
            <w:bottom w:val="none" w:sz="0" w:space="0" w:color="auto"/>
            <w:right w:val="none" w:sz="0" w:space="0" w:color="auto"/>
          </w:divBdr>
          <w:divsChild>
            <w:div w:id="836576677">
              <w:marLeft w:val="0"/>
              <w:marRight w:val="0"/>
              <w:marTop w:val="0"/>
              <w:marBottom w:val="0"/>
              <w:divBdr>
                <w:top w:val="none" w:sz="0" w:space="0" w:color="auto"/>
                <w:left w:val="none" w:sz="0" w:space="0" w:color="auto"/>
                <w:bottom w:val="none" w:sz="0" w:space="0" w:color="auto"/>
                <w:right w:val="none" w:sz="0" w:space="0" w:color="auto"/>
              </w:divBdr>
            </w:div>
          </w:divsChild>
        </w:div>
        <w:div w:id="954101431">
          <w:marLeft w:val="0"/>
          <w:marRight w:val="0"/>
          <w:marTop w:val="0"/>
          <w:marBottom w:val="0"/>
          <w:divBdr>
            <w:top w:val="none" w:sz="0" w:space="0" w:color="auto"/>
            <w:left w:val="none" w:sz="0" w:space="0" w:color="auto"/>
            <w:bottom w:val="none" w:sz="0" w:space="0" w:color="auto"/>
            <w:right w:val="none" w:sz="0" w:space="0" w:color="auto"/>
          </w:divBdr>
          <w:divsChild>
            <w:div w:id="917590627">
              <w:marLeft w:val="0"/>
              <w:marRight w:val="0"/>
              <w:marTop w:val="0"/>
              <w:marBottom w:val="0"/>
              <w:divBdr>
                <w:top w:val="none" w:sz="0" w:space="0" w:color="auto"/>
                <w:left w:val="none" w:sz="0" w:space="0" w:color="auto"/>
                <w:bottom w:val="none" w:sz="0" w:space="0" w:color="auto"/>
                <w:right w:val="none" w:sz="0" w:space="0" w:color="auto"/>
              </w:divBdr>
            </w:div>
          </w:divsChild>
        </w:div>
        <w:div w:id="1112553835">
          <w:marLeft w:val="0"/>
          <w:marRight w:val="0"/>
          <w:marTop w:val="0"/>
          <w:marBottom w:val="0"/>
          <w:divBdr>
            <w:top w:val="none" w:sz="0" w:space="0" w:color="auto"/>
            <w:left w:val="none" w:sz="0" w:space="0" w:color="auto"/>
            <w:bottom w:val="none" w:sz="0" w:space="0" w:color="auto"/>
            <w:right w:val="none" w:sz="0" w:space="0" w:color="auto"/>
          </w:divBdr>
          <w:divsChild>
            <w:div w:id="318970540">
              <w:marLeft w:val="0"/>
              <w:marRight w:val="0"/>
              <w:marTop w:val="0"/>
              <w:marBottom w:val="0"/>
              <w:divBdr>
                <w:top w:val="none" w:sz="0" w:space="0" w:color="auto"/>
                <w:left w:val="none" w:sz="0" w:space="0" w:color="auto"/>
                <w:bottom w:val="none" w:sz="0" w:space="0" w:color="auto"/>
                <w:right w:val="none" w:sz="0" w:space="0" w:color="auto"/>
              </w:divBdr>
            </w:div>
          </w:divsChild>
        </w:div>
        <w:div w:id="1312443862">
          <w:marLeft w:val="0"/>
          <w:marRight w:val="0"/>
          <w:marTop w:val="0"/>
          <w:marBottom w:val="0"/>
          <w:divBdr>
            <w:top w:val="none" w:sz="0" w:space="0" w:color="auto"/>
            <w:left w:val="none" w:sz="0" w:space="0" w:color="auto"/>
            <w:bottom w:val="none" w:sz="0" w:space="0" w:color="auto"/>
            <w:right w:val="none" w:sz="0" w:space="0" w:color="auto"/>
          </w:divBdr>
          <w:divsChild>
            <w:div w:id="551699576">
              <w:marLeft w:val="0"/>
              <w:marRight w:val="0"/>
              <w:marTop w:val="0"/>
              <w:marBottom w:val="0"/>
              <w:divBdr>
                <w:top w:val="none" w:sz="0" w:space="0" w:color="auto"/>
                <w:left w:val="none" w:sz="0" w:space="0" w:color="auto"/>
                <w:bottom w:val="none" w:sz="0" w:space="0" w:color="auto"/>
                <w:right w:val="none" w:sz="0" w:space="0" w:color="auto"/>
              </w:divBdr>
            </w:div>
          </w:divsChild>
        </w:div>
        <w:div w:id="1475639360">
          <w:marLeft w:val="0"/>
          <w:marRight w:val="0"/>
          <w:marTop w:val="0"/>
          <w:marBottom w:val="0"/>
          <w:divBdr>
            <w:top w:val="none" w:sz="0" w:space="0" w:color="auto"/>
            <w:left w:val="none" w:sz="0" w:space="0" w:color="auto"/>
            <w:bottom w:val="none" w:sz="0" w:space="0" w:color="auto"/>
            <w:right w:val="none" w:sz="0" w:space="0" w:color="auto"/>
          </w:divBdr>
          <w:divsChild>
            <w:div w:id="1247611423">
              <w:marLeft w:val="0"/>
              <w:marRight w:val="0"/>
              <w:marTop w:val="0"/>
              <w:marBottom w:val="0"/>
              <w:divBdr>
                <w:top w:val="none" w:sz="0" w:space="0" w:color="auto"/>
                <w:left w:val="none" w:sz="0" w:space="0" w:color="auto"/>
                <w:bottom w:val="none" w:sz="0" w:space="0" w:color="auto"/>
                <w:right w:val="none" w:sz="0" w:space="0" w:color="auto"/>
              </w:divBdr>
            </w:div>
          </w:divsChild>
        </w:div>
        <w:div w:id="1515219002">
          <w:marLeft w:val="0"/>
          <w:marRight w:val="0"/>
          <w:marTop w:val="0"/>
          <w:marBottom w:val="0"/>
          <w:divBdr>
            <w:top w:val="none" w:sz="0" w:space="0" w:color="auto"/>
            <w:left w:val="none" w:sz="0" w:space="0" w:color="auto"/>
            <w:bottom w:val="none" w:sz="0" w:space="0" w:color="auto"/>
            <w:right w:val="none" w:sz="0" w:space="0" w:color="auto"/>
          </w:divBdr>
          <w:divsChild>
            <w:div w:id="1343238563">
              <w:marLeft w:val="0"/>
              <w:marRight w:val="0"/>
              <w:marTop w:val="0"/>
              <w:marBottom w:val="0"/>
              <w:divBdr>
                <w:top w:val="none" w:sz="0" w:space="0" w:color="auto"/>
                <w:left w:val="none" w:sz="0" w:space="0" w:color="auto"/>
                <w:bottom w:val="none" w:sz="0" w:space="0" w:color="auto"/>
                <w:right w:val="none" w:sz="0" w:space="0" w:color="auto"/>
              </w:divBdr>
            </w:div>
          </w:divsChild>
        </w:div>
        <w:div w:id="1549562233">
          <w:marLeft w:val="0"/>
          <w:marRight w:val="0"/>
          <w:marTop w:val="0"/>
          <w:marBottom w:val="0"/>
          <w:divBdr>
            <w:top w:val="none" w:sz="0" w:space="0" w:color="auto"/>
            <w:left w:val="none" w:sz="0" w:space="0" w:color="auto"/>
            <w:bottom w:val="none" w:sz="0" w:space="0" w:color="auto"/>
            <w:right w:val="none" w:sz="0" w:space="0" w:color="auto"/>
          </w:divBdr>
          <w:divsChild>
            <w:div w:id="956180158">
              <w:marLeft w:val="0"/>
              <w:marRight w:val="0"/>
              <w:marTop w:val="0"/>
              <w:marBottom w:val="0"/>
              <w:divBdr>
                <w:top w:val="none" w:sz="0" w:space="0" w:color="auto"/>
                <w:left w:val="none" w:sz="0" w:space="0" w:color="auto"/>
                <w:bottom w:val="none" w:sz="0" w:space="0" w:color="auto"/>
                <w:right w:val="none" w:sz="0" w:space="0" w:color="auto"/>
              </w:divBdr>
            </w:div>
          </w:divsChild>
        </w:div>
        <w:div w:id="1561940028">
          <w:marLeft w:val="0"/>
          <w:marRight w:val="0"/>
          <w:marTop w:val="0"/>
          <w:marBottom w:val="0"/>
          <w:divBdr>
            <w:top w:val="none" w:sz="0" w:space="0" w:color="auto"/>
            <w:left w:val="none" w:sz="0" w:space="0" w:color="auto"/>
            <w:bottom w:val="none" w:sz="0" w:space="0" w:color="auto"/>
            <w:right w:val="none" w:sz="0" w:space="0" w:color="auto"/>
          </w:divBdr>
          <w:divsChild>
            <w:div w:id="706374926">
              <w:marLeft w:val="0"/>
              <w:marRight w:val="0"/>
              <w:marTop w:val="0"/>
              <w:marBottom w:val="0"/>
              <w:divBdr>
                <w:top w:val="none" w:sz="0" w:space="0" w:color="auto"/>
                <w:left w:val="none" w:sz="0" w:space="0" w:color="auto"/>
                <w:bottom w:val="none" w:sz="0" w:space="0" w:color="auto"/>
                <w:right w:val="none" w:sz="0" w:space="0" w:color="auto"/>
              </w:divBdr>
            </w:div>
          </w:divsChild>
        </w:div>
        <w:div w:id="1602685416">
          <w:marLeft w:val="0"/>
          <w:marRight w:val="0"/>
          <w:marTop w:val="0"/>
          <w:marBottom w:val="0"/>
          <w:divBdr>
            <w:top w:val="none" w:sz="0" w:space="0" w:color="auto"/>
            <w:left w:val="none" w:sz="0" w:space="0" w:color="auto"/>
            <w:bottom w:val="none" w:sz="0" w:space="0" w:color="auto"/>
            <w:right w:val="none" w:sz="0" w:space="0" w:color="auto"/>
          </w:divBdr>
          <w:divsChild>
            <w:div w:id="936016964">
              <w:marLeft w:val="0"/>
              <w:marRight w:val="0"/>
              <w:marTop w:val="0"/>
              <w:marBottom w:val="0"/>
              <w:divBdr>
                <w:top w:val="none" w:sz="0" w:space="0" w:color="auto"/>
                <w:left w:val="none" w:sz="0" w:space="0" w:color="auto"/>
                <w:bottom w:val="none" w:sz="0" w:space="0" w:color="auto"/>
                <w:right w:val="none" w:sz="0" w:space="0" w:color="auto"/>
              </w:divBdr>
            </w:div>
          </w:divsChild>
        </w:div>
        <w:div w:id="1689139276">
          <w:marLeft w:val="0"/>
          <w:marRight w:val="0"/>
          <w:marTop w:val="0"/>
          <w:marBottom w:val="0"/>
          <w:divBdr>
            <w:top w:val="none" w:sz="0" w:space="0" w:color="auto"/>
            <w:left w:val="none" w:sz="0" w:space="0" w:color="auto"/>
            <w:bottom w:val="none" w:sz="0" w:space="0" w:color="auto"/>
            <w:right w:val="none" w:sz="0" w:space="0" w:color="auto"/>
          </w:divBdr>
          <w:divsChild>
            <w:div w:id="113409018">
              <w:marLeft w:val="0"/>
              <w:marRight w:val="0"/>
              <w:marTop w:val="0"/>
              <w:marBottom w:val="0"/>
              <w:divBdr>
                <w:top w:val="none" w:sz="0" w:space="0" w:color="auto"/>
                <w:left w:val="none" w:sz="0" w:space="0" w:color="auto"/>
                <w:bottom w:val="none" w:sz="0" w:space="0" w:color="auto"/>
                <w:right w:val="none" w:sz="0" w:space="0" w:color="auto"/>
              </w:divBdr>
            </w:div>
            <w:div w:id="166597789">
              <w:marLeft w:val="0"/>
              <w:marRight w:val="0"/>
              <w:marTop w:val="0"/>
              <w:marBottom w:val="0"/>
              <w:divBdr>
                <w:top w:val="none" w:sz="0" w:space="0" w:color="auto"/>
                <w:left w:val="none" w:sz="0" w:space="0" w:color="auto"/>
                <w:bottom w:val="none" w:sz="0" w:space="0" w:color="auto"/>
                <w:right w:val="none" w:sz="0" w:space="0" w:color="auto"/>
              </w:divBdr>
            </w:div>
            <w:div w:id="1253078720">
              <w:marLeft w:val="0"/>
              <w:marRight w:val="0"/>
              <w:marTop w:val="0"/>
              <w:marBottom w:val="0"/>
              <w:divBdr>
                <w:top w:val="none" w:sz="0" w:space="0" w:color="auto"/>
                <w:left w:val="none" w:sz="0" w:space="0" w:color="auto"/>
                <w:bottom w:val="none" w:sz="0" w:space="0" w:color="auto"/>
                <w:right w:val="none" w:sz="0" w:space="0" w:color="auto"/>
              </w:divBdr>
            </w:div>
            <w:div w:id="1349598172">
              <w:marLeft w:val="0"/>
              <w:marRight w:val="0"/>
              <w:marTop w:val="0"/>
              <w:marBottom w:val="0"/>
              <w:divBdr>
                <w:top w:val="none" w:sz="0" w:space="0" w:color="auto"/>
                <w:left w:val="none" w:sz="0" w:space="0" w:color="auto"/>
                <w:bottom w:val="none" w:sz="0" w:space="0" w:color="auto"/>
                <w:right w:val="none" w:sz="0" w:space="0" w:color="auto"/>
              </w:divBdr>
            </w:div>
          </w:divsChild>
        </w:div>
        <w:div w:id="1756395396">
          <w:marLeft w:val="0"/>
          <w:marRight w:val="0"/>
          <w:marTop w:val="0"/>
          <w:marBottom w:val="0"/>
          <w:divBdr>
            <w:top w:val="none" w:sz="0" w:space="0" w:color="auto"/>
            <w:left w:val="none" w:sz="0" w:space="0" w:color="auto"/>
            <w:bottom w:val="none" w:sz="0" w:space="0" w:color="auto"/>
            <w:right w:val="none" w:sz="0" w:space="0" w:color="auto"/>
          </w:divBdr>
          <w:divsChild>
            <w:div w:id="259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03366">
      <w:bodyDiv w:val="1"/>
      <w:marLeft w:val="0"/>
      <w:marRight w:val="0"/>
      <w:marTop w:val="0"/>
      <w:marBottom w:val="0"/>
      <w:divBdr>
        <w:top w:val="none" w:sz="0" w:space="0" w:color="auto"/>
        <w:left w:val="none" w:sz="0" w:space="0" w:color="auto"/>
        <w:bottom w:val="none" w:sz="0" w:space="0" w:color="auto"/>
        <w:right w:val="none" w:sz="0" w:space="0" w:color="auto"/>
      </w:divBdr>
    </w:div>
    <w:div w:id="1097166929">
      <w:bodyDiv w:val="1"/>
      <w:marLeft w:val="0"/>
      <w:marRight w:val="0"/>
      <w:marTop w:val="0"/>
      <w:marBottom w:val="0"/>
      <w:divBdr>
        <w:top w:val="none" w:sz="0" w:space="0" w:color="auto"/>
        <w:left w:val="none" w:sz="0" w:space="0" w:color="auto"/>
        <w:bottom w:val="none" w:sz="0" w:space="0" w:color="auto"/>
        <w:right w:val="none" w:sz="0" w:space="0" w:color="auto"/>
      </w:divBdr>
    </w:div>
    <w:div w:id="1098453866">
      <w:bodyDiv w:val="1"/>
      <w:marLeft w:val="0"/>
      <w:marRight w:val="0"/>
      <w:marTop w:val="0"/>
      <w:marBottom w:val="0"/>
      <w:divBdr>
        <w:top w:val="none" w:sz="0" w:space="0" w:color="auto"/>
        <w:left w:val="none" w:sz="0" w:space="0" w:color="auto"/>
        <w:bottom w:val="none" w:sz="0" w:space="0" w:color="auto"/>
        <w:right w:val="none" w:sz="0" w:space="0" w:color="auto"/>
      </w:divBdr>
    </w:div>
    <w:div w:id="1105610359">
      <w:bodyDiv w:val="1"/>
      <w:marLeft w:val="0"/>
      <w:marRight w:val="0"/>
      <w:marTop w:val="0"/>
      <w:marBottom w:val="0"/>
      <w:divBdr>
        <w:top w:val="none" w:sz="0" w:space="0" w:color="auto"/>
        <w:left w:val="none" w:sz="0" w:space="0" w:color="auto"/>
        <w:bottom w:val="none" w:sz="0" w:space="0" w:color="auto"/>
        <w:right w:val="none" w:sz="0" w:space="0" w:color="auto"/>
      </w:divBdr>
      <w:divsChild>
        <w:div w:id="1005133407">
          <w:marLeft w:val="0"/>
          <w:marRight w:val="0"/>
          <w:marTop w:val="0"/>
          <w:marBottom w:val="0"/>
          <w:divBdr>
            <w:top w:val="none" w:sz="0" w:space="0" w:color="auto"/>
            <w:left w:val="none" w:sz="0" w:space="0" w:color="auto"/>
            <w:bottom w:val="none" w:sz="0" w:space="0" w:color="auto"/>
            <w:right w:val="none" w:sz="0" w:space="0" w:color="auto"/>
          </w:divBdr>
        </w:div>
        <w:div w:id="614681313">
          <w:marLeft w:val="0"/>
          <w:marRight w:val="0"/>
          <w:marTop w:val="0"/>
          <w:marBottom w:val="0"/>
          <w:divBdr>
            <w:top w:val="none" w:sz="0" w:space="0" w:color="auto"/>
            <w:left w:val="none" w:sz="0" w:space="0" w:color="auto"/>
            <w:bottom w:val="none" w:sz="0" w:space="0" w:color="auto"/>
            <w:right w:val="none" w:sz="0" w:space="0" w:color="auto"/>
          </w:divBdr>
        </w:div>
      </w:divsChild>
    </w:div>
    <w:div w:id="1116488161">
      <w:bodyDiv w:val="1"/>
      <w:marLeft w:val="0"/>
      <w:marRight w:val="0"/>
      <w:marTop w:val="0"/>
      <w:marBottom w:val="0"/>
      <w:divBdr>
        <w:top w:val="none" w:sz="0" w:space="0" w:color="auto"/>
        <w:left w:val="none" w:sz="0" w:space="0" w:color="auto"/>
        <w:bottom w:val="none" w:sz="0" w:space="0" w:color="auto"/>
        <w:right w:val="none" w:sz="0" w:space="0" w:color="auto"/>
      </w:divBdr>
    </w:div>
    <w:div w:id="1116489924">
      <w:bodyDiv w:val="1"/>
      <w:marLeft w:val="0"/>
      <w:marRight w:val="0"/>
      <w:marTop w:val="0"/>
      <w:marBottom w:val="0"/>
      <w:divBdr>
        <w:top w:val="none" w:sz="0" w:space="0" w:color="auto"/>
        <w:left w:val="none" w:sz="0" w:space="0" w:color="auto"/>
        <w:bottom w:val="none" w:sz="0" w:space="0" w:color="auto"/>
        <w:right w:val="none" w:sz="0" w:space="0" w:color="auto"/>
      </w:divBdr>
    </w:div>
    <w:div w:id="1136027921">
      <w:bodyDiv w:val="1"/>
      <w:marLeft w:val="0"/>
      <w:marRight w:val="0"/>
      <w:marTop w:val="0"/>
      <w:marBottom w:val="0"/>
      <w:divBdr>
        <w:top w:val="none" w:sz="0" w:space="0" w:color="auto"/>
        <w:left w:val="none" w:sz="0" w:space="0" w:color="auto"/>
        <w:bottom w:val="none" w:sz="0" w:space="0" w:color="auto"/>
        <w:right w:val="none" w:sz="0" w:space="0" w:color="auto"/>
      </w:divBdr>
      <w:divsChild>
        <w:div w:id="755322624">
          <w:marLeft w:val="0"/>
          <w:marRight w:val="0"/>
          <w:marTop w:val="0"/>
          <w:marBottom w:val="0"/>
          <w:divBdr>
            <w:top w:val="none" w:sz="0" w:space="0" w:color="auto"/>
            <w:left w:val="none" w:sz="0" w:space="0" w:color="auto"/>
            <w:bottom w:val="none" w:sz="0" w:space="0" w:color="auto"/>
            <w:right w:val="none" w:sz="0" w:space="0" w:color="auto"/>
          </w:divBdr>
          <w:divsChild>
            <w:div w:id="894584951">
              <w:marLeft w:val="0"/>
              <w:marRight w:val="0"/>
              <w:marTop w:val="0"/>
              <w:marBottom w:val="0"/>
              <w:divBdr>
                <w:top w:val="none" w:sz="0" w:space="0" w:color="auto"/>
                <w:left w:val="none" w:sz="0" w:space="0" w:color="auto"/>
                <w:bottom w:val="none" w:sz="0" w:space="0" w:color="auto"/>
                <w:right w:val="none" w:sz="0" w:space="0" w:color="auto"/>
              </w:divBdr>
            </w:div>
          </w:divsChild>
        </w:div>
        <w:div w:id="1006322113">
          <w:marLeft w:val="0"/>
          <w:marRight w:val="0"/>
          <w:marTop w:val="0"/>
          <w:marBottom w:val="0"/>
          <w:divBdr>
            <w:top w:val="none" w:sz="0" w:space="0" w:color="auto"/>
            <w:left w:val="none" w:sz="0" w:space="0" w:color="auto"/>
            <w:bottom w:val="none" w:sz="0" w:space="0" w:color="auto"/>
            <w:right w:val="none" w:sz="0" w:space="0" w:color="auto"/>
          </w:divBdr>
          <w:divsChild>
            <w:div w:id="844511154">
              <w:marLeft w:val="0"/>
              <w:marRight w:val="0"/>
              <w:marTop w:val="0"/>
              <w:marBottom w:val="0"/>
              <w:divBdr>
                <w:top w:val="none" w:sz="0" w:space="0" w:color="auto"/>
                <w:left w:val="none" w:sz="0" w:space="0" w:color="auto"/>
                <w:bottom w:val="none" w:sz="0" w:space="0" w:color="auto"/>
                <w:right w:val="none" w:sz="0" w:space="0" w:color="auto"/>
              </w:divBdr>
            </w:div>
            <w:div w:id="2068917609">
              <w:marLeft w:val="0"/>
              <w:marRight w:val="0"/>
              <w:marTop w:val="0"/>
              <w:marBottom w:val="0"/>
              <w:divBdr>
                <w:top w:val="none" w:sz="0" w:space="0" w:color="auto"/>
                <w:left w:val="none" w:sz="0" w:space="0" w:color="auto"/>
                <w:bottom w:val="none" w:sz="0" w:space="0" w:color="auto"/>
                <w:right w:val="none" w:sz="0" w:space="0" w:color="auto"/>
              </w:divBdr>
              <w:divsChild>
                <w:div w:id="106505649">
                  <w:marLeft w:val="0"/>
                  <w:marRight w:val="0"/>
                  <w:marTop w:val="30"/>
                  <w:marBottom w:val="30"/>
                  <w:divBdr>
                    <w:top w:val="none" w:sz="0" w:space="0" w:color="auto"/>
                    <w:left w:val="none" w:sz="0" w:space="0" w:color="auto"/>
                    <w:bottom w:val="none" w:sz="0" w:space="0" w:color="auto"/>
                    <w:right w:val="none" w:sz="0" w:space="0" w:color="auto"/>
                  </w:divBdr>
                  <w:divsChild>
                    <w:div w:id="8483187">
                      <w:marLeft w:val="0"/>
                      <w:marRight w:val="0"/>
                      <w:marTop w:val="0"/>
                      <w:marBottom w:val="0"/>
                      <w:divBdr>
                        <w:top w:val="none" w:sz="0" w:space="0" w:color="auto"/>
                        <w:left w:val="none" w:sz="0" w:space="0" w:color="auto"/>
                        <w:bottom w:val="none" w:sz="0" w:space="0" w:color="auto"/>
                        <w:right w:val="none" w:sz="0" w:space="0" w:color="auto"/>
                      </w:divBdr>
                      <w:divsChild>
                        <w:div w:id="1181970610">
                          <w:marLeft w:val="0"/>
                          <w:marRight w:val="0"/>
                          <w:marTop w:val="0"/>
                          <w:marBottom w:val="0"/>
                          <w:divBdr>
                            <w:top w:val="none" w:sz="0" w:space="0" w:color="auto"/>
                            <w:left w:val="none" w:sz="0" w:space="0" w:color="auto"/>
                            <w:bottom w:val="none" w:sz="0" w:space="0" w:color="auto"/>
                            <w:right w:val="none" w:sz="0" w:space="0" w:color="auto"/>
                          </w:divBdr>
                        </w:div>
                      </w:divsChild>
                    </w:div>
                    <w:div w:id="32003077">
                      <w:marLeft w:val="0"/>
                      <w:marRight w:val="0"/>
                      <w:marTop w:val="0"/>
                      <w:marBottom w:val="0"/>
                      <w:divBdr>
                        <w:top w:val="none" w:sz="0" w:space="0" w:color="auto"/>
                        <w:left w:val="none" w:sz="0" w:space="0" w:color="auto"/>
                        <w:bottom w:val="none" w:sz="0" w:space="0" w:color="auto"/>
                        <w:right w:val="none" w:sz="0" w:space="0" w:color="auto"/>
                      </w:divBdr>
                      <w:divsChild>
                        <w:div w:id="268464296">
                          <w:marLeft w:val="0"/>
                          <w:marRight w:val="0"/>
                          <w:marTop w:val="0"/>
                          <w:marBottom w:val="0"/>
                          <w:divBdr>
                            <w:top w:val="none" w:sz="0" w:space="0" w:color="auto"/>
                            <w:left w:val="none" w:sz="0" w:space="0" w:color="auto"/>
                            <w:bottom w:val="none" w:sz="0" w:space="0" w:color="auto"/>
                            <w:right w:val="none" w:sz="0" w:space="0" w:color="auto"/>
                          </w:divBdr>
                        </w:div>
                      </w:divsChild>
                    </w:div>
                    <w:div w:id="240677930">
                      <w:marLeft w:val="0"/>
                      <w:marRight w:val="0"/>
                      <w:marTop w:val="0"/>
                      <w:marBottom w:val="0"/>
                      <w:divBdr>
                        <w:top w:val="none" w:sz="0" w:space="0" w:color="auto"/>
                        <w:left w:val="none" w:sz="0" w:space="0" w:color="auto"/>
                        <w:bottom w:val="none" w:sz="0" w:space="0" w:color="auto"/>
                        <w:right w:val="none" w:sz="0" w:space="0" w:color="auto"/>
                      </w:divBdr>
                      <w:divsChild>
                        <w:div w:id="730538457">
                          <w:marLeft w:val="0"/>
                          <w:marRight w:val="0"/>
                          <w:marTop w:val="0"/>
                          <w:marBottom w:val="0"/>
                          <w:divBdr>
                            <w:top w:val="none" w:sz="0" w:space="0" w:color="auto"/>
                            <w:left w:val="none" w:sz="0" w:space="0" w:color="auto"/>
                            <w:bottom w:val="none" w:sz="0" w:space="0" w:color="auto"/>
                            <w:right w:val="none" w:sz="0" w:space="0" w:color="auto"/>
                          </w:divBdr>
                        </w:div>
                      </w:divsChild>
                    </w:div>
                    <w:div w:id="543366398">
                      <w:marLeft w:val="0"/>
                      <w:marRight w:val="0"/>
                      <w:marTop w:val="0"/>
                      <w:marBottom w:val="0"/>
                      <w:divBdr>
                        <w:top w:val="none" w:sz="0" w:space="0" w:color="auto"/>
                        <w:left w:val="none" w:sz="0" w:space="0" w:color="auto"/>
                        <w:bottom w:val="none" w:sz="0" w:space="0" w:color="auto"/>
                        <w:right w:val="none" w:sz="0" w:space="0" w:color="auto"/>
                      </w:divBdr>
                      <w:divsChild>
                        <w:div w:id="434254332">
                          <w:marLeft w:val="0"/>
                          <w:marRight w:val="0"/>
                          <w:marTop w:val="0"/>
                          <w:marBottom w:val="0"/>
                          <w:divBdr>
                            <w:top w:val="none" w:sz="0" w:space="0" w:color="auto"/>
                            <w:left w:val="none" w:sz="0" w:space="0" w:color="auto"/>
                            <w:bottom w:val="none" w:sz="0" w:space="0" w:color="auto"/>
                            <w:right w:val="none" w:sz="0" w:space="0" w:color="auto"/>
                          </w:divBdr>
                        </w:div>
                      </w:divsChild>
                    </w:div>
                    <w:div w:id="594750451">
                      <w:marLeft w:val="0"/>
                      <w:marRight w:val="0"/>
                      <w:marTop w:val="0"/>
                      <w:marBottom w:val="0"/>
                      <w:divBdr>
                        <w:top w:val="none" w:sz="0" w:space="0" w:color="auto"/>
                        <w:left w:val="none" w:sz="0" w:space="0" w:color="auto"/>
                        <w:bottom w:val="none" w:sz="0" w:space="0" w:color="auto"/>
                        <w:right w:val="none" w:sz="0" w:space="0" w:color="auto"/>
                      </w:divBdr>
                      <w:divsChild>
                        <w:div w:id="1500806394">
                          <w:marLeft w:val="0"/>
                          <w:marRight w:val="0"/>
                          <w:marTop w:val="0"/>
                          <w:marBottom w:val="0"/>
                          <w:divBdr>
                            <w:top w:val="none" w:sz="0" w:space="0" w:color="auto"/>
                            <w:left w:val="none" w:sz="0" w:space="0" w:color="auto"/>
                            <w:bottom w:val="none" w:sz="0" w:space="0" w:color="auto"/>
                            <w:right w:val="none" w:sz="0" w:space="0" w:color="auto"/>
                          </w:divBdr>
                        </w:div>
                      </w:divsChild>
                    </w:div>
                    <w:div w:id="752045510">
                      <w:marLeft w:val="0"/>
                      <w:marRight w:val="0"/>
                      <w:marTop w:val="0"/>
                      <w:marBottom w:val="0"/>
                      <w:divBdr>
                        <w:top w:val="none" w:sz="0" w:space="0" w:color="auto"/>
                        <w:left w:val="none" w:sz="0" w:space="0" w:color="auto"/>
                        <w:bottom w:val="none" w:sz="0" w:space="0" w:color="auto"/>
                        <w:right w:val="none" w:sz="0" w:space="0" w:color="auto"/>
                      </w:divBdr>
                      <w:divsChild>
                        <w:div w:id="45490533">
                          <w:marLeft w:val="0"/>
                          <w:marRight w:val="0"/>
                          <w:marTop w:val="0"/>
                          <w:marBottom w:val="0"/>
                          <w:divBdr>
                            <w:top w:val="none" w:sz="0" w:space="0" w:color="auto"/>
                            <w:left w:val="none" w:sz="0" w:space="0" w:color="auto"/>
                            <w:bottom w:val="none" w:sz="0" w:space="0" w:color="auto"/>
                            <w:right w:val="none" w:sz="0" w:space="0" w:color="auto"/>
                          </w:divBdr>
                        </w:div>
                      </w:divsChild>
                    </w:div>
                    <w:div w:id="1055661830">
                      <w:marLeft w:val="0"/>
                      <w:marRight w:val="0"/>
                      <w:marTop w:val="0"/>
                      <w:marBottom w:val="0"/>
                      <w:divBdr>
                        <w:top w:val="none" w:sz="0" w:space="0" w:color="auto"/>
                        <w:left w:val="none" w:sz="0" w:space="0" w:color="auto"/>
                        <w:bottom w:val="none" w:sz="0" w:space="0" w:color="auto"/>
                        <w:right w:val="none" w:sz="0" w:space="0" w:color="auto"/>
                      </w:divBdr>
                      <w:divsChild>
                        <w:div w:id="1132017019">
                          <w:marLeft w:val="0"/>
                          <w:marRight w:val="0"/>
                          <w:marTop w:val="0"/>
                          <w:marBottom w:val="0"/>
                          <w:divBdr>
                            <w:top w:val="none" w:sz="0" w:space="0" w:color="auto"/>
                            <w:left w:val="none" w:sz="0" w:space="0" w:color="auto"/>
                            <w:bottom w:val="none" w:sz="0" w:space="0" w:color="auto"/>
                            <w:right w:val="none" w:sz="0" w:space="0" w:color="auto"/>
                          </w:divBdr>
                        </w:div>
                      </w:divsChild>
                    </w:div>
                    <w:div w:id="1088160393">
                      <w:marLeft w:val="0"/>
                      <w:marRight w:val="0"/>
                      <w:marTop w:val="0"/>
                      <w:marBottom w:val="0"/>
                      <w:divBdr>
                        <w:top w:val="none" w:sz="0" w:space="0" w:color="auto"/>
                        <w:left w:val="none" w:sz="0" w:space="0" w:color="auto"/>
                        <w:bottom w:val="none" w:sz="0" w:space="0" w:color="auto"/>
                        <w:right w:val="none" w:sz="0" w:space="0" w:color="auto"/>
                      </w:divBdr>
                      <w:divsChild>
                        <w:div w:id="1110776822">
                          <w:marLeft w:val="0"/>
                          <w:marRight w:val="0"/>
                          <w:marTop w:val="0"/>
                          <w:marBottom w:val="0"/>
                          <w:divBdr>
                            <w:top w:val="none" w:sz="0" w:space="0" w:color="auto"/>
                            <w:left w:val="none" w:sz="0" w:space="0" w:color="auto"/>
                            <w:bottom w:val="none" w:sz="0" w:space="0" w:color="auto"/>
                            <w:right w:val="none" w:sz="0" w:space="0" w:color="auto"/>
                          </w:divBdr>
                        </w:div>
                      </w:divsChild>
                    </w:div>
                    <w:div w:id="1158418235">
                      <w:marLeft w:val="0"/>
                      <w:marRight w:val="0"/>
                      <w:marTop w:val="0"/>
                      <w:marBottom w:val="0"/>
                      <w:divBdr>
                        <w:top w:val="none" w:sz="0" w:space="0" w:color="auto"/>
                        <w:left w:val="none" w:sz="0" w:space="0" w:color="auto"/>
                        <w:bottom w:val="none" w:sz="0" w:space="0" w:color="auto"/>
                        <w:right w:val="none" w:sz="0" w:space="0" w:color="auto"/>
                      </w:divBdr>
                      <w:divsChild>
                        <w:div w:id="711803373">
                          <w:marLeft w:val="0"/>
                          <w:marRight w:val="0"/>
                          <w:marTop w:val="0"/>
                          <w:marBottom w:val="0"/>
                          <w:divBdr>
                            <w:top w:val="none" w:sz="0" w:space="0" w:color="auto"/>
                            <w:left w:val="none" w:sz="0" w:space="0" w:color="auto"/>
                            <w:bottom w:val="none" w:sz="0" w:space="0" w:color="auto"/>
                            <w:right w:val="none" w:sz="0" w:space="0" w:color="auto"/>
                          </w:divBdr>
                        </w:div>
                      </w:divsChild>
                    </w:div>
                    <w:div w:id="1395929926">
                      <w:marLeft w:val="0"/>
                      <w:marRight w:val="0"/>
                      <w:marTop w:val="0"/>
                      <w:marBottom w:val="0"/>
                      <w:divBdr>
                        <w:top w:val="none" w:sz="0" w:space="0" w:color="auto"/>
                        <w:left w:val="none" w:sz="0" w:space="0" w:color="auto"/>
                        <w:bottom w:val="none" w:sz="0" w:space="0" w:color="auto"/>
                        <w:right w:val="none" w:sz="0" w:space="0" w:color="auto"/>
                      </w:divBdr>
                      <w:divsChild>
                        <w:div w:id="1102994364">
                          <w:marLeft w:val="0"/>
                          <w:marRight w:val="0"/>
                          <w:marTop w:val="0"/>
                          <w:marBottom w:val="0"/>
                          <w:divBdr>
                            <w:top w:val="none" w:sz="0" w:space="0" w:color="auto"/>
                            <w:left w:val="none" w:sz="0" w:space="0" w:color="auto"/>
                            <w:bottom w:val="none" w:sz="0" w:space="0" w:color="auto"/>
                            <w:right w:val="none" w:sz="0" w:space="0" w:color="auto"/>
                          </w:divBdr>
                        </w:div>
                      </w:divsChild>
                    </w:div>
                    <w:div w:id="1478456886">
                      <w:marLeft w:val="0"/>
                      <w:marRight w:val="0"/>
                      <w:marTop w:val="0"/>
                      <w:marBottom w:val="0"/>
                      <w:divBdr>
                        <w:top w:val="none" w:sz="0" w:space="0" w:color="auto"/>
                        <w:left w:val="none" w:sz="0" w:space="0" w:color="auto"/>
                        <w:bottom w:val="none" w:sz="0" w:space="0" w:color="auto"/>
                        <w:right w:val="none" w:sz="0" w:space="0" w:color="auto"/>
                      </w:divBdr>
                      <w:divsChild>
                        <w:div w:id="1709061329">
                          <w:marLeft w:val="0"/>
                          <w:marRight w:val="0"/>
                          <w:marTop w:val="0"/>
                          <w:marBottom w:val="0"/>
                          <w:divBdr>
                            <w:top w:val="none" w:sz="0" w:space="0" w:color="auto"/>
                            <w:left w:val="none" w:sz="0" w:space="0" w:color="auto"/>
                            <w:bottom w:val="none" w:sz="0" w:space="0" w:color="auto"/>
                            <w:right w:val="none" w:sz="0" w:space="0" w:color="auto"/>
                          </w:divBdr>
                        </w:div>
                      </w:divsChild>
                    </w:div>
                    <w:div w:id="1666275887">
                      <w:marLeft w:val="0"/>
                      <w:marRight w:val="0"/>
                      <w:marTop w:val="0"/>
                      <w:marBottom w:val="0"/>
                      <w:divBdr>
                        <w:top w:val="none" w:sz="0" w:space="0" w:color="auto"/>
                        <w:left w:val="none" w:sz="0" w:space="0" w:color="auto"/>
                        <w:bottom w:val="none" w:sz="0" w:space="0" w:color="auto"/>
                        <w:right w:val="none" w:sz="0" w:space="0" w:color="auto"/>
                      </w:divBdr>
                      <w:divsChild>
                        <w:div w:id="1951081677">
                          <w:marLeft w:val="0"/>
                          <w:marRight w:val="0"/>
                          <w:marTop w:val="0"/>
                          <w:marBottom w:val="0"/>
                          <w:divBdr>
                            <w:top w:val="none" w:sz="0" w:space="0" w:color="auto"/>
                            <w:left w:val="none" w:sz="0" w:space="0" w:color="auto"/>
                            <w:bottom w:val="none" w:sz="0" w:space="0" w:color="auto"/>
                            <w:right w:val="none" w:sz="0" w:space="0" w:color="auto"/>
                          </w:divBdr>
                        </w:div>
                      </w:divsChild>
                    </w:div>
                    <w:div w:id="1740782713">
                      <w:marLeft w:val="0"/>
                      <w:marRight w:val="0"/>
                      <w:marTop w:val="0"/>
                      <w:marBottom w:val="0"/>
                      <w:divBdr>
                        <w:top w:val="none" w:sz="0" w:space="0" w:color="auto"/>
                        <w:left w:val="none" w:sz="0" w:space="0" w:color="auto"/>
                        <w:bottom w:val="none" w:sz="0" w:space="0" w:color="auto"/>
                        <w:right w:val="none" w:sz="0" w:space="0" w:color="auto"/>
                      </w:divBdr>
                      <w:divsChild>
                        <w:div w:id="172575785">
                          <w:marLeft w:val="0"/>
                          <w:marRight w:val="0"/>
                          <w:marTop w:val="0"/>
                          <w:marBottom w:val="0"/>
                          <w:divBdr>
                            <w:top w:val="none" w:sz="0" w:space="0" w:color="auto"/>
                            <w:left w:val="none" w:sz="0" w:space="0" w:color="auto"/>
                            <w:bottom w:val="none" w:sz="0" w:space="0" w:color="auto"/>
                            <w:right w:val="none" w:sz="0" w:space="0" w:color="auto"/>
                          </w:divBdr>
                        </w:div>
                      </w:divsChild>
                    </w:div>
                    <w:div w:id="1758551485">
                      <w:marLeft w:val="0"/>
                      <w:marRight w:val="0"/>
                      <w:marTop w:val="0"/>
                      <w:marBottom w:val="0"/>
                      <w:divBdr>
                        <w:top w:val="none" w:sz="0" w:space="0" w:color="auto"/>
                        <w:left w:val="none" w:sz="0" w:space="0" w:color="auto"/>
                        <w:bottom w:val="none" w:sz="0" w:space="0" w:color="auto"/>
                        <w:right w:val="none" w:sz="0" w:space="0" w:color="auto"/>
                      </w:divBdr>
                      <w:divsChild>
                        <w:div w:id="1151604093">
                          <w:marLeft w:val="0"/>
                          <w:marRight w:val="0"/>
                          <w:marTop w:val="0"/>
                          <w:marBottom w:val="0"/>
                          <w:divBdr>
                            <w:top w:val="none" w:sz="0" w:space="0" w:color="auto"/>
                            <w:left w:val="none" w:sz="0" w:space="0" w:color="auto"/>
                            <w:bottom w:val="none" w:sz="0" w:space="0" w:color="auto"/>
                            <w:right w:val="none" w:sz="0" w:space="0" w:color="auto"/>
                          </w:divBdr>
                        </w:div>
                      </w:divsChild>
                    </w:div>
                    <w:div w:id="1965382312">
                      <w:marLeft w:val="0"/>
                      <w:marRight w:val="0"/>
                      <w:marTop w:val="0"/>
                      <w:marBottom w:val="0"/>
                      <w:divBdr>
                        <w:top w:val="none" w:sz="0" w:space="0" w:color="auto"/>
                        <w:left w:val="none" w:sz="0" w:space="0" w:color="auto"/>
                        <w:bottom w:val="none" w:sz="0" w:space="0" w:color="auto"/>
                        <w:right w:val="none" w:sz="0" w:space="0" w:color="auto"/>
                      </w:divBdr>
                      <w:divsChild>
                        <w:div w:id="1941598499">
                          <w:marLeft w:val="0"/>
                          <w:marRight w:val="0"/>
                          <w:marTop w:val="0"/>
                          <w:marBottom w:val="0"/>
                          <w:divBdr>
                            <w:top w:val="none" w:sz="0" w:space="0" w:color="auto"/>
                            <w:left w:val="none" w:sz="0" w:space="0" w:color="auto"/>
                            <w:bottom w:val="none" w:sz="0" w:space="0" w:color="auto"/>
                            <w:right w:val="none" w:sz="0" w:space="0" w:color="auto"/>
                          </w:divBdr>
                        </w:div>
                      </w:divsChild>
                    </w:div>
                    <w:div w:id="2076970622">
                      <w:marLeft w:val="0"/>
                      <w:marRight w:val="0"/>
                      <w:marTop w:val="0"/>
                      <w:marBottom w:val="0"/>
                      <w:divBdr>
                        <w:top w:val="none" w:sz="0" w:space="0" w:color="auto"/>
                        <w:left w:val="none" w:sz="0" w:space="0" w:color="auto"/>
                        <w:bottom w:val="none" w:sz="0" w:space="0" w:color="auto"/>
                        <w:right w:val="none" w:sz="0" w:space="0" w:color="auto"/>
                      </w:divBdr>
                      <w:divsChild>
                        <w:div w:id="2306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792632">
          <w:marLeft w:val="0"/>
          <w:marRight w:val="0"/>
          <w:marTop w:val="0"/>
          <w:marBottom w:val="0"/>
          <w:divBdr>
            <w:top w:val="none" w:sz="0" w:space="0" w:color="auto"/>
            <w:left w:val="none" w:sz="0" w:space="0" w:color="auto"/>
            <w:bottom w:val="none" w:sz="0" w:space="0" w:color="auto"/>
            <w:right w:val="none" w:sz="0" w:space="0" w:color="auto"/>
          </w:divBdr>
          <w:divsChild>
            <w:div w:id="1282417435">
              <w:marLeft w:val="0"/>
              <w:marRight w:val="0"/>
              <w:marTop w:val="0"/>
              <w:marBottom w:val="0"/>
              <w:divBdr>
                <w:top w:val="none" w:sz="0" w:space="0" w:color="auto"/>
                <w:left w:val="none" w:sz="0" w:space="0" w:color="auto"/>
                <w:bottom w:val="none" w:sz="0" w:space="0" w:color="auto"/>
                <w:right w:val="none" w:sz="0" w:space="0" w:color="auto"/>
              </w:divBdr>
            </w:div>
          </w:divsChild>
        </w:div>
        <w:div w:id="1448352127">
          <w:marLeft w:val="0"/>
          <w:marRight w:val="0"/>
          <w:marTop w:val="0"/>
          <w:marBottom w:val="0"/>
          <w:divBdr>
            <w:top w:val="none" w:sz="0" w:space="0" w:color="auto"/>
            <w:left w:val="none" w:sz="0" w:space="0" w:color="auto"/>
            <w:bottom w:val="none" w:sz="0" w:space="0" w:color="auto"/>
            <w:right w:val="none" w:sz="0" w:space="0" w:color="auto"/>
          </w:divBdr>
          <w:divsChild>
            <w:div w:id="15540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1643">
      <w:bodyDiv w:val="1"/>
      <w:marLeft w:val="0"/>
      <w:marRight w:val="0"/>
      <w:marTop w:val="0"/>
      <w:marBottom w:val="0"/>
      <w:divBdr>
        <w:top w:val="none" w:sz="0" w:space="0" w:color="auto"/>
        <w:left w:val="none" w:sz="0" w:space="0" w:color="auto"/>
        <w:bottom w:val="none" w:sz="0" w:space="0" w:color="auto"/>
        <w:right w:val="none" w:sz="0" w:space="0" w:color="auto"/>
      </w:divBdr>
      <w:divsChild>
        <w:div w:id="106892464">
          <w:marLeft w:val="0"/>
          <w:marRight w:val="0"/>
          <w:marTop w:val="0"/>
          <w:marBottom w:val="0"/>
          <w:divBdr>
            <w:top w:val="none" w:sz="0" w:space="0" w:color="auto"/>
            <w:left w:val="none" w:sz="0" w:space="0" w:color="auto"/>
            <w:bottom w:val="none" w:sz="0" w:space="0" w:color="auto"/>
            <w:right w:val="none" w:sz="0" w:space="0" w:color="auto"/>
          </w:divBdr>
        </w:div>
      </w:divsChild>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171794452">
      <w:bodyDiv w:val="1"/>
      <w:marLeft w:val="0"/>
      <w:marRight w:val="0"/>
      <w:marTop w:val="0"/>
      <w:marBottom w:val="0"/>
      <w:divBdr>
        <w:top w:val="none" w:sz="0" w:space="0" w:color="auto"/>
        <w:left w:val="none" w:sz="0" w:space="0" w:color="auto"/>
        <w:bottom w:val="none" w:sz="0" w:space="0" w:color="auto"/>
        <w:right w:val="none" w:sz="0" w:space="0" w:color="auto"/>
      </w:divBdr>
    </w:div>
    <w:div w:id="1181892562">
      <w:bodyDiv w:val="1"/>
      <w:marLeft w:val="0"/>
      <w:marRight w:val="0"/>
      <w:marTop w:val="0"/>
      <w:marBottom w:val="0"/>
      <w:divBdr>
        <w:top w:val="none" w:sz="0" w:space="0" w:color="auto"/>
        <w:left w:val="none" w:sz="0" w:space="0" w:color="auto"/>
        <w:bottom w:val="none" w:sz="0" w:space="0" w:color="auto"/>
        <w:right w:val="none" w:sz="0" w:space="0" w:color="auto"/>
      </w:divBdr>
    </w:div>
    <w:div w:id="1192036827">
      <w:bodyDiv w:val="1"/>
      <w:marLeft w:val="0"/>
      <w:marRight w:val="0"/>
      <w:marTop w:val="0"/>
      <w:marBottom w:val="0"/>
      <w:divBdr>
        <w:top w:val="none" w:sz="0" w:space="0" w:color="auto"/>
        <w:left w:val="none" w:sz="0" w:space="0" w:color="auto"/>
        <w:bottom w:val="none" w:sz="0" w:space="0" w:color="auto"/>
        <w:right w:val="none" w:sz="0" w:space="0" w:color="auto"/>
      </w:divBdr>
      <w:divsChild>
        <w:div w:id="1139107296">
          <w:marLeft w:val="0"/>
          <w:marRight w:val="0"/>
          <w:marTop w:val="0"/>
          <w:marBottom w:val="0"/>
          <w:divBdr>
            <w:top w:val="none" w:sz="0" w:space="0" w:color="auto"/>
            <w:left w:val="none" w:sz="0" w:space="0" w:color="auto"/>
            <w:bottom w:val="none" w:sz="0" w:space="0" w:color="auto"/>
            <w:right w:val="none" w:sz="0" w:space="0" w:color="auto"/>
          </w:divBdr>
        </w:div>
        <w:div w:id="1782841843">
          <w:marLeft w:val="0"/>
          <w:marRight w:val="0"/>
          <w:marTop w:val="0"/>
          <w:marBottom w:val="0"/>
          <w:divBdr>
            <w:top w:val="none" w:sz="0" w:space="0" w:color="auto"/>
            <w:left w:val="none" w:sz="0" w:space="0" w:color="auto"/>
            <w:bottom w:val="none" w:sz="0" w:space="0" w:color="auto"/>
            <w:right w:val="none" w:sz="0" w:space="0" w:color="auto"/>
          </w:divBdr>
        </w:div>
        <w:div w:id="1355500694">
          <w:marLeft w:val="0"/>
          <w:marRight w:val="0"/>
          <w:marTop w:val="0"/>
          <w:marBottom w:val="0"/>
          <w:divBdr>
            <w:top w:val="none" w:sz="0" w:space="0" w:color="auto"/>
            <w:left w:val="none" w:sz="0" w:space="0" w:color="auto"/>
            <w:bottom w:val="none" w:sz="0" w:space="0" w:color="auto"/>
            <w:right w:val="none" w:sz="0" w:space="0" w:color="auto"/>
          </w:divBdr>
        </w:div>
      </w:divsChild>
    </w:div>
    <w:div w:id="1203709577">
      <w:bodyDiv w:val="1"/>
      <w:marLeft w:val="0"/>
      <w:marRight w:val="0"/>
      <w:marTop w:val="0"/>
      <w:marBottom w:val="0"/>
      <w:divBdr>
        <w:top w:val="none" w:sz="0" w:space="0" w:color="auto"/>
        <w:left w:val="none" w:sz="0" w:space="0" w:color="auto"/>
        <w:bottom w:val="none" w:sz="0" w:space="0" w:color="auto"/>
        <w:right w:val="none" w:sz="0" w:space="0" w:color="auto"/>
      </w:divBdr>
      <w:divsChild>
        <w:div w:id="10303247">
          <w:marLeft w:val="0"/>
          <w:marRight w:val="0"/>
          <w:marTop w:val="0"/>
          <w:marBottom w:val="0"/>
          <w:divBdr>
            <w:top w:val="none" w:sz="0" w:space="0" w:color="auto"/>
            <w:left w:val="none" w:sz="0" w:space="0" w:color="auto"/>
            <w:bottom w:val="none" w:sz="0" w:space="0" w:color="auto"/>
            <w:right w:val="none" w:sz="0" w:space="0" w:color="auto"/>
          </w:divBdr>
        </w:div>
        <w:div w:id="41491879">
          <w:marLeft w:val="0"/>
          <w:marRight w:val="0"/>
          <w:marTop w:val="0"/>
          <w:marBottom w:val="0"/>
          <w:divBdr>
            <w:top w:val="none" w:sz="0" w:space="0" w:color="auto"/>
            <w:left w:val="none" w:sz="0" w:space="0" w:color="auto"/>
            <w:bottom w:val="none" w:sz="0" w:space="0" w:color="auto"/>
            <w:right w:val="none" w:sz="0" w:space="0" w:color="auto"/>
          </w:divBdr>
        </w:div>
        <w:div w:id="370764740">
          <w:marLeft w:val="0"/>
          <w:marRight w:val="0"/>
          <w:marTop w:val="0"/>
          <w:marBottom w:val="0"/>
          <w:divBdr>
            <w:top w:val="none" w:sz="0" w:space="0" w:color="auto"/>
            <w:left w:val="none" w:sz="0" w:space="0" w:color="auto"/>
            <w:bottom w:val="none" w:sz="0" w:space="0" w:color="auto"/>
            <w:right w:val="none" w:sz="0" w:space="0" w:color="auto"/>
          </w:divBdr>
        </w:div>
        <w:div w:id="470555917">
          <w:marLeft w:val="0"/>
          <w:marRight w:val="0"/>
          <w:marTop w:val="0"/>
          <w:marBottom w:val="0"/>
          <w:divBdr>
            <w:top w:val="none" w:sz="0" w:space="0" w:color="auto"/>
            <w:left w:val="none" w:sz="0" w:space="0" w:color="auto"/>
            <w:bottom w:val="none" w:sz="0" w:space="0" w:color="auto"/>
            <w:right w:val="none" w:sz="0" w:space="0" w:color="auto"/>
          </w:divBdr>
        </w:div>
        <w:div w:id="891428149">
          <w:marLeft w:val="0"/>
          <w:marRight w:val="0"/>
          <w:marTop w:val="0"/>
          <w:marBottom w:val="0"/>
          <w:divBdr>
            <w:top w:val="none" w:sz="0" w:space="0" w:color="auto"/>
            <w:left w:val="none" w:sz="0" w:space="0" w:color="auto"/>
            <w:bottom w:val="none" w:sz="0" w:space="0" w:color="auto"/>
            <w:right w:val="none" w:sz="0" w:space="0" w:color="auto"/>
          </w:divBdr>
        </w:div>
        <w:div w:id="1036589241">
          <w:marLeft w:val="0"/>
          <w:marRight w:val="0"/>
          <w:marTop w:val="0"/>
          <w:marBottom w:val="0"/>
          <w:divBdr>
            <w:top w:val="none" w:sz="0" w:space="0" w:color="auto"/>
            <w:left w:val="none" w:sz="0" w:space="0" w:color="auto"/>
            <w:bottom w:val="none" w:sz="0" w:space="0" w:color="auto"/>
            <w:right w:val="none" w:sz="0" w:space="0" w:color="auto"/>
          </w:divBdr>
        </w:div>
        <w:div w:id="1546791857">
          <w:marLeft w:val="0"/>
          <w:marRight w:val="0"/>
          <w:marTop w:val="0"/>
          <w:marBottom w:val="0"/>
          <w:divBdr>
            <w:top w:val="none" w:sz="0" w:space="0" w:color="auto"/>
            <w:left w:val="none" w:sz="0" w:space="0" w:color="auto"/>
            <w:bottom w:val="none" w:sz="0" w:space="0" w:color="auto"/>
            <w:right w:val="none" w:sz="0" w:space="0" w:color="auto"/>
          </w:divBdr>
        </w:div>
      </w:divsChild>
    </w:div>
    <w:div w:id="1225409428">
      <w:bodyDiv w:val="1"/>
      <w:marLeft w:val="0"/>
      <w:marRight w:val="0"/>
      <w:marTop w:val="0"/>
      <w:marBottom w:val="0"/>
      <w:divBdr>
        <w:top w:val="none" w:sz="0" w:space="0" w:color="auto"/>
        <w:left w:val="none" w:sz="0" w:space="0" w:color="auto"/>
        <w:bottom w:val="none" w:sz="0" w:space="0" w:color="auto"/>
        <w:right w:val="none" w:sz="0" w:space="0" w:color="auto"/>
      </w:divBdr>
    </w:div>
    <w:div w:id="1239632705">
      <w:bodyDiv w:val="1"/>
      <w:marLeft w:val="0"/>
      <w:marRight w:val="0"/>
      <w:marTop w:val="0"/>
      <w:marBottom w:val="0"/>
      <w:divBdr>
        <w:top w:val="none" w:sz="0" w:space="0" w:color="auto"/>
        <w:left w:val="none" w:sz="0" w:space="0" w:color="auto"/>
        <w:bottom w:val="none" w:sz="0" w:space="0" w:color="auto"/>
        <w:right w:val="none" w:sz="0" w:space="0" w:color="auto"/>
      </w:divBdr>
      <w:divsChild>
        <w:div w:id="352283">
          <w:marLeft w:val="0"/>
          <w:marRight w:val="0"/>
          <w:marTop w:val="0"/>
          <w:marBottom w:val="0"/>
          <w:divBdr>
            <w:top w:val="none" w:sz="0" w:space="0" w:color="auto"/>
            <w:left w:val="none" w:sz="0" w:space="0" w:color="auto"/>
            <w:bottom w:val="none" w:sz="0" w:space="0" w:color="auto"/>
            <w:right w:val="none" w:sz="0" w:space="0" w:color="auto"/>
          </w:divBdr>
          <w:divsChild>
            <w:div w:id="731271220">
              <w:marLeft w:val="0"/>
              <w:marRight w:val="0"/>
              <w:marTop w:val="0"/>
              <w:marBottom w:val="0"/>
              <w:divBdr>
                <w:top w:val="none" w:sz="0" w:space="0" w:color="auto"/>
                <w:left w:val="none" w:sz="0" w:space="0" w:color="auto"/>
                <w:bottom w:val="none" w:sz="0" w:space="0" w:color="auto"/>
                <w:right w:val="none" w:sz="0" w:space="0" w:color="auto"/>
              </w:divBdr>
            </w:div>
          </w:divsChild>
        </w:div>
        <w:div w:id="351541564">
          <w:marLeft w:val="0"/>
          <w:marRight w:val="0"/>
          <w:marTop w:val="0"/>
          <w:marBottom w:val="0"/>
          <w:divBdr>
            <w:top w:val="none" w:sz="0" w:space="0" w:color="auto"/>
            <w:left w:val="none" w:sz="0" w:space="0" w:color="auto"/>
            <w:bottom w:val="none" w:sz="0" w:space="0" w:color="auto"/>
            <w:right w:val="none" w:sz="0" w:space="0" w:color="auto"/>
          </w:divBdr>
          <w:divsChild>
            <w:div w:id="1783038486">
              <w:marLeft w:val="0"/>
              <w:marRight w:val="0"/>
              <w:marTop w:val="0"/>
              <w:marBottom w:val="0"/>
              <w:divBdr>
                <w:top w:val="none" w:sz="0" w:space="0" w:color="auto"/>
                <w:left w:val="none" w:sz="0" w:space="0" w:color="auto"/>
                <w:bottom w:val="none" w:sz="0" w:space="0" w:color="auto"/>
                <w:right w:val="none" w:sz="0" w:space="0" w:color="auto"/>
              </w:divBdr>
            </w:div>
          </w:divsChild>
        </w:div>
        <w:div w:id="506601637">
          <w:marLeft w:val="0"/>
          <w:marRight w:val="0"/>
          <w:marTop w:val="0"/>
          <w:marBottom w:val="0"/>
          <w:divBdr>
            <w:top w:val="none" w:sz="0" w:space="0" w:color="auto"/>
            <w:left w:val="none" w:sz="0" w:space="0" w:color="auto"/>
            <w:bottom w:val="none" w:sz="0" w:space="0" w:color="auto"/>
            <w:right w:val="none" w:sz="0" w:space="0" w:color="auto"/>
          </w:divBdr>
          <w:divsChild>
            <w:div w:id="1959599854">
              <w:marLeft w:val="0"/>
              <w:marRight w:val="0"/>
              <w:marTop w:val="0"/>
              <w:marBottom w:val="0"/>
              <w:divBdr>
                <w:top w:val="none" w:sz="0" w:space="0" w:color="auto"/>
                <w:left w:val="none" w:sz="0" w:space="0" w:color="auto"/>
                <w:bottom w:val="none" w:sz="0" w:space="0" w:color="auto"/>
                <w:right w:val="none" w:sz="0" w:space="0" w:color="auto"/>
              </w:divBdr>
            </w:div>
          </w:divsChild>
        </w:div>
        <w:div w:id="827095241">
          <w:marLeft w:val="0"/>
          <w:marRight w:val="0"/>
          <w:marTop w:val="0"/>
          <w:marBottom w:val="0"/>
          <w:divBdr>
            <w:top w:val="none" w:sz="0" w:space="0" w:color="auto"/>
            <w:left w:val="none" w:sz="0" w:space="0" w:color="auto"/>
            <w:bottom w:val="none" w:sz="0" w:space="0" w:color="auto"/>
            <w:right w:val="none" w:sz="0" w:space="0" w:color="auto"/>
          </w:divBdr>
          <w:divsChild>
            <w:div w:id="555430436">
              <w:marLeft w:val="0"/>
              <w:marRight w:val="0"/>
              <w:marTop w:val="0"/>
              <w:marBottom w:val="0"/>
              <w:divBdr>
                <w:top w:val="none" w:sz="0" w:space="0" w:color="auto"/>
                <w:left w:val="none" w:sz="0" w:space="0" w:color="auto"/>
                <w:bottom w:val="none" w:sz="0" w:space="0" w:color="auto"/>
                <w:right w:val="none" w:sz="0" w:space="0" w:color="auto"/>
              </w:divBdr>
            </w:div>
          </w:divsChild>
        </w:div>
        <w:div w:id="869998414">
          <w:marLeft w:val="0"/>
          <w:marRight w:val="0"/>
          <w:marTop w:val="0"/>
          <w:marBottom w:val="0"/>
          <w:divBdr>
            <w:top w:val="none" w:sz="0" w:space="0" w:color="auto"/>
            <w:left w:val="none" w:sz="0" w:space="0" w:color="auto"/>
            <w:bottom w:val="none" w:sz="0" w:space="0" w:color="auto"/>
            <w:right w:val="none" w:sz="0" w:space="0" w:color="auto"/>
          </w:divBdr>
          <w:divsChild>
            <w:div w:id="420492306">
              <w:marLeft w:val="0"/>
              <w:marRight w:val="0"/>
              <w:marTop w:val="0"/>
              <w:marBottom w:val="0"/>
              <w:divBdr>
                <w:top w:val="none" w:sz="0" w:space="0" w:color="auto"/>
                <w:left w:val="none" w:sz="0" w:space="0" w:color="auto"/>
                <w:bottom w:val="none" w:sz="0" w:space="0" w:color="auto"/>
                <w:right w:val="none" w:sz="0" w:space="0" w:color="auto"/>
              </w:divBdr>
            </w:div>
          </w:divsChild>
        </w:div>
        <w:div w:id="1322351899">
          <w:marLeft w:val="0"/>
          <w:marRight w:val="0"/>
          <w:marTop w:val="0"/>
          <w:marBottom w:val="0"/>
          <w:divBdr>
            <w:top w:val="none" w:sz="0" w:space="0" w:color="auto"/>
            <w:left w:val="none" w:sz="0" w:space="0" w:color="auto"/>
            <w:bottom w:val="none" w:sz="0" w:space="0" w:color="auto"/>
            <w:right w:val="none" w:sz="0" w:space="0" w:color="auto"/>
          </w:divBdr>
          <w:divsChild>
            <w:div w:id="1980064760">
              <w:marLeft w:val="0"/>
              <w:marRight w:val="0"/>
              <w:marTop w:val="0"/>
              <w:marBottom w:val="0"/>
              <w:divBdr>
                <w:top w:val="none" w:sz="0" w:space="0" w:color="auto"/>
                <w:left w:val="none" w:sz="0" w:space="0" w:color="auto"/>
                <w:bottom w:val="none" w:sz="0" w:space="0" w:color="auto"/>
                <w:right w:val="none" w:sz="0" w:space="0" w:color="auto"/>
              </w:divBdr>
            </w:div>
          </w:divsChild>
        </w:div>
        <w:div w:id="1590889754">
          <w:marLeft w:val="0"/>
          <w:marRight w:val="0"/>
          <w:marTop w:val="0"/>
          <w:marBottom w:val="0"/>
          <w:divBdr>
            <w:top w:val="none" w:sz="0" w:space="0" w:color="auto"/>
            <w:left w:val="none" w:sz="0" w:space="0" w:color="auto"/>
            <w:bottom w:val="none" w:sz="0" w:space="0" w:color="auto"/>
            <w:right w:val="none" w:sz="0" w:space="0" w:color="auto"/>
          </w:divBdr>
          <w:divsChild>
            <w:div w:id="1717008041">
              <w:marLeft w:val="0"/>
              <w:marRight w:val="0"/>
              <w:marTop w:val="0"/>
              <w:marBottom w:val="0"/>
              <w:divBdr>
                <w:top w:val="none" w:sz="0" w:space="0" w:color="auto"/>
                <w:left w:val="none" w:sz="0" w:space="0" w:color="auto"/>
                <w:bottom w:val="none" w:sz="0" w:space="0" w:color="auto"/>
                <w:right w:val="none" w:sz="0" w:space="0" w:color="auto"/>
              </w:divBdr>
            </w:div>
          </w:divsChild>
        </w:div>
        <w:div w:id="1788311837">
          <w:marLeft w:val="0"/>
          <w:marRight w:val="0"/>
          <w:marTop w:val="0"/>
          <w:marBottom w:val="0"/>
          <w:divBdr>
            <w:top w:val="none" w:sz="0" w:space="0" w:color="auto"/>
            <w:left w:val="none" w:sz="0" w:space="0" w:color="auto"/>
            <w:bottom w:val="none" w:sz="0" w:space="0" w:color="auto"/>
            <w:right w:val="none" w:sz="0" w:space="0" w:color="auto"/>
          </w:divBdr>
          <w:divsChild>
            <w:div w:id="65608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4504">
      <w:bodyDiv w:val="1"/>
      <w:marLeft w:val="0"/>
      <w:marRight w:val="0"/>
      <w:marTop w:val="0"/>
      <w:marBottom w:val="0"/>
      <w:divBdr>
        <w:top w:val="none" w:sz="0" w:space="0" w:color="auto"/>
        <w:left w:val="none" w:sz="0" w:space="0" w:color="auto"/>
        <w:bottom w:val="none" w:sz="0" w:space="0" w:color="auto"/>
        <w:right w:val="none" w:sz="0" w:space="0" w:color="auto"/>
      </w:divBdr>
      <w:divsChild>
        <w:div w:id="1129624">
          <w:marLeft w:val="0"/>
          <w:marRight w:val="0"/>
          <w:marTop w:val="0"/>
          <w:marBottom w:val="0"/>
          <w:divBdr>
            <w:top w:val="none" w:sz="0" w:space="0" w:color="auto"/>
            <w:left w:val="none" w:sz="0" w:space="0" w:color="auto"/>
            <w:bottom w:val="none" w:sz="0" w:space="0" w:color="auto"/>
            <w:right w:val="none" w:sz="0" w:space="0" w:color="auto"/>
          </w:divBdr>
          <w:divsChild>
            <w:div w:id="439186957">
              <w:marLeft w:val="0"/>
              <w:marRight w:val="0"/>
              <w:marTop w:val="0"/>
              <w:marBottom w:val="0"/>
              <w:divBdr>
                <w:top w:val="none" w:sz="0" w:space="0" w:color="auto"/>
                <w:left w:val="none" w:sz="0" w:space="0" w:color="auto"/>
                <w:bottom w:val="none" w:sz="0" w:space="0" w:color="auto"/>
                <w:right w:val="none" w:sz="0" w:space="0" w:color="auto"/>
              </w:divBdr>
            </w:div>
          </w:divsChild>
        </w:div>
        <w:div w:id="314333330">
          <w:marLeft w:val="0"/>
          <w:marRight w:val="0"/>
          <w:marTop w:val="0"/>
          <w:marBottom w:val="0"/>
          <w:divBdr>
            <w:top w:val="none" w:sz="0" w:space="0" w:color="auto"/>
            <w:left w:val="none" w:sz="0" w:space="0" w:color="auto"/>
            <w:bottom w:val="none" w:sz="0" w:space="0" w:color="auto"/>
            <w:right w:val="none" w:sz="0" w:space="0" w:color="auto"/>
          </w:divBdr>
          <w:divsChild>
            <w:div w:id="84112718">
              <w:marLeft w:val="0"/>
              <w:marRight w:val="0"/>
              <w:marTop w:val="0"/>
              <w:marBottom w:val="0"/>
              <w:divBdr>
                <w:top w:val="none" w:sz="0" w:space="0" w:color="auto"/>
                <w:left w:val="none" w:sz="0" w:space="0" w:color="auto"/>
                <w:bottom w:val="none" w:sz="0" w:space="0" w:color="auto"/>
                <w:right w:val="none" w:sz="0" w:space="0" w:color="auto"/>
              </w:divBdr>
            </w:div>
            <w:div w:id="507528873">
              <w:marLeft w:val="0"/>
              <w:marRight w:val="0"/>
              <w:marTop w:val="0"/>
              <w:marBottom w:val="0"/>
              <w:divBdr>
                <w:top w:val="none" w:sz="0" w:space="0" w:color="auto"/>
                <w:left w:val="none" w:sz="0" w:space="0" w:color="auto"/>
                <w:bottom w:val="none" w:sz="0" w:space="0" w:color="auto"/>
                <w:right w:val="none" w:sz="0" w:space="0" w:color="auto"/>
              </w:divBdr>
            </w:div>
            <w:div w:id="575821496">
              <w:marLeft w:val="0"/>
              <w:marRight w:val="0"/>
              <w:marTop w:val="0"/>
              <w:marBottom w:val="0"/>
              <w:divBdr>
                <w:top w:val="none" w:sz="0" w:space="0" w:color="auto"/>
                <w:left w:val="none" w:sz="0" w:space="0" w:color="auto"/>
                <w:bottom w:val="none" w:sz="0" w:space="0" w:color="auto"/>
                <w:right w:val="none" w:sz="0" w:space="0" w:color="auto"/>
              </w:divBdr>
            </w:div>
            <w:div w:id="1362247878">
              <w:marLeft w:val="0"/>
              <w:marRight w:val="0"/>
              <w:marTop w:val="0"/>
              <w:marBottom w:val="0"/>
              <w:divBdr>
                <w:top w:val="none" w:sz="0" w:space="0" w:color="auto"/>
                <w:left w:val="none" w:sz="0" w:space="0" w:color="auto"/>
                <w:bottom w:val="none" w:sz="0" w:space="0" w:color="auto"/>
                <w:right w:val="none" w:sz="0" w:space="0" w:color="auto"/>
              </w:divBdr>
            </w:div>
          </w:divsChild>
        </w:div>
        <w:div w:id="1058818114">
          <w:marLeft w:val="0"/>
          <w:marRight w:val="0"/>
          <w:marTop w:val="0"/>
          <w:marBottom w:val="0"/>
          <w:divBdr>
            <w:top w:val="none" w:sz="0" w:space="0" w:color="auto"/>
            <w:left w:val="none" w:sz="0" w:space="0" w:color="auto"/>
            <w:bottom w:val="none" w:sz="0" w:space="0" w:color="auto"/>
            <w:right w:val="none" w:sz="0" w:space="0" w:color="auto"/>
          </w:divBdr>
          <w:divsChild>
            <w:div w:id="603458252">
              <w:marLeft w:val="0"/>
              <w:marRight w:val="0"/>
              <w:marTop w:val="0"/>
              <w:marBottom w:val="0"/>
              <w:divBdr>
                <w:top w:val="none" w:sz="0" w:space="0" w:color="auto"/>
                <w:left w:val="none" w:sz="0" w:space="0" w:color="auto"/>
                <w:bottom w:val="none" w:sz="0" w:space="0" w:color="auto"/>
                <w:right w:val="none" w:sz="0" w:space="0" w:color="auto"/>
              </w:divBdr>
            </w:div>
          </w:divsChild>
        </w:div>
        <w:div w:id="1173951350">
          <w:marLeft w:val="0"/>
          <w:marRight w:val="0"/>
          <w:marTop w:val="0"/>
          <w:marBottom w:val="0"/>
          <w:divBdr>
            <w:top w:val="none" w:sz="0" w:space="0" w:color="auto"/>
            <w:left w:val="none" w:sz="0" w:space="0" w:color="auto"/>
            <w:bottom w:val="none" w:sz="0" w:space="0" w:color="auto"/>
            <w:right w:val="none" w:sz="0" w:space="0" w:color="auto"/>
          </w:divBdr>
          <w:divsChild>
            <w:div w:id="18787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3016">
      <w:bodyDiv w:val="1"/>
      <w:marLeft w:val="0"/>
      <w:marRight w:val="0"/>
      <w:marTop w:val="0"/>
      <w:marBottom w:val="0"/>
      <w:divBdr>
        <w:top w:val="none" w:sz="0" w:space="0" w:color="auto"/>
        <w:left w:val="none" w:sz="0" w:space="0" w:color="auto"/>
        <w:bottom w:val="none" w:sz="0" w:space="0" w:color="auto"/>
        <w:right w:val="none" w:sz="0" w:space="0" w:color="auto"/>
      </w:divBdr>
      <w:divsChild>
        <w:div w:id="438184748">
          <w:marLeft w:val="0"/>
          <w:marRight w:val="0"/>
          <w:marTop w:val="0"/>
          <w:marBottom w:val="0"/>
          <w:divBdr>
            <w:top w:val="none" w:sz="0" w:space="0" w:color="auto"/>
            <w:left w:val="none" w:sz="0" w:space="0" w:color="auto"/>
            <w:bottom w:val="none" w:sz="0" w:space="0" w:color="auto"/>
            <w:right w:val="none" w:sz="0" w:space="0" w:color="auto"/>
          </w:divBdr>
          <w:divsChild>
            <w:div w:id="1989552198">
              <w:marLeft w:val="0"/>
              <w:marRight w:val="0"/>
              <w:marTop w:val="30"/>
              <w:marBottom w:val="30"/>
              <w:divBdr>
                <w:top w:val="none" w:sz="0" w:space="0" w:color="auto"/>
                <w:left w:val="none" w:sz="0" w:space="0" w:color="auto"/>
                <w:bottom w:val="none" w:sz="0" w:space="0" w:color="auto"/>
                <w:right w:val="none" w:sz="0" w:space="0" w:color="auto"/>
              </w:divBdr>
              <w:divsChild>
                <w:div w:id="604073373">
                  <w:marLeft w:val="0"/>
                  <w:marRight w:val="0"/>
                  <w:marTop w:val="0"/>
                  <w:marBottom w:val="0"/>
                  <w:divBdr>
                    <w:top w:val="none" w:sz="0" w:space="0" w:color="auto"/>
                    <w:left w:val="none" w:sz="0" w:space="0" w:color="auto"/>
                    <w:bottom w:val="none" w:sz="0" w:space="0" w:color="auto"/>
                    <w:right w:val="none" w:sz="0" w:space="0" w:color="auto"/>
                  </w:divBdr>
                  <w:divsChild>
                    <w:div w:id="1460105458">
                      <w:marLeft w:val="0"/>
                      <w:marRight w:val="0"/>
                      <w:marTop w:val="0"/>
                      <w:marBottom w:val="0"/>
                      <w:divBdr>
                        <w:top w:val="none" w:sz="0" w:space="0" w:color="auto"/>
                        <w:left w:val="none" w:sz="0" w:space="0" w:color="auto"/>
                        <w:bottom w:val="none" w:sz="0" w:space="0" w:color="auto"/>
                        <w:right w:val="none" w:sz="0" w:space="0" w:color="auto"/>
                      </w:divBdr>
                    </w:div>
                  </w:divsChild>
                </w:div>
                <w:div w:id="623579348">
                  <w:marLeft w:val="0"/>
                  <w:marRight w:val="0"/>
                  <w:marTop w:val="0"/>
                  <w:marBottom w:val="0"/>
                  <w:divBdr>
                    <w:top w:val="none" w:sz="0" w:space="0" w:color="auto"/>
                    <w:left w:val="none" w:sz="0" w:space="0" w:color="auto"/>
                    <w:bottom w:val="none" w:sz="0" w:space="0" w:color="auto"/>
                    <w:right w:val="none" w:sz="0" w:space="0" w:color="auto"/>
                  </w:divBdr>
                  <w:divsChild>
                    <w:div w:id="791359736">
                      <w:marLeft w:val="0"/>
                      <w:marRight w:val="0"/>
                      <w:marTop w:val="0"/>
                      <w:marBottom w:val="0"/>
                      <w:divBdr>
                        <w:top w:val="none" w:sz="0" w:space="0" w:color="auto"/>
                        <w:left w:val="none" w:sz="0" w:space="0" w:color="auto"/>
                        <w:bottom w:val="none" w:sz="0" w:space="0" w:color="auto"/>
                        <w:right w:val="none" w:sz="0" w:space="0" w:color="auto"/>
                      </w:divBdr>
                    </w:div>
                  </w:divsChild>
                </w:div>
                <w:div w:id="1884830307">
                  <w:marLeft w:val="0"/>
                  <w:marRight w:val="0"/>
                  <w:marTop w:val="0"/>
                  <w:marBottom w:val="0"/>
                  <w:divBdr>
                    <w:top w:val="none" w:sz="0" w:space="0" w:color="auto"/>
                    <w:left w:val="none" w:sz="0" w:space="0" w:color="auto"/>
                    <w:bottom w:val="none" w:sz="0" w:space="0" w:color="auto"/>
                    <w:right w:val="none" w:sz="0" w:space="0" w:color="auto"/>
                  </w:divBdr>
                  <w:divsChild>
                    <w:div w:id="39791158">
                      <w:marLeft w:val="0"/>
                      <w:marRight w:val="0"/>
                      <w:marTop w:val="0"/>
                      <w:marBottom w:val="0"/>
                      <w:divBdr>
                        <w:top w:val="none" w:sz="0" w:space="0" w:color="auto"/>
                        <w:left w:val="none" w:sz="0" w:space="0" w:color="auto"/>
                        <w:bottom w:val="none" w:sz="0" w:space="0" w:color="auto"/>
                        <w:right w:val="none" w:sz="0" w:space="0" w:color="auto"/>
                      </w:divBdr>
                    </w:div>
                    <w:div w:id="1763791808">
                      <w:marLeft w:val="0"/>
                      <w:marRight w:val="0"/>
                      <w:marTop w:val="0"/>
                      <w:marBottom w:val="0"/>
                      <w:divBdr>
                        <w:top w:val="none" w:sz="0" w:space="0" w:color="auto"/>
                        <w:left w:val="none" w:sz="0" w:space="0" w:color="auto"/>
                        <w:bottom w:val="none" w:sz="0" w:space="0" w:color="auto"/>
                        <w:right w:val="none" w:sz="0" w:space="0" w:color="auto"/>
                      </w:divBdr>
                      <w:divsChild>
                        <w:div w:id="2128428149">
                          <w:marLeft w:val="0"/>
                          <w:marRight w:val="0"/>
                          <w:marTop w:val="30"/>
                          <w:marBottom w:val="30"/>
                          <w:divBdr>
                            <w:top w:val="none" w:sz="0" w:space="0" w:color="auto"/>
                            <w:left w:val="none" w:sz="0" w:space="0" w:color="auto"/>
                            <w:bottom w:val="none" w:sz="0" w:space="0" w:color="auto"/>
                            <w:right w:val="none" w:sz="0" w:space="0" w:color="auto"/>
                          </w:divBdr>
                          <w:divsChild>
                            <w:div w:id="282854413">
                              <w:marLeft w:val="0"/>
                              <w:marRight w:val="0"/>
                              <w:marTop w:val="0"/>
                              <w:marBottom w:val="0"/>
                              <w:divBdr>
                                <w:top w:val="none" w:sz="0" w:space="0" w:color="auto"/>
                                <w:left w:val="none" w:sz="0" w:space="0" w:color="auto"/>
                                <w:bottom w:val="none" w:sz="0" w:space="0" w:color="auto"/>
                                <w:right w:val="none" w:sz="0" w:space="0" w:color="auto"/>
                              </w:divBdr>
                              <w:divsChild>
                                <w:div w:id="2118744610">
                                  <w:marLeft w:val="0"/>
                                  <w:marRight w:val="0"/>
                                  <w:marTop w:val="0"/>
                                  <w:marBottom w:val="0"/>
                                  <w:divBdr>
                                    <w:top w:val="none" w:sz="0" w:space="0" w:color="auto"/>
                                    <w:left w:val="none" w:sz="0" w:space="0" w:color="auto"/>
                                    <w:bottom w:val="none" w:sz="0" w:space="0" w:color="auto"/>
                                    <w:right w:val="none" w:sz="0" w:space="0" w:color="auto"/>
                                  </w:divBdr>
                                </w:div>
                              </w:divsChild>
                            </w:div>
                            <w:div w:id="403451045">
                              <w:marLeft w:val="0"/>
                              <w:marRight w:val="0"/>
                              <w:marTop w:val="0"/>
                              <w:marBottom w:val="0"/>
                              <w:divBdr>
                                <w:top w:val="none" w:sz="0" w:space="0" w:color="auto"/>
                                <w:left w:val="none" w:sz="0" w:space="0" w:color="auto"/>
                                <w:bottom w:val="none" w:sz="0" w:space="0" w:color="auto"/>
                                <w:right w:val="none" w:sz="0" w:space="0" w:color="auto"/>
                              </w:divBdr>
                              <w:divsChild>
                                <w:div w:id="151917346">
                                  <w:marLeft w:val="0"/>
                                  <w:marRight w:val="0"/>
                                  <w:marTop w:val="0"/>
                                  <w:marBottom w:val="0"/>
                                  <w:divBdr>
                                    <w:top w:val="none" w:sz="0" w:space="0" w:color="auto"/>
                                    <w:left w:val="none" w:sz="0" w:space="0" w:color="auto"/>
                                    <w:bottom w:val="none" w:sz="0" w:space="0" w:color="auto"/>
                                    <w:right w:val="none" w:sz="0" w:space="0" w:color="auto"/>
                                  </w:divBdr>
                                </w:div>
                              </w:divsChild>
                            </w:div>
                            <w:div w:id="493571196">
                              <w:marLeft w:val="0"/>
                              <w:marRight w:val="0"/>
                              <w:marTop w:val="0"/>
                              <w:marBottom w:val="0"/>
                              <w:divBdr>
                                <w:top w:val="none" w:sz="0" w:space="0" w:color="auto"/>
                                <w:left w:val="none" w:sz="0" w:space="0" w:color="auto"/>
                                <w:bottom w:val="none" w:sz="0" w:space="0" w:color="auto"/>
                                <w:right w:val="none" w:sz="0" w:space="0" w:color="auto"/>
                              </w:divBdr>
                              <w:divsChild>
                                <w:div w:id="1486966850">
                                  <w:marLeft w:val="0"/>
                                  <w:marRight w:val="0"/>
                                  <w:marTop w:val="0"/>
                                  <w:marBottom w:val="0"/>
                                  <w:divBdr>
                                    <w:top w:val="none" w:sz="0" w:space="0" w:color="auto"/>
                                    <w:left w:val="none" w:sz="0" w:space="0" w:color="auto"/>
                                    <w:bottom w:val="none" w:sz="0" w:space="0" w:color="auto"/>
                                    <w:right w:val="none" w:sz="0" w:space="0" w:color="auto"/>
                                  </w:divBdr>
                                </w:div>
                              </w:divsChild>
                            </w:div>
                            <w:div w:id="624236482">
                              <w:marLeft w:val="0"/>
                              <w:marRight w:val="0"/>
                              <w:marTop w:val="0"/>
                              <w:marBottom w:val="0"/>
                              <w:divBdr>
                                <w:top w:val="none" w:sz="0" w:space="0" w:color="auto"/>
                                <w:left w:val="none" w:sz="0" w:space="0" w:color="auto"/>
                                <w:bottom w:val="none" w:sz="0" w:space="0" w:color="auto"/>
                                <w:right w:val="none" w:sz="0" w:space="0" w:color="auto"/>
                              </w:divBdr>
                              <w:divsChild>
                                <w:div w:id="1386249125">
                                  <w:marLeft w:val="0"/>
                                  <w:marRight w:val="0"/>
                                  <w:marTop w:val="0"/>
                                  <w:marBottom w:val="0"/>
                                  <w:divBdr>
                                    <w:top w:val="none" w:sz="0" w:space="0" w:color="auto"/>
                                    <w:left w:val="none" w:sz="0" w:space="0" w:color="auto"/>
                                    <w:bottom w:val="none" w:sz="0" w:space="0" w:color="auto"/>
                                    <w:right w:val="none" w:sz="0" w:space="0" w:color="auto"/>
                                  </w:divBdr>
                                </w:div>
                              </w:divsChild>
                            </w:div>
                            <w:div w:id="867181433">
                              <w:marLeft w:val="0"/>
                              <w:marRight w:val="0"/>
                              <w:marTop w:val="0"/>
                              <w:marBottom w:val="0"/>
                              <w:divBdr>
                                <w:top w:val="none" w:sz="0" w:space="0" w:color="auto"/>
                                <w:left w:val="none" w:sz="0" w:space="0" w:color="auto"/>
                                <w:bottom w:val="none" w:sz="0" w:space="0" w:color="auto"/>
                                <w:right w:val="none" w:sz="0" w:space="0" w:color="auto"/>
                              </w:divBdr>
                              <w:divsChild>
                                <w:div w:id="1917127025">
                                  <w:marLeft w:val="0"/>
                                  <w:marRight w:val="0"/>
                                  <w:marTop w:val="0"/>
                                  <w:marBottom w:val="0"/>
                                  <w:divBdr>
                                    <w:top w:val="none" w:sz="0" w:space="0" w:color="auto"/>
                                    <w:left w:val="none" w:sz="0" w:space="0" w:color="auto"/>
                                    <w:bottom w:val="none" w:sz="0" w:space="0" w:color="auto"/>
                                    <w:right w:val="none" w:sz="0" w:space="0" w:color="auto"/>
                                  </w:divBdr>
                                </w:div>
                              </w:divsChild>
                            </w:div>
                            <w:div w:id="1175340240">
                              <w:marLeft w:val="0"/>
                              <w:marRight w:val="0"/>
                              <w:marTop w:val="0"/>
                              <w:marBottom w:val="0"/>
                              <w:divBdr>
                                <w:top w:val="none" w:sz="0" w:space="0" w:color="auto"/>
                                <w:left w:val="none" w:sz="0" w:space="0" w:color="auto"/>
                                <w:bottom w:val="none" w:sz="0" w:space="0" w:color="auto"/>
                                <w:right w:val="none" w:sz="0" w:space="0" w:color="auto"/>
                              </w:divBdr>
                              <w:divsChild>
                                <w:div w:id="1527868055">
                                  <w:marLeft w:val="0"/>
                                  <w:marRight w:val="0"/>
                                  <w:marTop w:val="0"/>
                                  <w:marBottom w:val="0"/>
                                  <w:divBdr>
                                    <w:top w:val="none" w:sz="0" w:space="0" w:color="auto"/>
                                    <w:left w:val="none" w:sz="0" w:space="0" w:color="auto"/>
                                    <w:bottom w:val="none" w:sz="0" w:space="0" w:color="auto"/>
                                    <w:right w:val="none" w:sz="0" w:space="0" w:color="auto"/>
                                  </w:divBdr>
                                </w:div>
                              </w:divsChild>
                            </w:div>
                            <w:div w:id="1303077390">
                              <w:marLeft w:val="0"/>
                              <w:marRight w:val="0"/>
                              <w:marTop w:val="0"/>
                              <w:marBottom w:val="0"/>
                              <w:divBdr>
                                <w:top w:val="none" w:sz="0" w:space="0" w:color="auto"/>
                                <w:left w:val="none" w:sz="0" w:space="0" w:color="auto"/>
                                <w:bottom w:val="none" w:sz="0" w:space="0" w:color="auto"/>
                                <w:right w:val="none" w:sz="0" w:space="0" w:color="auto"/>
                              </w:divBdr>
                              <w:divsChild>
                                <w:div w:id="859246361">
                                  <w:marLeft w:val="0"/>
                                  <w:marRight w:val="0"/>
                                  <w:marTop w:val="0"/>
                                  <w:marBottom w:val="0"/>
                                  <w:divBdr>
                                    <w:top w:val="none" w:sz="0" w:space="0" w:color="auto"/>
                                    <w:left w:val="none" w:sz="0" w:space="0" w:color="auto"/>
                                    <w:bottom w:val="none" w:sz="0" w:space="0" w:color="auto"/>
                                    <w:right w:val="none" w:sz="0" w:space="0" w:color="auto"/>
                                  </w:divBdr>
                                </w:div>
                              </w:divsChild>
                            </w:div>
                            <w:div w:id="1383673744">
                              <w:marLeft w:val="0"/>
                              <w:marRight w:val="0"/>
                              <w:marTop w:val="0"/>
                              <w:marBottom w:val="0"/>
                              <w:divBdr>
                                <w:top w:val="none" w:sz="0" w:space="0" w:color="auto"/>
                                <w:left w:val="none" w:sz="0" w:space="0" w:color="auto"/>
                                <w:bottom w:val="none" w:sz="0" w:space="0" w:color="auto"/>
                                <w:right w:val="none" w:sz="0" w:space="0" w:color="auto"/>
                              </w:divBdr>
                              <w:divsChild>
                                <w:div w:id="1554658026">
                                  <w:marLeft w:val="0"/>
                                  <w:marRight w:val="0"/>
                                  <w:marTop w:val="0"/>
                                  <w:marBottom w:val="0"/>
                                  <w:divBdr>
                                    <w:top w:val="none" w:sz="0" w:space="0" w:color="auto"/>
                                    <w:left w:val="none" w:sz="0" w:space="0" w:color="auto"/>
                                    <w:bottom w:val="none" w:sz="0" w:space="0" w:color="auto"/>
                                    <w:right w:val="none" w:sz="0" w:space="0" w:color="auto"/>
                                  </w:divBdr>
                                </w:div>
                              </w:divsChild>
                            </w:div>
                            <w:div w:id="1702824850">
                              <w:marLeft w:val="0"/>
                              <w:marRight w:val="0"/>
                              <w:marTop w:val="0"/>
                              <w:marBottom w:val="0"/>
                              <w:divBdr>
                                <w:top w:val="none" w:sz="0" w:space="0" w:color="auto"/>
                                <w:left w:val="none" w:sz="0" w:space="0" w:color="auto"/>
                                <w:bottom w:val="none" w:sz="0" w:space="0" w:color="auto"/>
                                <w:right w:val="none" w:sz="0" w:space="0" w:color="auto"/>
                              </w:divBdr>
                              <w:divsChild>
                                <w:div w:id="1032193851">
                                  <w:marLeft w:val="0"/>
                                  <w:marRight w:val="0"/>
                                  <w:marTop w:val="0"/>
                                  <w:marBottom w:val="0"/>
                                  <w:divBdr>
                                    <w:top w:val="none" w:sz="0" w:space="0" w:color="auto"/>
                                    <w:left w:val="none" w:sz="0" w:space="0" w:color="auto"/>
                                    <w:bottom w:val="none" w:sz="0" w:space="0" w:color="auto"/>
                                    <w:right w:val="none" w:sz="0" w:space="0" w:color="auto"/>
                                  </w:divBdr>
                                </w:div>
                              </w:divsChild>
                            </w:div>
                            <w:div w:id="1735472124">
                              <w:marLeft w:val="0"/>
                              <w:marRight w:val="0"/>
                              <w:marTop w:val="0"/>
                              <w:marBottom w:val="0"/>
                              <w:divBdr>
                                <w:top w:val="none" w:sz="0" w:space="0" w:color="auto"/>
                                <w:left w:val="none" w:sz="0" w:space="0" w:color="auto"/>
                                <w:bottom w:val="none" w:sz="0" w:space="0" w:color="auto"/>
                                <w:right w:val="none" w:sz="0" w:space="0" w:color="auto"/>
                              </w:divBdr>
                              <w:divsChild>
                                <w:div w:id="1921598972">
                                  <w:marLeft w:val="0"/>
                                  <w:marRight w:val="0"/>
                                  <w:marTop w:val="0"/>
                                  <w:marBottom w:val="0"/>
                                  <w:divBdr>
                                    <w:top w:val="none" w:sz="0" w:space="0" w:color="auto"/>
                                    <w:left w:val="none" w:sz="0" w:space="0" w:color="auto"/>
                                    <w:bottom w:val="none" w:sz="0" w:space="0" w:color="auto"/>
                                    <w:right w:val="none" w:sz="0" w:space="0" w:color="auto"/>
                                  </w:divBdr>
                                </w:div>
                              </w:divsChild>
                            </w:div>
                            <w:div w:id="1800343322">
                              <w:marLeft w:val="0"/>
                              <w:marRight w:val="0"/>
                              <w:marTop w:val="0"/>
                              <w:marBottom w:val="0"/>
                              <w:divBdr>
                                <w:top w:val="none" w:sz="0" w:space="0" w:color="auto"/>
                                <w:left w:val="none" w:sz="0" w:space="0" w:color="auto"/>
                                <w:bottom w:val="none" w:sz="0" w:space="0" w:color="auto"/>
                                <w:right w:val="none" w:sz="0" w:space="0" w:color="auto"/>
                              </w:divBdr>
                              <w:divsChild>
                                <w:div w:id="730351911">
                                  <w:marLeft w:val="0"/>
                                  <w:marRight w:val="0"/>
                                  <w:marTop w:val="0"/>
                                  <w:marBottom w:val="0"/>
                                  <w:divBdr>
                                    <w:top w:val="none" w:sz="0" w:space="0" w:color="auto"/>
                                    <w:left w:val="none" w:sz="0" w:space="0" w:color="auto"/>
                                    <w:bottom w:val="none" w:sz="0" w:space="0" w:color="auto"/>
                                    <w:right w:val="none" w:sz="0" w:space="0" w:color="auto"/>
                                  </w:divBdr>
                                </w:div>
                              </w:divsChild>
                            </w:div>
                            <w:div w:id="1944221520">
                              <w:marLeft w:val="0"/>
                              <w:marRight w:val="0"/>
                              <w:marTop w:val="0"/>
                              <w:marBottom w:val="0"/>
                              <w:divBdr>
                                <w:top w:val="none" w:sz="0" w:space="0" w:color="auto"/>
                                <w:left w:val="none" w:sz="0" w:space="0" w:color="auto"/>
                                <w:bottom w:val="none" w:sz="0" w:space="0" w:color="auto"/>
                                <w:right w:val="none" w:sz="0" w:space="0" w:color="auto"/>
                              </w:divBdr>
                              <w:divsChild>
                                <w:div w:id="49352161">
                                  <w:marLeft w:val="0"/>
                                  <w:marRight w:val="0"/>
                                  <w:marTop w:val="0"/>
                                  <w:marBottom w:val="0"/>
                                  <w:divBdr>
                                    <w:top w:val="none" w:sz="0" w:space="0" w:color="auto"/>
                                    <w:left w:val="none" w:sz="0" w:space="0" w:color="auto"/>
                                    <w:bottom w:val="none" w:sz="0" w:space="0" w:color="auto"/>
                                    <w:right w:val="none" w:sz="0" w:space="0" w:color="auto"/>
                                  </w:divBdr>
                                </w:div>
                              </w:divsChild>
                            </w:div>
                            <w:div w:id="1988121507">
                              <w:marLeft w:val="0"/>
                              <w:marRight w:val="0"/>
                              <w:marTop w:val="0"/>
                              <w:marBottom w:val="0"/>
                              <w:divBdr>
                                <w:top w:val="none" w:sz="0" w:space="0" w:color="auto"/>
                                <w:left w:val="none" w:sz="0" w:space="0" w:color="auto"/>
                                <w:bottom w:val="none" w:sz="0" w:space="0" w:color="auto"/>
                                <w:right w:val="none" w:sz="0" w:space="0" w:color="auto"/>
                              </w:divBdr>
                              <w:divsChild>
                                <w:div w:id="1597978537">
                                  <w:marLeft w:val="0"/>
                                  <w:marRight w:val="0"/>
                                  <w:marTop w:val="0"/>
                                  <w:marBottom w:val="0"/>
                                  <w:divBdr>
                                    <w:top w:val="none" w:sz="0" w:space="0" w:color="auto"/>
                                    <w:left w:val="none" w:sz="0" w:space="0" w:color="auto"/>
                                    <w:bottom w:val="none" w:sz="0" w:space="0" w:color="auto"/>
                                    <w:right w:val="none" w:sz="0" w:space="0" w:color="auto"/>
                                  </w:divBdr>
                                </w:div>
                              </w:divsChild>
                            </w:div>
                            <w:div w:id="2027172241">
                              <w:marLeft w:val="0"/>
                              <w:marRight w:val="0"/>
                              <w:marTop w:val="0"/>
                              <w:marBottom w:val="0"/>
                              <w:divBdr>
                                <w:top w:val="none" w:sz="0" w:space="0" w:color="auto"/>
                                <w:left w:val="none" w:sz="0" w:space="0" w:color="auto"/>
                                <w:bottom w:val="none" w:sz="0" w:space="0" w:color="auto"/>
                                <w:right w:val="none" w:sz="0" w:space="0" w:color="auto"/>
                              </w:divBdr>
                              <w:divsChild>
                                <w:div w:id="1357778488">
                                  <w:marLeft w:val="0"/>
                                  <w:marRight w:val="0"/>
                                  <w:marTop w:val="0"/>
                                  <w:marBottom w:val="0"/>
                                  <w:divBdr>
                                    <w:top w:val="none" w:sz="0" w:space="0" w:color="auto"/>
                                    <w:left w:val="none" w:sz="0" w:space="0" w:color="auto"/>
                                    <w:bottom w:val="none" w:sz="0" w:space="0" w:color="auto"/>
                                    <w:right w:val="none" w:sz="0" w:space="0" w:color="auto"/>
                                  </w:divBdr>
                                </w:div>
                              </w:divsChild>
                            </w:div>
                            <w:div w:id="2052073435">
                              <w:marLeft w:val="0"/>
                              <w:marRight w:val="0"/>
                              <w:marTop w:val="0"/>
                              <w:marBottom w:val="0"/>
                              <w:divBdr>
                                <w:top w:val="none" w:sz="0" w:space="0" w:color="auto"/>
                                <w:left w:val="none" w:sz="0" w:space="0" w:color="auto"/>
                                <w:bottom w:val="none" w:sz="0" w:space="0" w:color="auto"/>
                                <w:right w:val="none" w:sz="0" w:space="0" w:color="auto"/>
                              </w:divBdr>
                              <w:divsChild>
                                <w:div w:id="2036037310">
                                  <w:marLeft w:val="0"/>
                                  <w:marRight w:val="0"/>
                                  <w:marTop w:val="0"/>
                                  <w:marBottom w:val="0"/>
                                  <w:divBdr>
                                    <w:top w:val="none" w:sz="0" w:space="0" w:color="auto"/>
                                    <w:left w:val="none" w:sz="0" w:space="0" w:color="auto"/>
                                    <w:bottom w:val="none" w:sz="0" w:space="0" w:color="auto"/>
                                    <w:right w:val="none" w:sz="0" w:space="0" w:color="auto"/>
                                  </w:divBdr>
                                </w:div>
                              </w:divsChild>
                            </w:div>
                            <w:div w:id="2115242354">
                              <w:marLeft w:val="0"/>
                              <w:marRight w:val="0"/>
                              <w:marTop w:val="0"/>
                              <w:marBottom w:val="0"/>
                              <w:divBdr>
                                <w:top w:val="none" w:sz="0" w:space="0" w:color="auto"/>
                                <w:left w:val="none" w:sz="0" w:space="0" w:color="auto"/>
                                <w:bottom w:val="none" w:sz="0" w:space="0" w:color="auto"/>
                                <w:right w:val="none" w:sz="0" w:space="0" w:color="auto"/>
                              </w:divBdr>
                              <w:divsChild>
                                <w:div w:id="11146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928061">
                  <w:marLeft w:val="0"/>
                  <w:marRight w:val="0"/>
                  <w:marTop w:val="0"/>
                  <w:marBottom w:val="0"/>
                  <w:divBdr>
                    <w:top w:val="none" w:sz="0" w:space="0" w:color="auto"/>
                    <w:left w:val="none" w:sz="0" w:space="0" w:color="auto"/>
                    <w:bottom w:val="none" w:sz="0" w:space="0" w:color="auto"/>
                    <w:right w:val="none" w:sz="0" w:space="0" w:color="auto"/>
                  </w:divBdr>
                  <w:divsChild>
                    <w:div w:id="85264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118183">
          <w:marLeft w:val="0"/>
          <w:marRight w:val="0"/>
          <w:marTop w:val="0"/>
          <w:marBottom w:val="0"/>
          <w:divBdr>
            <w:top w:val="none" w:sz="0" w:space="0" w:color="auto"/>
            <w:left w:val="none" w:sz="0" w:space="0" w:color="auto"/>
            <w:bottom w:val="none" w:sz="0" w:space="0" w:color="auto"/>
            <w:right w:val="none" w:sz="0" w:space="0" w:color="auto"/>
          </w:divBdr>
        </w:div>
      </w:divsChild>
    </w:div>
    <w:div w:id="1287008007">
      <w:bodyDiv w:val="1"/>
      <w:marLeft w:val="0"/>
      <w:marRight w:val="0"/>
      <w:marTop w:val="0"/>
      <w:marBottom w:val="0"/>
      <w:divBdr>
        <w:top w:val="none" w:sz="0" w:space="0" w:color="auto"/>
        <w:left w:val="none" w:sz="0" w:space="0" w:color="auto"/>
        <w:bottom w:val="none" w:sz="0" w:space="0" w:color="auto"/>
        <w:right w:val="none" w:sz="0" w:space="0" w:color="auto"/>
      </w:divBdr>
      <w:divsChild>
        <w:div w:id="128255516">
          <w:marLeft w:val="0"/>
          <w:marRight w:val="0"/>
          <w:marTop w:val="0"/>
          <w:marBottom w:val="0"/>
          <w:divBdr>
            <w:top w:val="none" w:sz="0" w:space="0" w:color="auto"/>
            <w:left w:val="none" w:sz="0" w:space="0" w:color="auto"/>
            <w:bottom w:val="none" w:sz="0" w:space="0" w:color="auto"/>
            <w:right w:val="none" w:sz="0" w:space="0" w:color="auto"/>
          </w:divBdr>
        </w:div>
        <w:div w:id="772437137">
          <w:marLeft w:val="0"/>
          <w:marRight w:val="0"/>
          <w:marTop w:val="0"/>
          <w:marBottom w:val="0"/>
          <w:divBdr>
            <w:top w:val="none" w:sz="0" w:space="0" w:color="auto"/>
            <w:left w:val="none" w:sz="0" w:space="0" w:color="auto"/>
            <w:bottom w:val="none" w:sz="0" w:space="0" w:color="auto"/>
            <w:right w:val="none" w:sz="0" w:space="0" w:color="auto"/>
          </w:divBdr>
        </w:div>
        <w:div w:id="1581795362">
          <w:marLeft w:val="0"/>
          <w:marRight w:val="0"/>
          <w:marTop w:val="0"/>
          <w:marBottom w:val="0"/>
          <w:divBdr>
            <w:top w:val="none" w:sz="0" w:space="0" w:color="auto"/>
            <w:left w:val="none" w:sz="0" w:space="0" w:color="auto"/>
            <w:bottom w:val="none" w:sz="0" w:space="0" w:color="auto"/>
            <w:right w:val="none" w:sz="0" w:space="0" w:color="auto"/>
          </w:divBdr>
        </w:div>
        <w:div w:id="1940018848">
          <w:marLeft w:val="0"/>
          <w:marRight w:val="0"/>
          <w:marTop w:val="0"/>
          <w:marBottom w:val="0"/>
          <w:divBdr>
            <w:top w:val="none" w:sz="0" w:space="0" w:color="auto"/>
            <w:left w:val="none" w:sz="0" w:space="0" w:color="auto"/>
            <w:bottom w:val="none" w:sz="0" w:space="0" w:color="auto"/>
            <w:right w:val="none" w:sz="0" w:space="0" w:color="auto"/>
          </w:divBdr>
        </w:div>
      </w:divsChild>
    </w:div>
    <w:div w:id="1296521183">
      <w:bodyDiv w:val="1"/>
      <w:marLeft w:val="0"/>
      <w:marRight w:val="0"/>
      <w:marTop w:val="0"/>
      <w:marBottom w:val="0"/>
      <w:divBdr>
        <w:top w:val="none" w:sz="0" w:space="0" w:color="auto"/>
        <w:left w:val="none" w:sz="0" w:space="0" w:color="auto"/>
        <w:bottom w:val="none" w:sz="0" w:space="0" w:color="auto"/>
        <w:right w:val="none" w:sz="0" w:space="0" w:color="auto"/>
      </w:divBdr>
    </w:div>
    <w:div w:id="1310943790">
      <w:bodyDiv w:val="1"/>
      <w:marLeft w:val="0"/>
      <w:marRight w:val="0"/>
      <w:marTop w:val="0"/>
      <w:marBottom w:val="0"/>
      <w:divBdr>
        <w:top w:val="none" w:sz="0" w:space="0" w:color="auto"/>
        <w:left w:val="none" w:sz="0" w:space="0" w:color="auto"/>
        <w:bottom w:val="none" w:sz="0" w:space="0" w:color="auto"/>
        <w:right w:val="none" w:sz="0" w:space="0" w:color="auto"/>
      </w:divBdr>
    </w:div>
    <w:div w:id="1313145297">
      <w:bodyDiv w:val="1"/>
      <w:marLeft w:val="0"/>
      <w:marRight w:val="0"/>
      <w:marTop w:val="0"/>
      <w:marBottom w:val="0"/>
      <w:divBdr>
        <w:top w:val="none" w:sz="0" w:space="0" w:color="auto"/>
        <w:left w:val="none" w:sz="0" w:space="0" w:color="auto"/>
        <w:bottom w:val="none" w:sz="0" w:space="0" w:color="auto"/>
        <w:right w:val="none" w:sz="0" w:space="0" w:color="auto"/>
      </w:divBdr>
      <w:divsChild>
        <w:div w:id="76026350">
          <w:marLeft w:val="0"/>
          <w:marRight w:val="0"/>
          <w:marTop w:val="0"/>
          <w:marBottom w:val="0"/>
          <w:divBdr>
            <w:top w:val="none" w:sz="0" w:space="0" w:color="auto"/>
            <w:left w:val="none" w:sz="0" w:space="0" w:color="auto"/>
            <w:bottom w:val="none" w:sz="0" w:space="0" w:color="auto"/>
            <w:right w:val="none" w:sz="0" w:space="0" w:color="auto"/>
          </w:divBdr>
          <w:divsChild>
            <w:div w:id="774177318">
              <w:marLeft w:val="-75"/>
              <w:marRight w:val="0"/>
              <w:marTop w:val="30"/>
              <w:marBottom w:val="30"/>
              <w:divBdr>
                <w:top w:val="none" w:sz="0" w:space="0" w:color="auto"/>
                <w:left w:val="none" w:sz="0" w:space="0" w:color="auto"/>
                <w:bottom w:val="none" w:sz="0" w:space="0" w:color="auto"/>
                <w:right w:val="none" w:sz="0" w:space="0" w:color="auto"/>
              </w:divBdr>
              <w:divsChild>
                <w:div w:id="695926816">
                  <w:marLeft w:val="0"/>
                  <w:marRight w:val="0"/>
                  <w:marTop w:val="0"/>
                  <w:marBottom w:val="0"/>
                  <w:divBdr>
                    <w:top w:val="none" w:sz="0" w:space="0" w:color="auto"/>
                    <w:left w:val="none" w:sz="0" w:space="0" w:color="auto"/>
                    <w:bottom w:val="none" w:sz="0" w:space="0" w:color="auto"/>
                    <w:right w:val="none" w:sz="0" w:space="0" w:color="auto"/>
                  </w:divBdr>
                  <w:divsChild>
                    <w:div w:id="1520004645">
                      <w:marLeft w:val="0"/>
                      <w:marRight w:val="0"/>
                      <w:marTop w:val="0"/>
                      <w:marBottom w:val="0"/>
                      <w:divBdr>
                        <w:top w:val="none" w:sz="0" w:space="0" w:color="auto"/>
                        <w:left w:val="none" w:sz="0" w:space="0" w:color="auto"/>
                        <w:bottom w:val="none" w:sz="0" w:space="0" w:color="auto"/>
                        <w:right w:val="none" w:sz="0" w:space="0" w:color="auto"/>
                      </w:divBdr>
                    </w:div>
                  </w:divsChild>
                </w:div>
                <w:div w:id="711077346">
                  <w:marLeft w:val="0"/>
                  <w:marRight w:val="0"/>
                  <w:marTop w:val="0"/>
                  <w:marBottom w:val="0"/>
                  <w:divBdr>
                    <w:top w:val="none" w:sz="0" w:space="0" w:color="auto"/>
                    <w:left w:val="none" w:sz="0" w:space="0" w:color="auto"/>
                    <w:bottom w:val="none" w:sz="0" w:space="0" w:color="auto"/>
                    <w:right w:val="none" w:sz="0" w:space="0" w:color="auto"/>
                  </w:divBdr>
                  <w:divsChild>
                    <w:div w:id="1086926705">
                      <w:marLeft w:val="0"/>
                      <w:marRight w:val="0"/>
                      <w:marTop w:val="0"/>
                      <w:marBottom w:val="0"/>
                      <w:divBdr>
                        <w:top w:val="none" w:sz="0" w:space="0" w:color="auto"/>
                        <w:left w:val="none" w:sz="0" w:space="0" w:color="auto"/>
                        <w:bottom w:val="none" w:sz="0" w:space="0" w:color="auto"/>
                        <w:right w:val="none" w:sz="0" w:space="0" w:color="auto"/>
                      </w:divBdr>
                    </w:div>
                  </w:divsChild>
                </w:div>
                <w:div w:id="1084108003">
                  <w:marLeft w:val="0"/>
                  <w:marRight w:val="0"/>
                  <w:marTop w:val="0"/>
                  <w:marBottom w:val="0"/>
                  <w:divBdr>
                    <w:top w:val="none" w:sz="0" w:space="0" w:color="auto"/>
                    <w:left w:val="none" w:sz="0" w:space="0" w:color="auto"/>
                    <w:bottom w:val="none" w:sz="0" w:space="0" w:color="auto"/>
                    <w:right w:val="none" w:sz="0" w:space="0" w:color="auto"/>
                  </w:divBdr>
                  <w:divsChild>
                    <w:div w:id="1313949939">
                      <w:marLeft w:val="0"/>
                      <w:marRight w:val="0"/>
                      <w:marTop w:val="0"/>
                      <w:marBottom w:val="0"/>
                      <w:divBdr>
                        <w:top w:val="none" w:sz="0" w:space="0" w:color="auto"/>
                        <w:left w:val="none" w:sz="0" w:space="0" w:color="auto"/>
                        <w:bottom w:val="none" w:sz="0" w:space="0" w:color="auto"/>
                        <w:right w:val="none" w:sz="0" w:space="0" w:color="auto"/>
                      </w:divBdr>
                    </w:div>
                  </w:divsChild>
                </w:div>
                <w:div w:id="1365059632">
                  <w:marLeft w:val="0"/>
                  <w:marRight w:val="0"/>
                  <w:marTop w:val="0"/>
                  <w:marBottom w:val="0"/>
                  <w:divBdr>
                    <w:top w:val="none" w:sz="0" w:space="0" w:color="auto"/>
                    <w:left w:val="none" w:sz="0" w:space="0" w:color="auto"/>
                    <w:bottom w:val="none" w:sz="0" w:space="0" w:color="auto"/>
                    <w:right w:val="none" w:sz="0" w:space="0" w:color="auto"/>
                  </w:divBdr>
                  <w:divsChild>
                    <w:div w:id="1367758149">
                      <w:marLeft w:val="0"/>
                      <w:marRight w:val="0"/>
                      <w:marTop w:val="0"/>
                      <w:marBottom w:val="0"/>
                      <w:divBdr>
                        <w:top w:val="none" w:sz="0" w:space="0" w:color="auto"/>
                        <w:left w:val="none" w:sz="0" w:space="0" w:color="auto"/>
                        <w:bottom w:val="none" w:sz="0" w:space="0" w:color="auto"/>
                        <w:right w:val="none" w:sz="0" w:space="0" w:color="auto"/>
                      </w:divBdr>
                    </w:div>
                  </w:divsChild>
                </w:div>
                <w:div w:id="1413119999">
                  <w:marLeft w:val="0"/>
                  <w:marRight w:val="0"/>
                  <w:marTop w:val="0"/>
                  <w:marBottom w:val="0"/>
                  <w:divBdr>
                    <w:top w:val="none" w:sz="0" w:space="0" w:color="auto"/>
                    <w:left w:val="none" w:sz="0" w:space="0" w:color="auto"/>
                    <w:bottom w:val="none" w:sz="0" w:space="0" w:color="auto"/>
                    <w:right w:val="none" w:sz="0" w:space="0" w:color="auto"/>
                  </w:divBdr>
                  <w:divsChild>
                    <w:div w:id="408507767">
                      <w:marLeft w:val="0"/>
                      <w:marRight w:val="0"/>
                      <w:marTop w:val="0"/>
                      <w:marBottom w:val="0"/>
                      <w:divBdr>
                        <w:top w:val="none" w:sz="0" w:space="0" w:color="auto"/>
                        <w:left w:val="none" w:sz="0" w:space="0" w:color="auto"/>
                        <w:bottom w:val="none" w:sz="0" w:space="0" w:color="auto"/>
                        <w:right w:val="none" w:sz="0" w:space="0" w:color="auto"/>
                      </w:divBdr>
                    </w:div>
                    <w:div w:id="1734892784">
                      <w:marLeft w:val="0"/>
                      <w:marRight w:val="0"/>
                      <w:marTop w:val="0"/>
                      <w:marBottom w:val="0"/>
                      <w:divBdr>
                        <w:top w:val="none" w:sz="0" w:space="0" w:color="auto"/>
                        <w:left w:val="none" w:sz="0" w:space="0" w:color="auto"/>
                        <w:bottom w:val="none" w:sz="0" w:space="0" w:color="auto"/>
                        <w:right w:val="none" w:sz="0" w:space="0" w:color="auto"/>
                      </w:divBdr>
                    </w:div>
                  </w:divsChild>
                </w:div>
                <w:div w:id="1737704882">
                  <w:marLeft w:val="0"/>
                  <w:marRight w:val="0"/>
                  <w:marTop w:val="0"/>
                  <w:marBottom w:val="0"/>
                  <w:divBdr>
                    <w:top w:val="none" w:sz="0" w:space="0" w:color="auto"/>
                    <w:left w:val="none" w:sz="0" w:space="0" w:color="auto"/>
                    <w:bottom w:val="none" w:sz="0" w:space="0" w:color="auto"/>
                    <w:right w:val="none" w:sz="0" w:space="0" w:color="auto"/>
                  </w:divBdr>
                  <w:divsChild>
                    <w:div w:id="1173254541">
                      <w:marLeft w:val="0"/>
                      <w:marRight w:val="0"/>
                      <w:marTop w:val="0"/>
                      <w:marBottom w:val="0"/>
                      <w:divBdr>
                        <w:top w:val="none" w:sz="0" w:space="0" w:color="auto"/>
                        <w:left w:val="none" w:sz="0" w:space="0" w:color="auto"/>
                        <w:bottom w:val="none" w:sz="0" w:space="0" w:color="auto"/>
                        <w:right w:val="none" w:sz="0" w:space="0" w:color="auto"/>
                      </w:divBdr>
                    </w:div>
                  </w:divsChild>
                </w:div>
                <w:div w:id="1941907104">
                  <w:marLeft w:val="0"/>
                  <w:marRight w:val="0"/>
                  <w:marTop w:val="0"/>
                  <w:marBottom w:val="0"/>
                  <w:divBdr>
                    <w:top w:val="none" w:sz="0" w:space="0" w:color="auto"/>
                    <w:left w:val="none" w:sz="0" w:space="0" w:color="auto"/>
                    <w:bottom w:val="none" w:sz="0" w:space="0" w:color="auto"/>
                    <w:right w:val="none" w:sz="0" w:space="0" w:color="auto"/>
                  </w:divBdr>
                  <w:divsChild>
                    <w:div w:id="547644326">
                      <w:marLeft w:val="0"/>
                      <w:marRight w:val="0"/>
                      <w:marTop w:val="0"/>
                      <w:marBottom w:val="0"/>
                      <w:divBdr>
                        <w:top w:val="none" w:sz="0" w:space="0" w:color="auto"/>
                        <w:left w:val="none" w:sz="0" w:space="0" w:color="auto"/>
                        <w:bottom w:val="none" w:sz="0" w:space="0" w:color="auto"/>
                        <w:right w:val="none" w:sz="0" w:space="0" w:color="auto"/>
                      </w:divBdr>
                    </w:div>
                  </w:divsChild>
                </w:div>
                <w:div w:id="1997830581">
                  <w:marLeft w:val="0"/>
                  <w:marRight w:val="0"/>
                  <w:marTop w:val="0"/>
                  <w:marBottom w:val="0"/>
                  <w:divBdr>
                    <w:top w:val="none" w:sz="0" w:space="0" w:color="auto"/>
                    <w:left w:val="none" w:sz="0" w:space="0" w:color="auto"/>
                    <w:bottom w:val="none" w:sz="0" w:space="0" w:color="auto"/>
                    <w:right w:val="none" w:sz="0" w:space="0" w:color="auto"/>
                  </w:divBdr>
                  <w:divsChild>
                    <w:div w:id="12710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474530">
          <w:marLeft w:val="0"/>
          <w:marRight w:val="0"/>
          <w:marTop w:val="0"/>
          <w:marBottom w:val="0"/>
          <w:divBdr>
            <w:top w:val="none" w:sz="0" w:space="0" w:color="auto"/>
            <w:left w:val="none" w:sz="0" w:space="0" w:color="auto"/>
            <w:bottom w:val="none" w:sz="0" w:space="0" w:color="auto"/>
            <w:right w:val="none" w:sz="0" w:space="0" w:color="auto"/>
          </w:divBdr>
          <w:divsChild>
            <w:div w:id="1086027581">
              <w:marLeft w:val="-75"/>
              <w:marRight w:val="0"/>
              <w:marTop w:val="30"/>
              <w:marBottom w:val="30"/>
              <w:divBdr>
                <w:top w:val="none" w:sz="0" w:space="0" w:color="auto"/>
                <w:left w:val="none" w:sz="0" w:space="0" w:color="auto"/>
                <w:bottom w:val="none" w:sz="0" w:space="0" w:color="auto"/>
                <w:right w:val="none" w:sz="0" w:space="0" w:color="auto"/>
              </w:divBdr>
              <w:divsChild>
                <w:div w:id="717238499">
                  <w:marLeft w:val="0"/>
                  <w:marRight w:val="0"/>
                  <w:marTop w:val="0"/>
                  <w:marBottom w:val="0"/>
                  <w:divBdr>
                    <w:top w:val="none" w:sz="0" w:space="0" w:color="auto"/>
                    <w:left w:val="none" w:sz="0" w:space="0" w:color="auto"/>
                    <w:bottom w:val="none" w:sz="0" w:space="0" w:color="auto"/>
                    <w:right w:val="none" w:sz="0" w:space="0" w:color="auto"/>
                  </w:divBdr>
                  <w:divsChild>
                    <w:div w:id="727194967">
                      <w:marLeft w:val="0"/>
                      <w:marRight w:val="0"/>
                      <w:marTop w:val="0"/>
                      <w:marBottom w:val="0"/>
                      <w:divBdr>
                        <w:top w:val="none" w:sz="0" w:space="0" w:color="auto"/>
                        <w:left w:val="none" w:sz="0" w:space="0" w:color="auto"/>
                        <w:bottom w:val="none" w:sz="0" w:space="0" w:color="auto"/>
                        <w:right w:val="none" w:sz="0" w:space="0" w:color="auto"/>
                      </w:divBdr>
                    </w:div>
                  </w:divsChild>
                </w:div>
                <w:div w:id="772019048">
                  <w:marLeft w:val="0"/>
                  <w:marRight w:val="0"/>
                  <w:marTop w:val="0"/>
                  <w:marBottom w:val="0"/>
                  <w:divBdr>
                    <w:top w:val="none" w:sz="0" w:space="0" w:color="auto"/>
                    <w:left w:val="none" w:sz="0" w:space="0" w:color="auto"/>
                    <w:bottom w:val="none" w:sz="0" w:space="0" w:color="auto"/>
                    <w:right w:val="none" w:sz="0" w:space="0" w:color="auto"/>
                  </w:divBdr>
                  <w:divsChild>
                    <w:div w:id="2069257621">
                      <w:marLeft w:val="0"/>
                      <w:marRight w:val="0"/>
                      <w:marTop w:val="0"/>
                      <w:marBottom w:val="0"/>
                      <w:divBdr>
                        <w:top w:val="none" w:sz="0" w:space="0" w:color="auto"/>
                        <w:left w:val="none" w:sz="0" w:space="0" w:color="auto"/>
                        <w:bottom w:val="none" w:sz="0" w:space="0" w:color="auto"/>
                        <w:right w:val="none" w:sz="0" w:space="0" w:color="auto"/>
                      </w:divBdr>
                    </w:div>
                  </w:divsChild>
                </w:div>
                <w:div w:id="1157569547">
                  <w:marLeft w:val="0"/>
                  <w:marRight w:val="0"/>
                  <w:marTop w:val="0"/>
                  <w:marBottom w:val="0"/>
                  <w:divBdr>
                    <w:top w:val="none" w:sz="0" w:space="0" w:color="auto"/>
                    <w:left w:val="none" w:sz="0" w:space="0" w:color="auto"/>
                    <w:bottom w:val="none" w:sz="0" w:space="0" w:color="auto"/>
                    <w:right w:val="none" w:sz="0" w:space="0" w:color="auto"/>
                  </w:divBdr>
                  <w:divsChild>
                    <w:div w:id="272979736">
                      <w:marLeft w:val="0"/>
                      <w:marRight w:val="0"/>
                      <w:marTop w:val="0"/>
                      <w:marBottom w:val="0"/>
                      <w:divBdr>
                        <w:top w:val="none" w:sz="0" w:space="0" w:color="auto"/>
                        <w:left w:val="none" w:sz="0" w:space="0" w:color="auto"/>
                        <w:bottom w:val="none" w:sz="0" w:space="0" w:color="auto"/>
                        <w:right w:val="none" w:sz="0" w:space="0" w:color="auto"/>
                      </w:divBdr>
                    </w:div>
                    <w:div w:id="1040128973">
                      <w:marLeft w:val="0"/>
                      <w:marRight w:val="0"/>
                      <w:marTop w:val="0"/>
                      <w:marBottom w:val="0"/>
                      <w:divBdr>
                        <w:top w:val="none" w:sz="0" w:space="0" w:color="auto"/>
                        <w:left w:val="none" w:sz="0" w:space="0" w:color="auto"/>
                        <w:bottom w:val="none" w:sz="0" w:space="0" w:color="auto"/>
                        <w:right w:val="none" w:sz="0" w:space="0" w:color="auto"/>
                      </w:divBdr>
                    </w:div>
                  </w:divsChild>
                </w:div>
                <w:div w:id="1280333815">
                  <w:marLeft w:val="0"/>
                  <w:marRight w:val="0"/>
                  <w:marTop w:val="0"/>
                  <w:marBottom w:val="0"/>
                  <w:divBdr>
                    <w:top w:val="none" w:sz="0" w:space="0" w:color="auto"/>
                    <w:left w:val="none" w:sz="0" w:space="0" w:color="auto"/>
                    <w:bottom w:val="none" w:sz="0" w:space="0" w:color="auto"/>
                    <w:right w:val="none" w:sz="0" w:space="0" w:color="auto"/>
                  </w:divBdr>
                  <w:divsChild>
                    <w:div w:id="2145848182">
                      <w:marLeft w:val="0"/>
                      <w:marRight w:val="0"/>
                      <w:marTop w:val="0"/>
                      <w:marBottom w:val="0"/>
                      <w:divBdr>
                        <w:top w:val="none" w:sz="0" w:space="0" w:color="auto"/>
                        <w:left w:val="none" w:sz="0" w:space="0" w:color="auto"/>
                        <w:bottom w:val="none" w:sz="0" w:space="0" w:color="auto"/>
                        <w:right w:val="none" w:sz="0" w:space="0" w:color="auto"/>
                      </w:divBdr>
                    </w:div>
                  </w:divsChild>
                </w:div>
                <w:div w:id="1293051444">
                  <w:marLeft w:val="0"/>
                  <w:marRight w:val="0"/>
                  <w:marTop w:val="0"/>
                  <w:marBottom w:val="0"/>
                  <w:divBdr>
                    <w:top w:val="none" w:sz="0" w:space="0" w:color="auto"/>
                    <w:left w:val="none" w:sz="0" w:space="0" w:color="auto"/>
                    <w:bottom w:val="none" w:sz="0" w:space="0" w:color="auto"/>
                    <w:right w:val="none" w:sz="0" w:space="0" w:color="auto"/>
                  </w:divBdr>
                  <w:divsChild>
                    <w:div w:id="740443166">
                      <w:marLeft w:val="0"/>
                      <w:marRight w:val="0"/>
                      <w:marTop w:val="0"/>
                      <w:marBottom w:val="0"/>
                      <w:divBdr>
                        <w:top w:val="none" w:sz="0" w:space="0" w:color="auto"/>
                        <w:left w:val="none" w:sz="0" w:space="0" w:color="auto"/>
                        <w:bottom w:val="none" w:sz="0" w:space="0" w:color="auto"/>
                        <w:right w:val="none" w:sz="0" w:space="0" w:color="auto"/>
                      </w:divBdr>
                    </w:div>
                  </w:divsChild>
                </w:div>
                <w:div w:id="1312902806">
                  <w:marLeft w:val="0"/>
                  <w:marRight w:val="0"/>
                  <w:marTop w:val="0"/>
                  <w:marBottom w:val="0"/>
                  <w:divBdr>
                    <w:top w:val="none" w:sz="0" w:space="0" w:color="auto"/>
                    <w:left w:val="none" w:sz="0" w:space="0" w:color="auto"/>
                    <w:bottom w:val="none" w:sz="0" w:space="0" w:color="auto"/>
                    <w:right w:val="none" w:sz="0" w:space="0" w:color="auto"/>
                  </w:divBdr>
                  <w:divsChild>
                    <w:div w:id="440029352">
                      <w:marLeft w:val="0"/>
                      <w:marRight w:val="0"/>
                      <w:marTop w:val="0"/>
                      <w:marBottom w:val="0"/>
                      <w:divBdr>
                        <w:top w:val="none" w:sz="0" w:space="0" w:color="auto"/>
                        <w:left w:val="none" w:sz="0" w:space="0" w:color="auto"/>
                        <w:bottom w:val="none" w:sz="0" w:space="0" w:color="auto"/>
                        <w:right w:val="none" w:sz="0" w:space="0" w:color="auto"/>
                      </w:divBdr>
                    </w:div>
                  </w:divsChild>
                </w:div>
                <w:div w:id="1589922255">
                  <w:marLeft w:val="0"/>
                  <w:marRight w:val="0"/>
                  <w:marTop w:val="0"/>
                  <w:marBottom w:val="0"/>
                  <w:divBdr>
                    <w:top w:val="none" w:sz="0" w:space="0" w:color="auto"/>
                    <w:left w:val="none" w:sz="0" w:space="0" w:color="auto"/>
                    <w:bottom w:val="none" w:sz="0" w:space="0" w:color="auto"/>
                    <w:right w:val="none" w:sz="0" w:space="0" w:color="auto"/>
                  </w:divBdr>
                  <w:divsChild>
                    <w:div w:id="2082554153">
                      <w:marLeft w:val="0"/>
                      <w:marRight w:val="0"/>
                      <w:marTop w:val="0"/>
                      <w:marBottom w:val="0"/>
                      <w:divBdr>
                        <w:top w:val="none" w:sz="0" w:space="0" w:color="auto"/>
                        <w:left w:val="none" w:sz="0" w:space="0" w:color="auto"/>
                        <w:bottom w:val="none" w:sz="0" w:space="0" w:color="auto"/>
                        <w:right w:val="none" w:sz="0" w:space="0" w:color="auto"/>
                      </w:divBdr>
                    </w:div>
                  </w:divsChild>
                </w:div>
                <w:div w:id="1642147657">
                  <w:marLeft w:val="0"/>
                  <w:marRight w:val="0"/>
                  <w:marTop w:val="0"/>
                  <w:marBottom w:val="0"/>
                  <w:divBdr>
                    <w:top w:val="none" w:sz="0" w:space="0" w:color="auto"/>
                    <w:left w:val="none" w:sz="0" w:space="0" w:color="auto"/>
                    <w:bottom w:val="none" w:sz="0" w:space="0" w:color="auto"/>
                    <w:right w:val="none" w:sz="0" w:space="0" w:color="auto"/>
                  </w:divBdr>
                  <w:divsChild>
                    <w:div w:id="1095056971">
                      <w:marLeft w:val="0"/>
                      <w:marRight w:val="0"/>
                      <w:marTop w:val="0"/>
                      <w:marBottom w:val="0"/>
                      <w:divBdr>
                        <w:top w:val="none" w:sz="0" w:space="0" w:color="auto"/>
                        <w:left w:val="none" w:sz="0" w:space="0" w:color="auto"/>
                        <w:bottom w:val="none" w:sz="0" w:space="0" w:color="auto"/>
                        <w:right w:val="none" w:sz="0" w:space="0" w:color="auto"/>
                      </w:divBdr>
                    </w:div>
                  </w:divsChild>
                </w:div>
                <w:div w:id="1726179183">
                  <w:marLeft w:val="0"/>
                  <w:marRight w:val="0"/>
                  <w:marTop w:val="0"/>
                  <w:marBottom w:val="0"/>
                  <w:divBdr>
                    <w:top w:val="none" w:sz="0" w:space="0" w:color="auto"/>
                    <w:left w:val="none" w:sz="0" w:space="0" w:color="auto"/>
                    <w:bottom w:val="none" w:sz="0" w:space="0" w:color="auto"/>
                    <w:right w:val="none" w:sz="0" w:space="0" w:color="auto"/>
                  </w:divBdr>
                  <w:divsChild>
                    <w:div w:id="1377312149">
                      <w:marLeft w:val="0"/>
                      <w:marRight w:val="0"/>
                      <w:marTop w:val="0"/>
                      <w:marBottom w:val="0"/>
                      <w:divBdr>
                        <w:top w:val="none" w:sz="0" w:space="0" w:color="auto"/>
                        <w:left w:val="none" w:sz="0" w:space="0" w:color="auto"/>
                        <w:bottom w:val="none" w:sz="0" w:space="0" w:color="auto"/>
                        <w:right w:val="none" w:sz="0" w:space="0" w:color="auto"/>
                      </w:divBdr>
                    </w:div>
                  </w:divsChild>
                </w:div>
                <w:div w:id="2015298171">
                  <w:marLeft w:val="0"/>
                  <w:marRight w:val="0"/>
                  <w:marTop w:val="0"/>
                  <w:marBottom w:val="0"/>
                  <w:divBdr>
                    <w:top w:val="none" w:sz="0" w:space="0" w:color="auto"/>
                    <w:left w:val="none" w:sz="0" w:space="0" w:color="auto"/>
                    <w:bottom w:val="none" w:sz="0" w:space="0" w:color="auto"/>
                    <w:right w:val="none" w:sz="0" w:space="0" w:color="auto"/>
                  </w:divBdr>
                  <w:divsChild>
                    <w:div w:id="534730427">
                      <w:marLeft w:val="0"/>
                      <w:marRight w:val="0"/>
                      <w:marTop w:val="0"/>
                      <w:marBottom w:val="0"/>
                      <w:divBdr>
                        <w:top w:val="none" w:sz="0" w:space="0" w:color="auto"/>
                        <w:left w:val="none" w:sz="0" w:space="0" w:color="auto"/>
                        <w:bottom w:val="none" w:sz="0" w:space="0" w:color="auto"/>
                        <w:right w:val="none" w:sz="0" w:space="0" w:color="auto"/>
                      </w:divBdr>
                    </w:div>
                    <w:div w:id="11524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913133">
          <w:marLeft w:val="0"/>
          <w:marRight w:val="0"/>
          <w:marTop w:val="0"/>
          <w:marBottom w:val="0"/>
          <w:divBdr>
            <w:top w:val="none" w:sz="0" w:space="0" w:color="auto"/>
            <w:left w:val="none" w:sz="0" w:space="0" w:color="auto"/>
            <w:bottom w:val="none" w:sz="0" w:space="0" w:color="auto"/>
            <w:right w:val="none" w:sz="0" w:space="0" w:color="auto"/>
          </w:divBdr>
          <w:divsChild>
            <w:div w:id="649091382">
              <w:marLeft w:val="0"/>
              <w:marRight w:val="0"/>
              <w:marTop w:val="0"/>
              <w:marBottom w:val="0"/>
              <w:divBdr>
                <w:top w:val="none" w:sz="0" w:space="0" w:color="auto"/>
                <w:left w:val="none" w:sz="0" w:space="0" w:color="auto"/>
                <w:bottom w:val="none" w:sz="0" w:space="0" w:color="auto"/>
                <w:right w:val="none" w:sz="0" w:space="0" w:color="auto"/>
              </w:divBdr>
            </w:div>
            <w:div w:id="776682130">
              <w:marLeft w:val="0"/>
              <w:marRight w:val="0"/>
              <w:marTop w:val="0"/>
              <w:marBottom w:val="0"/>
              <w:divBdr>
                <w:top w:val="none" w:sz="0" w:space="0" w:color="auto"/>
                <w:left w:val="none" w:sz="0" w:space="0" w:color="auto"/>
                <w:bottom w:val="none" w:sz="0" w:space="0" w:color="auto"/>
                <w:right w:val="none" w:sz="0" w:space="0" w:color="auto"/>
              </w:divBdr>
            </w:div>
          </w:divsChild>
        </w:div>
        <w:div w:id="546531047">
          <w:marLeft w:val="0"/>
          <w:marRight w:val="0"/>
          <w:marTop w:val="0"/>
          <w:marBottom w:val="0"/>
          <w:divBdr>
            <w:top w:val="none" w:sz="0" w:space="0" w:color="auto"/>
            <w:left w:val="none" w:sz="0" w:space="0" w:color="auto"/>
            <w:bottom w:val="none" w:sz="0" w:space="0" w:color="auto"/>
            <w:right w:val="none" w:sz="0" w:space="0" w:color="auto"/>
          </w:divBdr>
          <w:divsChild>
            <w:div w:id="1019308954">
              <w:marLeft w:val="-75"/>
              <w:marRight w:val="0"/>
              <w:marTop w:val="30"/>
              <w:marBottom w:val="30"/>
              <w:divBdr>
                <w:top w:val="none" w:sz="0" w:space="0" w:color="auto"/>
                <w:left w:val="none" w:sz="0" w:space="0" w:color="auto"/>
                <w:bottom w:val="none" w:sz="0" w:space="0" w:color="auto"/>
                <w:right w:val="none" w:sz="0" w:space="0" w:color="auto"/>
              </w:divBdr>
              <w:divsChild>
                <w:div w:id="354187249">
                  <w:marLeft w:val="0"/>
                  <w:marRight w:val="0"/>
                  <w:marTop w:val="0"/>
                  <w:marBottom w:val="0"/>
                  <w:divBdr>
                    <w:top w:val="none" w:sz="0" w:space="0" w:color="auto"/>
                    <w:left w:val="none" w:sz="0" w:space="0" w:color="auto"/>
                    <w:bottom w:val="none" w:sz="0" w:space="0" w:color="auto"/>
                    <w:right w:val="none" w:sz="0" w:space="0" w:color="auto"/>
                  </w:divBdr>
                  <w:divsChild>
                    <w:div w:id="1156996570">
                      <w:marLeft w:val="0"/>
                      <w:marRight w:val="0"/>
                      <w:marTop w:val="0"/>
                      <w:marBottom w:val="0"/>
                      <w:divBdr>
                        <w:top w:val="none" w:sz="0" w:space="0" w:color="auto"/>
                        <w:left w:val="none" w:sz="0" w:space="0" w:color="auto"/>
                        <w:bottom w:val="none" w:sz="0" w:space="0" w:color="auto"/>
                        <w:right w:val="none" w:sz="0" w:space="0" w:color="auto"/>
                      </w:divBdr>
                    </w:div>
                  </w:divsChild>
                </w:div>
                <w:div w:id="505752884">
                  <w:marLeft w:val="0"/>
                  <w:marRight w:val="0"/>
                  <w:marTop w:val="0"/>
                  <w:marBottom w:val="0"/>
                  <w:divBdr>
                    <w:top w:val="none" w:sz="0" w:space="0" w:color="auto"/>
                    <w:left w:val="none" w:sz="0" w:space="0" w:color="auto"/>
                    <w:bottom w:val="none" w:sz="0" w:space="0" w:color="auto"/>
                    <w:right w:val="none" w:sz="0" w:space="0" w:color="auto"/>
                  </w:divBdr>
                  <w:divsChild>
                    <w:div w:id="367414995">
                      <w:marLeft w:val="0"/>
                      <w:marRight w:val="0"/>
                      <w:marTop w:val="0"/>
                      <w:marBottom w:val="0"/>
                      <w:divBdr>
                        <w:top w:val="none" w:sz="0" w:space="0" w:color="auto"/>
                        <w:left w:val="none" w:sz="0" w:space="0" w:color="auto"/>
                        <w:bottom w:val="none" w:sz="0" w:space="0" w:color="auto"/>
                        <w:right w:val="none" w:sz="0" w:space="0" w:color="auto"/>
                      </w:divBdr>
                    </w:div>
                  </w:divsChild>
                </w:div>
                <w:div w:id="508712354">
                  <w:marLeft w:val="0"/>
                  <w:marRight w:val="0"/>
                  <w:marTop w:val="0"/>
                  <w:marBottom w:val="0"/>
                  <w:divBdr>
                    <w:top w:val="none" w:sz="0" w:space="0" w:color="auto"/>
                    <w:left w:val="none" w:sz="0" w:space="0" w:color="auto"/>
                    <w:bottom w:val="none" w:sz="0" w:space="0" w:color="auto"/>
                    <w:right w:val="none" w:sz="0" w:space="0" w:color="auto"/>
                  </w:divBdr>
                  <w:divsChild>
                    <w:div w:id="1726759491">
                      <w:marLeft w:val="0"/>
                      <w:marRight w:val="0"/>
                      <w:marTop w:val="0"/>
                      <w:marBottom w:val="0"/>
                      <w:divBdr>
                        <w:top w:val="none" w:sz="0" w:space="0" w:color="auto"/>
                        <w:left w:val="none" w:sz="0" w:space="0" w:color="auto"/>
                        <w:bottom w:val="none" w:sz="0" w:space="0" w:color="auto"/>
                        <w:right w:val="none" w:sz="0" w:space="0" w:color="auto"/>
                      </w:divBdr>
                    </w:div>
                  </w:divsChild>
                </w:div>
                <w:div w:id="979575878">
                  <w:marLeft w:val="0"/>
                  <w:marRight w:val="0"/>
                  <w:marTop w:val="0"/>
                  <w:marBottom w:val="0"/>
                  <w:divBdr>
                    <w:top w:val="none" w:sz="0" w:space="0" w:color="auto"/>
                    <w:left w:val="none" w:sz="0" w:space="0" w:color="auto"/>
                    <w:bottom w:val="none" w:sz="0" w:space="0" w:color="auto"/>
                    <w:right w:val="none" w:sz="0" w:space="0" w:color="auto"/>
                  </w:divBdr>
                  <w:divsChild>
                    <w:div w:id="1510605722">
                      <w:marLeft w:val="0"/>
                      <w:marRight w:val="0"/>
                      <w:marTop w:val="0"/>
                      <w:marBottom w:val="0"/>
                      <w:divBdr>
                        <w:top w:val="none" w:sz="0" w:space="0" w:color="auto"/>
                        <w:left w:val="none" w:sz="0" w:space="0" w:color="auto"/>
                        <w:bottom w:val="none" w:sz="0" w:space="0" w:color="auto"/>
                        <w:right w:val="none" w:sz="0" w:space="0" w:color="auto"/>
                      </w:divBdr>
                    </w:div>
                  </w:divsChild>
                </w:div>
                <w:div w:id="1098909575">
                  <w:marLeft w:val="0"/>
                  <w:marRight w:val="0"/>
                  <w:marTop w:val="0"/>
                  <w:marBottom w:val="0"/>
                  <w:divBdr>
                    <w:top w:val="none" w:sz="0" w:space="0" w:color="auto"/>
                    <w:left w:val="none" w:sz="0" w:space="0" w:color="auto"/>
                    <w:bottom w:val="none" w:sz="0" w:space="0" w:color="auto"/>
                    <w:right w:val="none" w:sz="0" w:space="0" w:color="auto"/>
                  </w:divBdr>
                  <w:divsChild>
                    <w:div w:id="681666181">
                      <w:marLeft w:val="0"/>
                      <w:marRight w:val="0"/>
                      <w:marTop w:val="0"/>
                      <w:marBottom w:val="0"/>
                      <w:divBdr>
                        <w:top w:val="none" w:sz="0" w:space="0" w:color="auto"/>
                        <w:left w:val="none" w:sz="0" w:space="0" w:color="auto"/>
                        <w:bottom w:val="none" w:sz="0" w:space="0" w:color="auto"/>
                        <w:right w:val="none" w:sz="0" w:space="0" w:color="auto"/>
                      </w:divBdr>
                    </w:div>
                    <w:div w:id="871694564">
                      <w:marLeft w:val="0"/>
                      <w:marRight w:val="0"/>
                      <w:marTop w:val="0"/>
                      <w:marBottom w:val="0"/>
                      <w:divBdr>
                        <w:top w:val="none" w:sz="0" w:space="0" w:color="auto"/>
                        <w:left w:val="none" w:sz="0" w:space="0" w:color="auto"/>
                        <w:bottom w:val="none" w:sz="0" w:space="0" w:color="auto"/>
                        <w:right w:val="none" w:sz="0" w:space="0" w:color="auto"/>
                      </w:divBdr>
                    </w:div>
                  </w:divsChild>
                </w:div>
                <w:div w:id="1193149650">
                  <w:marLeft w:val="0"/>
                  <w:marRight w:val="0"/>
                  <w:marTop w:val="0"/>
                  <w:marBottom w:val="0"/>
                  <w:divBdr>
                    <w:top w:val="none" w:sz="0" w:space="0" w:color="auto"/>
                    <w:left w:val="none" w:sz="0" w:space="0" w:color="auto"/>
                    <w:bottom w:val="none" w:sz="0" w:space="0" w:color="auto"/>
                    <w:right w:val="none" w:sz="0" w:space="0" w:color="auto"/>
                  </w:divBdr>
                  <w:divsChild>
                    <w:div w:id="982925915">
                      <w:marLeft w:val="0"/>
                      <w:marRight w:val="0"/>
                      <w:marTop w:val="0"/>
                      <w:marBottom w:val="0"/>
                      <w:divBdr>
                        <w:top w:val="none" w:sz="0" w:space="0" w:color="auto"/>
                        <w:left w:val="none" w:sz="0" w:space="0" w:color="auto"/>
                        <w:bottom w:val="none" w:sz="0" w:space="0" w:color="auto"/>
                        <w:right w:val="none" w:sz="0" w:space="0" w:color="auto"/>
                      </w:divBdr>
                    </w:div>
                  </w:divsChild>
                </w:div>
                <w:div w:id="1250116331">
                  <w:marLeft w:val="0"/>
                  <w:marRight w:val="0"/>
                  <w:marTop w:val="0"/>
                  <w:marBottom w:val="0"/>
                  <w:divBdr>
                    <w:top w:val="none" w:sz="0" w:space="0" w:color="auto"/>
                    <w:left w:val="none" w:sz="0" w:space="0" w:color="auto"/>
                    <w:bottom w:val="none" w:sz="0" w:space="0" w:color="auto"/>
                    <w:right w:val="none" w:sz="0" w:space="0" w:color="auto"/>
                  </w:divBdr>
                  <w:divsChild>
                    <w:div w:id="993685794">
                      <w:marLeft w:val="0"/>
                      <w:marRight w:val="0"/>
                      <w:marTop w:val="0"/>
                      <w:marBottom w:val="0"/>
                      <w:divBdr>
                        <w:top w:val="none" w:sz="0" w:space="0" w:color="auto"/>
                        <w:left w:val="none" w:sz="0" w:space="0" w:color="auto"/>
                        <w:bottom w:val="none" w:sz="0" w:space="0" w:color="auto"/>
                        <w:right w:val="none" w:sz="0" w:space="0" w:color="auto"/>
                      </w:divBdr>
                    </w:div>
                  </w:divsChild>
                </w:div>
                <w:div w:id="1438212750">
                  <w:marLeft w:val="0"/>
                  <w:marRight w:val="0"/>
                  <w:marTop w:val="0"/>
                  <w:marBottom w:val="0"/>
                  <w:divBdr>
                    <w:top w:val="none" w:sz="0" w:space="0" w:color="auto"/>
                    <w:left w:val="none" w:sz="0" w:space="0" w:color="auto"/>
                    <w:bottom w:val="none" w:sz="0" w:space="0" w:color="auto"/>
                    <w:right w:val="none" w:sz="0" w:space="0" w:color="auto"/>
                  </w:divBdr>
                  <w:divsChild>
                    <w:div w:id="1911501776">
                      <w:marLeft w:val="0"/>
                      <w:marRight w:val="0"/>
                      <w:marTop w:val="0"/>
                      <w:marBottom w:val="0"/>
                      <w:divBdr>
                        <w:top w:val="none" w:sz="0" w:space="0" w:color="auto"/>
                        <w:left w:val="none" w:sz="0" w:space="0" w:color="auto"/>
                        <w:bottom w:val="none" w:sz="0" w:space="0" w:color="auto"/>
                        <w:right w:val="none" w:sz="0" w:space="0" w:color="auto"/>
                      </w:divBdr>
                    </w:div>
                  </w:divsChild>
                </w:div>
                <w:div w:id="2008553980">
                  <w:marLeft w:val="0"/>
                  <w:marRight w:val="0"/>
                  <w:marTop w:val="0"/>
                  <w:marBottom w:val="0"/>
                  <w:divBdr>
                    <w:top w:val="none" w:sz="0" w:space="0" w:color="auto"/>
                    <w:left w:val="none" w:sz="0" w:space="0" w:color="auto"/>
                    <w:bottom w:val="none" w:sz="0" w:space="0" w:color="auto"/>
                    <w:right w:val="none" w:sz="0" w:space="0" w:color="auto"/>
                  </w:divBdr>
                  <w:divsChild>
                    <w:div w:id="465007050">
                      <w:marLeft w:val="0"/>
                      <w:marRight w:val="0"/>
                      <w:marTop w:val="0"/>
                      <w:marBottom w:val="0"/>
                      <w:divBdr>
                        <w:top w:val="none" w:sz="0" w:space="0" w:color="auto"/>
                        <w:left w:val="none" w:sz="0" w:space="0" w:color="auto"/>
                        <w:bottom w:val="none" w:sz="0" w:space="0" w:color="auto"/>
                        <w:right w:val="none" w:sz="0" w:space="0" w:color="auto"/>
                      </w:divBdr>
                    </w:div>
                  </w:divsChild>
                </w:div>
                <w:div w:id="2013334903">
                  <w:marLeft w:val="0"/>
                  <w:marRight w:val="0"/>
                  <w:marTop w:val="0"/>
                  <w:marBottom w:val="0"/>
                  <w:divBdr>
                    <w:top w:val="none" w:sz="0" w:space="0" w:color="auto"/>
                    <w:left w:val="none" w:sz="0" w:space="0" w:color="auto"/>
                    <w:bottom w:val="none" w:sz="0" w:space="0" w:color="auto"/>
                    <w:right w:val="none" w:sz="0" w:space="0" w:color="auto"/>
                  </w:divBdr>
                  <w:divsChild>
                    <w:div w:id="12073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18385">
          <w:marLeft w:val="0"/>
          <w:marRight w:val="0"/>
          <w:marTop w:val="0"/>
          <w:marBottom w:val="0"/>
          <w:divBdr>
            <w:top w:val="none" w:sz="0" w:space="0" w:color="auto"/>
            <w:left w:val="none" w:sz="0" w:space="0" w:color="auto"/>
            <w:bottom w:val="none" w:sz="0" w:space="0" w:color="auto"/>
            <w:right w:val="none" w:sz="0" w:space="0" w:color="auto"/>
          </w:divBdr>
          <w:divsChild>
            <w:div w:id="96296557">
              <w:marLeft w:val="0"/>
              <w:marRight w:val="0"/>
              <w:marTop w:val="0"/>
              <w:marBottom w:val="0"/>
              <w:divBdr>
                <w:top w:val="none" w:sz="0" w:space="0" w:color="auto"/>
                <w:left w:val="none" w:sz="0" w:space="0" w:color="auto"/>
                <w:bottom w:val="none" w:sz="0" w:space="0" w:color="auto"/>
                <w:right w:val="none" w:sz="0" w:space="0" w:color="auto"/>
              </w:divBdr>
            </w:div>
            <w:div w:id="1640265178">
              <w:marLeft w:val="0"/>
              <w:marRight w:val="0"/>
              <w:marTop w:val="0"/>
              <w:marBottom w:val="0"/>
              <w:divBdr>
                <w:top w:val="none" w:sz="0" w:space="0" w:color="auto"/>
                <w:left w:val="none" w:sz="0" w:space="0" w:color="auto"/>
                <w:bottom w:val="none" w:sz="0" w:space="0" w:color="auto"/>
                <w:right w:val="none" w:sz="0" w:space="0" w:color="auto"/>
              </w:divBdr>
            </w:div>
          </w:divsChild>
        </w:div>
        <w:div w:id="591275940">
          <w:marLeft w:val="0"/>
          <w:marRight w:val="0"/>
          <w:marTop w:val="0"/>
          <w:marBottom w:val="0"/>
          <w:divBdr>
            <w:top w:val="none" w:sz="0" w:space="0" w:color="auto"/>
            <w:left w:val="none" w:sz="0" w:space="0" w:color="auto"/>
            <w:bottom w:val="none" w:sz="0" w:space="0" w:color="auto"/>
            <w:right w:val="none" w:sz="0" w:space="0" w:color="auto"/>
          </w:divBdr>
        </w:div>
        <w:div w:id="701322987">
          <w:marLeft w:val="0"/>
          <w:marRight w:val="0"/>
          <w:marTop w:val="0"/>
          <w:marBottom w:val="0"/>
          <w:divBdr>
            <w:top w:val="none" w:sz="0" w:space="0" w:color="auto"/>
            <w:left w:val="none" w:sz="0" w:space="0" w:color="auto"/>
            <w:bottom w:val="none" w:sz="0" w:space="0" w:color="auto"/>
            <w:right w:val="none" w:sz="0" w:space="0" w:color="auto"/>
          </w:divBdr>
          <w:divsChild>
            <w:div w:id="320082739">
              <w:marLeft w:val="-75"/>
              <w:marRight w:val="0"/>
              <w:marTop w:val="30"/>
              <w:marBottom w:val="30"/>
              <w:divBdr>
                <w:top w:val="none" w:sz="0" w:space="0" w:color="auto"/>
                <w:left w:val="none" w:sz="0" w:space="0" w:color="auto"/>
                <w:bottom w:val="none" w:sz="0" w:space="0" w:color="auto"/>
                <w:right w:val="none" w:sz="0" w:space="0" w:color="auto"/>
              </w:divBdr>
              <w:divsChild>
                <w:div w:id="120147345">
                  <w:marLeft w:val="0"/>
                  <w:marRight w:val="0"/>
                  <w:marTop w:val="0"/>
                  <w:marBottom w:val="0"/>
                  <w:divBdr>
                    <w:top w:val="none" w:sz="0" w:space="0" w:color="auto"/>
                    <w:left w:val="none" w:sz="0" w:space="0" w:color="auto"/>
                    <w:bottom w:val="none" w:sz="0" w:space="0" w:color="auto"/>
                    <w:right w:val="none" w:sz="0" w:space="0" w:color="auto"/>
                  </w:divBdr>
                  <w:divsChild>
                    <w:div w:id="376123953">
                      <w:marLeft w:val="0"/>
                      <w:marRight w:val="0"/>
                      <w:marTop w:val="0"/>
                      <w:marBottom w:val="0"/>
                      <w:divBdr>
                        <w:top w:val="none" w:sz="0" w:space="0" w:color="auto"/>
                        <w:left w:val="none" w:sz="0" w:space="0" w:color="auto"/>
                        <w:bottom w:val="none" w:sz="0" w:space="0" w:color="auto"/>
                        <w:right w:val="none" w:sz="0" w:space="0" w:color="auto"/>
                      </w:divBdr>
                    </w:div>
                  </w:divsChild>
                </w:div>
                <w:div w:id="134490075">
                  <w:marLeft w:val="0"/>
                  <w:marRight w:val="0"/>
                  <w:marTop w:val="0"/>
                  <w:marBottom w:val="0"/>
                  <w:divBdr>
                    <w:top w:val="none" w:sz="0" w:space="0" w:color="auto"/>
                    <w:left w:val="none" w:sz="0" w:space="0" w:color="auto"/>
                    <w:bottom w:val="none" w:sz="0" w:space="0" w:color="auto"/>
                    <w:right w:val="none" w:sz="0" w:space="0" w:color="auto"/>
                  </w:divBdr>
                  <w:divsChild>
                    <w:div w:id="1740979071">
                      <w:marLeft w:val="0"/>
                      <w:marRight w:val="0"/>
                      <w:marTop w:val="0"/>
                      <w:marBottom w:val="0"/>
                      <w:divBdr>
                        <w:top w:val="none" w:sz="0" w:space="0" w:color="auto"/>
                        <w:left w:val="none" w:sz="0" w:space="0" w:color="auto"/>
                        <w:bottom w:val="none" w:sz="0" w:space="0" w:color="auto"/>
                        <w:right w:val="none" w:sz="0" w:space="0" w:color="auto"/>
                      </w:divBdr>
                    </w:div>
                  </w:divsChild>
                </w:div>
                <w:div w:id="259067487">
                  <w:marLeft w:val="0"/>
                  <w:marRight w:val="0"/>
                  <w:marTop w:val="0"/>
                  <w:marBottom w:val="0"/>
                  <w:divBdr>
                    <w:top w:val="none" w:sz="0" w:space="0" w:color="auto"/>
                    <w:left w:val="none" w:sz="0" w:space="0" w:color="auto"/>
                    <w:bottom w:val="none" w:sz="0" w:space="0" w:color="auto"/>
                    <w:right w:val="none" w:sz="0" w:space="0" w:color="auto"/>
                  </w:divBdr>
                  <w:divsChild>
                    <w:div w:id="1040545477">
                      <w:marLeft w:val="0"/>
                      <w:marRight w:val="0"/>
                      <w:marTop w:val="0"/>
                      <w:marBottom w:val="0"/>
                      <w:divBdr>
                        <w:top w:val="none" w:sz="0" w:space="0" w:color="auto"/>
                        <w:left w:val="none" w:sz="0" w:space="0" w:color="auto"/>
                        <w:bottom w:val="none" w:sz="0" w:space="0" w:color="auto"/>
                        <w:right w:val="none" w:sz="0" w:space="0" w:color="auto"/>
                      </w:divBdr>
                    </w:div>
                  </w:divsChild>
                </w:div>
                <w:div w:id="274873639">
                  <w:marLeft w:val="0"/>
                  <w:marRight w:val="0"/>
                  <w:marTop w:val="0"/>
                  <w:marBottom w:val="0"/>
                  <w:divBdr>
                    <w:top w:val="none" w:sz="0" w:space="0" w:color="auto"/>
                    <w:left w:val="none" w:sz="0" w:space="0" w:color="auto"/>
                    <w:bottom w:val="none" w:sz="0" w:space="0" w:color="auto"/>
                    <w:right w:val="none" w:sz="0" w:space="0" w:color="auto"/>
                  </w:divBdr>
                  <w:divsChild>
                    <w:div w:id="524751994">
                      <w:marLeft w:val="0"/>
                      <w:marRight w:val="0"/>
                      <w:marTop w:val="0"/>
                      <w:marBottom w:val="0"/>
                      <w:divBdr>
                        <w:top w:val="none" w:sz="0" w:space="0" w:color="auto"/>
                        <w:left w:val="none" w:sz="0" w:space="0" w:color="auto"/>
                        <w:bottom w:val="none" w:sz="0" w:space="0" w:color="auto"/>
                        <w:right w:val="none" w:sz="0" w:space="0" w:color="auto"/>
                      </w:divBdr>
                    </w:div>
                  </w:divsChild>
                </w:div>
                <w:div w:id="402337949">
                  <w:marLeft w:val="0"/>
                  <w:marRight w:val="0"/>
                  <w:marTop w:val="0"/>
                  <w:marBottom w:val="0"/>
                  <w:divBdr>
                    <w:top w:val="none" w:sz="0" w:space="0" w:color="auto"/>
                    <w:left w:val="none" w:sz="0" w:space="0" w:color="auto"/>
                    <w:bottom w:val="none" w:sz="0" w:space="0" w:color="auto"/>
                    <w:right w:val="none" w:sz="0" w:space="0" w:color="auto"/>
                  </w:divBdr>
                  <w:divsChild>
                    <w:div w:id="1489904012">
                      <w:marLeft w:val="0"/>
                      <w:marRight w:val="0"/>
                      <w:marTop w:val="0"/>
                      <w:marBottom w:val="0"/>
                      <w:divBdr>
                        <w:top w:val="none" w:sz="0" w:space="0" w:color="auto"/>
                        <w:left w:val="none" w:sz="0" w:space="0" w:color="auto"/>
                        <w:bottom w:val="none" w:sz="0" w:space="0" w:color="auto"/>
                        <w:right w:val="none" w:sz="0" w:space="0" w:color="auto"/>
                      </w:divBdr>
                    </w:div>
                  </w:divsChild>
                </w:div>
                <w:div w:id="640160384">
                  <w:marLeft w:val="0"/>
                  <w:marRight w:val="0"/>
                  <w:marTop w:val="0"/>
                  <w:marBottom w:val="0"/>
                  <w:divBdr>
                    <w:top w:val="none" w:sz="0" w:space="0" w:color="auto"/>
                    <w:left w:val="none" w:sz="0" w:space="0" w:color="auto"/>
                    <w:bottom w:val="none" w:sz="0" w:space="0" w:color="auto"/>
                    <w:right w:val="none" w:sz="0" w:space="0" w:color="auto"/>
                  </w:divBdr>
                  <w:divsChild>
                    <w:div w:id="742487863">
                      <w:marLeft w:val="0"/>
                      <w:marRight w:val="0"/>
                      <w:marTop w:val="0"/>
                      <w:marBottom w:val="0"/>
                      <w:divBdr>
                        <w:top w:val="none" w:sz="0" w:space="0" w:color="auto"/>
                        <w:left w:val="none" w:sz="0" w:space="0" w:color="auto"/>
                        <w:bottom w:val="none" w:sz="0" w:space="0" w:color="auto"/>
                        <w:right w:val="none" w:sz="0" w:space="0" w:color="auto"/>
                      </w:divBdr>
                    </w:div>
                  </w:divsChild>
                </w:div>
                <w:div w:id="706688293">
                  <w:marLeft w:val="0"/>
                  <w:marRight w:val="0"/>
                  <w:marTop w:val="0"/>
                  <w:marBottom w:val="0"/>
                  <w:divBdr>
                    <w:top w:val="none" w:sz="0" w:space="0" w:color="auto"/>
                    <w:left w:val="none" w:sz="0" w:space="0" w:color="auto"/>
                    <w:bottom w:val="none" w:sz="0" w:space="0" w:color="auto"/>
                    <w:right w:val="none" w:sz="0" w:space="0" w:color="auto"/>
                  </w:divBdr>
                  <w:divsChild>
                    <w:div w:id="190267065">
                      <w:marLeft w:val="0"/>
                      <w:marRight w:val="0"/>
                      <w:marTop w:val="0"/>
                      <w:marBottom w:val="0"/>
                      <w:divBdr>
                        <w:top w:val="none" w:sz="0" w:space="0" w:color="auto"/>
                        <w:left w:val="none" w:sz="0" w:space="0" w:color="auto"/>
                        <w:bottom w:val="none" w:sz="0" w:space="0" w:color="auto"/>
                        <w:right w:val="none" w:sz="0" w:space="0" w:color="auto"/>
                      </w:divBdr>
                    </w:div>
                    <w:div w:id="1394546621">
                      <w:marLeft w:val="0"/>
                      <w:marRight w:val="0"/>
                      <w:marTop w:val="0"/>
                      <w:marBottom w:val="0"/>
                      <w:divBdr>
                        <w:top w:val="none" w:sz="0" w:space="0" w:color="auto"/>
                        <w:left w:val="none" w:sz="0" w:space="0" w:color="auto"/>
                        <w:bottom w:val="none" w:sz="0" w:space="0" w:color="auto"/>
                        <w:right w:val="none" w:sz="0" w:space="0" w:color="auto"/>
                      </w:divBdr>
                    </w:div>
                  </w:divsChild>
                </w:div>
                <w:div w:id="1424372064">
                  <w:marLeft w:val="0"/>
                  <w:marRight w:val="0"/>
                  <w:marTop w:val="0"/>
                  <w:marBottom w:val="0"/>
                  <w:divBdr>
                    <w:top w:val="none" w:sz="0" w:space="0" w:color="auto"/>
                    <w:left w:val="none" w:sz="0" w:space="0" w:color="auto"/>
                    <w:bottom w:val="none" w:sz="0" w:space="0" w:color="auto"/>
                    <w:right w:val="none" w:sz="0" w:space="0" w:color="auto"/>
                  </w:divBdr>
                  <w:divsChild>
                    <w:div w:id="120621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17211">
          <w:marLeft w:val="0"/>
          <w:marRight w:val="0"/>
          <w:marTop w:val="0"/>
          <w:marBottom w:val="0"/>
          <w:divBdr>
            <w:top w:val="none" w:sz="0" w:space="0" w:color="auto"/>
            <w:left w:val="none" w:sz="0" w:space="0" w:color="auto"/>
            <w:bottom w:val="none" w:sz="0" w:space="0" w:color="auto"/>
            <w:right w:val="none" w:sz="0" w:space="0" w:color="auto"/>
          </w:divBdr>
          <w:divsChild>
            <w:div w:id="838541046">
              <w:marLeft w:val="0"/>
              <w:marRight w:val="0"/>
              <w:marTop w:val="0"/>
              <w:marBottom w:val="0"/>
              <w:divBdr>
                <w:top w:val="none" w:sz="0" w:space="0" w:color="auto"/>
                <w:left w:val="none" w:sz="0" w:space="0" w:color="auto"/>
                <w:bottom w:val="none" w:sz="0" w:space="0" w:color="auto"/>
                <w:right w:val="none" w:sz="0" w:space="0" w:color="auto"/>
              </w:divBdr>
            </w:div>
            <w:div w:id="1461878410">
              <w:marLeft w:val="0"/>
              <w:marRight w:val="0"/>
              <w:marTop w:val="0"/>
              <w:marBottom w:val="0"/>
              <w:divBdr>
                <w:top w:val="none" w:sz="0" w:space="0" w:color="auto"/>
                <w:left w:val="none" w:sz="0" w:space="0" w:color="auto"/>
                <w:bottom w:val="none" w:sz="0" w:space="0" w:color="auto"/>
                <w:right w:val="none" w:sz="0" w:space="0" w:color="auto"/>
              </w:divBdr>
            </w:div>
            <w:div w:id="1682781119">
              <w:marLeft w:val="0"/>
              <w:marRight w:val="0"/>
              <w:marTop w:val="0"/>
              <w:marBottom w:val="0"/>
              <w:divBdr>
                <w:top w:val="none" w:sz="0" w:space="0" w:color="auto"/>
                <w:left w:val="none" w:sz="0" w:space="0" w:color="auto"/>
                <w:bottom w:val="none" w:sz="0" w:space="0" w:color="auto"/>
                <w:right w:val="none" w:sz="0" w:space="0" w:color="auto"/>
              </w:divBdr>
            </w:div>
          </w:divsChild>
        </w:div>
        <w:div w:id="788084295">
          <w:marLeft w:val="0"/>
          <w:marRight w:val="0"/>
          <w:marTop w:val="0"/>
          <w:marBottom w:val="0"/>
          <w:divBdr>
            <w:top w:val="none" w:sz="0" w:space="0" w:color="auto"/>
            <w:left w:val="none" w:sz="0" w:space="0" w:color="auto"/>
            <w:bottom w:val="none" w:sz="0" w:space="0" w:color="auto"/>
            <w:right w:val="none" w:sz="0" w:space="0" w:color="auto"/>
          </w:divBdr>
          <w:divsChild>
            <w:div w:id="669649054">
              <w:marLeft w:val="0"/>
              <w:marRight w:val="0"/>
              <w:marTop w:val="0"/>
              <w:marBottom w:val="0"/>
              <w:divBdr>
                <w:top w:val="none" w:sz="0" w:space="0" w:color="auto"/>
                <w:left w:val="none" w:sz="0" w:space="0" w:color="auto"/>
                <w:bottom w:val="none" w:sz="0" w:space="0" w:color="auto"/>
                <w:right w:val="none" w:sz="0" w:space="0" w:color="auto"/>
              </w:divBdr>
            </w:div>
            <w:div w:id="2098818240">
              <w:marLeft w:val="0"/>
              <w:marRight w:val="0"/>
              <w:marTop w:val="0"/>
              <w:marBottom w:val="0"/>
              <w:divBdr>
                <w:top w:val="none" w:sz="0" w:space="0" w:color="auto"/>
                <w:left w:val="none" w:sz="0" w:space="0" w:color="auto"/>
                <w:bottom w:val="none" w:sz="0" w:space="0" w:color="auto"/>
                <w:right w:val="none" w:sz="0" w:space="0" w:color="auto"/>
              </w:divBdr>
            </w:div>
          </w:divsChild>
        </w:div>
        <w:div w:id="921335118">
          <w:marLeft w:val="0"/>
          <w:marRight w:val="0"/>
          <w:marTop w:val="0"/>
          <w:marBottom w:val="0"/>
          <w:divBdr>
            <w:top w:val="none" w:sz="0" w:space="0" w:color="auto"/>
            <w:left w:val="none" w:sz="0" w:space="0" w:color="auto"/>
            <w:bottom w:val="none" w:sz="0" w:space="0" w:color="auto"/>
            <w:right w:val="none" w:sz="0" w:space="0" w:color="auto"/>
          </w:divBdr>
          <w:divsChild>
            <w:div w:id="230893562">
              <w:marLeft w:val="0"/>
              <w:marRight w:val="0"/>
              <w:marTop w:val="0"/>
              <w:marBottom w:val="0"/>
              <w:divBdr>
                <w:top w:val="none" w:sz="0" w:space="0" w:color="auto"/>
                <w:left w:val="none" w:sz="0" w:space="0" w:color="auto"/>
                <w:bottom w:val="none" w:sz="0" w:space="0" w:color="auto"/>
                <w:right w:val="none" w:sz="0" w:space="0" w:color="auto"/>
              </w:divBdr>
            </w:div>
            <w:div w:id="624239540">
              <w:marLeft w:val="0"/>
              <w:marRight w:val="0"/>
              <w:marTop w:val="0"/>
              <w:marBottom w:val="0"/>
              <w:divBdr>
                <w:top w:val="none" w:sz="0" w:space="0" w:color="auto"/>
                <w:left w:val="none" w:sz="0" w:space="0" w:color="auto"/>
                <w:bottom w:val="none" w:sz="0" w:space="0" w:color="auto"/>
                <w:right w:val="none" w:sz="0" w:space="0" w:color="auto"/>
              </w:divBdr>
            </w:div>
            <w:div w:id="2054033289">
              <w:marLeft w:val="0"/>
              <w:marRight w:val="0"/>
              <w:marTop w:val="0"/>
              <w:marBottom w:val="0"/>
              <w:divBdr>
                <w:top w:val="none" w:sz="0" w:space="0" w:color="auto"/>
                <w:left w:val="none" w:sz="0" w:space="0" w:color="auto"/>
                <w:bottom w:val="none" w:sz="0" w:space="0" w:color="auto"/>
                <w:right w:val="none" w:sz="0" w:space="0" w:color="auto"/>
              </w:divBdr>
            </w:div>
          </w:divsChild>
        </w:div>
        <w:div w:id="990524069">
          <w:marLeft w:val="0"/>
          <w:marRight w:val="0"/>
          <w:marTop w:val="0"/>
          <w:marBottom w:val="0"/>
          <w:divBdr>
            <w:top w:val="none" w:sz="0" w:space="0" w:color="auto"/>
            <w:left w:val="none" w:sz="0" w:space="0" w:color="auto"/>
            <w:bottom w:val="none" w:sz="0" w:space="0" w:color="auto"/>
            <w:right w:val="none" w:sz="0" w:space="0" w:color="auto"/>
          </w:divBdr>
          <w:divsChild>
            <w:div w:id="641811255">
              <w:marLeft w:val="0"/>
              <w:marRight w:val="0"/>
              <w:marTop w:val="0"/>
              <w:marBottom w:val="0"/>
              <w:divBdr>
                <w:top w:val="none" w:sz="0" w:space="0" w:color="auto"/>
                <w:left w:val="none" w:sz="0" w:space="0" w:color="auto"/>
                <w:bottom w:val="none" w:sz="0" w:space="0" w:color="auto"/>
                <w:right w:val="none" w:sz="0" w:space="0" w:color="auto"/>
              </w:divBdr>
            </w:div>
            <w:div w:id="1213424195">
              <w:marLeft w:val="0"/>
              <w:marRight w:val="0"/>
              <w:marTop w:val="0"/>
              <w:marBottom w:val="0"/>
              <w:divBdr>
                <w:top w:val="none" w:sz="0" w:space="0" w:color="auto"/>
                <w:left w:val="none" w:sz="0" w:space="0" w:color="auto"/>
                <w:bottom w:val="none" w:sz="0" w:space="0" w:color="auto"/>
                <w:right w:val="none" w:sz="0" w:space="0" w:color="auto"/>
              </w:divBdr>
            </w:div>
            <w:div w:id="1371689715">
              <w:marLeft w:val="0"/>
              <w:marRight w:val="0"/>
              <w:marTop w:val="0"/>
              <w:marBottom w:val="0"/>
              <w:divBdr>
                <w:top w:val="none" w:sz="0" w:space="0" w:color="auto"/>
                <w:left w:val="none" w:sz="0" w:space="0" w:color="auto"/>
                <w:bottom w:val="none" w:sz="0" w:space="0" w:color="auto"/>
                <w:right w:val="none" w:sz="0" w:space="0" w:color="auto"/>
              </w:divBdr>
            </w:div>
          </w:divsChild>
        </w:div>
        <w:div w:id="1201087211">
          <w:marLeft w:val="0"/>
          <w:marRight w:val="0"/>
          <w:marTop w:val="0"/>
          <w:marBottom w:val="0"/>
          <w:divBdr>
            <w:top w:val="none" w:sz="0" w:space="0" w:color="auto"/>
            <w:left w:val="none" w:sz="0" w:space="0" w:color="auto"/>
            <w:bottom w:val="none" w:sz="0" w:space="0" w:color="auto"/>
            <w:right w:val="none" w:sz="0" w:space="0" w:color="auto"/>
          </w:divBdr>
          <w:divsChild>
            <w:div w:id="1305354401">
              <w:marLeft w:val="-75"/>
              <w:marRight w:val="0"/>
              <w:marTop w:val="30"/>
              <w:marBottom w:val="30"/>
              <w:divBdr>
                <w:top w:val="none" w:sz="0" w:space="0" w:color="auto"/>
                <w:left w:val="none" w:sz="0" w:space="0" w:color="auto"/>
                <w:bottom w:val="none" w:sz="0" w:space="0" w:color="auto"/>
                <w:right w:val="none" w:sz="0" w:space="0" w:color="auto"/>
              </w:divBdr>
              <w:divsChild>
                <w:div w:id="16390674">
                  <w:marLeft w:val="0"/>
                  <w:marRight w:val="0"/>
                  <w:marTop w:val="0"/>
                  <w:marBottom w:val="0"/>
                  <w:divBdr>
                    <w:top w:val="none" w:sz="0" w:space="0" w:color="auto"/>
                    <w:left w:val="none" w:sz="0" w:space="0" w:color="auto"/>
                    <w:bottom w:val="none" w:sz="0" w:space="0" w:color="auto"/>
                    <w:right w:val="none" w:sz="0" w:space="0" w:color="auto"/>
                  </w:divBdr>
                  <w:divsChild>
                    <w:div w:id="50858869">
                      <w:marLeft w:val="0"/>
                      <w:marRight w:val="0"/>
                      <w:marTop w:val="0"/>
                      <w:marBottom w:val="0"/>
                      <w:divBdr>
                        <w:top w:val="none" w:sz="0" w:space="0" w:color="auto"/>
                        <w:left w:val="none" w:sz="0" w:space="0" w:color="auto"/>
                        <w:bottom w:val="none" w:sz="0" w:space="0" w:color="auto"/>
                        <w:right w:val="none" w:sz="0" w:space="0" w:color="auto"/>
                      </w:divBdr>
                    </w:div>
                  </w:divsChild>
                </w:div>
                <w:div w:id="31344666">
                  <w:marLeft w:val="0"/>
                  <w:marRight w:val="0"/>
                  <w:marTop w:val="0"/>
                  <w:marBottom w:val="0"/>
                  <w:divBdr>
                    <w:top w:val="none" w:sz="0" w:space="0" w:color="auto"/>
                    <w:left w:val="none" w:sz="0" w:space="0" w:color="auto"/>
                    <w:bottom w:val="none" w:sz="0" w:space="0" w:color="auto"/>
                    <w:right w:val="none" w:sz="0" w:space="0" w:color="auto"/>
                  </w:divBdr>
                  <w:divsChild>
                    <w:div w:id="1344085494">
                      <w:marLeft w:val="0"/>
                      <w:marRight w:val="0"/>
                      <w:marTop w:val="0"/>
                      <w:marBottom w:val="0"/>
                      <w:divBdr>
                        <w:top w:val="none" w:sz="0" w:space="0" w:color="auto"/>
                        <w:left w:val="none" w:sz="0" w:space="0" w:color="auto"/>
                        <w:bottom w:val="none" w:sz="0" w:space="0" w:color="auto"/>
                        <w:right w:val="none" w:sz="0" w:space="0" w:color="auto"/>
                      </w:divBdr>
                    </w:div>
                  </w:divsChild>
                </w:div>
                <w:div w:id="523247076">
                  <w:marLeft w:val="0"/>
                  <w:marRight w:val="0"/>
                  <w:marTop w:val="0"/>
                  <w:marBottom w:val="0"/>
                  <w:divBdr>
                    <w:top w:val="none" w:sz="0" w:space="0" w:color="auto"/>
                    <w:left w:val="none" w:sz="0" w:space="0" w:color="auto"/>
                    <w:bottom w:val="none" w:sz="0" w:space="0" w:color="auto"/>
                    <w:right w:val="none" w:sz="0" w:space="0" w:color="auto"/>
                  </w:divBdr>
                  <w:divsChild>
                    <w:div w:id="1995523117">
                      <w:marLeft w:val="0"/>
                      <w:marRight w:val="0"/>
                      <w:marTop w:val="0"/>
                      <w:marBottom w:val="0"/>
                      <w:divBdr>
                        <w:top w:val="none" w:sz="0" w:space="0" w:color="auto"/>
                        <w:left w:val="none" w:sz="0" w:space="0" w:color="auto"/>
                        <w:bottom w:val="none" w:sz="0" w:space="0" w:color="auto"/>
                        <w:right w:val="none" w:sz="0" w:space="0" w:color="auto"/>
                      </w:divBdr>
                    </w:div>
                  </w:divsChild>
                </w:div>
                <w:div w:id="763302607">
                  <w:marLeft w:val="0"/>
                  <w:marRight w:val="0"/>
                  <w:marTop w:val="0"/>
                  <w:marBottom w:val="0"/>
                  <w:divBdr>
                    <w:top w:val="none" w:sz="0" w:space="0" w:color="auto"/>
                    <w:left w:val="none" w:sz="0" w:space="0" w:color="auto"/>
                    <w:bottom w:val="none" w:sz="0" w:space="0" w:color="auto"/>
                    <w:right w:val="none" w:sz="0" w:space="0" w:color="auto"/>
                  </w:divBdr>
                  <w:divsChild>
                    <w:div w:id="911280630">
                      <w:marLeft w:val="0"/>
                      <w:marRight w:val="0"/>
                      <w:marTop w:val="0"/>
                      <w:marBottom w:val="0"/>
                      <w:divBdr>
                        <w:top w:val="none" w:sz="0" w:space="0" w:color="auto"/>
                        <w:left w:val="none" w:sz="0" w:space="0" w:color="auto"/>
                        <w:bottom w:val="none" w:sz="0" w:space="0" w:color="auto"/>
                        <w:right w:val="none" w:sz="0" w:space="0" w:color="auto"/>
                      </w:divBdr>
                    </w:div>
                  </w:divsChild>
                </w:div>
                <w:div w:id="815024978">
                  <w:marLeft w:val="0"/>
                  <w:marRight w:val="0"/>
                  <w:marTop w:val="0"/>
                  <w:marBottom w:val="0"/>
                  <w:divBdr>
                    <w:top w:val="none" w:sz="0" w:space="0" w:color="auto"/>
                    <w:left w:val="none" w:sz="0" w:space="0" w:color="auto"/>
                    <w:bottom w:val="none" w:sz="0" w:space="0" w:color="auto"/>
                    <w:right w:val="none" w:sz="0" w:space="0" w:color="auto"/>
                  </w:divBdr>
                  <w:divsChild>
                    <w:div w:id="680157052">
                      <w:marLeft w:val="0"/>
                      <w:marRight w:val="0"/>
                      <w:marTop w:val="0"/>
                      <w:marBottom w:val="0"/>
                      <w:divBdr>
                        <w:top w:val="none" w:sz="0" w:space="0" w:color="auto"/>
                        <w:left w:val="none" w:sz="0" w:space="0" w:color="auto"/>
                        <w:bottom w:val="none" w:sz="0" w:space="0" w:color="auto"/>
                        <w:right w:val="none" w:sz="0" w:space="0" w:color="auto"/>
                      </w:divBdr>
                    </w:div>
                  </w:divsChild>
                </w:div>
                <w:div w:id="1504011208">
                  <w:marLeft w:val="0"/>
                  <w:marRight w:val="0"/>
                  <w:marTop w:val="0"/>
                  <w:marBottom w:val="0"/>
                  <w:divBdr>
                    <w:top w:val="none" w:sz="0" w:space="0" w:color="auto"/>
                    <w:left w:val="none" w:sz="0" w:space="0" w:color="auto"/>
                    <w:bottom w:val="none" w:sz="0" w:space="0" w:color="auto"/>
                    <w:right w:val="none" w:sz="0" w:space="0" w:color="auto"/>
                  </w:divBdr>
                  <w:divsChild>
                    <w:div w:id="1140537383">
                      <w:marLeft w:val="0"/>
                      <w:marRight w:val="0"/>
                      <w:marTop w:val="0"/>
                      <w:marBottom w:val="0"/>
                      <w:divBdr>
                        <w:top w:val="none" w:sz="0" w:space="0" w:color="auto"/>
                        <w:left w:val="none" w:sz="0" w:space="0" w:color="auto"/>
                        <w:bottom w:val="none" w:sz="0" w:space="0" w:color="auto"/>
                        <w:right w:val="none" w:sz="0" w:space="0" w:color="auto"/>
                      </w:divBdr>
                    </w:div>
                  </w:divsChild>
                </w:div>
                <w:div w:id="1580363167">
                  <w:marLeft w:val="0"/>
                  <w:marRight w:val="0"/>
                  <w:marTop w:val="0"/>
                  <w:marBottom w:val="0"/>
                  <w:divBdr>
                    <w:top w:val="none" w:sz="0" w:space="0" w:color="auto"/>
                    <w:left w:val="none" w:sz="0" w:space="0" w:color="auto"/>
                    <w:bottom w:val="none" w:sz="0" w:space="0" w:color="auto"/>
                    <w:right w:val="none" w:sz="0" w:space="0" w:color="auto"/>
                  </w:divBdr>
                  <w:divsChild>
                    <w:div w:id="790588526">
                      <w:marLeft w:val="0"/>
                      <w:marRight w:val="0"/>
                      <w:marTop w:val="0"/>
                      <w:marBottom w:val="0"/>
                      <w:divBdr>
                        <w:top w:val="none" w:sz="0" w:space="0" w:color="auto"/>
                        <w:left w:val="none" w:sz="0" w:space="0" w:color="auto"/>
                        <w:bottom w:val="none" w:sz="0" w:space="0" w:color="auto"/>
                        <w:right w:val="none" w:sz="0" w:space="0" w:color="auto"/>
                      </w:divBdr>
                    </w:div>
                  </w:divsChild>
                </w:div>
                <w:div w:id="1957637891">
                  <w:marLeft w:val="0"/>
                  <w:marRight w:val="0"/>
                  <w:marTop w:val="0"/>
                  <w:marBottom w:val="0"/>
                  <w:divBdr>
                    <w:top w:val="none" w:sz="0" w:space="0" w:color="auto"/>
                    <w:left w:val="none" w:sz="0" w:space="0" w:color="auto"/>
                    <w:bottom w:val="none" w:sz="0" w:space="0" w:color="auto"/>
                    <w:right w:val="none" w:sz="0" w:space="0" w:color="auto"/>
                  </w:divBdr>
                  <w:divsChild>
                    <w:div w:id="4268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87705">
          <w:marLeft w:val="0"/>
          <w:marRight w:val="0"/>
          <w:marTop w:val="0"/>
          <w:marBottom w:val="0"/>
          <w:divBdr>
            <w:top w:val="none" w:sz="0" w:space="0" w:color="auto"/>
            <w:left w:val="none" w:sz="0" w:space="0" w:color="auto"/>
            <w:bottom w:val="none" w:sz="0" w:space="0" w:color="auto"/>
            <w:right w:val="none" w:sz="0" w:space="0" w:color="auto"/>
          </w:divBdr>
          <w:divsChild>
            <w:div w:id="762149137">
              <w:marLeft w:val="0"/>
              <w:marRight w:val="0"/>
              <w:marTop w:val="0"/>
              <w:marBottom w:val="0"/>
              <w:divBdr>
                <w:top w:val="none" w:sz="0" w:space="0" w:color="auto"/>
                <w:left w:val="none" w:sz="0" w:space="0" w:color="auto"/>
                <w:bottom w:val="none" w:sz="0" w:space="0" w:color="auto"/>
                <w:right w:val="none" w:sz="0" w:space="0" w:color="auto"/>
              </w:divBdr>
            </w:div>
            <w:div w:id="1075974338">
              <w:marLeft w:val="0"/>
              <w:marRight w:val="0"/>
              <w:marTop w:val="0"/>
              <w:marBottom w:val="0"/>
              <w:divBdr>
                <w:top w:val="none" w:sz="0" w:space="0" w:color="auto"/>
                <w:left w:val="none" w:sz="0" w:space="0" w:color="auto"/>
                <w:bottom w:val="none" w:sz="0" w:space="0" w:color="auto"/>
                <w:right w:val="none" w:sz="0" w:space="0" w:color="auto"/>
              </w:divBdr>
            </w:div>
            <w:div w:id="1730690541">
              <w:marLeft w:val="0"/>
              <w:marRight w:val="0"/>
              <w:marTop w:val="0"/>
              <w:marBottom w:val="0"/>
              <w:divBdr>
                <w:top w:val="none" w:sz="0" w:space="0" w:color="auto"/>
                <w:left w:val="none" w:sz="0" w:space="0" w:color="auto"/>
                <w:bottom w:val="none" w:sz="0" w:space="0" w:color="auto"/>
                <w:right w:val="none" w:sz="0" w:space="0" w:color="auto"/>
              </w:divBdr>
            </w:div>
            <w:div w:id="1908687416">
              <w:marLeft w:val="0"/>
              <w:marRight w:val="0"/>
              <w:marTop w:val="0"/>
              <w:marBottom w:val="0"/>
              <w:divBdr>
                <w:top w:val="none" w:sz="0" w:space="0" w:color="auto"/>
                <w:left w:val="none" w:sz="0" w:space="0" w:color="auto"/>
                <w:bottom w:val="none" w:sz="0" w:space="0" w:color="auto"/>
                <w:right w:val="none" w:sz="0" w:space="0" w:color="auto"/>
              </w:divBdr>
            </w:div>
            <w:div w:id="2115440879">
              <w:marLeft w:val="0"/>
              <w:marRight w:val="0"/>
              <w:marTop w:val="0"/>
              <w:marBottom w:val="0"/>
              <w:divBdr>
                <w:top w:val="none" w:sz="0" w:space="0" w:color="auto"/>
                <w:left w:val="none" w:sz="0" w:space="0" w:color="auto"/>
                <w:bottom w:val="none" w:sz="0" w:space="0" w:color="auto"/>
                <w:right w:val="none" w:sz="0" w:space="0" w:color="auto"/>
              </w:divBdr>
            </w:div>
          </w:divsChild>
        </w:div>
        <w:div w:id="1492716273">
          <w:marLeft w:val="0"/>
          <w:marRight w:val="0"/>
          <w:marTop w:val="0"/>
          <w:marBottom w:val="0"/>
          <w:divBdr>
            <w:top w:val="none" w:sz="0" w:space="0" w:color="auto"/>
            <w:left w:val="none" w:sz="0" w:space="0" w:color="auto"/>
            <w:bottom w:val="none" w:sz="0" w:space="0" w:color="auto"/>
            <w:right w:val="none" w:sz="0" w:space="0" w:color="auto"/>
          </w:divBdr>
          <w:divsChild>
            <w:div w:id="1208107061">
              <w:marLeft w:val="0"/>
              <w:marRight w:val="0"/>
              <w:marTop w:val="0"/>
              <w:marBottom w:val="0"/>
              <w:divBdr>
                <w:top w:val="none" w:sz="0" w:space="0" w:color="auto"/>
                <w:left w:val="none" w:sz="0" w:space="0" w:color="auto"/>
                <w:bottom w:val="none" w:sz="0" w:space="0" w:color="auto"/>
                <w:right w:val="none" w:sz="0" w:space="0" w:color="auto"/>
              </w:divBdr>
            </w:div>
            <w:div w:id="1566644088">
              <w:marLeft w:val="0"/>
              <w:marRight w:val="0"/>
              <w:marTop w:val="0"/>
              <w:marBottom w:val="0"/>
              <w:divBdr>
                <w:top w:val="none" w:sz="0" w:space="0" w:color="auto"/>
                <w:left w:val="none" w:sz="0" w:space="0" w:color="auto"/>
                <w:bottom w:val="none" w:sz="0" w:space="0" w:color="auto"/>
                <w:right w:val="none" w:sz="0" w:space="0" w:color="auto"/>
              </w:divBdr>
            </w:div>
          </w:divsChild>
        </w:div>
        <w:div w:id="1850678744">
          <w:marLeft w:val="0"/>
          <w:marRight w:val="0"/>
          <w:marTop w:val="0"/>
          <w:marBottom w:val="0"/>
          <w:divBdr>
            <w:top w:val="none" w:sz="0" w:space="0" w:color="auto"/>
            <w:left w:val="none" w:sz="0" w:space="0" w:color="auto"/>
            <w:bottom w:val="none" w:sz="0" w:space="0" w:color="auto"/>
            <w:right w:val="none" w:sz="0" w:space="0" w:color="auto"/>
          </w:divBdr>
          <w:divsChild>
            <w:div w:id="892621412">
              <w:marLeft w:val="-75"/>
              <w:marRight w:val="0"/>
              <w:marTop w:val="30"/>
              <w:marBottom w:val="30"/>
              <w:divBdr>
                <w:top w:val="none" w:sz="0" w:space="0" w:color="auto"/>
                <w:left w:val="none" w:sz="0" w:space="0" w:color="auto"/>
                <w:bottom w:val="none" w:sz="0" w:space="0" w:color="auto"/>
                <w:right w:val="none" w:sz="0" w:space="0" w:color="auto"/>
              </w:divBdr>
              <w:divsChild>
                <w:div w:id="162166138">
                  <w:marLeft w:val="0"/>
                  <w:marRight w:val="0"/>
                  <w:marTop w:val="0"/>
                  <w:marBottom w:val="0"/>
                  <w:divBdr>
                    <w:top w:val="none" w:sz="0" w:space="0" w:color="auto"/>
                    <w:left w:val="none" w:sz="0" w:space="0" w:color="auto"/>
                    <w:bottom w:val="none" w:sz="0" w:space="0" w:color="auto"/>
                    <w:right w:val="none" w:sz="0" w:space="0" w:color="auto"/>
                  </w:divBdr>
                  <w:divsChild>
                    <w:div w:id="1680085677">
                      <w:marLeft w:val="0"/>
                      <w:marRight w:val="0"/>
                      <w:marTop w:val="0"/>
                      <w:marBottom w:val="0"/>
                      <w:divBdr>
                        <w:top w:val="none" w:sz="0" w:space="0" w:color="auto"/>
                        <w:left w:val="none" w:sz="0" w:space="0" w:color="auto"/>
                        <w:bottom w:val="none" w:sz="0" w:space="0" w:color="auto"/>
                        <w:right w:val="none" w:sz="0" w:space="0" w:color="auto"/>
                      </w:divBdr>
                    </w:div>
                  </w:divsChild>
                </w:div>
                <w:div w:id="720249744">
                  <w:marLeft w:val="0"/>
                  <w:marRight w:val="0"/>
                  <w:marTop w:val="0"/>
                  <w:marBottom w:val="0"/>
                  <w:divBdr>
                    <w:top w:val="none" w:sz="0" w:space="0" w:color="auto"/>
                    <w:left w:val="none" w:sz="0" w:space="0" w:color="auto"/>
                    <w:bottom w:val="none" w:sz="0" w:space="0" w:color="auto"/>
                    <w:right w:val="none" w:sz="0" w:space="0" w:color="auto"/>
                  </w:divBdr>
                  <w:divsChild>
                    <w:div w:id="1855219517">
                      <w:marLeft w:val="0"/>
                      <w:marRight w:val="0"/>
                      <w:marTop w:val="0"/>
                      <w:marBottom w:val="0"/>
                      <w:divBdr>
                        <w:top w:val="none" w:sz="0" w:space="0" w:color="auto"/>
                        <w:left w:val="none" w:sz="0" w:space="0" w:color="auto"/>
                        <w:bottom w:val="none" w:sz="0" w:space="0" w:color="auto"/>
                        <w:right w:val="none" w:sz="0" w:space="0" w:color="auto"/>
                      </w:divBdr>
                    </w:div>
                  </w:divsChild>
                </w:div>
                <w:div w:id="1625189417">
                  <w:marLeft w:val="0"/>
                  <w:marRight w:val="0"/>
                  <w:marTop w:val="0"/>
                  <w:marBottom w:val="0"/>
                  <w:divBdr>
                    <w:top w:val="none" w:sz="0" w:space="0" w:color="auto"/>
                    <w:left w:val="none" w:sz="0" w:space="0" w:color="auto"/>
                    <w:bottom w:val="none" w:sz="0" w:space="0" w:color="auto"/>
                    <w:right w:val="none" w:sz="0" w:space="0" w:color="auto"/>
                  </w:divBdr>
                  <w:divsChild>
                    <w:div w:id="1735203130">
                      <w:marLeft w:val="0"/>
                      <w:marRight w:val="0"/>
                      <w:marTop w:val="0"/>
                      <w:marBottom w:val="0"/>
                      <w:divBdr>
                        <w:top w:val="none" w:sz="0" w:space="0" w:color="auto"/>
                        <w:left w:val="none" w:sz="0" w:space="0" w:color="auto"/>
                        <w:bottom w:val="none" w:sz="0" w:space="0" w:color="auto"/>
                        <w:right w:val="none" w:sz="0" w:space="0" w:color="auto"/>
                      </w:divBdr>
                    </w:div>
                  </w:divsChild>
                </w:div>
                <w:div w:id="1662928078">
                  <w:marLeft w:val="0"/>
                  <w:marRight w:val="0"/>
                  <w:marTop w:val="0"/>
                  <w:marBottom w:val="0"/>
                  <w:divBdr>
                    <w:top w:val="none" w:sz="0" w:space="0" w:color="auto"/>
                    <w:left w:val="none" w:sz="0" w:space="0" w:color="auto"/>
                    <w:bottom w:val="none" w:sz="0" w:space="0" w:color="auto"/>
                    <w:right w:val="none" w:sz="0" w:space="0" w:color="auto"/>
                  </w:divBdr>
                  <w:divsChild>
                    <w:div w:id="1603025900">
                      <w:marLeft w:val="0"/>
                      <w:marRight w:val="0"/>
                      <w:marTop w:val="0"/>
                      <w:marBottom w:val="0"/>
                      <w:divBdr>
                        <w:top w:val="none" w:sz="0" w:space="0" w:color="auto"/>
                        <w:left w:val="none" w:sz="0" w:space="0" w:color="auto"/>
                        <w:bottom w:val="none" w:sz="0" w:space="0" w:color="auto"/>
                        <w:right w:val="none" w:sz="0" w:space="0" w:color="auto"/>
                      </w:divBdr>
                    </w:div>
                  </w:divsChild>
                </w:div>
                <w:div w:id="1675572998">
                  <w:marLeft w:val="0"/>
                  <w:marRight w:val="0"/>
                  <w:marTop w:val="0"/>
                  <w:marBottom w:val="0"/>
                  <w:divBdr>
                    <w:top w:val="none" w:sz="0" w:space="0" w:color="auto"/>
                    <w:left w:val="none" w:sz="0" w:space="0" w:color="auto"/>
                    <w:bottom w:val="none" w:sz="0" w:space="0" w:color="auto"/>
                    <w:right w:val="none" w:sz="0" w:space="0" w:color="auto"/>
                  </w:divBdr>
                  <w:divsChild>
                    <w:div w:id="1728720718">
                      <w:marLeft w:val="0"/>
                      <w:marRight w:val="0"/>
                      <w:marTop w:val="0"/>
                      <w:marBottom w:val="0"/>
                      <w:divBdr>
                        <w:top w:val="none" w:sz="0" w:space="0" w:color="auto"/>
                        <w:left w:val="none" w:sz="0" w:space="0" w:color="auto"/>
                        <w:bottom w:val="none" w:sz="0" w:space="0" w:color="auto"/>
                        <w:right w:val="none" w:sz="0" w:space="0" w:color="auto"/>
                      </w:divBdr>
                    </w:div>
                  </w:divsChild>
                </w:div>
                <w:div w:id="1681278163">
                  <w:marLeft w:val="0"/>
                  <w:marRight w:val="0"/>
                  <w:marTop w:val="0"/>
                  <w:marBottom w:val="0"/>
                  <w:divBdr>
                    <w:top w:val="none" w:sz="0" w:space="0" w:color="auto"/>
                    <w:left w:val="none" w:sz="0" w:space="0" w:color="auto"/>
                    <w:bottom w:val="none" w:sz="0" w:space="0" w:color="auto"/>
                    <w:right w:val="none" w:sz="0" w:space="0" w:color="auto"/>
                  </w:divBdr>
                  <w:divsChild>
                    <w:div w:id="654651308">
                      <w:marLeft w:val="0"/>
                      <w:marRight w:val="0"/>
                      <w:marTop w:val="0"/>
                      <w:marBottom w:val="0"/>
                      <w:divBdr>
                        <w:top w:val="none" w:sz="0" w:space="0" w:color="auto"/>
                        <w:left w:val="none" w:sz="0" w:space="0" w:color="auto"/>
                        <w:bottom w:val="none" w:sz="0" w:space="0" w:color="auto"/>
                        <w:right w:val="none" w:sz="0" w:space="0" w:color="auto"/>
                      </w:divBdr>
                    </w:div>
                  </w:divsChild>
                </w:div>
                <w:div w:id="1948081626">
                  <w:marLeft w:val="0"/>
                  <w:marRight w:val="0"/>
                  <w:marTop w:val="0"/>
                  <w:marBottom w:val="0"/>
                  <w:divBdr>
                    <w:top w:val="none" w:sz="0" w:space="0" w:color="auto"/>
                    <w:left w:val="none" w:sz="0" w:space="0" w:color="auto"/>
                    <w:bottom w:val="none" w:sz="0" w:space="0" w:color="auto"/>
                    <w:right w:val="none" w:sz="0" w:space="0" w:color="auto"/>
                  </w:divBdr>
                  <w:divsChild>
                    <w:div w:id="508720396">
                      <w:marLeft w:val="0"/>
                      <w:marRight w:val="0"/>
                      <w:marTop w:val="0"/>
                      <w:marBottom w:val="0"/>
                      <w:divBdr>
                        <w:top w:val="none" w:sz="0" w:space="0" w:color="auto"/>
                        <w:left w:val="none" w:sz="0" w:space="0" w:color="auto"/>
                        <w:bottom w:val="none" w:sz="0" w:space="0" w:color="auto"/>
                        <w:right w:val="none" w:sz="0" w:space="0" w:color="auto"/>
                      </w:divBdr>
                    </w:div>
                  </w:divsChild>
                </w:div>
                <w:div w:id="1984507552">
                  <w:marLeft w:val="0"/>
                  <w:marRight w:val="0"/>
                  <w:marTop w:val="0"/>
                  <w:marBottom w:val="0"/>
                  <w:divBdr>
                    <w:top w:val="none" w:sz="0" w:space="0" w:color="auto"/>
                    <w:left w:val="none" w:sz="0" w:space="0" w:color="auto"/>
                    <w:bottom w:val="none" w:sz="0" w:space="0" w:color="auto"/>
                    <w:right w:val="none" w:sz="0" w:space="0" w:color="auto"/>
                  </w:divBdr>
                  <w:divsChild>
                    <w:div w:id="1428891180">
                      <w:marLeft w:val="0"/>
                      <w:marRight w:val="0"/>
                      <w:marTop w:val="0"/>
                      <w:marBottom w:val="0"/>
                      <w:divBdr>
                        <w:top w:val="none" w:sz="0" w:space="0" w:color="auto"/>
                        <w:left w:val="none" w:sz="0" w:space="0" w:color="auto"/>
                        <w:bottom w:val="none" w:sz="0" w:space="0" w:color="auto"/>
                        <w:right w:val="none" w:sz="0" w:space="0" w:color="auto"/>
                      </w:divBdr>
                    </w:div>
                    <w:div w:id="21130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01743">
          <w:marLeft w:val="0"/>
          <w:marRight w:val="0"/>
          <w:marTop w:val="0"/>
          <w:marBottom w:val="0"/>
          <w:divBdr>
            <w:top w:val="none" w:sz="0" w:space="0" w:color="auto"/>
            <w:left w:val="none" w:sz="0" w:space="0" w:color="auto"/>
            <w:bottom w:val="none" w:sz="0" w:space="0" w:color="auto"/>
            <w:right w:val="none" w:sz="0" w:space="0" w:color="auto"/>
          </w:divBdr>
          <w:divsChild>
            <w:div w:id="547571463">
              <w:marLeft w:val="-75"/>
              <w:marRight w:val="0"/>
              <w:marTop w:val="30"/>
              <w:marBottom w:val="30"/>
              <w:divBdr>
                <w:top w:val="none" w:sz="0" w:space="0" w:color="auto"/>
                <w:left w:val="none" w:sz="0" w:space="0" w:color="auto"/>
                <w:bottom w:val="none" w:sz="0" w:space="0" w:color="auto"/>
                <w:right w:val="none" w:sz="0" w:space="0" w:color="auto"/>
              </w:divBdr>
              <w:divsChild>
                <w:div w:id="171140609">
                  <w:marLeft w:val="0"/>
                  <w:marRight w:val="0"/>
                  <w:marTop w:val="0"/>
                  <w:marBottom w:val="0"/>
                  <w:divBdr>
                    <w:top w:val="none" w:sz="0" w:space="0" w:color="auto"/>
                    <w:left w:val="none" w:sz="0" w:space="0" w:color="auto"/>
                    <w:bottom w:val="none" w:sz="0" w:space="0" w:color="auto"/>
                    <w:right w:val="none" w:sz="0" w:space="0" w:color="auto"/>
                  </w:divBdr>
                  <w:divsChild>
                    <w:div w:id="573009881">
                      <w:marLeft w:val="0"/>
                      <w:marRight w:val="0"/>
                      <w:marTop w:val="0"/>
                      <w:marBottom w:val="0"/>
                      <w:divBdr>
                        <w:top w:val="none" w:sz="0" w:space="0" w:color="auto"/>
                        <w:left w:val="none" w:sz="0" w:space="0" w:color="auto"/>
                        <w:bottom w:val="none" w:sz="0" w:space="0" w:color="auto"/>
                        <w:right w:val="none" w:sz="0" w:space="0" w:color="auto"/>
                      </w:divBdr>
                    </w:div>
                    <w:div w:id="1115952377">
                      <w:marLeft w:val="0"/>
                      <w:marRight w:val="0"/>
                      <w:marTop w:val="0"/>
                      <w:marBottom w:val="0"/>
                      <w:divBdr>
                        <w:top w:val="none" w:sz="0" w:space="0" w:color="auto"/>
                        <w:left w:val="none" w:sz="0" w:space="0" w:color="auto"/>
                        <w:bottom w:val="none" w:sz="0" w:space="0" w:color="auto"/>
                        <w:right w:val="none" w:sz="0" w:space="0" w:color="auto"/>
                      </w:divBdr>
                    </w:div>
                  </w:divsChild>
                </w:div>
                <w:div w:id="392896731">
                  <w:marLeft w:val="0"/>
                  <w:marRight w:val="0"/>
                  <w:marTop w:val="0"/>
                  <w:marBottom w:val="0"/>
                  <w:divBdr>
                    <w:top w:val="none" w:sz="0" w:space="0" w:color="auto"/>
                    <w:left w:val="none" w:sz="0" w:space="0" w:color="auto"/>
                    <w:bottom w:val="none" w:sz="0" w:space="0" w:color="auto"/>
                    <w:right w:val="none" w:sz="0" w:space="0" w:color="auto"/>
                  </w:divBdr>
                  <w:divsChild>
                    <w:div w:id="936525942">
                      <w:marLeft w:val="0"/>
                      <w:marRight w:val="0"/>
                      <w:marTop w:val="0"/>
                      <w:marBottom w:val="0"/>
                      <w:divBdr>
                        <w:top w:val="none" w:sz="0" w:space="0" w:color="auto"/>
                        <w:left w:val="none" w:sz="0" w:space="0" w:color="auto"/>
                        <w:bottom w:val="none" w:sz="0" w:space="0" w:color="auto"/>
                        <w:right w:val="none" w:sz="0" w:space="0" w:color="auto"/>
                      </w:divBdr>
                    </w:div>
                  </w:divsChild>
                </w:div>
                <w:div w:id="938870488">
                  <w:marLeft w:val="0"/>
                  <w:marRight w:val="0"/>
                  <w:marTop w:val="0"/>
                  <w:marBottom w:val="0"/>
                  <w:divBdr>
                    <w:top w:val="none" w:sz="0" w:space="0" w:color="auto"/>
                    <w:left w:val="none" w:sz="0" w:space="0" w:color="auto"/>
                    <w:bottom w:val="none" w:sz="0" w:space="0" w:color="auto"/>
                    <w:right w:val="none" w:sz="0" w:space="0" w:color="auto"/>
                  </w:divBdr>
                  <w:divsChild>
                    <w:div w:id="1906211603">
                      <w:marLeft w:val="0"/>
                      <w:marRight w:val="0"/>
                      <w:marTop w:val="0"/>
                      <w:marBottom w:val="0"/>
                      <w:divBdr>
                        <w:top w:val="none" w:sz="0" w:space="0" w:color="auto"/>
                        <w:left w:val="none" w:sz="0" w:space="0" w:color="auto"/>
                        <w:bottom w:val="none" w:sz="0" w:space="0" w:color="auto"/>
                        <w:right w:val="none" w:sz="0" w:space="0" w:color="auto"/>
                      </w:divBdr>
                    </w:div>
                  </w:divsChild>
                </w:div>
                <w:div w:id="1399283480">
                  <w:marLeft w:val="0"/>
                  <w:marRight w:val="0"/>
                  <w:marTop w:val="0"/>
                  <w:marBottom w:val="0"/>
                  <w:divBdr>
                    <w:top w:val="none" w:sz="0" w:space="0" w:color="auto"/>
                    <w:left w:val="none" w:sz="0" w:space="0" w:color="auto"/>
                    <w:bottom w:val="none" w:sz="0" w:space="0" w:color="auto"/>
                    <w:right w:val="none" w:sz="0" w:space="0" w:color="auto"/>
                  </w:divBdr>
                  <w:divsChild>
                    <w:div w:id="1435857166">
                      <w:marLeft w:val="0"/>
                      <w:marRight w:val="0"/>
                      <w:marTop w:val="0"/>
                      <w:marBottom w:val="0"/>
                      <w:divBdr>
                        <w:top w:val="none" w:sz="0" w:space="0" w:color="auto"/>
                        <w:left w:val="none" w:sz="0" w:space="0" w:color="auto"/>
                        <w:bottom w:val="none" w:sz="0" w:space="0" w:color="auto"/>
                        <w:right w:val="none" w:sz="0" w:space="0" w:color="auto"/>
                      </w:divBdr>
                    </w:div>
                  </w:divsChild>
                </w:div>
                <w:div w:id="1411736735">
                  <w:marLeft w:val="0"/>
                  <w:marRight w:val="0"/>
                  <w:marTop w:val="0"/>
                  <w:marBottom w:val="0"/>
                  <w:divBdr>
                    <w:top w:val="none" w:sz="0" w:space="0" w:color="auto"/>
                    <w:left w:val="none" w:sz="0" w:space="0" w:color="auto"/>
                    <w:bottom w:val="none" w:sz="0" w:space="0" w:color="auto"/>
                    <w:right w:val="none" w:sz="0" w:space="0" w:color="auto"/>
                  </w:divBdr>
                  <w:divsChild>
                    <w:div w:id="1426536715">
                      <w:marLeft w:val="0"/>
                      <w:marRight w:val="0"/>
                      <w:marTop w:val="0"/>
                      <w:marBottom w:val="0"/>
                      <w:divBdr>
                        <w:top w:val="none" w:sz="0" w:space="0" w:color="auto"/>
                        <w:left w:val="none" w:sz="0" w:space="0" w:color="auto"/>
                        <w:bottom w:val="none" w:sz="0" w:space="0" w:color="auto"/>
                        <w:right w:val="none" w:sz="0" w:space="0" w:color="auto"/>
                      </w:divBdr>
                    </w:div>
                    <w:div w:id="1927416051">
                      <w:marLeft w:val="0"/>
                      <w:marRight w:val="0"/>
                      <w:marTop w:val="0"/>
                      <w:marBottom w:val="0"/>
                      <w:divBdr>
                        <w:top w:val="none" w:sz="0" w:space="0" w:color="auto"/>
                        <w:left w:val="none" w:sz="0" w:space="0" w:color="auto"/>
                        <w:bottom w:val="none" w:sz="0" w:space="0" w:color="auto"/>
                        <w:right w:val="none" w:sz="0" w:space="0" w:color="auto"/>
                      </w:divBdr>
                    </w:div>
                  </w:divsChild>
                </w:div>
                <w:div w:id="1577276211">
                  <w:marLeft w:val="0"/>
                  <w:marRight w:val="0"/>
                  <w:marTop w:val="0"/>
                  <w:marBottom w:val="0"/>
                  <w:divBdr>
                    <w:top w:val="none" w:sz="0" w:space="0" w:color="auto"/>
                    <w:left w:val="none" w:sz="0" w:space="0" w:color="auto"/>
                    <w:bottom w:val="none" w:sz="0" w:space="0" w:color="auto"/>
                    <w:right w:val="none" w:sz="0" w:space="0" w:color="auto"/>
                  </w:divBdr>
                  <w:divsChild>
                    <w:div w:id="557741707">
                      <w:marLeft w:val="0"/>
                      <w:marRight w:val="0"/>
                      <w:marTop w:val="0"/>
                      <w:marBottom w:val="0"/>
                      <w:divBdr>
                        <w:top w:val="none" w:sz="0" w:space="0" w:color="auto"/>
                        <w:left w:val="none" w:sz="0" w:space="0" w:color="auto"/>
                        <w:bottom w:val="none" w:sz="0" w:space="0" w:color="auto"/>
                        <w:right w:val="none" w:sz="0" w:space="0" w:color="auto"/>
                      </w:divBdr>
                    </w:div>
                    <w:div w:id="1309939873">
                      <w:marLeft w:val="0"/>
                      <w:marRight w:val="0"/>
                      <w:marTop w:val="0"/>
                      <w:marBottom w:val="0"/>
                      <w:divBdr>
                        <w:top w:val="none" w:sz="0" w:space="0" w:color="auto"/>
                        <w:left w:val="none" w:sz="0" w:space="0" w:color="auto"/>
                        <w:bottom w:val="none" w:sz="0" w:space="0" w:color="auto"/>
                        <w:right w:val="none" w:sz="0" w:space="0" w:color="auto"/>
                      </w:divBdr>
                    </w:div>
                  </w:divsChild>
                </w:div>
                <w:div w:id="1664778044">
                  <w:marLeft w:val="0"/>
                  <w:marRight w:val="0"/>
                  <w:marTop w:val="0"/>
                  <w:marBottom w:val="0"/>
                  <w:divBdr>
                    <w:top w:val="none" w:sz="0" w:space="0" w:color="auto"/>
                    <w:left w:val="none" w:sz="0" w:space="0" w:color="auto"/>
                    <w:bottom w:val="none" w:sz="0" w:space="0" w:color="auto"/>
                    <w:right w:val="none" w:sz="0" w:space="0" w:color="auto"/>
                  </w:divBdr>
                  <w:divsChild>
                    <w:div w:id="1914461149">
                      <w:marLeft w:val="0"/>
                      <w:marRight w:val="0"/>
                      <w:marTop w:val="0"/>
                      <w:marBottom w:val="0"/>
                      <w:divBdr>
                        <w:top w:val="none" w:sz="0" w:space="0" w:color="auto"/>
                        <w:left w:val="none" w:sz="0" w:space="0" w:color="auto"/>
                        <w:bottom w:val="none" w:sz="0" w:space="0" w:color="auto"/>
                        <w:right w:val="none" w:sz="0" w:space="0" w:color="auto"/>
                      </w:divBdr>
                    </w:div>
                  </w:divsChild>
                </w:div>
                <w:div w:id="2024938763">
                  <w:marLeft w:val="0"/>
                  <w:marRight w:val="0"/>
                  <w:marTop w:val="0"/>
                  <w:marBottom w:val="0"/>
                  <w:divBdr>
                    <w:top w:val="none" w:sz="0" w:space="0" w:color="auto"/>
                    <w:left w:val="none" w:sz="0" w:space="0" w:color="auto"/>
                    <w:bottom w:val="none" w:sz="0" w:space="0" w:color="auto"/>
                    <w:right w:val="none" w:sz="0" w:space="0" w:color="auto"/>
                  </w:divBdr>
                  <w:divsChild>
                    <w:div w:id="178187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119489">
          <w:marLeft w:val="0"/>
          <w:marRight w:val="0"/>
          <w:marTop w:val="0"/>
          <w:marBottom w:val="0"/>
          <w:divBdr>
            <w:top w:val="none" w:sz="0" w:space="0" w:color="auto"/>
            <w:left w:val="none" w:sz="0" w:space="0" w:color="auto"/>
            <w:bottom w:val="none" w:sz="0" w:space="0" w:color="auto"/>
            <w:right w:val="none" w:sz="0" w:space="0" w:color="auto"/>
          </w:divBdr>
          <w:divsChild>
            <w:div w:id="1911036503">
              <w:marLeft w:val="-75"/>
              <w:marRight w:val="0"/>
              <w:marTop w:val="30"/>
              <w:marBottom w:val="30"/>
              <w:divBdr>
                <w:top w:val="none" w:sz="0" w:space="0" w:color="auto"/>
                <w:left w:val="none" w:sz="0" w:space="0" w:color="auto"/>
                <w:bottom w:val="none" w:sz="0" w:space="0" w:color="auto"/>
                <w:right w:val="none" w:sz="0" w:space="0" w:color="auto"/>
              </w:divBdr>
              <w:divsChild>
                <w:div w:id="359205559">
                  <w:marLeft w:val="0"/>
                  <w:marRight w:val="0"/>
                  <w:marTop w:val="0"/>
                  <w:marBottom w:val="0"/>
                  <w:divBdr>
                    <w:top w:val="none" w:sz="0" w:space="0" w:color="auto"/>
                    <w:left w:val="none" w:sz="0" w:space="0" w:color="auto"/>
                    <w:bottom w:val="none" w:sz="0" w:space="0" w:color="auto"/>
                    <w:right w:val="none" w:sz="0" w:space="0" w:color="auto"/>
                  </w:divBdr>
                  <w:divsChild>
                    <w:div w:id="372925511">
                      <w:marLeft w:val="0"/>
                      <w:marRight w:val="0"/>
                      <w:marTop w:val="0"/>
                      <w:marBottom w:val="0"/>
                      <w:divBdr>
                        <w:top w:val="none" w:sz="0" w:space="0" w:color="auto"/>
                        <w:left w:val="none" w:sz="0" w:space="0" w:color="auto"/>
                        <w:bottom w:val="none" w:sz="0" w:space="0" w:color="auto"/>
                        <w:right w:val="none" w:sz="0" w:space="0" w:color="auto"/>
                      </w:divBdr>
                    </w:div>
                  </w:divsChild>
                </w:div>
                <w:div w:id="746610308">
                  <w:marLeft w:val="0"/>
                  <w:marRight w:val="0"/>
                  <w:marTop w:val="0"/>
                  <w:marBottom w:val="0"/>
                  <w:divBdr>
                    <w:top w:val="none" w:sz="0" w:space="0" w:color="auto"/>
                    <w:left w:val="none" w:sz="0" w:space="0" w:color="auto"/>
                    <w:bottom w:val="none" w:sz="0" w:space="0" w:color="auto"/>
                    <w:right w:val="none" w:sz="0" w:space="0" w:color="auto"/>
                  </w:divBdr>
                  <w:divsChild>
                    <w:div w:id="1117721106">
                      <w:marLeft w:val="0"/>
                      <w:marRight w:val="0"/>
                      <w:marTop w:val="0"/>
                      <w:marBottom w:val="0"/>
                      <w:divBdr>
                        <w:top w:val="none" w:sz="0" w:space="0" w:color="auto"/>
                        <w:left w:val="none" w:sz="0" w:space="0" w:color="auto"/>
                        <w:bottom w:val="none" w:sz="0" w:space="0" w:color="auto"/>
                        <w:right w:val="none" w:sz="0" w:space="0" w:color="auto"/>
                      </w:divBdr>
                    </w:div>
                    <w:div w:id="1241450264">
                      <w:marLeft w:val="0"/>
                      <w:marRight w:val="0"/>
                      <w:marTop w:val="0"/>
                      <w:marBottom w:val="0"/>
                      <w:divBdr>
                        <w:top w:val="none" w:sz="0" w:space="0" w:color="auto"/>
                        <w:left w:val="none" w:sz="0" w:space="0" w:color="auto"/>
                        <w:bottom w:val="none" w:sz="0" w:space="0" w:color="auto"/>
                        <w:right w:val="none" w:sz="0" w:space="0" w:color="auto"/>
                      </w:divBdr>
                    </w:div>
                  </w:divsChild>
                </w:div>
                <w:div w:id="904947574">
                  <w:marLeft w:val="0"/>
                  <w:marRight w:val="0"/>
                  <w:marTop w:val="0"/>
                  <w:marBottom w:val="0"/>
                  <w:divBdr>
                    <w:top w:val="none" w:sz="0" w:space="0" w:color="auto"/>
                    <w:left w:val="none" w:sz="0" w:space="0" w:color="auto"/>
                    <w:bottom w:val="none" w:sz="0" w:space="0" w:color="auto"/>
                    <w:right w:val="none" w:sz="0" w:space="0" w:color="auto"/>
                  </w:divBdr>
                  <w:divsChild>
                    <w:div w:id="488129930">
                      <w:marLeft w:val="0"/>
                      <w:marRight w:val="0"/>
                      <w:marTop w:val="0"/>
                      <w:marBottom w:val="0"/>
                      <w:divBdr>
                        <w:top w:val="none" w:sz="0" w:space="0" w:color="auto"/>
                        <w:left w:val="none" w:sz="0" w:space="0" w:color="auto"/>
                        <w:bottom w:val="none" w:sz="0" w:space="0" w:color="auto"/>
                        <w:right w:val="none" w:sz="0" w:space="0" w:color="auto"/>
                      </w:divBdr>
                    </w:div>
                    <w:div w:id="1003750448">
                      <w:marLeft w:val="0"/>
                      <w:marRight w:val="0"/>
                      <w:marTop w:val="0"/>
                      <w:marBottom w:val="0"/>
                      <w:divBdr>
                        <w:top w:val="none" w:sz="0" w:space="0" w:color="auto"/>
                        <w:left w:val="none" w:sz="0" w:space="0" w:color="auto"/>
                        <w:bottom w:val="none" w:sz="0" w:space="0" w:color="auto"/>
                        <w:right w:val="none" w:sz="0" w:space="0" w:color="auto"/>
                      </w:divBdr>
                    </w:div>
                    <w:div w:id="1778334572">
                      <w:marLeft w:val="0"/>
                      <w:marRight w:val="0"/>
                      <w:marTop w:val="0"/>
                      <w:marBottom w:val="0"/>
                      <w:divBdr>
                        <w:top w:val="none" w:sz="0" w:space="0" w:color="auto"/>
                        <w:left w:val="none" w:sz="0" w:space="0" w:color="auto"/>
                        <w:bottom w:val="none" w:sz="0" w:space="0" w:color="auto"/>
                        <w:right w:val="none" w:sz="0" w:space="0" w:color="auto"/>
                      </w:divBdr>
                    </w:div>
                  </w:divsChild>
                </w:div>
                <w:div w:id="1211769340">
                  <w:marLeft w:val="0"/>
                  <w:marRight w:val="0"/>
                  <w:marTop w:val="0"/>
                  <w:marBottom w:val="0"/>
                  <w:divBdr>
                    <w:top w:val="none" w:sz="0" w:space="0" w:color="auto"/>
                    <w:left w:val="none" w:sz="0" w:space="0" w:color="auto"/>
                    <w:bottom w:val="none" w:sz="0" w:space="0" w:color="auto"/>
                    <w:right w:val="none" w:sz="0" w:space="0" w:color="auto"/>
                  </w:divBdr>
                  <w:divsChild>
                    <w:div w:id="1489245210">
                      <w:marLeft w:val="0"/>
                      <w:marRight w:val="0"/>
                      <w:marTop w:val="0"/>
                      <w:marBottom w:val="0"/>
                      <w:divBdr>
                        <w:top w:val="none" w:sz="0" w:space="0" w:color="auto"/>
                        <w:left w:val="none" w:sz="0" w:space="0" w:color="auto"/>
                        <w:bottom w:val="none" w:sz="0" w:space="0" w:color="auto"/>
                        <w:right w:val="none" w:sz="0" w:space="0" w:color="auto"/>
                      </w:divBdr>
                    </w:div>
                  </w:divsChild>
                </w:div>
                <w:div w:id="1713071633">
                  <w:marLeft w:val="0"/>
                  <w:marRight w:val="0"/>
                  <w:marTop w:val="0"/>
                  <w:marBottom w:val="0"/>
                  <w:divBdr>
                    <w:top w:val="none" w:sz="0" w:space="0" w:color="auto"/>
                    <w:left w:val="none" w:sz="0" w:space="0" w:color="auto"/>
                    <w:bottom w:val="none" w:sz="0" w:space="0" w:color="auto"/>
                    <w:right w:val="none" w:sz="0" w:space="0" w:color="auto"/>
                  </w:divBdr>
                  <w:divsChild>
                    <w:div w:id="1296060397">
                      <w:marLeft w:val="0"/>
                      <w:marRight w:val="0"/>
                      <w:marTop w:val="0"/>
                      <w:marBottom w:val="0"/>
                      <w:divBdr>
                        <w:top w:val="none" w:sz="0" w:space="0" w:color="auto"/>
                        <w:left w:val="none" w:sz="0" w:space="0" w:color="auto"/>
                        <w:bottom w:val="none" w:sz="0" w:space="0" w:color="auto"/>
                        <w:right w:val="none" w:sz="0" w:space="0" w:color="auto"/>
                      </w:divBdr>
                    </w:div>
                  </w:divsChild>
                </w:div>
                <w:div w:id="1759862376">
                  <w:marLeft w:val="0"/>
                  <w:marRight w:val="0"/>
                  <w:marTop w:val="0"/>
                  <w:marBottom w:val="0"/>
                  <w:divBdr>
                    <w:top w:val="none" w:sz="0" w:space="0" w:color="auto"/>
                    <w:left w:val="none" w:sz="0" w:space="0" w:color="auto"/>
                    <w:bottom w:val="none" w:sz="0" w:space="0" w:color="auto"/>
                    <w:right w:val="none" w:sz="0" w:space="0" w:color="auto"/>
                  </w:divBdr>
                  <w:divsChild>
                    <w:div w:id="115934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358203">
      <w:bodyDiv w:val="1"/>
      <w:marLeft w:val="0"/>
      <w:marRight w:val="0"/>
      <w:marTop w:val="0"/>
      <w:marBottom w:val="0"/>
      <w:divBdr>
        <w:top w:val="none" w:sz="0" w:space="0" w:color="auto"/>
        <w:left w:val="none" w:sz="0" w:space="0" w:color="auto"/>
        <w:bottom w:val="none" w:sz="0" w:space="0" w:color="auto"/>
        <w:right w:val="none" w:sz="0" w:space="0" w:color="auto"/>
      </w:divBdr>
    </w:div>
    <w:div w:id="1385527015">
      <w:bodyDiv w:val="1"/>
      <w:marLeft w:val="0"/>
      <w:marRight w:val="0"/>
      <w:marTop w:val="0"/>
      <w:marBottom w:val="0"/>
      <w:divBdr>
        <w:top w:val="none" w:sz="0" w:space="0" w:color="auto"/>
        <w:left w:val="none" w:sz="0" w:space="0" w:color="auto"/>
        <w:bottom w:val="none" w:sz="0" w:space="0" w:color="auto"/>
        <w:right w:val="none" w:sz="0" w:space="0" w:color="auto"/>
      </w:divBdr>
    </w:div>
    <w:div w:id="1387686236">
      <w:bodyDiv w:val="1"/>
      <w:marLeft w:val="0"/>
      <w:marRight w:val="0"/>
      <w:marTop w:val="0"/>
      <w:marBottom w:val="0"/>
      <w:divBdr>
        <w:top w:val="none" w:sz="0" w:space="0" w:color="auto"/>
        <w:left w:val="none" w:sz="0" w:space="0" w:color="auto"/>
        <w:bottom w:val="none" w:sz="0" w:space="0" w:color="auto"/>
        <w:right w:val="none" w:sz="0" w:space="0" w:color="auto"/>
      </w:divBdr>
      <w:divsChild>
        <w:div w:id="773406457">
          <w:marLeft w:val="0"/>
          <w:marRight w:val="0"/>
          <w:marTop w:val="0"/>
          <w:marBottom w:val="0"/>
          <w:divBdr>
            <w:top w:val="none" w:sz="0" w:space="0" w:color="auto"/>
            <w:left w:val="none" w:sz="0" w:space="0" w:color="auto"/>
            <w:bottom w:val="none" w:sz="0" w:space="0" w:color="auto"/>
            <w:right w:val="none" w:sz="0" w:space="0" w:color="auto"/>
          </w:divBdr>
          <w:divsChild>
            <w:div w:id="1680422223">
              <w:marLeft w:val="0"/>
              <w:marRight w:val="0"/>
              <w:marTop w:val="0"/>
              <w:marBottom w:val="0"/>
              <w:divBdr>
                <w:top w:val="none" w:sz="0" w:space="0" w:color="auto"/>
                <w:left w:val="none" w:sz="0" w:space="0" w:color="auto"/>
                <w:bottom w:val="none" w:sz="0" w:space="0" w:color="auto"/>
                <w:right w:val="none" w:sz="0" w:space="0" w:color="auto"/>
              </w:divBdr>
            </w:div>
          </w:divsChild>
        </w:div>
        <w:div w:id="1591543387">
          <w:marLeft w:val="0"/>
          <w:marRight w:val="0"/>
          <w:marTop w:val="0"/>
          <w:marBottom w:val="0"/>
          <w:divBdr>
            <w:top w:val="none" w:sz="0" w:space="0" w:color="auto"/>
            <w:left w:val="none" w:sz="0" w:space="0" w:color="auto"/>
            <w:bottom w:val="none" w:sz="0" w:space="0" w:color="auto"/>
            <w:right w:val="none" w:sz="0" w:space="0" w:color="auto"/>
          </w:divBdr>
          <w:divsChild>
            <w:div w:id="1831018954">
              <w:marLeft w:val="0"/>
              <w:marRight w:val="0"/>
              <w:marTop w:val="0"/>
              <w:marBottom w:val="0"/>
              <w:divBdr>
                <w:top w:val="none" w:sz="0" w:space="0" w:color="auto"/>
                <w:left w:val="none" w:sz="0" w:space="0" w:color="auto"/>
                <w:bottom w:val="none" w:sz="0" w:space="0" w:color="auto"/>
                <w:right w:val="none" w:sz="0" w:space="0" w:color="auto"/>
              </w:divBdr>
            </w:div>
          </w:divsChild>
        </w:div>
        <w:div w:id="1855487518">
          <w:marLeft w:val="0"/>
          <w:marRight w:val="0"/>
          <w:marTop w:val="0"/>
          <w:marBottom w:val="0"/>
          <w:divBdr>
            <w:top w:val="none" w:sz="0" w:space="0" w:color="auto"/>
            <w:left w:val="none" w:sz="0" w:space="0" w:color="auto"/>
            <w:bottom w:val="none" w:sz="0" w:space="0" w:color="auto"/>
            <w:right w:val="none" w:sz="0" w:space="0" w:color="auto"/>
          </w:divBdr>
          <w:divsChild>
            <w:div w:id="1947075540">
              <w:marLeft w:val="0"/>
              <w:marRight w:val="0"/>
              <w:marTop w:val="0"/>
              <w:marBottom w:val="0"/>
              <w:divBdr>
                <w:top w:val="none" w:sz="0" w:space="0" w:color="auto"/>
                <w:left w:val="none" w:sz="0" w:space="0" w:color="auto"/>
                <w:bottom w:val="none" w:sz="0" w:space="0" w:color="auto"/>
                <w:right w:val="none" w:sz="0" w:space="0" w:color="auto"/>
              </w:divBdr>
            </w:div>
          </w:divsChild>
        </w:div>
        <w:div w:id="2010594481">
          <w:marLeft w:val="0"/>
          <w:marRight w:val="0"/>
          <w:marTop w:val="0"/>
          <w:marBottom w:val="0"/>
          <w:divBdr>
            <w:top w:val="none" w:sz="0" w:space="0" w:color="auto"/>
            <w:left w:val="none" w:sz="0" w:space="0" w:color="auto"/>
            <w:bottom w:val="none" w:sz="0" w:space="0" w:color="auto"/>
            <w:right w:val="none" w:sz="0" w:space="0" w:color="auto"/>
          </w:divBdr>
          <w:divsChild>
            <w:div w:id="158402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9586">
      <w:bodyDiv w:val="1"/>
      <w:marLeft w:val="0"/>
      <w:marRight w:val="0"/>
      <w:marTop w:val="0"/>
      <w:marBottom w:val="0"/>
      <w:divBdr>
        <w:top w:val="none" w:sz="0" w:space="0" w:color="auto"/>
        <w:left w:val="none" w:sz="0" w:space="0" w:color="auto"/>
        <w:bottom w:val="none" w:sz="0" w:space="0" w:color="auto"/>
        <w:right w:val="none" w:sz="0" w:space="0" w:color="auto"/>
      </w:divBdr>
    </w:div>
    <w:div w:id="1460142999">
      <w:bodyDiv w:val="1"/>
      <w:marLeft w:val="0"/>
      <w:marRight w:val="0"/>
      <w:marTop w:val="0"/>
      <w:marBottom w:val="0"/>
      <w:divBdr>
        <w:top w:val="none" w:sz="0" w:space="0" w:color="auto"/>
        <w:left w:val="none" w:sz="0" w:space="0" w:color="auto"/>
        <w:bottom w:val="none" w:sz="0" w:space="0" w:color="auto"/>
        <w:right w:val="none" w:sz="0" w:space="0" w:color="auto"/>
      </w:divBdr>
    </w:div>
    <w:div w:id="1460222443">
      <w:bodyDiv w:val="1"/>
      <w:marLeft w:val="0"/>
      <w:marRight w:val="0"/>
      <w:marTop w:val="0"/>
      <w:marBottom w:val="0"/>
      <w:divBdr>
        <w:top w:val="none" w:sz="0" w:space="0" w:color="auto"/>
        <w:left w:val="none" w:sz="0" w:space="0" w:color="auto"/>
        <w:bottom w:val="none" w:sz="0" w:space="0" w:color="auto"/>
        <w:right w:val="none" w:sz="0" w:space="0" w:color="auto"/>
      </w:divBdr>
      <w:divsChild>
        <w:div w:id="174030450">
          <w:marLeft w:val="0"/>
          <w:marRight w:val="0"/>
          <w:marTop w:val="0"/>
          <w:marBottom w:val="0"/>
          <w:divBdr>
            <w:top w:val="none" w:sz="0" w:space="0" w:color="auto"/>
            <w:left w:val="none" w:sz="0" w:space="0" w:color="auto"/>
            <w:bottom w:val="none" w:sz="0" w:space="0" w:color="auto"/>
            <w:right w:val="none" w:sz="0" w:space="0" w:color="auto"/>
          </w:divBdr>
          <w:divsChild>
            <w:div w:id="33236014">
              <w:marLeft w:val="0"/>
              <w:marRight w:val="0"/>
              <w:marTop w:val="0"/>
              <w:marBottom w:val="0"/>
              <w:divBdr>
                <w:top w:val="none" w:sz="0" w:space="0" w:color="auto"/>
                <w:left w:val="none" w:sz="0" w:space="0" w:color="auto"/>
                <w:bottom w:val="none" w:sz="0" w:space="0" w:color="auto"/>
                <w:right w:val="none" w:sz="0" w:space="0" w:color="auto"/>
              </w:divBdr>
            </w:div>
            <w:div w:id="899556717">
              <w:marLeft w:val="0"/>
              <w:marRight w:val="0"/>
              <w:marTop w:val="0"/>
              <w:marBottom w:val="0"/>
              <w:divBdr>
                <w:top w:val="none" w:sz="0" w:space="0" w:color="auto"/>
                <w:left w:val="none" w:sz="0" w:space="0" w:color="auto"/>
                <w:bottom w:val="none" w:sz="0" w:space="0" w:color="auto"/>
                <w:right w:val="none" w:sz="0" w:space="0" w:color="auto"/>
              </w:divBdr>
            </w:div>
            <w:div w:id="1085881528">
              <w:marLeft w:val="0"/>
              <w:marRight w:val="0"/>
              <w:marTop w:val="0"/>
              <w:marBottom w:val="0"/>
              <w:divBdr>
                <w:top w:val="none" w:sz="0" w:space="0" w:color="auto"/>
                <w:left w:val="none" w:sz="0" w:space="0" w:color="auto"/>
                <w:bottom w:val="none" w:sz="0" w:space="0" w:color="auto"/>
                <w:right w:val="none" w:sz="0" w:space="0" w:color="auto"/>
              </w:divBdr>
            </w:div>
            <w:div w:id="1447001011">
              <w:marLeft w:val="0"/>
              <w:marRight w:val="0"/>
              <w:marTop w:val="0"/>
              <w:marBottom w:val="0"/>
              <w:divBdr>
                <w:top w:val="none" w:sz="0" w:space="0" w:color="auto"/>
                <w:left w:val="none" w:sz="0" w:space="0" w:color="auto"/>
                <w:bottom w:val="none" w:sz="0" w:space="0" w:color="auto"/>
                <w:right w:val="none" w:sz="0" w:space="0" w:color="auto"/>
              </w:divBdr>
            </w:div>
            <w:div w:id="1613004296">
              <w:marLeft w:val="0"/>
              <w:marRight w:val="0"/>
              <w:marTop w:val="0"/>
              <w:marBottom w:val="0"/>
              <w:divBdr>
                <w:top w:val="none" w:sz="0" w:space="0" w:color="auto"/>
                <w:left w:val="none" w:sz="0" w:space="0" w:color="auto"/>
                <w:bottom w:val="none" w:sz="0" w:space="0" w:color="auto"/>
                <w:right w:val="none" w:sz="0" w:space="0" w:color="auto"/>
              </w:divBdr>
            </w:div>
          </w:divsChild>
        </w:div>
        <w:div w:id="354160363">
          <w:marLeft w:val="0"/>
          <w:marRight w:val="0"/>
          <w:marTop w:val="0"/>
          <w:marBottom w:val="0"/>
          <w:divBdr>
            <w:top w:val="none" w:sz="0" w:space="0" w:color="auto"/>
            <w:left w:val="none" w:sz="0" w:space="0" w:color="auto"/>
            <w:bottom w:val="none" w:sz="0" w:space="0" w:color="auto"/>
            <w:right w:val="none" w:sz="0" w:space="0" w:color="auto"/>
          </w:divBdr>
          <w:divsChild>
            <w:div w:id="975449071">
              <w:marLeft w:val="0"/>
              <w:marRight w:val="0"/>
              <w:marTop w:val="0"/>
              <w:marBottom w:val="0"/>
              <w:divBdr>
                <w:top w:val="none" w:sz="0" w:space="0" w:color="auto"/>
                <w:left w:val="none" w:sz="0" w:space="0" w:color="auto"/>
                <w:bottom w:val="none" w:sz="0" w:space="0" w:color="auto"/>
                <w:right w:val="none" w:sz="0" w:space="0" w:color="auto"/>
              </w:divBdr>
            </w:div>
          </w:divsChild>
        </w:div>
        <w:div w:id="372926221">
          <w:marLeft w:val="0"/>
          <w:marRight w:val="0"/>
          <w:marTop w:val="0"/>
          <w:marBottom w:val="0"/>
          <w:divBdr>
            <w:top w:val="none" w:sz="0" w:space="0" w:color="auto"/>
            <w:left w:val="none" w:sz="0" w:space="0" w:color="auto"/>
            <w:bottom w:val="none" w:sz="0" w:space="0" w:color="auto"/>
            <w:right w:val="none" w:sz="0" w:space="0" w:color="auto"/>
          </w:divBdr>
          <w:divsChild>
            <w:div w:id="1837528997">
              <w:marLeft w:val="0"/>
              <w:marRight w:val="0"/>
              <w:marTop w:val="0"/>
              <w:marBottom w:val="0"/>
              <w:divBdr>
                <w:top w:val="none" w:sz="0" w:space="0" w:color="auto"/>
                <w:left w:val="none" w:sz="0" w:space="0" w:color="auto"/>
                <w:bottom w:val="none" w:sz="0" w:space="0" w:color="auto"/>
                <w:right w:val="none" w:sz="0" w:space="0" w:color="auto"/>
              </w:divBdr>
            </w:div>
          </w:divsChild>
        </w:div>
        <w:div w:id="682317084">
          <w:marLeft w:val="0"/>
          <w:marRight w:val="0"/>
          <w:marTop w:val="0"/>
          <w:marBottom w:val="0"/>
          <w:divBdr>
            <w:top w:val="none" w:sz="0" w:space="0" w:color="auto"/>
            <w:left w:val="none" w:sz="0" w:space="0" w:color="auto"/>
            <w:bottom w:val="none" w:sz="0" w:space="0" w:color="auto"/>
            <w:right w:val="none" w:sz="0" w:space="0" w:color="auto"/>
          </w:divBdr>
          <w:divsChild>
            <w:div w:id="257830896">
              <w:marLeft w:val="0"/>
              <w:marRight w:val="0"/>
              <w:marTop w:val="0"/>
              <w:marBottom w:val="0"/>
              <w:divBdr>
                <w:top w:val="none" w:sz="0" w:space="0" w:color="auto"/>
                <w:left w:val="none" w:sz="0" w:space="0" w:color="auto"/>
                <w:bottom w:val="none" w:sz="0" w:space="0" w:color="auto"/>
                <w:right w:val="none" w:sz="0" w:space="0" w:color="auto"/>
              </w:divBdr>
            </w:div>
          </w:divsChild>
        </w:div>
        <w:div w:id="814493276">
          <w:marLeft w:val="0"/>
          <w:marRight w:val="0"/>
          <w:marTop w:val="0"/>
          <w:marBottom w:val="0"/>
          <w:divBdr>
            <w:top w:val="none" w:sz="0" w:space="0" w:color="auto"/>
            <w:left w:val="none" w:sz="0" w:space="0" w:color="auto"/>
            <w:bottom w:val="none" w:sz="0" w:space="0" w:color="auto"/>
            <w:right w:val="none" w:sz="0" w:space="0" w:color="auto"/>
          </w:divBdr>
          <w:divsChild>
            <w:div w:id="321667505">
              <w:marLeft w:val="0"/>
              <w:marRight w:val="0"/>
              <w:marTop w:val="0"/>
              <w:marBottom w:val="0"/>
              <w:divBdr>
                <w:top w:val="none" w:sz="0" w:space="0" w:color="auto"/>
                <w:left w:val="none" w:sz="0" w:space="0" w:color="auto"/>
                <w:bottom w:val="none" w:sz="0" w:space="0" w:color="auto"/>
                <w:right w:val="none" w:sz="0" w:space="0" w:color="auto"/>
              </w:divBdr>
            </w:div>
          </w:divsChild>
        </w:div>
        <w:div w:id="901211683">
          <w:marLeft w:val="0"/>
          <w:marRight w:val="0"/>
          <w:marTop w:val="0"/>
          <w:marBottom w:val="0"/>
          <w:divBdr>
            <w:top w:val="none" w:sz="0" w:space="0" w:color="auto"/>
            <w:left w:val="none" w:sz="0" w:space="0" w:color="auto"/>
            <w:bottom w:val="none" w:sz="0" w:space="0" w:color="auto"/>
            <w:right w:val="none" w:sz="0" w:space="0" w:color="auto"/>
          </w:divBdr>
          <w:divsChild>
            <w:div w:id="1847749384">
              <w:marLeft w:val="0"/>
              <w:marRight w:val="0"/>
              <w:marTop w:val="0"/>
              <w:marBottom w:val="0"/>
              <w:divBdr>
                <w:top w:val="none" w:sz="0" w:space="0" w:color="auto"/>
                <w:left w:val="none" w:sz="0" w:space="0" w:color="auto"/>
                <w:bottom w:val="none" w:sz="0" w:space="0" w:color="auto"/>
                <w:right w:val="none" w:sz="0" w:space="0" w:color="auto"/>
              </w:divBdr>
            </w:div>
          </w:divsChild>
        </w:div>
        <w:div w:id="912006373">
          <w:marLeft w:val="0"/>
          <w:marRight w:val="0"/>
          <w:marTop w:val="0"/>
          <w:marBottom w:val="0"/>
          <w:divBdr>
            <w:top w:val="none" w:sz="0" w:space="0" w:color="auto"/>
            <w:left w:val="none" w:sz="0" w:space="0" w:color="auto"/>
            <w:bottom w:val="none" w:sz="0" w:space="0" w:color="auto"/>
            <w:right w:val="none" w:sz="0" w:space="0" w:color="auto"/>
          </w:divBdr>
          <w:divsChild>
            <w:div w:id="496725405">
              <w:marLeft w:val="0"/>
              <w:marRight w:val="0"/>
              <w:marTop w:val="0"/>
              <w:marBottom w:val="0"/>
              <w:divBdr>
                <w:top w:val="none" w:sz="0" w:space="0" w:color="auto"/>
                <w:left w:val="none" w:sz="0" w:space="0" w:color="auto"/>
                <w:bottom w:val="none" w:sz="0" w:space="0" w:color="auto"/>
                <w:right w:val="none" w:sz="0" w:space="0" w:color="auto"/>
              </w:divBdr>
            </w:div>
          </w:divsChild>
        </w:div>
        <w:div w:id="1178932434">
          <w:marLeft w:val="0"/>
          <w:marRight w:val="0"/>
          <w:marTop w:val="0"/>
          <w:marBottom w:val="0"/>
          <w:divBdr>
            <w:top w:val="none" w:sz="0" w:space="0" w:color="auto"/>
            <w:left w:val="none" w:sz="0" w:space="0" w:color="auto"/>
            <w:bottom w:val="none" w:sz="0" w:space="0" w:color="auto"/>
            <w:right w:val="none" w:sz="0" w:space="0" w:color="auto"/>
          </w:divBdr>
          <w:divsChild>
            <w:div w:id="860361261">
              <w:marLeft w:val="0"/>
              <w:marRight w:val="0"/>
              <w:marTop w:val="0"/>
              <w:marBottom w:val="0"/>
              <w:divBdr>
                <w:top w:val="none" w:sz="0" w:space="0" w:color="auto"/>
                <w:left w:val="none" w:sz="0" w:space="0" w:color="auto"/>
                <w:bottom w:val="none" w:sz="0" w:space="0" w:color="auto"/>
                <w:right w:val="none" w:sz="0" w:space="0" w:color="auto"/>
              </w:divBdr>
            </w:div>
          </w:divsChild>
        </w:div>
        <w:div w:id="1306812246">
          <w:marLeft w:val="0"/>
          <w:marRight w:val="0"/>
          <w:marTop w:val="0"/>
          <w:marBottom w:val="0"/>
          <w:divBdr>
            <w:top w:val="none" w:sz="0" w:space="0" w:color="auto"/>
            <w:left w:val="none" w:sz="0" w:space="0" w:color="auto"/>
            <w:bottom w:val="none" w:sz="0" w:space="0" w:color="auto"/>
            <w:right w:val="none" w:sz="0" w:space="0" w:color="auto"/>
          </w:divBdr>
          <w:divsChild>
            <w:div w:id="1648171519">
              <w:marLeft w:val="0"/>
              <w:marRight w:val="0"/>
              <w:marTop w:val="0"/>
              <w:marBottom w:val="0"/>
              <w:divBdr>
                <w:top w:val="none" w:sz="0" w:space="0" w:color="auto"/>
                <w:left w:val="none" w:sz="0" w:space="0" w:color="auto"/>
                <w:bottom w:val="none" w:sz="0" w:space="0" w:color="auto"/>
                <w:right w:val="none" w:sz="0" w:space="0" w:color="auto"/>
              </w:divBdr>
            </w:div>
          </w:divsChild>
        </w:div>
        <w:div w:id="1422526062">
          <w:marLeft w:val="0"/>
          <w:marRight w:val="0"/>
          <w:marTop w:val="0"/>
          <w:marBottom w:val="0"/>
          <w:divBdr>
            <w:top w:val="none" w:sz="0" w:space="0" w:color="auto"/>
            <w:left w:val="none" w:sz="0" w:space="0" w:color="auto"/>
            <w:bottom w:val="none" w:sz="0" w:space="0" w:color="auto"/>
            <w:right w:val="none" w:sz="0" w:space="0" w:color="auto"/>
          </w:divBdr>
          <w:divsChild>
            <w:div w:id="309749202">
              <w:marLeft w:val="0"/>
              <w:marRight w:val="0"/>
              <w:marTop w:val="0"/>
              <w:marBottom w:val="0"/>
              <w:divBdr>
                <w:top w:val="none" w:sz="0" w:space="0" w:color="auto"/>
                <w:left w:val="none" w:sz="0" w:space="0" w:color="auto"/>
                <w:bottom w:val="none" w:sz="0" w:space="0" w:color="auto"/>
                <w:right w:val="none" w:sz="0" w:space="0" w:color="auto"/>
              </w:divBdr>
            </w:div>
            <w:div w:id="944534889">
              <w:marLeft w:val="0"/>
              <w:marRight w:val="0"/>
              <w:marTop w:val="0"/>
              <w:marBottom w:val="0"/>
              <w:divBdr>
                <w:top w:val="none" w:sz="0" w:space="0" w:color="auto"/>
                <w:left w:val="none" w:sz="0" w:space="0" w:color="auto"/>
                <w:bottom w:val="none" w:sz="0" w:space="0" w:color="auto"/>
                <w:right w:val="none" w:sz="0" w:space="0" w:color="auto"/>
              </w:divBdr>
            </w:div>
            <w:div w:id="1628197287">
              <w:marLeft w:val="0"/>
              <w:marRight w:val="0"/>
              <w:marTop w:val="0"/>
              <w:marBottom w:val="0"/>
              <w:divBdr>
                <w:top w:val="none" w:sz="0" w:space="0" w:color="auto"/>
                <w:left w:val="none" w:sz="0" w:space="0" w:color="auto"/>
                <w:bottom w:val="none" w:sz="0" w:space="0" w:color="auto"/>
                <w:right w:val="none" w:sz="0" w:space="0" w:color="auto"/>
              </w:divBdr>
            </w:div>
            <w:div w:id="2024434930">
              <w:marLeft w:val="0"/>
              <w:marRight w:val="0"/>
              <w:marTop w:val="0"/>
              <w:marBottom w:val="0"/>
              <w:divBdr>
                <w:top w:val="none" w:sz="0" w:space="0" w:color="auto"/>
                <w:left w:val="none" w:sz="0" w:space="0" w:color="auto"/>
                <w:bottom w:val="none" w:sz="0" w:space="0" w:color="auto"/>
                <w:right w:val="none" w:sz="0" w:space="0" w:color="auto"/>
              </w:divBdr>
            </w:div>
          </w:divsChild>
        </w:div>
        <w:div w:id="1447384346">
          <w:marLeft w:val="0"/>
          <w:marRight w:val="0"/>
          <w:marTop w:val="0"/>
          <w:marBottom w:val="0"/>
          <w:divBdr>
            <w:top w:val="none" w:sz="0" w:space="0" w:color="auto"/>
            <w:left w:val="none" w:sz="0" w:space="0" w:color="auto"/>
            <w:bottom w:val="none" w:sz="0" w:space="0" w:color="auto"/>
            <w:right w:val="none" w:sz="0" w:space="0" w:color="auto"/>
          </w:divBdr>
          <w:divsChild>
            <w:div w:id="1805000602">
              <w:marLeft w:val="0"/>
              <w:marRight w:val="0"/>
              <w:marTop w:val="0"/>
              <w:marBottom w:val="0"/>
              <w:divBdr>
                <w:top w:val="none" w:sz="0" w:space="0" w:color="auto"/>
                <w:left w:val="none" w:sz="0" w:space="0" w:color="auto"/>
                <w:bottom w:val="none" w:sz="0" w:space="0" w:color="auto"/>
                <w:right w:val="none" w:sz="0" w:space="0" w:color="auto"/>
              </w:divBdr>
            </w:div>
          </w:divsChild>
        </w:div>
        <w:div w:id="1482698665">
          <w:marLeft w:val="0"/>
          <w:marRight w:val="0"/>
          <w:marTop w:val="0"/>
          <w:marBottom w:val="0"/>
          <w:divBdr>
            <w:top w:val="none" w:sz="0" w:space="0" w:color="auto"/>
            <w:left w:val="none" w:sz="0" w:space="0" w:color="auto"/>
            <w:bottom w:val="none" w:sz="0" w:space="0" w:color="auto"/>
            <w:right w:val="none" w:sz="0" w:space="0" w:color="auto"/>
          </w:divBdr>
          <w:divsChild>
            <w:div w:id="2084519339">
              <w:marLeft w:val="0"/>
              <w:marRight w:val="0"/>
              <w:marTop w:val="0"/>
              <w:marBottom w:val="0"/>
              <w:divBdr>
                <w:top w:val="none" w:sz="0" w:space="0" w:color="auto"/>
                <w:left w:val="none" w:sz="0" w:space="0" w:color="auto"/>
                <w:bottom w:val="none" w:sz="0" w:space="0" w:color="auto"/>
                <w:right w:val="none" w:sz="0" w:space="0" w:color="auto"/>
              </w:divBdr>
            </w:div>
          </w:divsChild>
        </w:div>
        <w:div w:id="1646935590">
          <w:marLeft w:val="0"/>
          <w:marRight w:val="0"/>
          <w:marTop w:val="0"/>
          <w:marBottom w:val="0"/>
          <w:divBdr>
            <w:top w:val="none" w:sz="0" w:space="0" w:color="auto"/>
            <w:left w:val="none" w:sz="0" w:space="0" w:color="auto"/>
            <w:bottom w:val="none" w:sz="0" w:space="0" w:color="auto"/>
            <w:right w:val="none" w:sz="0" w:space="0" w:color="auto"/>
          </w:divBdr>
          <w:divsChild>
            <w:div w:id="328678750">
              <w:marLeft w:val="0"/>
              <w:marRight w:val="0"/>
              <w:marTop w:val="0"/>
              <w:marBottom w:val="0"/>
              <w:divBdr>
                <w:top w:val="none" w:sz="0" w:space="0" w:color="auto"/>
                <w:left w:val="none" w:sz="0" w:space="0" w:color="auto"/>
                <w:bottom w:val="none" w:sz="0" w:space="0" w:color="auto"/>
                <w:right w:val="none" w:sz="0" w:space="0" w:color="auto"/>
              </w:divBdr>
            </w:div>
          </w:divsChild>
        </w:div>
        <w:div w:id="1761176536">
          <w:marLeft w:val="0"/>
          <w:marRight w:val="0"/>
          <w:marTop w:val="0"/>
          <w:marBottom w:val="0"/>
          <w:divBdr>
            <w:top w:val="none" w:sz="0" w:space="0" w:color="auto"/>
            <w:left w:val="none" w:sz="0" w:space="0" w:color="auto"/>
            <w:bottom w:val="none" w:sz="0" w:space="0" w:color="auto"/>
            <w:right w:val="none" w:sz="0" w:space="0" w:color="auto"/>
          </w:divBdr>
          <w:divsChild>
            <w:div w:id="1004744163">
              <w:marLeft w:val="0"/>
              <w:marRight w:val="0"/>
              <w:marTop w:val="0"/>
              <w:marBottom w:val="0"/>
              <w:divBdr>
                <w:top w:val="none" w:sz="0" w:space="0" w:color="auto"/>
                <w:left w:val="none" w:sz="0" w:space="0" w:color="auto"/>
                <w:bottom w:val="none" w:sz="0" w:space="0" w:color="auto"/>
                <w:right w:val="none" w:sz="0" w:space="0" w:color="auto"/>
              </w:divBdr>
            </w:div>
          </w:divsChild>
        </w:div>
        <w:div w:id="1856924189">
          <w:marLeft w:val="0"/>
          <w:marRight w:val="0"/>
          <w:marTop w:val="0"/>
          <w:marBottom w:val="0"/>
          <w:divBdr>
            <w:top w:val="none" w:sz="0" w:space="0" w:color="auto"/>
            <w:left w:val="none" w:sz="0" w:space="0" w:color="auto"/>
            <w:bottom w:val="none" w:sz="0" w:space="0" w:color="auto"/>
            <w:right w:val="none" w:sz="0" w:space="0" w:color="auto"/>
          </w:divBdr>
          <w:divsChild>
            <w:div w:id="115565371">
              <w:marLeft w:val="0"/>
              <w:marRight w:val="0"/>
              <w:marTop w:val="0"/>
              <w:marBottom w:val="0"/>
              <w:divBdr>
                <w:top w:val="none" w:sz="0" w:space="0" w:color="auto"/>
                <w:left w:val="none" w:sz="0" w:space="0" w:color="auto"/>
                <w:bottom w:val="none" w:sz="0" w:space="0" w:color="auto"/>
                <w:right w:val="none" w:sz="0" w:space="0" w:color="auto"/>
              </w:divBdr>
            </w:div>
          </w:divsChild>
        </w:div>
        <w:div w:id="2016809529">
          <w:marLeft w:val="0"/>
          <w:marRight w:val="0"/>
          <w:marTop w:val="0"/>
          <w:marBottom w:val="0"/>
          <w:divBdr>
            <w:top w:val="none" w:sz="0" w:space="0" w:color="auto"/>
            <w:left w:val="none" w:sz="0" w:space="0" w:color="auto"/>
            <w:bottom w:val="none" w:sz="0" w:space="0" w:color="auto"/>
            <w:right w:val="none" w:sz="0" w:space="0" w:color="auto"/>
          </w:divBdr>
          <w:divsChild>
            <w:div w:id="21053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410">
      <w:bodyDiv w:val="1"/>
      <w:marLeft w:val="0"/>
      <w:marRight w:val="0"/>
      <w:marTop w:val="0"/>
      <w:marBottom w:val="0"/>
      <w:divBdr>
        <w:top w:val="none" w:sz="0" w:space="0" w:color="auto"/>
        <w:left w:val="none" w:sz="0" w:space="0" w:color="auto"/>
        <w:bottom w:val="none" w:sz="0" w:space="0" w:color="auto"/>
        <w:right w:val="none" w:sz="0" w:space="0" w:color="auto"/>
      </w:divBdr>
    </w:div>
    <w:div w:id="1488009519">
      <w:bodyDiv w:val="1"/>
      <w:marLeft w:val="0"/>
      <w:marRight w:val="0"/>
      <w:marTop w:val="0"/>
      <w:marBottom w:val="0"/>
      <w:divBdr>
        <w:top w:val="none" w:sz="0" w:space="0" w:color="auto"/>
        <w:left w:val="none" w:sz="0" w:space="0" w:color="auto"/>
        <w:bottom w:val="none" w:sz="0" w:space="0" w:color="auto"/>
        <w:right w:val="none" w:sz="0" w:space="0" w:color="auto"/>
      </w:divBdr>
    </w:div>
    <w:div w:id="1489515870">
      <w:bodyDiv w:val="1"/>
      <w:marLeft w:val="0"/>
      <w:marRight w:val="0"/>
      <w:marTop w:val="0"/>
      <w:marBottom w:val="0"/>
      <w:divBdr>
        <w:top w:val="none" w:sz="0" w:space="0" w:color="auto"/>
        <w:left w:val="none" w:sz="0" w:space="0" w:color="auto"/>
        <w:bottom w:val="none" w:sz="0" w:space="0" w:color="auto"/>
        <w:right w:val="none" w:sz="0" w:space="0" w:color="auto"/>
      </w:divBdr>
    </w:div>
    <w:div w:id="1517966287">
      <w:bodyDiv w:val="1"/>
      <w:marLeft w:val="0"/>
      <w:marRight w:val="0"/>
      <w:marTop w:val="0"/>
      <w:marBottom w:val="0"/>
      <w:divBdr>
        <w:top w:val="none" w:sz="0" w:space="0" w:color="auto"/>
        <w:left w:val="none" w:sz="0" w:space="0" w:color="auto"/>
        <w:bottom w:val="none" w:sz="0" w:space="0" w:color="auto"/>
        <w:right w:val="none" w:sz="0" w:space="0" w:color="auto"/>
      </w:divBdr>
    </w:div>
    <w:div w:id="1518806837">
      <w:bodyDiv w:val="1"/>
      <w:marLeft w:val="0"/>
      <w:marRight w:val="0"/>
      <w:marTop w:val="0"/>
      <w:marBottom w:val="0"/>
      <w:divBdr>
        <w:top w:val="none" w:sz="0" w:space="0" w:color="auto"/>
        <w:left w:val="none" w:sz="0" w:space="0" w:color="auto"/>
        <w:bottom w:val="none" w:sz="0" w:space="0" w:color="auto"/>
        <w:right w:val="none" w:sz="0" w:space="0" w:color="auto"/>
      </w:divBdr>
    </w:div>
    <w:div w:id="1545404780">
      <w:bodyDiv w:val="1"/>
      <w:marLeft w:val="0"/>
      <w:marRight w:val="0"/>
      <w:marTop w:val="0"/>
      <w:marBottom w:val="0"/>
      <w:divBdr>
        <w:top w:val="none" w:sz="0" w:space="0" w:color="auto"/>
        <w:left w:val="none" w:sz="0" w:space="0" w:color="auto"/>
        <w:bottom w:val="none" w:sz="0" w:space="0" w:color="auto"/>
        <w:right w:val="none" w:sz="0" w:space="0" w:color="auto"/>
      </w:divBdr>
      <w:divsChild>
        <w:div w:id="10189616">
          <w:marLeft w:val="0"/>
          <w:marRight w:val="0"/>
          <w:marTop w:val="0"/>
          <w:marBottom w:val="0"/>
          <w:divBdr>
            <w:top w:val="none" w:sz="0" w:space="0" w:color="auto"/>
            <w:left w:val="none" w:sz="0" w:space="0" w:color="auto"/>
            <w:bottom w:val="none" w:sz="0" w:space="0" w:color="auto"/>
            <w:right w:val="none" w:sz="0" w:space="0" w:color="auto"/>
          </w:divBdr>
          <w:divsChild>
            <w:div w:id="584924209">
              <w:marLeft w:val="0"/>
              <w:marRight w:val="0"/>
              <w:marTop w:val="0"/>
              <w:marBottom w:val="0"/>
              <w:divBdr>
                <w:top w:val="none" w:sz="0" w:space="0" w:color="auto"/>
                <w:left w:val="none" w:sz="0" w:space="0" w:color="auto"/>
                <w:bottom w:val="none" w:sz="0" w:space="0" w:color="auto"/>
                <w:right w:val="none" w:sz="0" w:space="0" w:color="auto"/>
              </w:divBdr>
            </w:div>
            <w:div w:id="783111948">
              <w:marLeft w:val="0"/>
              <w:marRight w:val="0"/>
              <w:marTop w:val="0"/>
              <w:marBottom w:val="0"/>
              <w:divBdr>
                <w:top w:val="none" w:sz="0" w:space="0" w:color="auto"/>
                <w:left w:val="none" w:sz="0" w:space="0" w:color="auto"/>
                <w:bottom w:val="none" w:sz="0" w:space="0" w:color="auto"/>
                <w:right w:val="none" w:sz="0" w:space="0" w:color="auto"/>
              </w:divBdr>
            </w:div>
            <w:div w:id="830635258">
              <w:marLeft w:val="0"/>
              <w:marRight w:val="0"/>
              <w:marTop w:val="0"/>
              <w:marBottom w:val="0"/>
              <w:divBdr>
                <w:top w:val="none" w:sz="0" w:space="0" w:color="auto"/>
                <w:left w:val="none" w:sz="0" w:space="0" w:color="auto"/>
                <w:bottom w:val="none" w:sz="0" w:space="0" w:color="auto"/>
                <w:right w:val="none" w:sz="0" w:space="0" w:color="auto"/>
              </w:divBdr>
            </w:div>
            <w:div w:id="1014919154">
              <w:marLeft w:val="0"/>
              <w:marRight w:val="0"/>
              <w:marTop w:val="0"/>
              <w:marBottom w:val="0"/>
              <w:divBdr>
                <w:top w:val="none" w:sz="0" w:space="0" w:color="auto"/>
                <w:left w:val="none" w:sz="0" w:space="0" w:color="auto"/>
                <w:bottom w:val="none" w:sz="0" w:space="0" w:color="auto"/>
                <w:right w:val="none" w:sz="0" w:space="0" w:color="auto"/>
              </w:divBdr>
            </w:div>
            <w:div w:id="1244297909">
              <w:marLeft w:val="0"/>
              <w:marRight w:val="0"/>
              <w:marTop w:val="0"/>
              <w:marBottom w:val="0"/>
              <w:divBdr>
                <w:top w:val="none" w:sz="0" w:space="0" w:color="auto"/>
                <w:left w:val="none" w:sz="0" w:space="0" w:color="auto"/>
                <w:bottom w:val="none" w:sz="0" w:space="0" w:color="auto"/>
                <w:right w:val="none" w:sz="0" w:space="0" w:color="auto"/>
              </w:divBdr>
            </w:div>
            <w:div w:id="1334869186">
              <w:marLeft w:val="0"/>
              <w:marRight w:val="0"/>
              <w:marTop w:val="0"/>
              <w:marBottom w:val="0"/>
              <w:divBdr>
                <w:top w:val="none" w:sz="0" w:space="0" w:color="auto"/>
                <w:left w:val="none" w:sz="0" w:space="0" w:color="auto"/>
                <w:bottom w:val="none" w:sz="0" w:space="0" w:color="auto"/>
                <w:right w:val="none" w:sz="0" w:space="0" w:color="auto"/>
              </w:divBdr>
            </w:div>
          </w:divsChild>
        </w:div>
        <w:div w:id="50732717">
          <w:marLeft w:val="0"/>
          <w:marRight w:val="0"/>
          <w:marTop w:val="0"/>
          <w:marBottom w:val="0"/>
          <w:divBdr>
            <w:top w:val="none" w:sz="0" w:space="0" w:color="auto"/>
            <w:left w:val="none" w:sz="0" w:space="0" w:color="auto"/>
            <w:bottom w:val="none" w:sz="0" w:space="0" w:color="auto"/>
            <w:right w:val="none" w:sz="0" w:space="0" w:color="auto"/>
          </w:divBdr>
          <w:divsChild>
            <w:div w:id="1033044558">
              <w:marLeft w:val="0"/>
              <w:marRight w:val="0"/>
              <w:marTop w:val="0"/>
              <w:marBottom w:val="0"/>
              <w:divBdr>
                <w:top w:val="none" w:sz="0" w:space="0" w:color="auto"/>
                <w:left w:val="none" w:sz="0" w:space="0" w:color="auto"/>
                <w:bottom w:val="none" w:sz="0" w:space="0" w:color="auto"/>
                <w:right w:val="none" w:sz="0" w:space="0" w:color="auto"/>
              </w:divBdr>
            </w:div>
          </w:divsChild>
        </w:div>
        <w:div w:id="55320453">
          <w:marLeft w:val="0"/>
          <w:marRight w:val="0"/>
          <w:marTop w:val="0"/>
          <w:marBottom w:val="0"/>
          <w:divBdr>
            <w:top w:val="none" w:sz="0" w:space="0" w:color="auto"/>
            <w:left w:val="none" w:sz="0" w:space="0" w:color="auto"/>
            <w:bottom w:val="none" w:sz="0" w:space="0" w:color="auto"/>
            <w:right w:val="none" w:sz="0" w:space="0" w:color="auto"/>
          </w:divBdr>
          <w:divsChild>
            <w:div w:id="1554195138">
              <w:marLeft w:val="0"/>
              <w:marRight w:val="0"/>
              <w:marTop w:val="0"/>
              <w:marBottom w:val="0"/>
              <w:divBdr>
                <w:top w:val="none" w:sz="0" w:space="0" w:color="auto"/>
                <w:left w:val="none" w:sz="0" w:space="0" w:color="auto"/>
                <w:bottom w:val="none" w:sz="0" w:space="0" w:color="auto"/>
                <w:right w:val="none" w:sz="0" w:space="0" w:color="auto"/>
              </w:divBdr>
            </w:div>
          </w:divsChild>
        </w:div>
        <w:div w:id="629434222">
          <w:marLeft w:val="0"/>
          <w:marRight w:val="0"/>
          <w:marTop w:val="0"/>
          <w:marBottom w:val="0"/>
          <w:divBdr>
            <w:top w:val="none" w:sz="0" w:space="0" w:color="auto"/>
            <w:left w:val="none" w:sz="0" w:space="0" w:color="auto"/>
            <w:bottom w:val="none" w:sz="0" w:space="0" w:color="auto"/>
            <w:right w:val="none" w:sz="0" w:space="0" w:color="auto"/>
          </w:divBdr>
          <w:divsChild>
            <w:div w:id="1754858264">
              <w:marLeft w:val="0"/>
              <w:marRight w:val="0"/>
              <w:marTop w:val="0"/>
              <w:marBottom w:val="0"/>
              <w:divBdr>
                <w:top w:val="none" w:sz="0" w:space="0" w:color="auto"/>
                <w:left w:val="none" w:sz="0" w:space="0" w:color="auto"/>
                <w:bottom w:val="none" w:sz="0" w:space="0" w:color="auto"/>
                <w:right w:val="none" w:sz="0" w:space="0" w:color="auto"/>
              </w:divBdr>
            </w:div>
          </w:divsChild>
        </w:div>
        <w:div w:id="665012282">
          <w:marLeft w:val="0"/>
          <w:marRight w:val="0"/>
          <w:marTop w:val="0"/>
          <w:marBottom w:val="0"/>
          <w:divBdr>
            <w:top w:val="none" w:sz="0" w:space="0" w:color="auto"/>
            <w:left w:val="none" w:sz="0" w:space="0" w:color="auto"/>
            <w:bottom w:val="none" w:sz="0" w:space="0" w:color="auto"/>
            <w:right w:val="none" w:sz="0" w:space="0" w:color="auto"/>
          </w:divBdr>
          <w:divsChild>
            <w:div w:id="2134051908">
              <w:marLeft w:val="0"/>
              <w:marRight w:val="0"/>
              <w:marTop w:val="0"/>
              <w:marBottom w:val="0"/>
              <w:divBdr>
                <w:top w:val="none" w:sz="0" w:space="0" w:color="auto"/>
                <w:left w:val="none" w:sz="0" w:space="0" w:color="auto"/>
                <w:bottom w:val="none" w:sz="0" w:space="0" w:color="auto"/>
                <w:right w:val="none" w:sz="0" w:space="0" w:color="auto"/>
              </w:divBdr>
            </w:div>
          </w:divsChild>
        </w:div>
        <w:div w:id="1122069112">
          <w:marLeft w:val="0"/>
          <w:marRight w:val="0"/>
          <w:marTop w:val="0"/>
          <w:marBottom w:val="0"/>
          <w:divBdr>
            <w:top w:val="none" w:sz="0" w:space="0" w:color="auto"/>
            <w:left w:val="none" w:sz="0" w:space="0" w:color="auto"/>
            <w:bottom w:val="none" w:sz="0" w:space="0" w:color="auto"/>
            <w:right w:val="none" w:sz="0" w:space="0" w:color="auto"/>
          </w:divBdr>
          <w:divsChild>
            <w:div w:id="1181745297">
              <w:marLeft w:val="0"/>
              <w:marRight w:val="0"/>
              <w:marTop w:val="0"/>
              <w:marBottom w:val="0"/>
              <w:divBdr>
                <w:top w:val="none" w:sz="0" w:space="0" w:color="auto"/>
                <w:left w:val="none" w:sz="0" w:space="0" w:color="auto"/>
                <w:bottom w:val="none" w:sz="0" w:space="0" w:color="auto"/>
                <w:right w:val="none" w:sz="0" w:space="0" w:color="auto"/>
              </w:divBdr>
            </w:div>
          </w:divsChild>
        </w:div>
        <w:div w:id="1124544198">
          <w:marLeft w:val="0"/>
          <w:marRight w:val="0"/>
          <w:marTop w:val="0"/>
          <w:marBottom w:val="0"/>
          <w:divBdr>
            <w:top w:val="none" w:sz="0" w:space="0" w:color="auto"/>
            <w:left w:val="none" w:sz="0" w:space="0" w:color="auto"/>
            <w:bottom w:val="none" w:sz="0" w:space="0" w:color="auto"/>
            <w:right w:val="none" w:sz="0" w:space="0" w:color="auto"/>
          </w:divBdr>
          <w:divsChild>
            <w:div w:id="1745031721">
              <w:marLeft w:val="0"/>
              <w:marRight w:val="0"/>
              <w:marTop w:val="0"/>
              <w:marBottom w:val="0"/>
              <w:divBdr>
                <w:top w:val="none" w:sz="0" w:space="0" w:color="auto"/>
                <w:left w:val="none" w:sz="0" w:space="0" w:color="auto"/>
                <w:bottom w:val="none" w:sz="0" w:space="0" w:color="auto"/>
                <w:right w:val="none" w:sz="0" w:space="0" w:color="auto"/>
              </w:divBdr>
            </w:div>
          </w:divsChild>
        </w:div>
        <w:div w:id="1290162177">
          <w:marLeft w:val="0"/>
          <w:marRight w:val="0"/>
          <w:marTop w:val="0"/>
          <w:marBottom w:val="0"/>
          <w:divBdr>
            <w:top w:val="none" w:sz="0" w:space="0" w:color="auto"/>
            <w:left w:val="none" w:sz="0" w:space="0" w:color="auto"/>
            <w:bottom w:val="none" w:sz="0" w:space="0" w:color="auto"/>
            <w:right w:val="none" w:sz="0" w:space="0" w:color="auto"/>
          </w:divBdr>
          <w:divsChild>
            <w:div w:id="230845753">
              <w:marLeft w:val="0"/>
              <w:marRight w:val="0"/>
              <w:marTop w:val="0"/>
              <w:marBottom w:val="0"/>
              <w:divBdr>
                <w:top w:val="none" w:sz="0" w:space="0" w:color="auto"/>
                <w:left w:val="none" w:sz="0" w:space="0" w:color="auto"/>
                <w:bottom w:val="none" w:sz="0" w:space="0" w:color="auto"/>
                <w:right w:val="none" w:sz="0" w:space="0" w:color="auto"/>
              </w:divBdr>
            </w:div>
          </w:divsChild>
        </w:div>
        <w:div w:id="1460300536">
          <w:marLeft w:val="0"/>
          <w:marRight w:val="0"/>
          <w:marTop w:val="0"/>
          <w:marBottom w:val="0"/>
          <w:divBdr>
            <w:top w:val="none" w:sz="0" w:space="0" w:color="auto"/>
            <w:left w:val="none" w:sz="0" w:space="0" w:color="auto"/>
            <w:bottom w:val="none" w:sz="0" w:space="0" w:color="auto"/>
            <w:right w:val="none" w:sz="0" w:space="0" w:color="auto"/>
          </w:divBdr>
          <w:divsChild>
            <w:div w:id="545337149">
              <w:marLeft w:val="0"/>
              <w:marRight w:val="0"/>
              <w:marTop w:val="0"/>
              <w:marBottom w:val="0"/>
              <w:divBdr>
                <w:top w:val="none" w:sz="0" w:space="0" w:color="auto"/>
                <w:left w:val="none" w:sz="0" w:space="0" w:color="auto"/>
                <w:bottom w:val="none" w:sz="0" w:space="0" w:color="auto"/>
                <w:right w:val="none" w:sz="0" w:space="0" w:color="auto"/>
              </w:divBdr>
            </w:div>
          </w:divsChild>
        </w:div>
        <w:div w:id="1476530896">
          <w:marLeft w:val="0"/>
          <w:marRight w:val="0"/>
          <w:marTop w:val="0"/>
          <w:marBottom w:val="0"/>
          <w:divBdr>
            <w:top w:val="none" w:sz="0" w:space="0" w:color="auto"/>
            <w:left w:val="none" w:sz="0" w:space="0" w:color="auto"/>
            <w:bottom w:val="none" w:sz="0" w:space="0" w:color="auto"/>
            <w:right w:val="none" w:sz="0" w:space="0" w:color="auto"/>
          </w:divBdr>
          <w:divsChild>
            <w:div w:id="1618560187">
              <w:marLeft w:val="0"/>
              <w:marRight w:val="0"/>
              <w:marTop w:val="0"/>
              <w:marBottom w:val="0"/>
              <w:divBdr>
                <w:top w:val="none" w:sz="0" w:space="0" w:color="auto"/>
                <w:left w:val="none" w:sz="0" w:space="0" w:color="auto"/>
                <w:bottom w:val="none" w:sz="0" w:space="0" w:color="auto"/>
                <w:right w:val="none" w:sz="0" w:space="0" w:color="auto"/>
              </w:divBdr>
            </w:div>
          </w:divsChild>
        </w:div>
        <w:div w:id="1491170524">
          <w:marLeft w:val="0"/>
          <w:marRight w:val="0"/>
          <w:marTop w:val="0"/>
          <w:marBottom w:val="0"/>
          <w:divBdr>
            <w:top w:val="none" w:sz="0" w:space="0" w:color="auto"/>
            <w:left w:val="none" w:sz="0" w:space="0" w:color="auto"/>
            <w:bottom w:val="none" w:sz="0" w:space="0" w:color="auto"/>
            <w:right w:val="none" w:sz="0" w:space="0" w:color="auto"/>
          </w:divBdr>
          <w:divsChild>
            <w:div w:id="135992607">
              <w:marLeft w:val="0"/>
              <w:marRight w:val="0"/>
              <w:marTop w:val="0"/>
              <w:marBottom w:val="0"/>
              <w:divBdr>
                <w:top w:val="none" w:sz="0" w:space="0" w:color="auto"/>
                <w:left w:val="none" w:sz="0" w:space="0" w:color="auto"/>
                <w:bottom w:val="none" w:sz="0" w:space="0" w:color="auto"/>
                <w:right w:val="none" w:sz="0" w:space="0" w:color="auto"/>
              </w:divBdr>
            </w:div>
          </w:divsChild>
        </w:div>
        <w:div w:id="1512571282">
          <w:marLeft w:val="0"/>
          <w:marRight w:val="0"/>
          <w:marTop w:val="0"/>
          <w:marBottom w:val="0"/>
          <w:divBdr>
            <w:top w:val="none" w:sz="0" w:space="0" w:color="auto"/>
            <w:left w:val="none" w:sz="0" w:space="0" w:color="auto"/>
            <w:bottom w:val="none" w:sz="0" w:space="0" w:color="auto"/>
            <w:right w:val="none" w:sz="0" w:space="0" w:color="auto"/>
          </w:divBdr>
          <w:divsChild>
            <w:div w:id="619267139">
              <w:marLeft w:val="0"/>
              <w:marRight w:val="0"/>
              <w:marTop w:val="0"/>
              <w:marBottom w:val="0"/>
              <w:divBdr>
                <w:top w:val="none" w:sz="0" w:space="0" w:color="auto"/>
                <w:left w:val="none" w:sz="0" w:space="0" w:color="auto"/>
                <w:bottom w:val="none" w:sz="0" w:space="0" w:color="auto"/>
                <w:right w:val="none" w:sz="0" w:space="0" w:color="auto"/>
              </w:divBdr>
            </w:div>
          </w:divsChild>
        </w:div>
        <w:div w:id="1536388204">
          <w:marLeft w:val="0"/>
          <w:marRight w:val="0"/>
          <w:marTop w:val="0"/>
          <w:marBottom w:val="0"/>
          <w:divBdr>
            <w:top w:val="none" w:sz="0" w:space="0" w:color="auto"/>
            <w:left w:val="none" w:sz="0" w:space="0" w:color="auto"/>
            <w:bottom w:val="none" w:sz="0" w:space="0" w:color="auto"/>
            <w:right w:val="none" w:sz="0" w:space="0" w:color="auto"/>
          </w:divBdr>
          <w:divsChild>
            <w:div w:id="1290018197">
              <w:marLeft w:val="0"/>
              <w:marRight w:val="0"/>
              <w:marTop w:val="0"/>
              <w:marBottom w:val="0"/>
              <w:divBdr>
                <w:top w:val="none" w:sz="0" w:space="0" w:color="auto"/>
                <w:left w:val="none" w:sz="0" w:space="0" w:color="auto"/>
                <w:bottom w:val="none" w:sz="0" w:space="0" w:color="auto"/>
                <w:right w:val="none" w:sz="0" w:space="0" w:color="auto"/>
              </w:divBdr>
            </w:div>
          </w:divsChild>
        </w:div>
        <w:div w:id="1699814371">
          <w:marLeft w:val="0"/>
          <w:marRight w:val="0"/>
          <w:marTop w:val="0"/>
          <w:marBottom w:val="0"/>
          <w:divBdr>
            <w:top w:val="none" w:sz="0" w:space="0" w:color="auto"/>
            <w:left w:val="none" w:sz="0" w:space="0" w:color="auto"/>
            <w:bottom w:val="none" w:sz="0" w:space="0" w:color="auto"/>
            <w:right w:val="none" w:sz="0" w:space="0" w:color="auto"/>
          </w:divBdr>
          <w:divsChild>
            <w:div w:id="1044476965">
              <w:marLeft w:val="0"/>
              <w:marRight w:val="0"/>
              <w:marTop w:val="0"/>
              <w:marBottom w:val="0"/>
              <w:divBdr>
                <w:top w:val="none" w:sz="0" w:space="0" w:color="auto"/>
                <w:left w:val="none" w:sz="0" w:space="0" w:color="auto"/>
                <w:bottom w:val="none" w:sz="0" w:space="0" w:color="auto"/>
                <w:right w:val="none" w:sz="0" w:space="0" w:color="auto"/>
              </w:divBdr>
            </w:div>
          </w:divsChild>
        </w:div>
        <w:div w:id="1897162479">
          <w:marLeft w:val="0"/>
          <w:marRight w:val="0"/>
          <w:marTop w:val="0"/>
          <w:marBottom w:val="0"/>
          <w:divBdr>
            <w:top w:val="none" w:sz="0" w:space="0" w:color="auto"/>
            <w:left w:val="none" w:sz="0" w:space="0" w:color="auto"/>
            <w:bottom w:val="none" w:sz="0" w:space="0" w:color="auto"/>
            <w:right w:val="none" w:sz="0" w:space="0" w:color="auto"/>
          </w:divBdr>
          <w:divsChild>
            <w:div w:id="110714345">
              <w:marLeft w:val="0"/>
              <w:marRight w:val="0"/>
              <w:marTop w:val="0"/>
              <w:marBottom w:val="0"/>
              <w:divBdr>
                <w:top w:val="none" w:sz="0" w:space="0" w:color="auto"/>
                <w:left w:val="none" w:sz="0" w:space="0" w:color="auto"/>
                <w:bottom w:val="none" w:sz="0" w:space="0" w:color="auto"/>
                <w:right w:val="none" w:sz="0" w:space="0" w:color="auto"/>
              </w:divBdr>
            </w:div>
            <w:div w:id="549536230">
              <w:marLeft w:val="0"/>
              <w:marRight w:val="0"/>
              <w:marTop w:val="0"/>
              <w:marBottom w:val="0"/>
              <w:divBdr>
                <w:top w:val="none" w:sz="0" w:space="0" w:color="auto"/>
                <w:left w:val="none" w:sz="0" w:space="0" w:color="auto"/>
                <w:bottom w:val="none" w:sz="0" w:space="0" w:color="auto"/>
                <w:right w:val="none" w:sz="0" w:space="0" w:color="auto"/>
              </w:divBdr>
            </w:div>
            <w:div w:id="828978191">
              <w:marLeft w:val="0"/>
              <w:marRight w:val="0"/>
              <w:marTop w:val="0"/>
              <w:marBottom w:val="0"/>
              <w:divBdr>
                <w:top w:val="none" w:sz="0" w:space="0" w:color="auto"/>
                <w:left w:val="none" w:sz="0" w:space="0" w:color="auto"/>
                <w:bottom w:val="none" w:sz="0" w:space="0" w:color="auto"/>
                <w:right w:val="none" w:sz="0" w:space="0" w:color="auto"/>
              </w:divBdr>
            </w:div>
            <w:div w:id="860438931">
              <w:marLeft w:val="0"/>
              <w:marRight w:val="0"/>
              <w:marTop w:val="0"/>
              <w:marBottom w:val="0"/>
              <w:divBdr>
                <w:top w:val="none" w:sz="0" w:space="0" w:color="auto"/>
                <w:left w:val="none" w:sz="0" w:space="0" w:color="auto"/>
                <w:bottom w:val="none" w:sz="0" w:space="0" w:color="auto"/>
                <w:right w:val="none" w:sz="0" w:space="0" w:color="auto"/>
              </w:divBdr>
            </w:div>
            <w:div w:id="1065757951">
              <w:marLeft w:val="0"/>
              <w:marRight w:val="0"/>
              <w:marTop w:val="0"/>
              <w:marBottom w:val="0"/>
              <w:divBdr>
                <w:top w:val="none" w:sz="0" w:space="0" w:color="auto"/>
                <w:left w:val="none" w:sz="0" w:space="0" w:color="auto"/>
                <w:bottom w:val="none" w:sz="0" w:space="0" w:color="auto"/>
                <w:right w:val="none" w:sz="0" w:space="0" w:color="auto"/>
              </w:divBdr>
            </w:div>
            <w:div w:id="1262377780">
              <w:marLeft w:val="0"/>
              <w:marRight w:val="0"/>
              <w:marTop w:val="0"/>
              <w:marBottom w:val="0"/>
              <w:divBdr>
                <w:top w:val="none" w:sz="0" w:space="0" w:color="auto"/>
                <w:left w:val="none" w:sz="0" w:space="0" w:color="auto"/>
                <w:bottom w:val="none" w:sz="0" w:space="0" w:color="auto"/>
                <w:right w:val="none" w:sz="0" w:space="0" w:color="auto"/>
              </w:divBdr>
            </w:div>
            <w:div w:id="1277329396">
              <w:marLeft w:val="0"/>
              <w:marRight w:val="0"/>
              <w:marTop w:val="0"/>
              <w:marBottom w:val="0"/>
              <w:divBdr>
                <w:top w:val="none" w:sz="0" w:space="0" w:color="auto"/>
                <w:left w:val="none" w:sz="0" w:space="0" w:color="auto"/>
                <w:bottom w:val="none" w:sz="0" w:space="0" w:color="auto"/>
                <w:right w:val="none" w:sz="0" w:space="0" w:color="auto"/>
              </w:divBdr>
            </w:div>
            <w:div w:id="1383092522">
              <w:marLeft w:val="0"/>
              <w:marRight w:val="0"/>
              <w:marTop w:val="0"/>
              <w:marBottom w:val="0"/>
              <w:divBdr>
                <w:top w:val="none" w:sz="0" w:space="0" w:color="auto"/>
                <w:left w:val="none" w:sz="0" w:space="0" w:color="auto"/>
                <w:bottom w:val="none" w:sz="0" w:space="0" w:color="auto"/>
                <w:right w:val="none" w:sz="0" w:space="0" w:color="auto"/>
              </w:divBdr>
            </w:div>
            <w:div w:id="1383942375">
              <w:marLeft w:val="0"/>
              <w:marRight w:val="0"/>
              <w:marTop w:val="0"/>
              <w:marBottom w:val="0"/>
              <w:divBdr>
                <w:top w:val="none" w:sz="0" w:space="0" w:color="auto"/>
                <w:left w:val="none" w:sz="0" w:space="0" w:color="auto"/>
                <w:bottom w:val="none" w:sz="0" w:space="0" w:color="auto"/>
                <w:right w:val="none" w:sz="0" w:space="0" w:color="auto"/>
              </w:divBdr>
            </w:div>
            <w:div w:id="1463039134">
              <w:marLeft w:val="0"/>
              <w:marRight w:val="0"/>
              <w:marTop w:val="0"/>
              <w:marBottom w:val="0"/>
              <w:divBdr>
                <w:top w:val="none" w:sz="0" w:space="0" w:color="auto"/>
                <w:left w:val="none" w:sz="0" w:space="0" w:color="auto"/>
                <w:bottom w:val="none" w:sz="0" w:space="0" w:color="auto"/>
                <w:right w:val="none" w:sz="0" w:space="0" w:color="auto"/>
              </w:divBdr>
            </w:div>
          </w:divsChild>
        </w:div>
        <w:div w:id="2086683684">
          <w:marLeft w:val="0"/>
          <w:marRight w:val="0"/>
          <w:marTop w:val="0"/>
          <w:marBottom w:val="0"/>
          <w:divBdr>
            <w:top w:val="none" w:sz="0" w:space="0" w:color="auto"/>
            <w:left w:val="none" w:sz="0" w:space="0" w:color="auto"/>
            <w:bottom w:val="none" w:sz="0" w:space="0" w:color="auto"/>
            <w:right w:val="none" w:sz="0" w:space="0" w:color="auto"/>
          </w:divBdr>
          <w:divsChild>
            <w:div w:id="136105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4677">
      <w:bodyDiv w:val="1"/>
      <w:marLeft w:val="0"/>
      <w:marRight w:val="0"/>
      <w:marTop w:val="0"/>
      <w:marBottom w:val="0"/>
      <w:divBdr>
        <w:top w:val="none" w:sz="0" w:space="0" w:color="auto"/>
        <w:left w:val="none" w:sz="0" w:space="0" w:color="auto"/>
        <w:bottom w:val="none" w:sz="0" w:space="0" w:color="auto"/>
        <w:right w:val="none" w:sz="0" w:space="0" w:color="auto"/>
      </w:divBdr>
      <w:divsChild>
        <w:div w:id="129060549">
          <w:marLeft w:val="0"/>
          <w:marRight w:val="0"/>
          <w:marTop w:val="0"/>
          <w:marBottom w:val="0"/>
          <w:divBdr>
            <w:top w:val="none" w:sz="0" w:space="0" w:color="auto"/>
            <w:left w:val="none" w:sz="0" w:space="0" w:color="auto"/>
            <w:bottom w:val="none" w:sz="0" w:space="0" w:color="auto"/>
            <w:right w:val="none" w:sz="0" w:space="0" w:color="auto"/>
          </w:divBdr>
        </w:div>
        <w:div w:id="380715413">
          <w:marLeft w:val="0"/>
          <w:marRight w:val="0"/>
          <w:marTop w:val="0"/>
          <w:marBottom w:val="0"/>
          <w:divBdr>
            <w:top w:val="none" w:sz="0" w:space="0" w:color="auto"/>
            <w:left w:val="none" w:sz="0" w:space="0" w:color="auto"/>
            <w:bottom w:val="none" w:sz="0" w:space="0" w:color="auto"/>
            <w:right w:val="none" w:sz="0" w:space="0" w:color="auto"/>
          </w:divBdr>
        </w:div>
        <w:div w:id="803161292">
          <w:marLeft w:val="0"/>
          <w:marRight w:val="0"/>
          <w:marTop w:val="0"/>
          <w:marBottom w:val="0"/>
          <w:divBdr>
            <w:top w:val="none" w:sz="0" w:space="0" w:color="auto"/>
            <w:left w:val="none" w:sz="0" w:space="0" w:color="auto"/>
            <w:bottom w:val="none" w:sz="0" w:space="0" w:color="auto"/>
            <w:right w:val="none" w:sz="0" w:space="0" w:color="auto"/>
          </w:divBdr>
        </w:div>
        <w:div w:id="1142119803">
          <w:marLeft w:val="0"/>
          <w:marRight w:val="0"/>
          <w:marTop w:val="0"/>
          <w:marBottom w:val="0"/>
          <w:divBdr>
            <w:top w:val="none" w:sz="0" w:space="0" w:color="auto"/>
            <w:left w:val="none" w:sz="0" w:space="0" w:color="auto"/>
            <w:bottom w:val="none" w:sz="0" w:space="0" w:color="auto"/>
            <w:right w:val="none" w:sz="0" w:space="0" w:color="auto"/>
          </w:divBdr>
        </w:div>
        <w:div w:id="1283918671">
          <w:marLeft w:val="0"/>
          <w:marRight w:val="0"/>
          <w:marTop w:val="0"/>
          <w:marBottom w:val="0"/>
          <w:divBdr>
            <w:top w:val="none" w:sz="0" w:space="0" w:color="auto"/>
            <w:left w:val="none" w:sz="0" w:space="0" w:color="auto"/>
            <w:bottom w:val="none" w:sz="0" w:space="0" w:color="auto"/>
            <w:right w:val="none" w:sz="0" w:space="0" w:color="auto"/>
          </w:divBdr>
        </w:div>
      </w:divsChild>
    </w:div>
    <w:div w:id="1574195889">
      <w:bodyDiv w:val="1"/>
      <w:marLeft w:val="0"/>
      <w:marRight w:val="0"/>
      <w:marTop w:val="0"/>
      <w:marBottom w:val="0"/>
      <w:divBdr>
        <w:top w:val="none" w:sz="0" w:space="0" w:color="auto"/>
        <w:left w:val="none" w:sz="0" w:space="0" w:color="auto"/>
        <w:bottom w:val="none" w:sz="0" w:space="0" w:color="auto"/>
        <w:right w:val="none" w:sz="0" w:space="0" w:color="auto"/>
      </w:divBdr>
    </w:div>
    <w:div w:id="1599824809">
      <w:bodyDiv w:val="1"/>
      <w:marLeft w:val="0"/>
      <w:marRight w:val="0"/>
      <w:marTop w:val="0"/>
      <w:marBottom w:val="0"/>
      <w:divBdr>
        <w:top w:val="none" w:sz="0" w:space="0" w:color="auto"/>
        <w:left w:val="none" w:sz="0" w:space="0" w:color="auto"/>
        <w:bottom w:val="none" w:sz="0" w:space="0" w:color="auto"/>
        <w:right w:val="none" w:sz="0" w:space="0" w:color="auto"/>
      </w:divBdr>
    </w:div>
    <w:div w:id="1626279703">
      <w:bodyDiv w:val="1"/>
      <w:marLeft w:val="0"/>
      <w:marRight w:val="0"/>
      <w:marTop w:val="0"/>
      <w:marBottom w:val="0"/>
      <w:divBdr>
        <w:top w:val="none" w:sz="0" w:space="0" w:color="auto"/>
        <w:left w:val="none" w:sz="0" w:space="0" w:color="auto"/>
        <w:bottom w:val="none" w:sz="0" w:space="0" w:color="auto"/>
        <w:right w:val="none" w:sz="0" w:space="0" w:color="auto"/>
      </w:divBdr>
    </w:div>
    <w:div w:id="1639410265">
      <w:bodyDiv w:val="1"/>
      <w:marLeft w:val="0"/>
      <w:marRight w:val="0"/>
      <w:marTop w:val="0"/>
      <w:marBottom w:val="0"/>
      <w:divBdr>
        <w:top w:val="none" w:sz="0" w:space="0" w:color="auto"/>
        <w:left w:val="none" w:sz="0" w:space="0" w:color="auto"/>
        <w:bottom w:val="none" w:sz="0" w:space="0" w:color="auto"/>
        <w:right w:val="none" w:sz="0" w:space="0" w:color="auto"/>
      </w:divBdr>
      <w:divsChild>
        <w:div w:id="56055724">
          <w:marLeft w:val="0"/>
          <w:marRight w:val="0"/>
          <w:marTop w:val="0"/>
          <w:marBottom w:val="0"/>
          <w:divBdr>
            <w:top w:val="none" w:sz="0" w:space="0" w:color="auto"/>
            <w:left w:val="none" w:sz="0" w:space="0" w:color="auto"/>
            <w:bottom w:val="none" w:sz="0" w:space="0" w:color="auto"/>
            <w:right w:val="none" w:sz="0" w:space="0" w:color="auto"/>
          </w:divBdr>
          <w:divsChild>
            <w:div w:id="521240245">
              <w:marLeft w:val="-75"/>
              <w:marRight w:val="0"/>
              <w:marTop w:val="30"/>
              <w:marBottom w:val="30"/>
              <w:divBdr>
                <w:top w:val="none" w:sz="0" w:space="0" w:color="auto"/>
                <w:left w:val="none" w:sz="0" w:space="0" w:color="auto"/>
                <w:bottom w:val="none" w:sz="0" w:space="0" w:color="auto"/>
                <w:right w:val="none" w:sz="0" w:space="0" w:color="auto"/>
              </w:divBdr>
              <w:divsChild>
                <w:div w:id="376049460">
                  <w:marLeft w:val="0"/>
                  <w:marRight w:val="0"/>
                  <w:marTop w:val="0"/>
                  <w:marBottom w:val="0"/>
                  <w:divBdr>
                    <w:top w:val="none" w:sz="0" w:space="0" w:color="auto"/>
                    <w:left w:val="none" w:sz="0" w:space="0" w:color="auto"/>
                    <w:bottom w:val="none" w:sz="0" w:space="0" w:color="auto"/>
                    <w:right w:val="none" w:sz="0" w:space="0" w:color="auto"/>
                  </w:divBdr>
                  <w:divsChild>
                    <w:div w:id="1057121641">
                      <w:marLeft w:val="0"/>
                      <w:marRight w:val="0"/>
                      <w:marTop w:val="0"/>
                      <w:marBottom w:val="0"/>
                      <w:divBdr>
                        <w:top w:val="none" w:sz="0" w:space="0" w:color="auto"/>
                        <w:left w:val="none" w:sz="0" w:space="0" w:color="auto"/>
                        <w:bottom w:val="none" w:sz="0" w:space="0" w:color="auto"/>
                        <w:right w:val="none" w:sz="0" w:space="0" w:color="auto"/>
                      </w:divBdr>
                    </w:div>
                  </w:divsChild>
                </w:div>
                <w:div w:id="1684748177">
                  <w:marLeft w:val="0"/>
                  <w:marRight w:val="0"/>
                  <w:marTop w:val="0"/>
                  <w:marBottom w:val="0"/>
                  <w:divBdr>
                    <w:top w:val="none" w:sz="0" w:space="0" w:color="auto"/>
                    <w:left w:val="none" w:sz="0" w:space="0" w:color="auto"/>
                    <w:bottom w:val="none" w:sz="0" w:space="0" w:color="auto"/>
                    <w:right w:val="none" w:sz="0" w:space="0" w:color="auto"/>
                  </w:divBdr>
                  <w:divsChild>
                    <w:div w:id="1238637129">
                      <w:marLeft w:val="0"/>
                      <w:marRight w:val="0"/>
                      <w:marTop w:val="0"/>
                      <w:marBottom w:val="0"/>
                      <w:divBdr>
                        <w:top w:val="none" w:sz="0" w:space="0" w:color="auto"/>
                        <w:left w:val="none" w:sz="0" w:space="0" w:color="auto"/>
                        <w:bottom w:val="none" w:sz="0" w:space="0" w:color="auto"/>
                        <w:right w:val="none" w:sz="0" w:space="0" w:color="auto"/>
                      </w:divBdr>
                    </w:div>
                  </w:divsChild>
                </w:div>
                <w:div w:id="1903516422">
                  <w:marLeft w:val="0"/>
                  <w:marRight w:val="0"/>
                  <w:marTop w:val="0"/>
                  <w:marBottom w:val="0"/>
                  <w:divBdr>
                    <w:top w:val="none" w:sz="0" w:space="0" w:color="auto"/>
                    <w:left w:val="none" w:sz="0" w:space="0" w:color="auto"/>
                    <w:bottom w:val="none" w:sz="0" w:space="0" w:color="auto"/>
                    <w:right w:val="none" w:sz="0" w:space="0" w:color="auto"/>
                  </w:divBdr>
                  <w:divsChild>
                    <w:div w:id="1633167506">
                      <w:marLeft w:val="0"/>
                      <w:marRight w:val="0"/>
                      <w:marTop w:val="0"/>
                      <w:marBottom w:val="0"/>
                      <w:divBdr>
                        <w:top w:val="none" w:sz="0" w:space="0" w:color="auto"/>
                        <w:left w:val="none" w:sz="0" w:space="0" w:color="auto"/>
                        <w:bottom w:val="none" w:sz="0" w:space="0" w:color="auto"/>
                        <w:right w:val="none" w:sz="0" w:space="0" w:color="auto"/>
                      </w:divBdr>
                    </w:div>
                  </w:divsChild>
                </w:div>
                <w:div w:id="1932857208">
                  <w:marLeft w:val="0"/>
                  <w:marRight w:val="0"/>
                  <w:marTop w:val="0"/>
                  <w:marBottom w:val="0"/>
                  <w:divBdr>
                    <w:top w:val="none" w:sz="0" w:space="0" w:color="auto"/>
                    <w:left w:val="none" w:sz="0" w:space="0" w:color="auto"/>
                    <w:bottom w:val="none" w:sz="0" w:space="0" w:color="auto"/>
                    <w:right w:val="none" w:sz="0" w:space="0" w:color="auto"/>
                  </w:divBdr>
                  <w:divsChild>
                    <w:div w:id="40090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78114">
          <w:marLeft w:val="0"/>
          <w:marRight w:val="0"/>
          <w:marTop w:val="0"/>
          <w:marBottom w:val="0"/>
          <w:divBdr>
            <w:top w:val="none" w:sz="0" w:space="0" w:color="auto"/>
            <w:left w:val="none" w:sz="0" w:space="0" w:color="auto"/>
            <w:bottom w:val="none" w:sz="0" w:space="0" w:color="auto"/>
            <w:right w:val="none" w:sz="0" w:space="0" w:color="auto"/>
          </w:divBdr>
          <w:divsChild>
            <w:div w:id="154030846">
              <w:marLeft w:val="0"/>
              <w:marRight w:val="0"/>
              <w:marTop w:val="0"/>
              <w:marBottom w:val="0"/>
              <w:divBdr>
                <w:top w:val="none" w:sz="0" w:space="0" w:color="auto"/>
                <w:left w:val="none" w:sz="0" w:space="0" w:color="auto"/>
                <w:bottom w:val="none" w:sz="0" w:space="0" w:color="auto"/>
                <w:right w:val="none" w:sz="0" w:space="0" w:color="auto"/>
              </w:divBdr>
            </w:div>
            <w:div w:id="847138286">
              <w:marLeft w:val="0"/>
              <w:marRight w:val="0"/>
              <w:marTop w:val="0"/>
              <w:marBottom w:val="0"/>
              <w:divBdr>
                <w:top w:val="none" w:sz="0" w:space="0" w:color="auto"/>
                <w:left w:val="none" w:sz="0" w:space="0" w:color="auto"/>
                <w:bottom w:val="none" w:sz="0" w:space="0" w:color="auto"/>
                <w:right w:val="none" w:sz="0" w:space="0" w:color="auto"/>
              </w:divBdr>
            </w:div>
            <w:div w:id="882911806">
              <w:marLeft w:val="0"/>
              <w:marRight w:val="0"/>
              <w:marTop w:val="0"/>
              <w:marBottom w:val="0"/>
              <w:divBdr>
                <w:top w:val="none" w:sz="0" w:space="0" w:color="auto"/>
                <w:left w:val="none" w:sz="0" w:space="0" w:color="auto"/>
                <w:bottom w:val="none" w:sz="0" w:space="0" w:color="auto"/>
                <w:right w:val="none" w:sz="0" w:space="0" w:color="auto"/>
              </w:divBdr>
            </w:div>
          </w:divsChild>
        </w:div>
        <w:div w:id="1053580123">
          <w:marLeft w:val="0"/>
          <w:marRight w:val="0"/>
          <w:marTop w:val="0"/>
          <w:marBottom w:val="0"/>
          <w:divBdr>
            <w:top w:val="none" w:sz="0" w:space="0" w:color="auto"/>
            <w:left w:val="none" w:sz="0" w:space="0" w:color="auto"/>
            <w:bottom w:val="none" w:sz="0" w:space="0" w:color="auto"/>
            <w:right w:val="none" w:sz="0" w:space="0" w:color="auto"/>
          </w:divBdr>
          <w:divsChild>
            <w:div w:id="1485274250">
              <w:marLeft w:val="0"/>
              <w:marRight w:val="0"/>
              <w:marTop w:val="0"/>
              <w:marBottom w:val="0"/>
              <w:divBdr>
                <w:top w:val="none" w:sz="0" w:space="0" w:color="auto"/>
                <w:left w:val="none" w:sz="0" w:space="0" w:color="auto"/>
                <w:bottom w:val="none" w:sz="0" w:space="0" w:color="auto"/>
                <w:right w:val="none" w:sz="0" w:space="0" w:color="auto"/>
              </w:divBdr>
            </w:div>
            <w:div w:id="1933853856">
              <w:marLeft w:val="0"/>
              <w:marRight w:val="0"/>
              <w:marTop w:val="0"/>
              <w:marBottom w:val="0"/>
              <w:divBdr>
                <w:top w:val="none" w:sz="0" w:space="0" w:color="auto"/>
                <w:left w:val="none" w:sz="0" w:space="0" w:color="auto"/>
                <w:bottom w:val="none" w:sz="0" w:space="0" w:color="auto"/>
                <w:right w:val="none" w:sz="0" w:space="0" w:color="auto"/>
              </w:divBdr>
            </w:div>
          </w:divsChild>
        </w:div>
        <w:div w:id="1251046198">
          <w:marLeft w:val="0"/>
          <w:marRight w:val="0"/>
          <w:marTop w:val="0"/>
          <w:marBottom w:val="0"/>
          <w:divBdr>
            <w:top w:val="none" w:sz="0" w:space="0" w:color="auto"/>
            <w:left w:val="none" w:sz="0" w:space="0" w:color="auto"/>
            <w:bottom w:val="none" w:sz="0" w:space="0" w:color="auto"/>
            <w:right w:val="none" w:sz="0" w:space="0" w:color="auto"/>
          </w:divBdr>
          <w:divsChild>
            <w:div w:id="1440490293">
              <w:marLeft w:val="-75"/>
              <w:marRight w:val="0"/>
              <w:marTop w:val="30"/>
              <w:marBottom w:val="30"/>
              <w:divBdr>
                <w:top w:val="none" w:sz="0" w:space="0" w:color="auto"/>
                <w:left w:val="none" w:sz="0" w:space="0" w:color="auto"/>
                <w:bottom w:val="none" w:sz="0" w:space="0" w:color="auto"/>
                <w:right w:val="none" w:sz="0" w:space="0" w:color="auto"/>
              </w:divBdr>
              <w:divsChild>
                <w:div w:id="381248809">
                  <w:marLeft w:val="0"/>
                  <w:marRight w:val="0"/>
                  <w:marTop w:val="0"/>
                  <w:marBottom w:val="0"/>
                  <w:divBdr>
                    <w:top w:val="none" w:sz="0" w:space="0" w:color="auto"/>
                    <w:left w:val="none" w:sz="0" w:space="0" w:color="auto"/>
                    <w:bottom w:val="none" w:sz="0" w:space="0" w:color="auto"/>
                    <w:right w:val="none" w:sz="0" w:space="0" w:color="auto"/>
                  </w:divBdr>
                  <w:divsChild>
                    <w:div w:id="1651322220">
                      <w:marLeft w:val="0"/>
                      <w:marRight w:val="0"/>
                      <w:marTop w:val="0"/>
                      <w:marBottom w:val="0"/>
                      <w:divBdr>
                        <w:top w:val="none" w:sz="0" w:space="0" w:color="auto"/>
                        <w:left w:val="none" w:sz="0" w:space="0" w:color="auto"/>
                        <w:bottom w:val="none" w:sz="0" w:space="0" w:color="auto"/>
                        <w:right w:val="none" w:sz="0" w:space="0" w:color="auto"/>
                      </w:divBdr>
                    </w:div>
                  </w:divsChild>
                </w:div>
                <w:div w:id="430512556">
                  <w:marLeft w:val="0"/>
                  <w:marRight w:val="0"/>
                  <w:marTop w:val="0"/>
                  <w:marBottom w:val="0"/>
                  <w:divBdr>
                    <w:top w:val="none" w:sz="0" w:space="0" w:color="auto"/>
                    <w:left w:val="none" w:sz="0" w:space="0" w:color="auto"/>
                    <w:bottom w:val="none" w:sz="0" w:space="0" w:color="auto"/>
                    <w:right w:val="none" w:sz="0" w:space="0" w:color="auto"/>
                  </w:divBdr>
                  <w:divsChild>
                    <w:div w:id="1516193020">
                      <w:marLeft w:val="0"/>
                      <w:marRight w:val="0"/>
                      <w:marTop w:val="0"/>
                      <w:marBottom w:val="0"/>
                      <w:divBdr>
                        <w:top w:val="none" w:sz="0" w:space="0" w:color="auto"/>
                        <w:left w:val="none" w:sz="0" w:space="0" w:color="auto"/>
                        <w:bottom w:val="none" w:sz="0" w:space="0" w:color="auto"/>
                        <w:right w:val="none" w:sz="0" w:space="0" w:color="auto"/>
                      </w:divBdr>
                    </w:div>
                  </w:divsChild>
                </w:div>
                <w:div w:id="548223553">
                  <w:marLeft w:val="0"/>
                  <w:marRight w:val="0"/>
                  <w:marTop w:val="0"/>
                  <w:marBottom w:val="0"/>
                  <w:divBdr>
                    <w:top w:val="none" w:sz="0" w:space="0" w:color="auto"/>
                    <w:left w:val="none" w:sz="0" w:space="0" w:color="auto"/>
                    <w:bottom w:val="none" w:sz="0" w:space="0" w:color="auto"/>
                    <w:right w:val="none" w:sz="0" w:space="0" w:color="auto"/>
                  </w:divBdr>
                  <w:divsChild>
                    <w:div w:id="1746218788">
                      <w:marLeft w:val="0"/>
                      <w:marRight w:val="0"/>
                      <w:marTop w:val="0"/>
                      <w:marBottom w:val="0"/>
                      <w:divBdr>
                        <w:top w:val="none" w:sz="0" w:space="0" w:color="auto"/>
                        <w:left w:val="none" w:sz="0" w:space="0" w:color="auto"/>
                        <w:bottom w:val="none" w:sz="0" w:space="0" w:color="auto"/>
                        <w:right w:val="none" w:sz="0" w:space="0" w:color="auto"/>
                      </w:divBdr>
                    </w:div>
                  </w:divsChild>
                </w:div>
                <w:div w:id="802890110">
                  <w:marLeft w:val="0"/>
                  <w:marRight w:val="0"/>
                  <w:marTop w:val="0"/>
                  <w:marBottom w:val="0"/>
                  <w:divBdr>
                    <w:top w:val="none" w:sz="0" w:space="0" w:color="auto"/>
                    <w:left w:val="none" w:sz="0" w:space="0" w:color="auto"/>
                    <w:bottom w:val="none" w:sz="0" w:space="0" w:color="auto"/>
                    <w:right w:val="none" w:sz="0" w:space="0" w:color="auto"/>
                  </w:divBdr>
                  <w:divsChild>
                    <w:div w:id="215094748">
                      <w:marLeft w:val="0"/>
                      <w:marRight w:val="0"/>
                      <w:marTop w:val="0"/>
                      <w:marBottom w:val="0"/>
                      <w:divBdr>
                        <w:top w:val="none" w:sz="0" w:space="0" w:color="auto"/>
                        <w:left w:val="none" w:sz="0" w:space="0" w:color="auto"/>
                        <w:bottom w:val="none" w:sz="0" w:space="0" w:color="auto"/>
                        <w:right w:val="none" w:sz="0" w:space="0" w:color="auto"/>
                      </w:divBdr>
                    </w:div>
                  </w:divsChild>
                </w:div>
                <w:div w:id="1085423121">
                  <w:marLeft w:val="0"/>
                  <w:marRight w:val="0"/>
                  <w:marTop w:val="0"/>
                  <w:marBottom w:val="0"/>
                  <w:divBdr>
                    <w:top w:val="none" w:sz="0" w:space="0" w:color="auto"/>
                    <w:left w:val="none" w:sz="0" w:space="0" w:color="auto"/>
                    <w:bottom w:val="none" w:sz="0" w:space="0" w:color="auto"/>
                    <w:right w:val="none" w:sz="0" w:space="0" w:color="auto"/>
                  </w:divBdr>
                  <w:divsChild>
                    <w:div w:id="1309090360">
                      <w:marLeft w:val="0"/>
                      <w:marRight w:val="0"/>
                      <w:marTop w:val="0"/>
                      <w:marBottom w:val="0"/>
                      <w:divBdr>
                        <w:top w:val="none" w:sz="0" w:space="0" w:color="auto"/>
                        <w:left w:val="none" w:sz="0" w:space="0" w:color="auto"/>
                        <w:bottom w:val="none" w:sz="0" w:space="0" w:color="auto"/>
                        <w:right w:val="none" w:sz="0" w:space="0" w:color="auto"/>
                      </w:divBdr>
                    </w:div>
                  </w:divsChild>
                </w:div>
                <w:div w:id="1594778091">
                  <w:marLeft w:val="0"/>
                  <w:marRight w:val="0"/>
                  <w:marTop w:val="0"/>
                  <w:marBottom w:val="0"/>
                  <w:divBdr>
                    <w:top w:val="none" w:sz="0" w:space="0" w:color="auto"/>
                    <w:left w:val="none" w:sz="0" w:space="0" w:color="auto"/>
                    <w:bottom w:val="none" w:sz="0" w:space="0" w:color="auto"/>
                    <w:right w:val="none" w:sz="0" w:space="0" w:color="auto"/>
                  </w:divBdr>
                  <w:divsChild>
                    <w:div w:id="1514606922">
                      <w:marLeft w:val="0"/>
                      <w:marRight w:val="0"/>
                      <w:marTop w:val="0"/>
                      <w:marBottom w:val="0"/>
                      <w:divBdr>
                        <w:top w:val="none" w:sz="0" w:space="0" w:color="auto"/>
                        <w:left w:val="none" w:sz="0" w:space="0" w:color="auto"/>
                        <w:bottom w:val="none" w:sz="0" w:space="0" w:color="auto"/>
                        <w:right w:val="none" w:sz="0" w:space="0" w:color="auto"/>
                      </w:divBdr>
                    </w:div>
                  </w:divsChild>
                </w:div>
                <w:div w:id="1832720141">
                  <w:marLeft w:val="0"/>
                  <w:marRight w:val="0"/>
                  <w:marTop w:val="0"/>
                  <w:marBottom w:val="0"/>
                  <w:divBdr>
                    <w:top w:val="none" w:sz="0" w:space="0" w:color="auto"/>
                    <w:left w:val="none" w:sz="0" w:space="0" w:color="auto"/>
                    <w:bottom w:val="none" w:sz="0" w:space="0" w:color="auto"/>
                    <w:right w:val="none" w:sz="0" w:space="0" w:color="auto"/>
                  </w:divBdr>
                  <w:divsChild>
                    <w:div w:id="661004823">
                      <w:marLeft w:val="0"/>
                      <w:marRight w:val="0"/>
                      <w:marTop w:val="0"/>
                      <w:marBottom w:val="0"/>
                      <w:divBdr>
                        <w:top w:val="none" w:sz="0" w:space="0" w:color="auto"/>
                        <w:left w:val="none" w:sz="0" w:space="0" w:color="auto"/>
                        <w:bottom w:val="none" w:sz="0" w:space="0" w:color="auto"/>
                        <w:right w:val="none" w:sz="0" w:space="0" w:color="auto"/>
                      </w:divBdr>
                    </w:div>
                  </w:divsChild>
                </w:div>
                <w:div w:id="1873691230">
                  <w:marLeft w:val="0"/>
                  <w:marRight w:val="0"/>
                  <w:marTop w:val="0"/>
                  <w:marBottom w:val="0"/>
                  <w:divBdr>
                    <w:top w:val="none" w:sz="0" w:space="0" w:color="auto"/>
                    <w:left w:val="none" w:sz="0" w:space="0" w:color="auto"/>
                    <w:bottom w:val="none" w:sz="0" w:space="0" w:color="auto"/>
                    <w:right w:val="none" w:sz="0" w:space="0" w:color="auto"/>
                  </w:divBdr>
                  <w:divsChild>
                    <w:div w:id="100709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892908">
          <w:marLeft w:val="0"/>
          <w:marRight w:val="0"/>
          <w:marTop w:val="0"/>
          <w:marBottom w:val="0"/>
          <w:divBdr>
            <w:top w:val="none" w:sz="0" w:space="0" w:color="auto"/>
            <w:left w:val="none" w:sz="0" w:space="0" w:color="auto"/>
            <w:bottom w:val="none" w:sz="0" w:space="0" w:color="auto"/>
            <w:right w:val="none" w:sz="0" w:space="0" w:color="auto"/>
          </w:divBdr>
          <w:divsChild>
            <w:div w:id="1016037094">
              <w:marLeft w:val="-75"/>
              <w:marRight w:val="0"/>
              <w:marTop w:val="30"/>
              <w:marBottom w:val="30"/>
              <w:divBdr>
                <w:top w:val="none" w:sz="0" w:space="0" w:color="auto"/>
                <w:left w:val="none" w:sz="0" w:space="0" w:color="auto"/>
                <w:bottom w:val="none" w:sz="0" w:space="0" w:color="auto"/>
                <w:right w:val="none" w:sz="0" w:space="0" w:color="auto"/>
              </w:divBdr>
              <w:divsChild>
                <w:div w:id="224535960">
                  <w:marLeft w:val="0"/>
                  <w:marRight w:val="0"/>
                  <w:marTop w:val="0"/>
                  <w:marBottom w:val="0"/>
                  <w:divBdr>
                    <w:top w:val="none" w:sz="0" w:space="0" w:color="auto"/>
                    <w:left w:val="none" w:sz="0" w:space="0" w:color="auto"/>
                    <w:bottom w:val="none" w:sz="0" w:space="0" w:color="auto"/>
                    <w:right w:val="none" w:sz="0" w:space="0" w:color="auto"/>
                  </w:divBdr>
                  <w:divsChild>
                    <w:div w:id="1228153148">
                      <w:marLeft w:val="0"/>
                      <w:marRight w:val="0"/>
                      <w:marTop w:val="0"/>
                      <w:marBottom w:val="0"/>
                      <w:divBdr>
                        <w:top w:val="none" w:sz="0" w:space="0" w:color="auto"/>
                        <w:left w:val="none" w:sz="0" w:space="0" w:color="auto"/>
                        <w:bottom w:val="none" w:sz="0" w:space="0" w:color="auto"/>
                        <w:right w:val="none" w:sz="0" w:space="0" w:color="auto"/>
                      </w:divBdr>
                    </w:div>
                  </w:divsChild>
                </w:div>
                <w:div w:id="409735490">
                  <w:marLeft w:val="0"/>
                  <w:marRight w:val="0"/>
                  <w:marTop w:val="0"/>
                  <w:marBottom w:val="0"/>
                  <w:divBdr>
                    <w:top w:val="none" w:sz="0" w:space="0" w:color="auto"/>
                    <w:left w:val="none" w:sz="0" w:space="0" w:color="auto"/>
                    <w:bottom w:val="none" w:sz="0" w:space="0" w:color="auto"/>
                    <w:right w:val="none" w:sz="0" w:space="0" w:color="auto"/>
                  </w:divBdr>
                  <w:divsChild>
                    <w:div w:id="112946049">
                      <w:marLeft w:val="0"/>
                      <w:marRight w:val="0"/>
                      <w:marTop w:val="0"/>
                      <w:marBottom w:val="0"/>
                      <w:divBdr>
                        <w:top w:val="none" w:sz="0" w:space="0" w:color="auto"/>
                        <w:left w:val="none" w:sz="0" w:space="0" w:color="auto"/>
                        <w:bottom w:val="none" w:sz="0" w:space="0" w:color="auto"/>
                        <w:right w:val="none" w:sz="0" w:space="0" w:color="auto"/>
                      </w:divBdr>
                    </w:div>
                    <w:div w:id="444859046">
                      <w:marLeft w:val="0"/>
                      <w:marRight w:val="0"/>
                      <w:marTop w:val="0"/>
                      <w:marBottom w:val="0"/>
                      <w:divBdr>
                        <w:top w:val="none" w:sz="0" w:space="0" w:color="auto"/>
                        <w:left w:val="none" w:sz="0" w:space="0" w:color="auto"/>
                        <w:bottom w:val="none" w:sz="0" w:space="0" w:color="auto"/>
                        <w:right w:val="none" w:sz="0" w:space="0" w:color="auto"/>
                      </w:divBdr>
                    </w:div>
                    <w:div w:id="897126482">
                      <w:marLeft w:val="0"/>
                      <w:marRight w:val="0"/>
                      <w:marTop w:val="0"/>
                      <w:marBottom w:val="0"/>
                      <w:divBdr>
                        <w:top w:val="none" w:sz="0" w:space="0" w:color="auto"/>
                        <w:left w:val="none" w:sz="0" w:space="0" w:color="auto"/>
                        <w:bottom w:val="none" w:sz="0" w:space="0" w:color="auto"/>
                        <w:right w:val="none" w:sz="0" w:space="0" w:color="auto"/>
                      </w:divBdr>
                    </w:div>
                    <w:div w:id="1086533415">
                      <w:marLeft w:val="0"/>
                      <w:marRight w:val="0"/>
                      <w:marTop w:val="0"/>
                      <w:marBottom w:val="0"/>
                      <w:divBdr>
                        <w:top w:val="none" w:sz="0" w:space="0" w:color="auto"/>
                        <w:left w:val="none" w:sz="0" w:space="0" w:color="auto"/>
                        <w:bottom w:val="none" w:sz="0" w:space="0" w:color="auto"/>
                        <w:right w:val="none" w:sz="0" w:space="0" w:color="auto"/>
                      </w:divBdr>
                    </w:div>
                    <w:div w:id="1468281378">
                      <w:marLeft w:val="0"/>
                      <w:marRight w:val="0"/>
                      <w:marTop w:val="0"/>
                      <w:marBottom w:val="0"/>
                      <w:divBdr>
                        <w:top w:val="none" w:sz="0" w:space="0" w:color="auto"/>
                        <w:left w:val="none" w:sz="0" w:space="0" w:color="auto"/>
                        <w:bottom w:val="none" w:sz="0" w:space="0" w:color="auto"/>
                        <w:right w:val="none" w:sz="0" w:space="0" w:color="auto"/>
                      </w:divBdr>
                    </w:div>
                    <w:div w:id="1809014271">
                      <w:marLeft w:val="0"/>
                      <w:marRight w:val="0"/>
                      <w:marTop w:val="0"/>
                      <w:marBottom w:val="0"/>
                      <w:divBdr>
                        <w:top w:val="none" w:sz="0" w:space="0" w:color="auto"/>
                        <w:left w:val="none" w:sz="0" w:space="0" w:color="auto"/>
                        <w:bottom w:val="none" w:sz="0" w:space="0" w:color="auto"/>
                        <w:right w:val="none" w:sz="0" w:space="0" w:color="auto"/>
                      </w:divBdr>
                    </w:div>
                  </w:divsChild>
                </w:div>
                <w:div w:id="415438097">
                  <w:marLeft w:val="0"/>
                  <w:marRight w:val="0"/>
                  <w:marTop w:val="0"/>
                  <w:marBottom w:val="0"/>
                  <w:divBdr>
                    <w:top w:val="none" w:sz="0" w:space="0" w:color="auto"/>
                    <w:left w:val="none" w:sz="0" w:space="0" w:color="auto"/>
                    <w:bottom w:val="none" w:sz="0" w:space="0" w:color="auto"/>
                    <w:right w:val="none" w:sz="0" w:space="0" w:color="auto"/>
                  </w:divBdr>
                  <w:divsChild>
                    <w:div w:id="2063164857">
                      <w:marLeft w:val="0"/>
                      <w:marRight w:val="0"/>
                      <w:marTop w:val="0"/>
                      <w:marBottom w:val="0"/>
                      <w:divBdr>
                        <w:top w:val="none" w:sz="0" w:space="0" w:color="auto"/>
                        <w:left w:val="none" w:sz="0" w:space="0" w:color="auto"/>
                        <w:bottom w:val="none" w:sz="0" w:space="0" w:color="auto"/>
                        <w:right w:val="none" w:sz="0" w:space="0" w:color="auto"/>
                      </w:divBdr>
                    </w:div>
                  </w:divsChild>
                </w:div>
                <w:div w:id="547649797">
                  <w:marLeft w:val="0"/>
                  <w:marRight w:val="0"/>
                  <w:marTop w:val="0"/>
                  <w:marBottom w:val="0"/>
                  <w:divBdr>
                    <w:top w:val="none" w:sz="0" w:space="0" w:color="auto"/>
                    <w:left w:val="none" w:sz="0" w:space="0" w:color="auto"/>
                    <w:bottom w:val="none" w:sz="0" w:space="0" w:color="auto"/>
                    <w:right w:val="none" w:sz="0" w:space="0" w:color="auto"/>
                  </w:divBdr>
                  <w:divsChild>
                    <w:div w:id="1474834229">
                      <w:marLeft w:val="0"/>
                      <w:marRight w:val="0"/>
                      <w:marTop w:val="0"/>
                      <w:marBottom w:val="0"/>
                      <w:divBdr>
                        <w:top w:val="none" w:sz="0" w:space="0" w:color="auto"/>
                        <w:left w:val="none" w:sz="0" w:space="0" w:color="auto"/>
                        <w:bottom w:val="none" w:sz="0" w:space="0" w:color="auto"/>
                        <w:right w:val="none" w:sz="0" w:space="0" w:color="auto"/>
                      </w:divBdr>
                    </w:div>
                  </w:divsChild>
                </w:div>
                <w:div w:id="707682166">
                  <w:marLeft w:val="0"/>
                  <w:marRight w:val="0"/>
                  <w:marTop w:val="0"/>
                  <w:marBottom w:val="0"/>
                  <w:divBdr>
                    <w:top w:val="none" w:sz="0" w:space="0" w:color="auto"/>
                    <w:left w:val="none" w:sz="0" w:space="0" w:color="auto"/>
                    <w:bottom w:val="none" w:sz="0" w:space="0" w:color="auto"/>
                    <w:right w:val="none" w:sz="0" w:space="0" w:color="auto"/>
                  </w:divBdr>
                  <w:divsChild>
                    <w:div w:id="1446269448">
                      <w:marLeft w:val="0"/>
                      <w:marRight w:val="0"/>
                      <w:marTop w:val="0"/>
                      <w:marBottom w:val="0"/>
                      <w:divBdr>
                        <w:top w:val="none" w:sz="0" w:space="0" w:color="auto"/>
                        <w:left w:val="none" w:sz="0" w:space="0" w:color="auto"/>
                        <w:bottom w:val="none" w:sz="0" w:space="0" w:color="auto"/>
                        <w:right w:val="none" w:sz="0" w:space="0" w:color="auto"/>
                      </w:divBdr>
                    </w:div>
                  </w:divsChild>
                </w:div>
                <w:div w:id="712771734">
                  <w:marLeft w:val="0"/>
                  <w:marRight w:val="0"/>
                  <w:marTop w:val="0"/>
                  <w:marBottom w:val="0"/>
                  <w:divBdr>
                    <w:top w:val="none" w:sz="0" w:space="0" w:color="auto"/>
                    <w:left w:val="none" w:sz="0" w:space="0" w:color="auto"/>
                    <w:bottom w:val="none" w:sz="0" w:space="0" w:color="auto"/>
                    <w:right w:val="none" w:sz="0" w:space="0" w:color="auto"/>
                  </w:divBdr>
                  <w:divsChild>
                    <w:div w:id="44573819">
                      <w:marLeft w:val="0"/>
                      <w:marRight w:val="0"/>
                      <w:marTop w:val="0"/>
                      <w:marBottom w:val="0"/>
                      <w:divBdr>
                        <w:top w:val="none" w:sz="0" w:space="0" w:color="auto"/>
                        <w:left w:val="none" w:sz="0" w:space="0" w:color="auto"/>
                        <w:bottom w:val="none" w:sz="0" w:space="0" w:color="auto"/>
                        <w:right w:val="none" w:sz="0" w:space="0" w:color="auto"/>
                      </w:divBdr>
                    </w:div>
                    <w:div w:id="109665284">
                      <w:marLeft w:val="0"/>
                      <w:marRight w:val="0"/>
                      <w:marTop w:val="0"/>
                      <w:marBottom w:val="0"/>
                      <w:divBdr>
                        <w:top w:val="none" w:sz="0" w:space="0" w:color="auto"/>
                        <w:left w:val="none" w:sz="0" w:space="0" w:color="auto"/>
                        <w:bottom w:val="none" w:sz="0" w:space="0" w:color="auto"/>
                        <w:right w:val="none" w:sz="0" w:space="0" w:color="auto"/>
                      </w:divBdr>
                    </w:div>
                    <w:div w:id="805125543">
                      <w:marLeft w:val="0"/>
                      <w:marRight w:val="0"/>
                      <w:marTop w:val="0"/>
                      <w:marBottom w:val="0"/>
                      <w:divBdr>
                        <w:top w:val="none" w:sz="0" w:space="0" w:color="auto"/>
                        <w:left w:val="none" w:sz="0" w:space="0" w:color="auto"/>
                        <w:bottom w:val="none" w:sz="0" w:space="0" w:color="auto"/>
                        <w:right w:val="none" w:sz="0" w:space="0" w:color="auto"/>
                      </w:divBdr>
                    </w:div>
                    <w:div w:id="893926340">
                      <w:marLeft w:val="0"/>
                      <w:marRight w:val="0"/>
                      <w:marTop w:val="0"/>
                      <w:marBottom w:val="0"/>
                      <w:divBdr>
                        <w:top w:val="none" w:sz="0" w:space="0" w:color="auto"/>
                        <w:left w:val="none" w:sz="0" w:space="0" w:color="auto"/>
                        <w:bottom w:val="none" w:sz="0" w:space="0" w:color="auto"/>
                        <w:right w:val="none" w:sz="0" w:space="0" w:color="auto"/>
                      </w:divBdr>
                    </w:div>
                    <w:div w:id="1091975167">
                      <w:marLeft w:val="0"/>
                      <w:marRight w:val="0"/>
                      <w:marTop w:val="0"/>
                      <w:marBottom w:val="0"/>
                      <w:divBdr>
                        <w:top w:val="none" w:sz="0" w:space="0" w:color="auto"/>
                        <w:left w:val="none" w:sz="0" w:space="0" w:color="auto"/>
                        <w:bottom w:val="none" w:sz="0" w:space="0" w:color="auto"/>
                        <w:right w:val="none" w:sz="0" w:space="0" w:color="auto"/>
                      </w:divBdr>
                    </w:div>
                    <w:div w:id="1212039471">
                      <w:marLeft w:val="0"/>
                      <w:marRight w:val="0"/>
                      <w:marTop w:val="0"/>
                      <w:marBottom w:val="0"/>
                      <w:divBdr>
                        <w:top w:val="none" w:sz="0" w:space="0" w:color="auto"/>
                        <w:left w:val="none" w:sz="0" w:space="0" w:color="auto"/>
                        <w:bottom w:val="none" w:sz="0" w:space="0" w:color="auto"/>
                        <w:right w:val="none" w:sz="0" w:space="0" w:color="auto"/>
                      </w:divBdr>
                    </w:div>
                    <w:div w:id="1524635509">
                      <w:marLeft w:val="0"/>
                      <w:marRight w:val="0"/>
                      <w:marTop w:val="0"/>
                      <w:marBottom w:val="0"/>
                      <w:divBdr>
                        <w:top w:val="none" w:sz="0" w:space="0" w:color="auto"/>
                        <w:left w:val="none" w:sz="0" w:space="0" w:color="auto"/>
                        <w:bottom w:val="none" w:sz="0" w:space="0" w:color="auto"/>
                        <w:right w:val="none" w:sz="0" w:space="0" w:color="auto"/>
                      </w:divBdr>
                    </w:div>
                    <w:div w:id="1542598380">
                      <w:marLeft w:val="0"/>
                      <w:marRight w:val="0"/>
                      <w:marTop w:val="0"/>
                      <w:marBottom w:val="0"/>
                      <w:divBdr>
                        <w:top w:val="none" w:sz="0" w:space="0" w:color="auto"/>
                        <w:left w:val="none" w:sz="0" w:space="0" w:color="auto"/>
                        <w:bottom w:val="none" w:sz="0" w:space="0" w:color="auto"/>
                        <w:right w:val="none" w:sz="0" w:space="0" w:color="auto"/>
                      </w:divBdr>
                    </w:div>
                    <w:div w:id="1691908049">
                      <w:marLeft w:val="0"/>
                      <w:marRight w:val="0"/>
                      <w:marTop w:val="0"/>
                      <w:marBottom w:val="0"/>
                      <w:divBdr>
                        <w:top w:val="none" w:sz="0" w:space="0" w:color="auto"/>
                        <w:left w:val="none" w:sz="0" w:space="0" w:color="auto"/>
                        <w:bottom w:val="none" w:sz="0" w:space="0" w:color="auto"/>
                        <w:right w:val="none" w:sz="0" w:space="0" w:color="auto"/>
                      </w:divBdr>
                    </w:div>
                  </w:divsChild>
                </w:div>
                <w:div w:id="813833820">
                  <w:marLeft w:val="0"/>
                  <w:marRight w:val="0"/>
                  <w:marTop w:val="0"/>
                  <w:marBottom w:val="0"/>
                  <w:divBdr>
                    <w:top w:val="none" w:sz="0" w:space="0" w:color="auto"/>
                    <w:left w:val="none" w:sz="0" w:space="0" w:color="auto"/>
                    <w:bottom w:val="none" w:sz="0" w:space="0" w:color="auto"/>
                    <w:right w:val="none" w:sz="0" w:space="0" w:color="auto"/>
                  </w:divBdr>
                  <w:divsChild>
                    <w:div w:id="1376351141">
                      <w:marLeft w:val="0"/>
                      <w:marRight w:val="0"/>
                      <w:marTop w:val="0"/>
                      <w:marBottom w:val="0"/>
                      <w:divBdr>
                        <w:top w:val="none" w:sz="0" w:space="0" w:color="auto"/>
                        <w:left w:val="none" w:sz="0" w:space="0" w:color="auto"/>
                        <w:bottom w:val="none" w:sz="0" w:space="0" w:color="auto"/>
                        <w:right w:val="none" w:sz="0" w:space="0" w:color="auto"/>
                      </w:divBdr>
                    </w:div>
                  </w:divsChild>
                </w:div>
                <w:div w:id="833572216">
                  <w:marLeft w:val="0"/>
                  <w:marRight w:val="0"/>
                  <w:marTop w:val="0"/>
                  <w:marBottom w:val="0"/>
                  <w:divBdr>
                    <w:top w:val="none" w:sz="0" w:space="0" w:color="auto"/>
                    <w:left w:val="none" w:sz="0" w:space="0" w:color="auto"/>
                    <w:bottom w:val="none" w:sz="0" w:space="0" w:color="auto"/>
                    <w:right w:val="none" w:sz="0" w:space="0" w:color="auto"/>
                  </w:divBdr>
                  <w:divsChild>
                    <w:div w:id="499783493">
                      <w:marLeft w:val="0"/>
                      <w:marRight w:val="0"/>
                      <w:marTop w:val="0"/>
                      <w:marBottom w:val="0"/>
                      <w:divBdr>
                        <w:top w:val="none" w:sz="0" w:space="0" w:color="auto"/>
                        <w:left w:val="none" w:sz="0" w:space="0" w:color="auto"/>
                        <w:bottom w:val="none" w:sz="0" w:space="0" w:color="auto"/>
                        <w:right w:val="none" w:sz="0" w:space="0" w:color="auto"/>
                      </w:divBdr>
                    </w:div>
                  </w:divsChild>
                </w:div>
                <w:div w:id="913202842">
                  <w:marLeft w:val="0"/>
                  <w:marRight w:val="0"/>
                  <w:marTop w:val="0"/>
                  <w:marBottom w:val="0"/>
                  <w:divBdr>
                    <w:top w:val="none" w:sz="0" w:space="0" w:color="auto"/>
                    <w:left w:val="none" w:sz="0" w:space="0" w:color="auto"/>
                    <w:bottom w:val="none" w:sz="0" w:space="0" w:color="auto"/>
                    <w:right w:val="none" w:sz="0" w:space="0" w:color="auto"/>
                  </w:divBdr>
                  <w:divsChild>
                    <w:div w:id="1391611250">
                      <w:marLeft w:val="0"/>
                      <w:marRight w:val="0"/>
                      <w:marTop w:val="0"/>
                      <w:marBottom w:val="0"/>
                      <w:divBdr>
                        <w:top w:val="none" w:sz="0" w:space="0" w:color="auto"/>
                        <w:left w:val="none" w:sz="0" w:space="0" w:color="auto"/>
                        <w:bottom w:val="none" w:sz="0" w:space="0" w:color="auto"/>
                        <w:right w:val="none" w:sz="0" w:space="0" w:color="auto"/>
                      </w:divBdr>
                    </w:div>
                  </w:divsChild>
                </w:div>
                <w:div w:id="923879331">
                  <w:marLeft w:val="0"/>
                  <w:marRight w:val="0"/>
                  <w:marTop w:val="0"/>
                  <w:marBottom w:val="0"/>
                  <w:divBdr>
                    <w:top w:val="none" w:sz="0" w:space="0" w:color="auto"/>
                    <w:left w:val="none" w:sz="0" w:space="0" w:color="auto"/>
                    <w:bottom w:val="none" w:sz="0" w:space="0" w:color="auto"/>
                    <w:right w:val="none" w:sz="0" w:space="0" w:color="auto"/>
                  </w:divBdr>
                  <w:divsChild>
                    <w:div w:id="1074089364">
                      <w:marLeft w:val="0"/>
                      <w:marRight w:val="0"/>
                      <w:marTop w:val="0"/>
                      <w:marBottom w:val="0"/>
                      <w:divBdr>
                        <w:top w:val="none" w:sz="0" w:space="0" w:color="auto"/>
                        <w:left w:val="none" w:sz="0" w:space="0" w:color="auto"/>
                        <w:bottom w:val="none" w:sz="0" w:space="0" w:color="auto"/>
                        <w:right w:val="none" w:sz="0" w:space="0" w:color="auto"/>
                      </w:divBdr>
                    </w:div>
                  </w:divsChild>
                </w:div>
                <w:div w:id="1411737065">
                  <w:marLeft w:val="0"/>
                  <w:marRight w:val="0"/>
                  <w:marTop w:val="0"/>
                  <w:marBottom w:val="0"/>
                  <w:divBdr>
                    <w:top w:val="none" w:sz="0" w:space="0" w:color="auto"/>
                    <w:left w:val="none" w:sz="0" w:space="0" w:color="auto"/>
                    <w:bottom w:val="none" w:sz="0" w:space="0" w:color="auto"/>
                    <w:right w:val="none" w:sz="0" w:space="0" w:color="auto"/>
                  </w:divBdr>
                  <w:divsChild>
                    <w:div w:id="665866198">
                      <w:marLeft w:val="0"/>
                      <w:marRight w:val="0"/>
                      <w:marTop w:val="0"/>
                      <w:marBottom w:val="0"/>
                      <w:divBdr>
                        <w:top w:val="none" w:sz="0" w:space="0" w:color="auto"/>
                        <w:left w:val="none" w:sz="0" w:space="0" w:color="auto"/>
                        <w:bottom w:val="none" w:sz="0" w:space="0" w:color="auto"/>
                        <w:right w:val="none" w:sz="0" w:space="0" w:color="auto"/>
                      </w:divBdr>
                    </w:div>
                  </w:divsChild>
                </w:div>
                <w:div w:id="1620213174">
                  <w:marLeft w:val="0"/>
                  <w:marRight w:val="0"/>
                  <w:marTop w:val="0"/>
                  <w:marBottom w:val="0"/>
                  <w:divBdr>
                    <w:top w:val="none" w:sz="0" w:space="0" w:color="auto"/>
                    <w:left w:val="none" w:sz="0" w:space="0" w:color="auto"/>
                    <w:bottom w:val="none" w:sz="0" w:space="0" w:color="auto"/>
                    <w:right w:val="none" w:sz="0" w:space="0" w:color="auto"/>
                  </w:divBdr>
                  <w:divsChild>
                    <w:div w:id="1038354398">
                      <w:marLeft w:val="0"/>
                      <w:marRight w:val="0"/>
                      <w:marTop w:val="0"/>
                      <w:marBottom w:val="0"/>
                      <w:divBdr>
                        <w:top w:val="none" w:sz="0" w:space="0" w:color="auto"/>
                        <w:left w:val="none" w:sz="0" w:space="0" w:color="auto"/>
                        <w:bottom w:val="none" w:sz="0" w:space="0" w:color="auto"/>
                        <w:right w:val="none" w:sz="0" w:space="0" w:color="auto"/>
                      </w:divBdr>
                    </w:div>
                  </w:divsChild>
                </w:div>
                <w:div w:id="1721897477">
                  <w:marLeft w:val="0"/>
                  <w:marRight w:val="0"/>
                  <w:marTop w:val="0"/>
                  <w:marBottom w:val="0"/>
                  <w:divBdr>
                    <w:top w:val="none" w:sz="0" w:space="0" w:color="auto"/>
                    <w:left w:val="none" w:sz="0" w:space="0" w:color="auto"/>
                    <w:bottom w:val="none" w:sz="0" w:space="0" w:color="auto"/>
                    <w:right w:val="none" w:sz="0" w:space="0" w:color="auto"/>
                  </w:divBdr>
                  <w:divsChild>
                    <w:div w:id="619845559">
                      <w:marLeft w:val="0"/>
                      <w:marRight w:val="0"/>
                      <w:marTop w:val="0"/>
                      <w:marBottom w:val="0"/>
                      <w:divBdr>
                        <w:top w:val="none" w:sz="0" w:space="0" w:color="auto"/>
                        <w:left w:val="none" w:sz="0" w:space="0" w:color="auto"/>
                        <w:bottom w:val="none" w:sz="0" w:space="0" w:color="auto"/>
                        <w:right w:val="none" w:sz="0" w:space="0" w:color="auto"/>
                      </w:divBdr>
                    </w:div>
                  </w:divsChild>
                </w:div>
                <w:div w:id="1843470289">
                  <w:marLeft w:val="0"/>
                  <w:marRight w:val="0"/>
                  <w:marTop w:val="0"/>
                  <w:marBottom w:val="0"/>
                  <w:divBdr>
                    <w:top w:val="none" w:sz="0" w:space="0" w:color="auto"/>
                    <w:left w:val="none" w:sz="0" w:space="0" w:color="auto"/>
                    <w:bottom w:val="none" w:sz="0" w:space="0" w:color="auto"/>
                    <w:right w:val="none" w:sz="0" w:space="0" w:color="auto"/>
                  </w:divBdr>
                  <w:divsChild>
                    <w:div w:id="1392968020">
                      <w:marLeft w:val="0"/>
                      <w:marRight w:val="0"/>
                      <w:marTop w:val="0"/>
                      <w:marBottom w:val="0"/>
                      <w:divBdr>
                        <w:top w:val="none" w:sz="0" w:space="0" w:color="auto"/>
                        <w:left w:val="none" w:sz="0" w:space="0" w:color="auto"/>
                        <w:bottom w:val="none" w:sz="0" w:space="0" w:color="auto"/>
                        <w:right w:val="none" w:sz="0" w:space="0" w:color="auto"/>
                      </w:divBdr>
                    </w:div>
                  </w:divsChild>
                </w:div>
                <w:div w:id="1904245713">
                  <w:marLeft w:val="0"/>
                  <w:marRight w:val="0"/>
                  <w:marTop w:val="0"/>
                  <w:marBottom w:val="0"/>
                  <w:divBdr>
                    <w:top w:val="none" w:sz="0" w:space="0" w:color="auto"/>
                    <w:left w:val="none" w:sz="0" w:space="0" w:color="auto"/>
                    <w:bottom w:val="none" w:sz="0" w:space="0" w:color="auto"/>
                    <w:right w:val="none" w:sz="0" w:space="0" w:color="auto"/>
                  </w:divBdr>
                  <w:divsChild>
                    <w:div w:id="1553880186">
                      <w:marLeft w:val="0"/>
                      <w:marRight w:val="0"/>
                      <w:marTop w:val="0"/>
                      <w:marBottom w:val="0"/>
                      <w:divBdr>
                        <w:top w:val="none" w:sz="0" w:space="0" w:color="auto"/>
                        <w:left w:val="none" w:sz="0" w:space="0" w:color="auto"/>
                        <w:bottom w:val="none" w:sz="0" w:space="0" w:color="auto"/>
                        <w:right w:val="none" w:sz="0" w:space="0" w:color="auto"/>
                      </w:divBdr>
                    </w:div>
                  </w:divsChild>
                </w:div>
                <w:div w:id="1957325503">
                  <w:marLeft w:val="0"/>
                  <w:marRight w:val="0"/>
                  <w:marTop w:val="0"/>
                  <w:marBottom w:val="0"/>
                  <w:divBdr>
                    <w:top w:val="none" w:sz="0" w:space="0" w:color="auto"/>
                    <w:left w:val="none" w:sz="0" w:space="0" w:color="auto"/>
                    <w:bottom w:val="none" w:sz="0" w:space="0" w:color="auto"/>
                    <w:right w:val="none" w:sz="0" w:space="0" w:color="auto"/>
                  </w:divBdr>
                  <w:divsChild>
                    <w:div w:id="183671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226237">
          <w:marLeft w:val="0"/>
          <w:marRight w:val="0"/>
          <w:marTop w:val="0"/>
          <w:marBottom w:val="0"/>
          <w:divBdr>
            <w:top w:val="none" w:sz="0" w:space="0" w:color="auto"/>
            <w:left w:val="none" w:sz="0" w:space="0" w:color="auto"/>
            <w:bottom w:val="none" w:sz="0" w:space="0" w:color="auto"/>
            <w:right w:val="none" w:sz="0" w:space="0" w:color="auto"/>
          </w:divBdr>
        </w:div>
        <w:div w:id="2045398241">
          <w:marLeft w:val="0"/>
          <w:marRight w:val="0"/>
          <w:marTop w:val="0"/>
          <w:marBottom w:val="0"/>
          <w:divBdr>
            <w:top w:val="none" w:sz="0" w:space="0" w:color="auto"/>
            <w:left w:val="none" w:sz="0" w:space="0" w:color="auto"/>
            <w:bottom w:val="none" w:sz="0" w:space="0" w:color="auto"/>
            <w:right w:val="none" w:sz="0" w:space="0" w:color="auto"/>
          </w:divBdr>
        </w:div>
      </w:divsChild>
    </w:div>
    <w:div w:id="1639872284">
      <w:bodyDiv w:val="1"/>
      <w:marLeft w:val="0"/>
      <w:marRight w:val="0"/>
      <w:marTop w:val="0"/>
      <w:marBottom w:val="0"/>
      <w:divBdr>
        <w:top w:val="none" w:sz="0" w:space="0" w:color="auto"/>
        <w:left w:val="none" w:sz="0" w:space="0" w:color="auto"/>
        <w:bottom w:val="none" w:sz="0" w:space="0" w:color="auto"/>
        <w:right w:val="none" w:sz="0" w:space="0" w:color="auto"/>
      </w:divBdr>
    </w:div>
    <w:div w:id="1643579946">
      <w:bodyDiv w:val="1"/>
      <w:marLeft w:val="0"/>
      <w:marRight w:val="0"/>
      <w:marTop w:val="0"/>
      <w:marBottom w:val="0"/>
      <w:divBdr>
        <w:top w:val="none" w:sz="0" w:space="0" w:color="auto"/>
        <w:left w:val="none" w:sz="0" w:space="0" w:color="auto"/>
        <w:bottom w:val="none" w:sz="0" w:space="0" w:color="auto"/>
        <w:right w:val="none" w:sz="0" w:space="0" w:color="auto"/>
      </w:divBdr>
    </w:div>
    <w:div w:id="1648970278">
      <w:bodyDiv w:val="1"/>
      <w:marLeft w:val="0"/>
      <w:marRight w:val="0"/>
      <w:marTop w:val="0"/>
      <w:marBottom w:val="0"/>
      <w:divBdr>
        <w:top w:val="none" w:sz="0" w:space="0" w:color="auto"/>
        <w:left w:val="none" w:sz="0" w:space="0" w:color="auto"/>
        <w:bottom w:val="none" w:sz="0" w:space="0" w:color="auto"/>
        <w:right w:val="none" w:sz="0" w:space="0" w:color="auto"/>
      </w:divBdr>
      <w:divsChild>
        <w:div w:id="243420044">
          <w:marLeft w:val="0"/>
          <w:marRight w:val="0"/>
          <w:marTop w:val="0"/>
          <w:marBottom w:val="0"/>
          <w:divBdr>
            <w:top w:val="none" w:sz="0" w:space="0" w:color="auto"/>
            <w:left w:val="none" w:sz="0" w:space="0" w:color="auto"/>
            <w:bottom w:val="none" w:sz="0" w:space="0" w:color="auto"/>
            <w:right w:val="none" w:sz="0" w:space="0" w:color="auto"/>
          </w:divBdr>
        </w:div>
      </w:divsChild>
    </w:div>
    <w:div w:id="1658024343">
      <w:bodyDiv w:val="1"/>
      <w:marLeft w:val="0"/>
      <w:marRight w:val="0"/>
      <w:marTop w:val="0"/>
      <w:marBottom w:val="0"/>
      <w:divBdr>
        <w:top w:val="none" w:sz="0" w:space="0" w:color="auto"/>
        <w:left w:val="none" w:sz="0" w:space="0" w:color="auto"/>
        <w:bottom w:val="none" w:sz="0" w:space="0" w:color="auto"/>
        <w:right w:val="none" w:sz="0" w:space="0" w:color="auto"/>
      </w:divBdr>
    </w:div>
    <w:div w:id="1666589613">
      <w:bodyDiv w:val="1"/>
      <w:marLeft w:val="0"/>
      <w:marRight w:val="0"/>
      <w:marTop w:val="0"/>
      <w:marBottom w:val="0"/>
      <w:divBdr>
        <w:top w:val="none" w:sz="0" w:space="0" w:color="auto"/>
        <w:left w:val="none" w:sz="0" w:space="0" w:color="auto"/>
        <w:bottom w:val="none" w:sz="0" w:space="0" w:color="auto"/>
        <w:right w:val="none" w:sz="0" w:space="0" w:color="auto"/>
      </w:divBdr>
    </w:div>
    <w:div w:id="1667053635">
      <w:bodyDiv w:val="1"/>
      <w:marLeft w:val="0"/>
      <w:marRight w:val="0"/>
      <w:marTop w:val="0"/>
      <w:marBottom w:val="0"/>
      <w:divBdr>
        <w:top w:val="none" w:sz="0" w:space="0" w:color="auto"/>
        <w:left w:val="none" w:sz="0" w:space="0" w:color="auto"/>
        <w:bottom w:val="none" w:sz="0" w:space="0" w:color="auto"/>
        <w:right w:val="none" w:sz="0" w:space="0" w:color="auto"/>
      </w:divBdr>
      <w:divsChild>
        <w:div w:id="446001306">
          <w:marLeft w:val="0"/>
          <w:marRight w:val="0"/>
          <w:marTop w:val="0"/>
          <w:marBottom w:val="0"/>
          <w:divBdr>
            <w:top w:val="none" w:sz="0" w:space="0" w:color="auto"/>
            <w:left w:val="none" w:sz="0" w:space="0" w:color="auto"/>
            <w:bottom w:val="none" w:sz="0" w:space="0" w:color="auto"/>
            <w:right w:val="none" w:sz="0" w:space="0" w:color="auto"/>
          </w:divBdr>
          <w:divsChild>
            <w:div w:id="467358643">
              <w:marLeft w:val="0"/>
              <w:marRight w:val="0"/>
              <w:marTop w:val="0"/>
              <w:marBottom w:val="0"/>
              <w:divBdr>
                <w:top w:val="none" w:sz="0" w:space="0" w:color="auto"/>
                <w:left w:val="none" w:sz="0" w:space="0" w:color="auto"/>
                <w:bottom w:val="none" w:sz="0" w:space="0" w:color="auto"/>
                <w:right w:val="none" w:sz="0" w:space="0" w:color="auto"/>
              </w:divBdr>
            </w:div>
          </w:divsChild>
        </w:div>
        <w:div w:id="468397265">
          <w:marLeft w:val="0"/>
          <w:marRight w:val="0"/>
          <w:marTop w:val="0"/>
          <w:marBottom w:val="0"/>
          <w:divBdr>
            <w:top w:val="none" w:sz="0" w:space="0" w:color="auto"/>
            <w:left w:val="none" w:sz="0" w:space="0" w:color="auto"/>
            <w:bottom w:val="none" w:sz="0" w:space="0" w:color="auto"/>
            <w:right w:val="none" w:sz="0" w:space="0" w:color="auto"/>
          </w:divBdr>
          <w:divsChild>
            <w:div w:id="1469415">
              <w:marLeft w:val="0"/>
              <w:marRight w:val="0"/>
              <w:marTop w:val="0"/>
              <w:marBottom w:val="0"/>
              <w:divBdr>
                <w:top w:val="none" w:sz="0" w:space="0" w:color="auto"/>
                <w:left w:val="none" w:sz="0" w:space="0" w:color="auto"/>
                <w:bottom w:val="none" w:sz="0" w:space="0" w:color="auto"/>
                <w:right w:val="none" w:sz="0" w:space="0" w:color="auto"/>
              </w:divBdr>
            </w:div>
          </w:divsChild>
        </w:div>
        <w:div w:id="632098157">
          <w:marLeft w:val="0"/>
          <w:marRight w:val="0"/>
          <w:marTop w:val="0"/>
          <w:marBottom w:val="0"/>
          <w:divBdr>
            <w:top w:val="none" w:sz="0" w:space="0" w:color="auto"/>
            <w:left w:val="none" w:sz="0" w:space="0" w:color="auto"/>
            <w:bottom w:val="none" w:sz="0" w:space="0" w:color="auto"/>
            <w:right w:val="none" w:sz="0" w:space="0" w:color="auto"/>
          </w:divBdr>
          <w:divsChild>
            <w:div w:id="1589998347">
              <w:marLeft w:val="0"/>
              <w:marRight w:val="0"/>
              <w:marTop w:val="0"/>
              <w:marBottom w:val="0"/>
              <w:divBdr>
                <w:top w:val="none" w:sz="0" w:space="0" w:color="auto"/>
                <w:left w:val="none" w:sz="0" w:space="0" w:color="auto"/>
                <w:bottom w:val="none" w:sz="0" w:space="0" w:color="auto"/>
                <w:right w:val="none" w:sz="0" w:space="0" w:color="auto"/>
              </w:divBdr>
            </w:div>
          </w:divsChild>
        </w:div>
        <w:div w:id="781995194">
          <w:marLeft w:val="0"/>
          <w:marRight w:val="0"/>
          <w:marTop w:val="0"/>
          <w:marBottom w:val="0"/>
          <w:divBdr>
            <w:top w:val="none" w:sz="0" w:space="0" w:color="auto"/>
            <w:left w:val="none" w:sz="0" w:space="0" w:color="auto"/>
            <w:bottom w:val="none" w:sz="0" w:space="0" w:color="auto"/>
            <w:right w:val="none" w:sz="0" w:space="0" w:color="auto"/>
          </w:divBdr>
          <w:divsChild>
            <w:div w:id="751586919">
              <w:marLeft w:val="0"/>
              <w:marRight w:val="0"/>
              <w:marTop w:val="0"/>
              <w:marBottom w:val="0"/>
              <w:divBdr>
                <w:top w:val="none" w:sz="0" w:space="0" w:color="auto"/>
                <w:left w:val="none" w:sz="0" w:space="0" w:color="auto"/>
                <w:bottom w:val="none" w:sz="0" w:space="0" w:color="auto"/>
                <w:right w:val="none" w:sz="0" w:space="0" w:color="auto"/>
              </w:divBdr>
            </w:div>
            <w:div w:id="901017399">
              <w:marLeft w:val="0"/>
              <w:marRight w:val="0"/>
              <w:marTop w:val="0"/>
              <w:marBottom w:val="0"/>
              <w:divBdr>
                <w:top w:val="none" w:sz="0" w:space="0" w:color="auto"/>
                <w:left w:val="none" w:sz="0" w:space="0" w:color="auto"/>
                <w:bottom w:val="none" w:sz="0" w:space="0" w:color="auto"/>
                <w:right w:val="none" w:sz="0" w:space="0" w:color="auto"/>
              </w:divBdr>
            </w:div>
            <w:div w:id="935987740">
              <w:marLeft w:val="0"/>
              <w:marRight w:val="0"/>
              <w:marTop w:val="0"/>
              <w:marBottom w:val="0"/>
              <w:divBdr>
                <w:top w:val="none" w:sz="0" w:space="0" w:color="auto"/>
                <w:left w:val="none" w:sz="0" w:space="0" w:color="auto"/>
                <w:bottom w:val="none" w:sz="0" w:space="0" w:color="auto"/>
                <w:right w:val="none" w:sz="0" w:space="0" w:color="auto"/>
              </w:divBdr>
            </w:div>
            <w:div w:id="1313830104">
              <w:marLeft w:val="0"/>
              <w:marRight w:val="0"/>
              <w:marTop w:val="0"/>
              <w:marBottom w:val="0"/>
              <w:divBdr>
                <w:top w:val="none" w:sz="0" w:space="0" w:color="auto"/>
                <w:left w:val="none" w:sz="0" w:space="0" w:color="auto"/>
                <w:bottom w:val="none" w:sz="0" w:space="0" w:color="auto"/>
                <w:right w:val="none" w:sz="0" w:space="0" w:color="auto"/>
              </w:divBdr>
            </w:div>
            <w:div w:id="1502161185">
              <w:marLeft w:val="0"/>
              <w:marRight w:val="0"/>
              <w:marTop w:val="0"/>
              <w:marBottom w:val="0"/>
              <w:divBdr>
                <w:top w:val="none" w:sz="0" w:space="0" w:color="auto"/>
                <w:left w:val="none" w:sz="0" w:space="0" w:color="auto"/>
                <w:bottom w:val="none" w:sz="0" w:space="0" w:color="auto"/>
                <w:right w:val="none" w:sz="0" w:space="0" w:color="auto"/>
              </w:divBdr>
            </w:div>
            <w:div w:id="1695114976">
              <w:marLeft w:val="0"/>
              <w:marRight w:val="0"/>
              <w:marTop w:val="0"/>
              <w:marBottom w:val="0"/>
              <w:divBdr>
                <w:top w:val="none" w:sz="0" w:space="0" w:color="auto"/>
                <w:left w:val="none" w:sz="0" w:space="0" w:color="auto"/>
                <w:bottom w:val="none" w:sz="0" w:space="0" w:color="auto"/>
                <w:right w:val="none" w:sz="0" w:space="0" w:color="auto"/>
              </w:divBdr>
            </w:div>
          </w:divsChild>
        </w:div>
        <w:div w:id="941037370">
          <w:marLeft w:val="0"/>
          <w:marRight w:val="0"/>
          <w:marTop w:val="0"/>
          <w:marBottom w:val="0"/>
          <w:divBdr>
            <w:top w:val="none" w:sz="0" w:space="0" w:color="auto"/>
            <w:left w:val="none" w:sz="0" w:space="0" w:color="auto"/>
            <w:bottom w:val="none" w:sz="0" w:space="0" w:color="auto"/>
            <w:right w:val="none" w:sz="0" w:space="0" w:color="auto"/>
          </w:divBdr>
          <w:divsChild>
            <w:div w:id="243608467">
              <w:marLeft w:val="0"/>
              <w:marRight w:val="0"/>
              <w:marTop w:val="0"/>
              <w:marBottom w:val="0"/>
              <w:divBdr>
                <w:top w:val="none" w:sz="0" w:space="0" w:color="auto"/>
                <w:left w:val="none" w:sz="0" w:space="0" w:color="auto"/>
                <w:bottom w:val="none" w:sz="0" w:space="0" w:color="auto"/>
                <w:right w:val="none" w:sz="0" w:space="0" w:color="auto"/>
              </w:divBdr>
            </w:div>
          </w:divsChild>
        </w:div>
        <w:div w:id="988902276">
          <w:marLeft w:val="0"/>
          <w:marRight w:val="0"/>
          <w:marTop w:val="0"/>
          <w:marBottom w:val="0"/>
          <w:divBdr>
            <w:top w:val="none" w:sz="0" w:space="0" w:color="auto"/>
            <w:left w:val="none" w:sz="0" w:space="0" w:color="auto"/>
            <w:bottom w:val="none" w:sz="0" w:space="0" w:color="auto"/>
            <w:right w:val="none" w:sz="0" w:space="0" w:color="auto"/>
          </w:divBdr>
          <w:divsChild>
            <w:div w:id="45640860">
              <w:marLeft w:val="0"/>
              <w:marRight w:val="0"/>
              <w:marTop w:val="0"/>
              <w:marBottom w:val="0"/>
              <w:divBdr>
                <w:top w:val="none" w:sz="0" w:space="0" w:color="auto"/>
                <w:left w:val="none" w:sz="0" w:space="0" w:color="auto"/>
                <w:bottom w:val="none" w:sz="0" w:space="0" w:color="auto"/>
                <w:right w:val="none" w:sz="0" w:space="0" w:color="auto"/>
              </w:divBdr>
            </w:div>
          </w:divsChild>
        </w:div>
        <w:div w:id="1087969135">
          <w:marLeft w:val="0"/>
          <w:marRight w:val="0"/>
          <w:marTop w:val="0"/>
          <w:marBottom w:val="0"/>
          <w:divBdr>
            <w:top w:val="none" w:sz="0" w:space="0" w:color="auto"/>
            <w:left w:val="none" w:sz="0" w:space="0" w:color="auto"/>
            <w:bottom w:val="none" w:sz="0" w:space="0" w:color="auto"/>
            <w:right w:val="none" w:sz="0" w:space="0" w:color="auto"/>
          </w:divBdr>
          <w:divsChild>
            <w:div w:id="146167809">
              <w:marLeft w:val="0"/>
              <w:marRight w:val="0"/>
              <w:marTop w:val="0"/>
              <w:marBottom w:val="0"/>
              <w:divBdr>
                <w:top w:val="none" w:sz="0" w:space="0" w:color="auto"/>
                <w:left w:val="none" w:sz="0" w:space="0" w:color="auto"/>
                <w:bottom w:val="none" w:sz="0" w:space="0" w:color="auto"/>
                <w:right w:val="none" w:sz="0" w:space="0" w:color="auto"/>
              </w:divBdr>
            </w:div>
          </w:divsChild>
        </w:div>
        <w:div w:id="1127314255">
          <w:marLeft w:val="0"/>
          <w:marRight w:val="0"/>
          <w:marTop w:val="0"/>
          <w:marBottom w:val="0"/>
          <w:divBdr>
            <w:top w:val="none" w:sz="0" w:space="0" w:color="auto"/>
            <w:left w:val="none" w:sz="0" w:space="0" w:color="auto"/>
            <w:bottom w:val="none" w:sz="0" w:space="0" w:color="auto"/>
            <w:right w:val="none" w:sz="0" w:space="0" w:color="auto"/>
          </w:divBdr>
          <w:divsChild>
            <w:div w:id="1117717226">
              <w:marLeft w:val="0"/>
              <w:marRight w:val="0"/>
              <w:marTop w:val="0"/>
              <w:marBottom w:val="0"/>
              <w:divBdr>
                <w:top w:val="none" w:sz="0" w:space="0" w:color="auto"/>
                <w:left w:val="none" w:sz="0" w:space="0" w:color="auto"/>
                <w:bottom w:val="none" w:sz="0" w:space="0" w:color="auto"/>
                <w:right w:val="none" w:sz="0" w:space="0" w:color="auto"/>
              </w:divBdr>
            </w:div>
          </w:divsChild>
        </w:div>
        <w:div w:id="1201672227">
          <w:marLeft w:val="0"/>
          <w:marRight w:val="0"/>
          <w:marTop w:val="0"/>
          <w:marBottom w:val="0"/>
          <w:divBdr>
            <w:top w:val="none" w:sz="0" w:space="0" w:color="auto"/>
            <w:left w:val="none" w:sz="0" w:space="0" w:color="auto"/>
            <w:bottom w:val="none" w:sz="0" w:space="0" w:color="auto"/>
            <w:right w:val="none" w:sz="0" w:space="0" w:color="auto"/>
          </w:divBdr>
          <w:divsChild>
            <w:div w:id="1342588825">
              <w:marLeft w:val="0"/>
              <w:marRight w:val="0"/>
              <w:marTop w:val="0"/>
              <w:marBottom w:val="0"/>
              <w:divBdr>
                <w:top w:val="none" w:sz="0" w:space="0" w:color="auto"/>
                <w:left w:val="none" w:sz="0" w:space="0" w:color="auto"/>
                <w:bottom w:val="none" w:sz="0" w:space="0" w:color="auto"/>
                <w:right w:val="none" w:sz="0" w:space="0" w:color="auto"/>
              </w:divBdr>
            </w:div>
          </w:divsChild>
        </w:div>
        <w:div w:id="1241797038">
          <w:marLeft w:val="0"/>
          <w:marRight w:val="0"/>
          <w:marTop w:val="0"/>
          <w:marBottom w:val="0"/>
          <w:divBdr>
            <w:top w:val="none" w:sz="0" w:space="0" w:color="auto"/>
            <w:left w:val="none" w:sz="0" w:space="0" w:color="auto"/>
            <w:bottom w:val="none" w:sz="0" w:space="0" w:color="auto"/>
            <w:right w:val="none" w:sz="0" w:space="0" w:color="auto"/>
          </w:divBdr>
          <w:divsChild>
            <w:div w:id="1757748865">
              <w:marLeft w:val="0"/>
              <w:marRight w:val="0"/>
              <w:marTop w:val="0"/>
              <w:marBottom w:val="0"/>
              <w:divBdr>
                <w:top w:val="none" w:sz="0" w:space="0" w:color="auto"/>
                <w:left w:val="none" w:sz="0" w:space="0" w:color="auto"/>
                <w:bottom w:val="none" w:sz="0" w:space="0" w:color="auto"/>
                <w:right w:val="none" w:sz="0" w:space="0" w:color="auto"/>
              </w:divBdr>
            </w:div>
          </w:divsChild>
        </w:div>
        <w:div w:id="1286161572">
          <w:marLeft w:val="0"/>
          <w:marRight w:val="0"/>
          <w:marTop w:val="0"/>
          <w:marBottom w:val="0"/>
          <w:divBdr>
            <w:top w:val="none" w:sz="0" w:space="0" w:color="auto"/>
            <w:left w:val="none" w:sz="0" w:space="0" w:color="auto"/>
            <w:bottom w:val="none" w:sz="0" w:space="0" w:color="auto"/>
            <w:right w:val="none" w:sz="0" w:space="0" w:color="auto"/>
          </w:divBdr>
          <w:divsChild>
            <w:div w:id="798957025">
              <w:marLeft w:val="0"/>
              <w:marRight w:val="0"/>
              <w:marTop w:val="0"/>
              <w:marBottom w:val="0"/>
              <w:divBdr>
                <w:top w:val="none" w:sz="0" w:space="0" w:color="auto"/>
                <w:left w:val="none" w:sz="0" w:space="0" w:color="auto"/>
                <w:bottom w:val="none" w:sz="0" w:space="0" w:color="auto"/>
                <w:right w:val="none" w:sz="0" w:space="0" w:color="auto"/>
              </w:divBdr>
            </w:div>
          </w:divsChild>
        </w:div>
        <w:div w:id="1554387727">
          <w:marLeft w:val="0"/>
          <w:marRight w:val="0"/>
          <w:marTop w:val="0"/>
          <w:marBottom w:val="0"/>
          <w:divBdr>
            <w:top w:val="none" w:sz="0" w:space="0" w:color="auto"/>
            <w:left w:val="none" w:sz="0" w:space="0" w:color="auto"/>
            <w:bottom w:val="none" w:sz="0" w:space="0" w:color="auto"/>
            <w:right w:val="none" w:sz="0" w:space="0" w:color="auto"/>
          </w:divBdr>
          <w:divsChild>
            <w:div w:id="1419598069">
              <w:marLeft w:val="0"/>
              <w:marRight w:val="0"/>
              <w:marTop w:val="0"/>
              <w:marBottom w:val="0"/>
              <w:divBdr>
                <w:top w:val="none" w:sz="0" w:space="0" w:color="auto"/>
                <w:left w:val="none" w:sz="0" w:space="0" w:color="auto"/>
                <w:bottom w:val="none" w:sz="0" w:space="0" w:color="auto"/>
                <w:right w:val="none" w:sz="0" w:space="0" w:color="auto"/>
              </w:divBdr>
            </w:div>
          </w:divsChild>
        </w:div>
        <w:div w:id="1555459587">
          <w:marLeft w:val="0"/>
          <w:marRight w:val="0"/>
          <w:marTop w:val="0"/>
          <w:marBottom w:val="0"/>
          <w:divBdr>
            <w:top w:val="none" w:sz="0" w:space="0" w:color="auto"/>
            <w:left w:val="none" w:sz="0" w:space="0" w:color="auto"/>
            <w:bottom w:val="none" w:sz="0" w:space="0" w:color="auto"/>
            <w:right w:val="none" w:sz="0" w:space="0" w:color="auto"/>
          </w:divBdr>
          <w:divsChild>
            <w:div w:id="196243236">
              <w:marLeft w:val="0"/>
              <w:marRight w:val="0"/>
              <w:marTop w:val="0"/>
              <w:marBottom w:val="0"/>
              <w:divBdr>
                <w:top w:val="none" w:sz="0" w:space="0" w:color="auto"/>
                <w:left w:val="none" w:sz="0" w:space="0" w:color="auto"/>
                <w:bottom w:val="none" w:sz="0" w:space="0" w:color="auto"/>
                <w:right w:val="none" w:sz="0" w:space="0" w:color="auto"/>
              </w:divBdr>
            </w:div>
          </w:divsChild>
        </w:div>
        <w:div w:id="1590579138">
          <w:marLeft w:val="0"/>
          <w:marRight w:val="0"/>
          <w:marTop w:val="0"/>
          <w:marBottom w:val="0"/>
          <w:divBdr>
            <w:top w:val="none" w:sz="0" w:space="0" w:color="auto"/>
            <w:left w:val="none" w:sz="0" w:space="0" w:color="auto"/>
            <w:bottom w:val="none" w:sz="0" w:space="0" w:color="auto"/>
            <w:right w:val="none" w:sz="0" w:space="0" w:color="auto"/>
          </w:divBdr>
          <w:divsChild>
            <w:div w:id="1631085087">
              <w:marLeft w:val="0"/>
              <w:marRight w:val="0"/>
              <w:marTop w:val="0"/>
              <w:marBottom w:val="0"/>
              <w:divBdr>
                <w:top w:val="none" w:sz="0" w:space="0" w:color="auto"/>
                <w:left w:val="none" w:sz="0" w:space="0" w:color="auto"/>
                <w:bottom w:val="none" w:sz="0" w:space="0" w:color="auto"/>
                <w:right w:val="none" w:sz="0" w:space="0" w:color="auto"/>
              </w:divBdr>
            </w:div>
          </w:divsChild>
        </w:div>
        <w:div w:id="1995210086">
          <w:marLeft w:val="0"/>
          <w:marRight w:val="0"/>
          <w:marTop w:val="0"/>
          <w:marBottom w:val="0"/>
          <w:divBdr>
            <w:top w:val="none" w:sz="0" w:space="0" w:color="auto"/>
            <w:left w:val="none" w:sz="0" w:space="0" w:color="auto"/>
            <w:bottom w:val="none" w:sz="0" w:space="0" w:color="auto"/>
            <w:right w:val="none" w:sz="0" w:space="0" w:color="auto"/>
          </w:divBdr>
          <w:divsChild>
            <w:div w:id="3947240">
              <w:marLeft w:val="0"/>
              <w:marRight w:val="0"/>
              <w:marTop w:val="0"/>
              <w:marBottom w:val="0"/>
              <w:divBdr>
                <w:top w:val="none" w:sz="0" w:space="0" w:color="auto"/>
                <w:left w:val="none" w:sz="0" w:space="0" w:color="auto"/>
                <w:bottom w:val="none" w:sz="0" w:space="0" w:color="auto"/>
                <w:right w:val="none" w:sz="0" w:space="0" w:color="auto"/>
              </w:divBdr>
            </w:div>
            <w:div w:id="261423270">
              <w:marLeft w:val="0"/>
              <w:marRight w:val="0"/>
              <w:marTop w:val="0"/>
              <w:marBottom w:val="0"/>
              <w:divBdr>
                <w:top w:val="none" w:sz="0" w:space="0" w:color="auto"/>
                <w:left w:val="none" w:sz="0" w:space="0" w:color="auto"/>
                <w:bottom w:val="none" w:sz="0" w:space="0" w:color="auto"/>
                <w:right w:val="none" w:sz="0" w:space="0" w:color="auto"/>
              </w:divBdr>
            </w:div>
            <w:div w:id="292249486">
              <w:marLeft w:val="0"/>
              <w:marRight w:val="0"/>
              <w:marTop w:val="0"/>
              <w:marBottom w:val="0"/>
              <w:divBdr>
                <w:top w:val="none" w:sz="0" w:space="0" w:color="auto"/>
                <w:left w:val="none" w:sz="0" w:space="0" w:color="auto"/>
                <w:bottom w:val="none" w:sz="0" w:space="0" w:color="auto"/>
                <w:right w:val="none" w:sz="0" w:space="0" w:color="auto"/>
              </w:divBdr>
            </w:div>
            <w:div w:id="585499482">
              <w:marLeft w:val="0"/>
              <w:marRight w:val="0"/>
              <w:marTop w:val="0"/>
              <w:marBottom w:val="0"/>
              <w:divBdr>
                <w:top w:val="none" w:sz="0" w:space="0" w:color="auto"/>
                <w:left w:val="none" w:sz="0" w:space="0" w:color="auto"/>
                <w:bottom w:val="none" w:sz="0" w:space="0" w:color="auto"/>
                <w:right w:val="none" w:sz="0" w:space="0" w:color="auto"/>
              </w:divBdr>
            </w:div>
            <w:div w:id="862670975">
              <w:marLeft w:val="0"/>
              <w:marRight w:val="0"/>
              <w:marTop w:val="0"/>
              <w:marBottom w:val="0"/>
              <w:divBdr>
                <w:top w:val="none" w:sz="0" w:space="0" w:color="auto"/>
                <w:left w:val="none" w:sz="0" w:space="0" w:color="auto"/>
                <w:bottom w:val="none" w:sz="0" w:space="0" w:color="auto"/>
                <w:right w:val="none" w:sz="0" w:space="0" w:color="auto"/>
              </w:divBdr>
            </w:div>
            <w:div w:id="873231773">
              <w:marLeft w:val="0"/>
              <w:marRight w:val="0"/>
              <w:marTop w:val="0"/>
              <w:marBottom w:val="0"/>
              <w:divBdr>
                <w:top w:val="none" w:sz="0" w:space="0" w:color="auto"/>
                <w:left w:val="none" w:sz="0" w:space="0" w:color="auto"/>
                <w:bottom w:val="none" w:sz="0" w:space="0" w:color="auto"/>
                <w:right w:val="none" w:sz="0" w:space="0" w:color="auto"/>
              </w:divBdr>
            </w:div>
            <w:div w:id="950207380">
              <w:marLeft w:val="0"/>
              <w:marRight w:val="0"/>
              <w:marTop w:val="0"/>
              <w:marBottom w:val="0"/>
              <w:divBdr>
                <w:top w:val="none" w:sz="0" w:space="0" w:color="auto"/>
                <w:left w:val="none" w:sz="0" w:space="0" w:color="auto"/>
                <w:bottom w:val="none" w:sz="0" w:space="0" w:color="auto"/>
                <w:right w:val="none" w:sz="0" w:space="0" w:color="auto"/>
              </w:divBdr>
            </w:div>
            <w:div w:id="1263221335">
              <w:marLeft w:val="0"/>
              <w:marRight w:val="0"/>
              <w:marTop w:val="0"/>
              <w:marBottom w:val="0"/>
              <w:divBdr>
                <w:top w:val="none" w:sz="0" w:space="0" w:color="auto"/>
                <w:left w:val="none" w:sz="0" w:space="0" w:color="auto"/>
                <w:bottom w:val="none" w:sz="0" w:space="0" w:color="auto"/>
                <w:right w:val="none" w:sz="0" w:space="0" w:color="auto"/>
              </w:divBdr>
            </w:div>
            <w:div w:id="1495298296">
              <w:marLeft w:val="0"/>
              <w:marRight w:val="0"/>
              <w:marTop w:val="0"/>
              <w:marBottom w:val="0"/>
              <w:divBdr>
                <w:top w:val="none" w:sz="0" w:space="0" w:color="auto"/>
                <w:left w:val="none" w:sz="0" w:space="0" w:color="auto"/>
                <w:bottom w:val="none" w:sz="0" w:space="0" w:color="auto"/>
                <w:right w:val="none" w:sz="0" w:space="0" w:color="auto"/>
              </w:divBdr>
            </w:div>
            <w:div w:id="2037734751">
              <w:marLeft w:val="0"/>
              <w:marRight w:val="0"/>
              <w:marTop w:val="0"/>
              <w:marBottom w:val="0"/>
              <w:divBdr>
                <w:top w:val="none" w:sz="0" w:space="0" w:color="auto"/>
                <w:left w:val="none" w:sz="0" w:space="0" w:color="auto"/>
                <w:bottom w:val="none" w:sz="0" w:space="0" w:color="auto"/>
                <w:right w:val="none" w:sz="0" w:space="0" w:color="auto"/>
              </w:divBdr>
            </w:div>
          </w:divsChild>
        </w:div>
        <w:div w:id="2014647551">
          <w:marLeft w:val="0"/>
          <w:marRight w:val="0"/>
          <w:marTop w:val="0"/>
          <w:marBottom w:val="0"/>
          <w:divBdr>
            <w:top w:val="none" w:sz="0" w:space="0" w:color="auto"/>
            <w:left w:val="none" w:sz="0" w:space="0" w:color="auto"/>
            <w:bottom w:val="none" w:sz="0" w:space="0" w:color="auto"/>
            <w:right w:val="none" w:sz="0" w:space="0" w:color="auto"/>
          </w:divBdr>
          <w:divsChild>
            <w:div w:id="8102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30215">
      <w:bodyDiv w:val="1"/>
      <w:marLeft w:val="0"/>
      <w:marRight w:val="0"/>
      <w:marTop w:val="0"/>
      <w:marBottom w:val="0"/>
      <w:divBdr>
        <w:top w:val="none" w:sz="0" w:space="0" w:color="auto"/>
        <w:left w:val="none" w:sz="0" w:space="0" w:color="auto"/>
        <w:bottom w:val="none" w:sz="0" w:space="0" w:color="auto"/>
        <w:right w:val="none" w:sz="0" w:space="0" w:color="auto"/>
      </w:divBdr>
      <w:divsChild>
        <w:div w:id="13656684">
          <w:marLeft w:val="0"/>
          <w:marRight w:val="0"/>
          <w:marTop w:val="0"/>
          <w:marBottom w:val="0"/>
          <w:divBdr>
            <w:top w:val="none" w:sz="0" w:space="0" w:color="auto"/>
            <w:left w:val="none" w:sz="0" w:space="0" w:color="auto"/>
            <w:bottom w:val="none" w:sz="0" w:space="0" w:color="auto"/>
            <w:right w:val="none" w:sz="0" w:space="0" w:color="auto"/>
          </w:divBdr>
          <w:divsChild>
            <w:div w:id="578322074">
              <w:marLeft w:val="0"/>
              <w:marRight w:val="0"/>
              <w:marTop w:val="30"/>
              <w:marBottom w:val="30"/>
              <w:divBdr>
                <w:top w:val="none" w:sz="0" w:space="0" w:color="auto"/>
                <w:left w:val="none" w:sz="0" w:space="0" w:color="auto"/>
                <w:bottom w:val="none" w:sz="0" w:space="0" w:color="auto"/>
                <w:right w:val="none" w:sz="0" w:space="0" w:color="auto"/>
              </w:divBdr>
              <w:divsChild>
                <w:div w:id="441414512">
                  <w:marLeft w:val="0"/>
                  <w:marRight w:val="0"/>
                  <w:marTop w:val="0"/>
                  <w:marBottom w:val="0"/>
                  <w:divBdr>
                    <w:top w:val="none" w:sz="0" w:space="0" w:color="auto"/>
                    <w:left w:val="none" w:sz="0" w:space="0" w:color="auto"/>
                    <w:bottom w:val="none" w:sz="0" w:space="0" w:color="auto"/>
                    <w:right w:val="none" w:sz="0" w:space="0" w:color="auto"/>
                  </w:divBdr>
                  <w:divsChild>
                    <w:div w:id="1827283160">
                      <w:marLeft w:val="0"/>
                      <w:marRight w:val="0"/>
                      <w:marTop w:val="0"/>
                      <w:marBottom w:val="0"/>
                      <w:divBdr>
                        <w:top w:val="none" w:sz="0" w:space="0" w:color="auto"/>
                        <w:left w:val="none" w:sz="0" w:space="0" w:color="auto"/>
                        <w:bottom w:val="none" w:sz="0" w:space="0" w:color="auto"/>
                        <w:right w:val="none" w:sz="0" w:space="0" w:color="auto"/>
                      </w:divBdr>
                    </w:div>
                  </w:divsChild>
                </w:div>
                <w:div w:id="975985630">
                  <w:marLeft w:val="0"/>
                  <w:marRight w:val="0"/>
                  <w:marTop w:val="0"/>
                  <w:marBottom w:val="0"/>
                  <w:divBdr>
                    <w:top w:val="none" w:sz="0" w:space="0" w:color="auto"/>
                    <w:left w:val="none" w:sz="0" w:space="0" w:color="auto"/>
                    <w:bottom w:val="none" w:sz="0" w:space="0" w:color="auto"/>
                    <w:right w:val="none" w:sz="0" w:space="0" w:color="auto"/>
                  </w:divBdr>
                  <w:divsChild>
                    <w:div w:id="829558119">
                      <w:marLeft w:val="0"/>
                      <w:marRight w:val="0"/>
                      <w:marTop w:val="0"/>
                      <w:marBottom w:val="0"/>
                      <w:divBdr>
                        <w:top w:val="none" w:sz="0" w:space="0" w:color="auto"/>
                        <w:left w:val="none" w:sz="0" w:space="0" w:color="auto"/>
                        <w:bottom w:val="none" w:sz="0" w:space="0" w:color="auto"/>
                        <w:right w:val="none" w:sz="0" w:space="0" w:color="auto"/>
                      </w:divBdr>
                    </w:div>
                    <w:div w:id="1100298659">
                      <w:marLeft w:val="0"/>
                      <w:marRight w:val="0"/>
                      <w:marTop w:val="0"/>
                      <w:marBottom w:val="0"/>
                      <w:divBdr>
                        <w:top w:val="none" w:sz="0" w:space="0" w:color="auto"/>
                        <w:left w:val="none" w:sz="0" w:space="0" w:color="auto"/>
                        <w:bottom w:val="none" w:sz="0" w:space="0" w:color="auto"/>
                        <w:right w:val="none" w:sz="0" w:space="0" w:color="auto"/>
                      </w:divBdr>
                      <w:divsChild>
                        <w:div w:id="368115727">
                          <w:marLeft w:val="0"/>
                          <w:marRight w:val="0"/>
                          <w:marTop w:val="30"/>
                          <w:marBottom w:val="30"/>
                          <w:divBdr>
                            <w:top w:val="none" w:sz="0" w:space="0" w:color="auto"/>
                            <w:left w:val="none" w:sz="0" w:space="0" w:color="auto"/>
                            <w:bottom w:val="none" w:sz="0" w:space="0" w:color="auto"/>
                            <w:right w:val="none" w:sz="0" w:space="0" w:color="auto"/>
                          </w:divBdr>
                          <w:divsChild>
                            <w:div w:id="10573568">
                              <w:marLeft w:val="0"/>
                              <w:marRight w:val="0"/>
                              <w:marTop w:val="0"/>
                              <w:marBottom w:val="0"/>
                              <w:divBdr>
                                <w:top w:val="none" w:sz="0" w:space="0" w:color="auto"/>
                                <w:left w:val="none" w:sz="0" w:space="0" w:color="auto"/>
                                <w:bottom w:val="none" w:sz="0" w:space="0" w:color="auto"/>
                                <w:right w:val="none" w:sz="0" w:space="0" w:color="auto"/>
                              </w:divBdr>
                              <w:divsChild>
                                <w:div w:id="1604798489">
                                  <w:marLeft w:val="0"/>
                                  <w:marRight w:val="0"/>
                                  <w:marTop w:val="0"/>
                                  <w:marBottom w:val="0"/>
                                  <w:divBdr>
                                    <w:top w:val="none" w:sz="0" w:space="0" w:color="auto"/>
                                    <w:left w:val="none" w:sz="0" w:space="0" w:color="auto"/>
                                    <w:bottom w:val="none" w:sz="0" w:space="0" w:color="auto"/>
                                    <w:right w:val="none" w:sz="0" w:space="0" w:color="auto"/>
                                  </w:divBdr>
                                </w:div>
                              </w:divsChild>
                            </w:div>
                            <w:div w:id="185297269">
                              <w:marLeft w:val="0"/>
                              <w:marRight w:val="0"/>
                              <w:marTop w:val="0"/>
                              <w:marBottom w:val="0"/>
                              <w:divBdr>
                                <w:top w:val="none" w:sz="0" w:space="0" w:color="auto"/>
                                <w:left w:val="none" w:sz="0" w:space="0" w:color="auto"/>
                                <w:bottom w:val="none" w:sz="0" w:space="0" w:color="auto"/>
                                <w:right w:val="none" w:sz="0" w:space="0" w:color="auto"/>
                              </w:divBdr>
                              <w:divsChild>
                                <w:div w:id="1955017715">
                                  <w:marLeft w:val="0"/>
                                  <w:marRight w:val="0"/>
                                  <w:marTop w:val="0"/>
                                  <w:marBottom w:val="0"/>
                                  <w:divBdr>
                                    <w:top w:val="none" w:sz="0" w:space="0" w:color="auto"/>
                                    <w:left w:val="none" w:sz="0" w:space="0" w:color="auto"/>
                                    <w:bottom w:val="none" w:sz="0" w:space="0" w:color="auto"/>
                                    <w:right w:val="none" w:sz="0" w:space="0" w:color="auto"/>
                                  </w:divBdr>
                                </w:div>
                              </w:divsChild>
                            </w:div>
                            <w:div w:id="187644490">
                              <w:marLeft w:val="0"/>
                              <w:marRight w:val="0"/>
                              <w:marTop w:val="0"/>
                              <w:marBottom w:val="0"/>
                              <w:divBdr>
                                <w:top w:val="none" w:sz="0" w:space="0" w:color="auto"/>
                                <w:left w:val="none" w:sz="0" w:space="0" w:color="auto"/>
                                <w:bottom w:val="none" w:sz="0" w:space="0" w:color="auto"/>
                                <w:right w:val="none" w:sz="0" w:space="0" w:color="auto"/>
                              </w:divBdr>
                              <w:divsChild>
                                <w:div w:id="1154880420">
                                  <w:marLeft w:val="0"/>
                                  <w:marRight w:val="0"/>
                                  <w:marTop w:val="0"/>
                                  <w:marBottom w:val="0"/>
                                  <w:divBdr>
                                    <w:top w:val="none" w:sz="0" w:space="0" w:color="auto"/>
                                    <w:left w:val="none" w:sz="0" w:space="0" w:color="auto"/>
                                    <w:bottom w:val="none" w:sz="0" w:space="0" w:color="auto"/>
                                    <w:right w:val="none" w:sz="0" w:space="0" w:color="auto"/>
                                  </w:divBdr>
                                </w:div>
                              </w:divsChild>
                            </w:div>
                            <w:div w:id="346908997">
                              <w:marLeft w:val="0"/>
                              <w:marRight w:val="0"/>
                              <w:marTop w:val="0"/>
                              <w:marBottom w:val="0"/>
                              <w:divBdr>
                                <w:top w:val="none" w:sz="0" w:space="0" w:color="auto"/>
                                <w:left w:val="none" w:sz="0" w:space="0" w:color="auto"/>
                                <w:bottom w:val="none" w:sz="0" w:space="0" w:color="auto"/>
                                <w:right w:val="none" w:sz="0" w:space="0" w:color="auto"/>
                              </w:divBdr>
                              <w:divsChild>
                                <w:div w:id="304820862">
                                  <w:marLeft w:val="0"/>
                                  <w:marRight w:val="0"/>
                                  <w:marTop w:val="0"/>
                                  <w:marBottom w:val="0"/>
                                  <w:divBdr>
                                    <w:top w:val="none" w:sz="0" w:space="0" w:color="auto"/>
                                    <w:left w:val="none" w:sz="0" w:space="0" w:color="auto"/>
                                    <w:bottom w:val="none" w:sz="0" w:space="0" w:color="auto"/>
                                    <w:right w:val="none" w:sz="0" w:space="0" w:color="auto"/>
                                  </w:divBdr>
                                </w:div>
                              </w:divsChild>
                            </w:div>
                            <w:div w:id="605118694">
                              <w:marLeft w:val="0"/>
                              <w:marRight w:val="0"/>
                              <w:marTop w:val="0"/>
                              <w:marBottom w:val="0"/>
                              <w:divBdr>
                                <w:top w:val="none" w:sz="0" w:space="0" w:color="auto"/>
                                <w:left w:val="none" w:sz="0" w:space="0" w:color="auto"/>
                                <w:bottom w:val="none" w:sz="0" w:space="0" w:color="auto"/>
                                <w:right w:val="none" w:sz="0" w:space="0" w:color="auto"/>
                              </w:divBdr>
                              <w:divsChild>
                                <w:div w:id="558788490">
                                  <w:marLeft w:val="0"/>
                                  <w:marRight w:val="0"/>
                                  <w:marTop w:val="0"/>
                                  <w:marBottom w:val="0"/>
                                  <w:divBdr>
                                    <w:top w:val="none" w:sz="0" w:space="0" w:color="auto"/>
                                    <w:left w:val="none" w:sz="0" w:space="0" w:color="auto"/>
                                    <w:bottom w:val="none" w:sz="0" w:space="0" w:color="auto"/>
                                    <w:right w:val="none" w:sz="0" w:space="0" w:color="auto"/>
                                  </w:divBdr>
                                </w:div>
                              </w:divsChild>
                            </w:div>
                            <w:div w:id="653333475">
                              <w:marLeft w:val="0"/>
                              <w:marRight w:val="0"/>
                              <w:marTop w:val="0"/>
                              <w:marBottom w:val="0"/>
                              <w:divBdr>
                                <w:top w:val="none" w:sz="0" w:space="0" w:color="auto"/>
                                <w:left w:val="none" w:sz="0" w:space="0" w:color="auto"/>
                                <w:bottom w:val="none" w:sz="0" w:space="0" w:color="auto"/>
                                <w:right w:val="none" w:sz="0" w:space="0" w:color="auto"/>
                              </w:divBdr>
                              <w:divsChild>
                                <w:div w:id="6757732">
                                  <w:marLeft w:val="0"/>
                                  <w:marRight w:val="0"/>
                                  <w:marTop w:val="0"/>
                                  <w:marBottom w:val="0"/>
                                  <w:divBdr>
                                    <w:top w:val="none" w:sz="0" w:space="0" w:color="auto"/>
                                    <w:left w:val="none" w:sz="0" w:space="0" w:color="auto"/>
                                    <w:bottom w:val="none" w:sz="0" w:space="0" w:color="auto"/>
                                    <w:right w:val="none" w:sz="0" w:space="0" w:color="auto"/>
                                  </w:divBdr>
                                </w:div>
                              </w:divsChild>
                            </w:div>
                            <w:div w:id="1061438431">
                              <w:marLeft w:val="0"/>
                              <w:marRight w:val="0"/>
                              <w:marTop w:val="0"/>
                              <w:marBottom w:val="0"/>
                              <w:divBdr>
                                <w:top w:val="none" w:sz="0" w:space="0" w:color="auto"/>
                                <w:left w:val="none" w:sz="0" w:space="0" w:color="auto"/>
                                <w:bottom w:val="none" w:sz="0" w:space="0" w:color="auto"/>
                                <w:right w:val="none" w:sz="0" w:space="0" w:color="auto"/>
                              </w:divBdr>
                              <w:divsChild>
                                <w:div w:id="1931431589">
                                  <w:marLeft w:val="0"/>
                                  <w:marRight w:val="0"/>
                                  <w:marTop w:val="0"/>
                                  <w:marBottom w:val="0"/>
                                  <w:divBdr>
                                    <w:top w:val="none" w:sz="0" w:space="0" w:color="auto"/>
                                    <w:left w:val="none" w:sz="0" w:space="0" w:color="auto"/>
                                    <w:bottom w:val="none" w:sz="0" w:space="0" w:color="auto"/>
                                    <w:right w:val="none" w:sz="0" w:space="0" w:color="auto"/>
                                  </w:divBdr>
                                </w:div>
                              </w:divsChild>
                            </w:div>
                            <w:div w:id="1170487222">
                              <w:marLeft w:val="0"/>
                              <w:marRight w:val="0"/>
                              <w:marTop w:val="0"/>
                              <w:marBottom w:val="0"/>
                              <w:divBdr>
                                <w:top w:val="none" w:sz="0" w:space="0" w:color="auto"/>
                                <w:left w:val="none" w:sz="0" w:space="0" w:color="auto"/>
                                <w:bottom w:val="none" w:sz="0" w:space="0" w:color="auto"/>
                                <w:right w:val="none" w:sz="0" w:space="0" w:color="auto"/>
                              </w:divBdr>
                              <w:divsChild>
                                <w:div w:id="1679968746">
                                  <w:marLeft w:val="0"/>
                                  <w:marRight w:val="0"/>
                                  <w:marTop w:val="0"/>
                                  <w:marBottom w:val="0"/>
                                  <w:divBdr>
                                    <w:top w:val="none" w:sz="0" w:space="0" w:color="auto"/>
                                    <w:left w:val="none" w:sz="0" w:space="0" w:color="auto"/>
                                    <w:bottom w:val="none" w:sz="0" w:space="0" w:color="auto"/>
                                    <w:right w:val="none" w:sz="0" w:space="0" w:color="auto"/>
                                  </w:divBdr>
                                </w:div>
                              </w:divsChild>
                            </w:div>
                            <w:div w:id="1434546944">
                              <w:marLeft w:val="0"/>
                              <w:marRight w:val="0"/>
                              <w:marTop w:val="0"/>
                              <w:marBottom w:val="0"/>
                              <w:divBdr>
                                <w:top w:val="none" w:sz="0" w:space="0" w:color="auto"/>
                                <w:left w:val="none" w:sz="0" w:space="0" w:color="auto"/>
                                <w:bottom w:val="none" w:sz="0" w:space="0" w:color="auto"/>
                                <w:right w:val="none" w:sz="0" w:space="0" w:color="auto"/>
                              </w:divBdr>
                              <w:divsChild>
                                <w:div w:id="1338076130">
                                  <w:marLeft w:val="0"/>
                                  <w:marRight w:val="0"/>
                                  <w:marTop w:val="0"/>
                                  <w:marBottom w:val="0"/>
                                  <w:divBdr>
                                    <w:top w:val="none" w:sz="0" w:space="0" w:color="auto"/>
                                    <w:left w:val="none" w:sz="0" w:space="0" w:color="auto"/>
                                    <w:bottom w:val="none" w:sz="0" w:space="0" w:color="auto"/>
                                    <w:right w:val="none" w:sz="0" w:space="0" w:color="auto"/>
                                  </w:divBdr>
                                </w:div>
                              </w:divsChild>
                            </w:div>
                            <w:div w:id="1442457259">
                              <w:marLeft w:val="0"/>
                              <w:marRight w:val="0"/>
                              <w:marTop w:val="0"/>
                              <w:marBottom w:val="0"/>
                              <w:divBdr>
                                <w:top w:val="none" w:sz="0" w:space="0" w:color="auto"/>
                                <w:left w:val="none" w:sz="0" w:space="0" w:color="auto"/>
                                <w:bottom w:val="none" w:sz="0" w:space="0" w:color="auto"/>
                                <w:right w:val="none" w:sz="0" w:space="0" w:color="auto"/>
                              </w:divBdr>
                              <w:divsChild>
                                <w:div w:id="1376736518">
                                  <w:marLeft w:val="0"/>
                                  <w:marRight w:val="0"/>
                                  <w:marTop w:val="0"/>
                                  <w:marBottom w:val="0"/>
                                  <w:divBdr>
                                    <w:top w:val="none" w:sz="0" w:space="0" w:color="auto"/>
                                    <w:left w:val="none" w:sz="0" w:space="0" w:color="auto"/>
                                    <w:bottom w:val="none" w:sz="0" w:space="0" w:color="auto"/>
                                    <w:right w:val="none" w:sz="0" w:space="0" w:color="auto"/>
                                  </w:divBdr>
                                </w:div>
                              </w:divsChild>
                            </w:div>
                            <w:div w:id="1469205827">
                              <w:marLeft w:val="0"/>
                              <w:marRight w:val="0"/>
                              <w:marTop w:val="0"/>
                              <w:marBottom w:val="0"/>
                              <w:divBdr>
                                <w:top w:val="none" w:sz="0" w:space="0" w:color="auto"/>
                                <w:left w:val="none" w:sz="0" w:space="0" w:color="auto"/>
                                <w:bottom w:val="none" w:sz="0" w:space="0" w:color="auto"/>
                                <w:right w:val="none" w:sz="0" w:space="0" w:color="auto"/>
                              </w:divBdr>
                              <w:divsChild>
                                <w:div w:id="1757169147">
                                  <w:marLeft w:val="0"/>
                                  <w:marRight w:val="0"/>
                                  <w:marTop w:val="0"/>
                                  <w:marBottom w:val="0"/>
                                  <w:divBdr>
                                    <w:top w:val="none" w:sz="0" w:space="0" w:color="auto"/>
                                    <w:left w:val="none" w:sz="0" w:space="0" w:color="auto"/>
                                    <w:bottom w:val="none" w:sz="0" w:space="0" w:color="auto"/>
                                    <w:right w:val="none" w:sz="0" w:space="0" w:color="auto"/>
                                  </w:divBdr>
                                </w:div>
                              </w:divsChild>
                            </w:div>
                            <w:div w:id="1495880089">
                              <w:marLeft w:val="0"/>
                              <w:marRight w:val="0"/>
                              <w:marTop w:val="0"/>
                              <w:marBottom w:val="0"/>
                              <w:divBdr>
                                <w:top w:val="none" w:sz="0" w:space="0" w:color="auto"/>
                                <w:left w:val="none" w:sz="0" w:space="0" w:color="auto"/>
                                <w:bottom w:val="none" w:sz="0" w:space="0" w:color="auto"/>
                                <w:right w:val="none" w:sz="0" w:space="0" w:color="auto"/>
                              </w:divBdr>
                              <w:divsChild>
                                <w:div w:id="2111464617">
                                  <w:marLeft w:val="0"/>
                                  <w:marRight w:val="0"/>
                                  <w:marTop w:val="0"/>
                                  <w:marBottom w:val="0"/>
                                  <w:divBdr>
                                    <w:top w:val="none" w:sz="0" w:space="0" w:color="auto"/>
                                    <w:left w:val="none" w:sz="0" w:space="0" w:color="auto"/>
                                    <w:bottom w:val="none" w:sz="0" w:space="0" w:color="auto"/>
                                    <w:right w:val="none" w:sz="0" w:space="0" w:color="auto"/>
                                  </w:divBdr>
                                </w:div>
                              </w:divsChild>
                            </w:div>
                            <w:div w:id="1537041388">
                              <w:marLeft w:val="0"/>
                              <w:marRight w:val="0"/>
                              <w:marTop w:val="0"/>
                              <w:marBottom w:val="0"/>
                              <w:divBdr>
                                <w:top w:val="none" w:sz="0" w:space="0" w:color="auto"/>
                                <w:left w:val="none" w:sz="0" w:space="0" w:color="auto"/>
                                <w:bottom w:val="none" w:sz="0" w:space="0" w:color="auto"/>
                                <w:right w:val="none" w:sz="0" w:space="0" w:color="auto"/>
                              </w:divBdr>
                              <w:divsChild>
                                <w:div w:id="1203516011">
                                  <w:marLeft w:val="0"/>
                                  <w:marRight w:val="0"/>
                                  <w:marTop w:val="0"/>
                                  <w:marBottom w:val="0"/>
                                  <w:divBdr>
                                    <w:top w:val="none" w:sz="0" w:space="0" w:color="auto"/>
                                    <w:left w:val="none" w:sz="0" w:space="0" w:color="auto"/>
                                    <w:bottom w:val="none" w:sz="0" w:space="0" w:color="auto"/>
                                    <w:right w:val="none" w:sz="0" w:space="0" w:color="auto"/>
                                  </w:divBdr>
                                </w:div>
                              </w:divsChild>
                            </w:div>
                            <w:div w:id="1959027112">
                              <w:marLeft w:val="0"/>
                              <w:marRight w:val="0"/>
                              <w:marTop w:val="0"/>
                              <w:marBottom w:val="0"/>
                              <w:divBdr>
                                <w:top w:val="none" w:sz="0" w:space="0" w:color="auto"/>
                                <w:left w:val="none" w:sz="0" w:space="0" w:color="auto"/>
                                <w:bottom w:val="none" w:sz="0" w:space="0" w:color="auto"/>
                                <w:right w:val="none" w:sz="0" w:space="0" w:color="auto"/>
                              </w:divBdr>
                              <w:divsChild>
                                <w:div w:id="60446192">
                                  <w:marLeft w:val="0"/>
                                  <w:marRight w:val="0"/>
                                  <w:marTop w:val="0"/>
                                  <w:marBottom w:val="0"/>
                                  <w:divBdr>
                                    <w:top w:val="none" w:sz="0" w:space="0" w:color="auto"/>
                                    <w:left w:val="none" w:sz="0" w:space="0" w:color="auto"/>
                                    <w:bottom w:val="none" w:sz="0" w:space="0" w:color="auto"/>
                                    <w:right w:val="none" w:sz="0" w:space="0" w:color="auto"/>
                                  </w:divBdr>
                                </w:div>
                              </w:divsChild>
                            </w:div>
                            <w:div w:id="2052653843">
                              <w:marLeft w:val="0"/>
                              <w:marRight w:val="0"/>
                              <w:marTop w:val="0"/>
                              <w:marBottom w:val="0"/>
                              <w:divBdr>
                                <w:top w:val="none" w:sz="0" w:space="0" w:color="auto"/>
                                <w:left w:val="none" w:sz="0" w:space="0" w:color="auto"/>
                                <w:bottom w:val="none" w:sz="0" w:space="0" w:color="auto"/>
                                <w:right w:val="none" w:sz="0" w:space="0" w:color="auto"/>
                              </w:divBdr>
                              <w:divsChild>
                                <w:div w:id="1881164892">
                                  <w:marLeft w:val="0"/>
                                  <w:marRight w:val="0"/>
                                  <w:marTop w:val="0"/>
                                  <w:marBottom w:val="0"/>
                                  <w:divBdr>
                                    <w:top w:val="none" w:sz="0" w:space="0" w:color="auto"/>
                                    <w:left w:val="none" w:sz="0" w:space="0" w:color="auto"/>
                                    <w:bottom w:val="none" w:sz="0" w:space="0" w:color="auto"/>
                                    <w:right w:val="none" w:sz="0" w:space="0" w:color="auto"/>
                                  </w:divBdr>
                                </w:div>
                              </w:divsChild>
                            </w:div>
                            <w:div w:id="2074503641">
                              <w:marLeft w:val="0"/>
                              <w:marRight w:val="0"/>
                              <w:marTop w:val="0"/>
                              <w:marBottom w:val="0"/>
                              <w:divBdr>
                                <w:top w:val="none" w:sz="0" w:space="0" w:color="auto"/>
                                <w:left w:val="none" w:sz="0" w:space="0" w:color="auto"/>
                                <w:bottom w:val="none" w:sz="0" w:space="0" w:color="auto"/>
                                <w:right w:val="none" w:sz="0" w:space="0" w:color="auto"/>
                              </w:divBdr>
                              <w:divsChild>
                                <w:div w:id="2832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151123">
                  <w:marLeft w:val="0"/>
                  <w:marRight w:val="0"/>
                  <w:marTop w:val="0"/>
                  <w:marBottom w:val="0"/>
                  <w:divBdr>
                    <w:top w:val="none" w:sz="0" w:space="0" w:color="auto"/>
                    <w:left w:val="none" w:sz="0" w:space="0" w:color="auto"/>
                    <w:bottom w:val="none" w:sz="0" w:space="0" w:color="auto"/>
                    <w:right w:val="none" w:sz="0" w:space="0" w:color="auto"/>
                  </w:divBdr>
                  <w:divsChild>
                    <w:div w:id="285356784">
                      <w:marLeft w:val="0"/>
                      <w:marRight w:val="0"/>
                      <w:marTop w:val="0"/>
                      <w:marBottom w:val="0"/>
                      <w:divBdr>
                        <w:top w:val="none" w:sz="0" w:space="0" w:color="auto"/>
                        <w:left w:val="none" w:sz="0" w:space="0" w:color="auto"/>
                        <w:bottom w:val="none" w:sz="0" w:space="0" w:color="auto"/>
                        <w:right w:val="none" w:sz="0" w:space="0" w:color="auto"/>
                      </w:divBdr>
                    </w:div>
                  </w:divsChild>
                </w:div>
                <w:div w:id="2040933869">
                  <w:marLeft w:val="0"/>
                  <w:marRight w:val="0"/>
                  <w:marTop w:val="0"/>
                  <w:marBottom w:val="0"/>
                  <w:divBdr>
                    <w:top w:val="none" w:sz="0" w:space="0" w:color="auto"/>
                    <w:left w:val="none" w:sz="0" w:space="0" w:color="auto"/>
                    <w:bottom w:val="none" w:sz="0" w:space="0" w:color="auto"/>
                    <w:right w:val="none" w:sz="0" w:space="0" w:color="auto"/>
                  </w:divBdr>
                  <w:divsChild>
                    <w:div w:id="173299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922164">
          <w:marLeft w:val="0"/>
          <w:marRight w:val="0"/>
          <w:marTop w:val="0"/>
          <w:marBottom w:val="0"/>
          <w:divBdr>
            <w:top w:val="none" w:sz="0" w:space="0" w:color="auto"/>
            <w:left w:val="none" w:sz="0" w:space="0" w:color="auto"/>
            <w:bottom w:val="none" w:sz="0" w:space="0" w:color="auto"/>
            <w:right w:val="none" w:sz="0" w:space="0" w:color="auto"/>
          </w:divBdr>
        </w:div>
      </w:divsChild>
    </w:div>
    <w:div w:id="1674987717">
      <w:bodyDiv w:val="1"/>
      <w:marLeft w:val="0"/>
      <w:marRight w:val="0"/>
      <w:marTop w:val="0"/>
      <w:marBottom w:val="0"/>
      <w:divBdr>
        <w:top w:val="none" w:sz="0" w:space="0" w:color="auto"/>
        <w:left w:val="none" w:sz="0" w:space="0" w:color="auto"/>
        <w:bottom w:val="none" w:sz="0" w:space="0" w:color="auto"/>
        <w:right w:val="none" w:sz="0" w:space="0" w:color="auto"/>
      </w:divBdr>
      <w:divsChild>
        <w:div w:id="35814000">
          <w:marLeft w:val="0"/>
          <w:marRight w:val="0"/>
          <w:marTop w:val="0"/>
          <w:marBottom w:val="0"/>
          <w:divBdr>
            <w:top w:val="none" w:sz="0" w:space="0" w:color="auto"/>
            <w:left w:val="none" w:sz="0" w:space="0" w:color="auto"/>
            <w:bottom w:val="none" w:sz="0" w:space="0" w:color="auto"/>
            <w:right w:val="none" w:sz="0" w:space="0" w:color="auto"/>
          </w:divBdr>
          <w:divsChild>
            <w:div w:id="164320485">
              <w:marLeft w:val="0"/>
              <w:marRight w:val="0"/>
              <w:marTop w:val="0"/>
              <w:marBottom w:val="0"/>
              <w:divBdr>
                <w:top w:val="none" w:sz="0" w:space="0" w:color="auto"/>
                <w:left w:val="none" w:sz="0" w:space="0" w:color="auto"/>
                <w:bottom w:val="none" w:sz="0" w:space="0" w:color="auto"/>
                <w:right w:val="none" w:sz="0" w:space="0" w:color="auto"/>
              </w:divBdr>
            </w:div>
          </w:divsChild>
        </w:div>
        <w:div w:id="74522012">
          <w:marLeft w:val="0"/>
          <w:marRight w:val="0"/>
          <w:marTop w:val="0"/>
          <w:marBottom w:val="0"/>
          <w:divBdr>
            <w:top w:val="none" w:sz="0" w:space="0" w:color="auto"/>
            <w:left w:val="none" w:sz="0" w:space="0" w:color="auto"/>
            <w:bottom w:val="none" w:sz="0" w:space="0" w:color="auto"/>
            <w:right w:val="none" w:sz="0" w:space="0" w:color="auto"/>
          </w:divBdr>
          <w:divsChild>
            <w:div w:id="201596218">
              <w:marLeft w:val="0"/>
              <w:marRight w:val="0"/>
              <w:marTop w:val="0"/>
              <w:marBottom w:val="0"/>
              <w:divBdr>
                <w:top w:val="none" w:sz="0" w:space="0" w:color="auto"/>
                <w:left w:val="none" w:sz="0" w:space="0" w:color="auto"/>
                <w:bottom w:val="none" w:sz="0" w:space="0" w:color="auto"/>
                <w:right w:val="none" w:sz="0" w:space="0" w:color="auto"/>
              </w:divBdr>
            </w:div>
            <w:div w:id="349719969">
              <w:marLeft w:val="0"/>
              <w:marRight w:val="0"/>
              <w:marTop w:val="0"/>
              <w:marBottom w:val="0"/>
              <w:divBdr>
                <w:top w:val="none" w:sz="0" w:space="0" w:color="auto"/>
                <w:left w:val="none" w:sz="0" w:space="0" w:color="auto"/>
                <w:bottom w:val="none" w:sz="0" w:space="0" w:color="auto"/>
                <w:right w:val="none" w:sz="0" w:space="0" w:color="auto"/>
              </w:divBdr>
              <w:divsChild>
                <w:div w:id="1228102800">
                  <w:marLeft w:val="0"/>
                  <w:marRight w:val="0"/>
                  <w:marTop w:val="30"/>
                  <w:marBottom w:val="30"/>
                  <w:divBdr>
                    <w:top w:val="none" w:sz="0" w:space="0" w:color="auto"/>
                    <w:left w:val="none" w:sz="0" w:space="0" w:color="auto"/>
                    <w:bottom w:val="none" w:sz="0" w:space="0" w:color="auto"/>
                    <w:right w:val="none" w:sz="0" w:space="0" w:color="auto"/>
                  </w:divBdr>
                  <w:divsChild>
                    <w:div w:id="83263359">
                      <w:marLeft w:val="0"/>
                      <w:marRight w:val="0"/>
                      <w:marTop w:val="0"/>
                      <w:marBottom w:val="0"/>
                      <w:divBdr>
                        <w:top w:val="none" w:sz="0" w:space="0" w:color="auto"/>
                        <w:left w:val="none" w:sz="0" w:space="0" w:color="auto"/>
                        <w:bottom w:val="none" w:sz="0" w:space="0" w:color="auto"/>
                        <w:right w:val="none" w:sz="0" w:space="0" w:color="auto"/>
                      </w:divBdr>
                      <w:divsChild>
                        <w:div w:id="99570270">
                          <w:marLeft w:val="0"/>
                          <w:marRight w:val="0"/>
                          <w:marTop w:val="0"/>
                          <w:marBottom w:val="0"/>
                          <w:divBdr>
                            <w:top w:val="none" w:sz="0" w:space="0" w:color="auto"/>
                            <w:left w:val="none" w:sz="0" w:space="0" w:color="auto"/>
                            <w:bottom w:val="none" w:sz="0" w:space="0" w:color="auto"/>
                            <w:right w:val="none" w:sz="0" w:space="0" w:color="auto"/>
                          </w:divBdr>
                        </w:div>
                      </w:divsChild>
                    </w:div>
                    <w:div w:id="103573681">
                      <w:marLeft w:val="0"/>
                      <w:marRight w:val="0"/>
                      <w:marTop w:val="0"/>
                      <w:marBottom w:val="0"/>
                      <w:divBdr>
                        <w:top w:val="none" w:sz="0" w:space="0" w:color="auto"/>
                        <w:left w:val="none" w:sz="0" w:space="0" w:color="auto"/>
                        <w:bottom w:val="none" w:sz="0" w:space="0" w:color="auto"/>
                        <w:right w:val="none" w:sz="0" w:space="0" w:color="auto"/>
                      </w:divBdr>
                      <w:divsChild>
                        <w:div w:id="1146244899">
                          <w:marLeft w:val="0"/>
                          <w:marRight w:val="0"/>
                          <w:marTop w:val="0"/>
                          <w:marBottom w:val="0"/>
                          <w:divBdr>
                            <w:top w:val="none" w:sz="0" w:space="0" w:color="auto"/>
                            <w:left w:val="none" w:sz="0" w:space="0" w:color="auto"/>
                            <w:bottom w:val="none" w:sz="0" w:space="0" w:color="auto"/>
                            <w:right w:val="none" w:sz="0" w:space="0" w:color="auto"/>
                          </w:divBdr>
                        </w:div>
                      </w:divsChild>
                    </w:div>
                    <w:div w:id="112019363">
                      <w:marLeft w:val="0"/>
                      <w:marRight w:val="0"/>
                      <w:marTop w:val="0"/>
                      <w:marBottom w:val="0"/>
                      <w:divBdr>
                        <w:top w:val="none" w:sz="0" w:space="0" w:color="auto"/>
                        <w:left w:val="none" w:sz="0" w:space="0" w:color="auto"/>
                        <w:bottom w:val="none" w:sz="0" w:space="0" w:color="auto"/>
                        <w:right w:val="none" w:sz="0" w:space="0" w:color="auto"/>
                      </w:divBdr>
                      <w:divsChild>
                        <w:div w:id="1359308474">
                          <w:marLeft w:val="0"/>
                          <w:marRight w:val="0"/>
                          <w:marTop w:val="0"/>
                          <w:marBottom w:val="0"/>
                          <w:divBdr>
                            <w:top w:val="none" w:sz="0" w:space="0" w:color="auto"/>
                            <w:left w:val="none" w:sz="0" w:space="0" w:color="auto"/>
                            <w:bottom w:val="none" w:sz="0" w:space="0" w:color="auto"/>
                            <w:right w:val="none" w:sz="0" w:space="0" w:color="auto"/>
                          </w:divBdr>
                        </w:div>
                      </w:divsChild>
                    </w:div>
                    <w:div w:id="136921302">
                      <w:marLeft w:val="0"/>
                      <w:marRight w:val="0"/>
                      <w:marTop w:val="0"/>
                      <w:marBottom w:val="0"/>
                      <w:divBdr>
                        <w:top w:val="none" w:sz="0" w:space="0" w:color="auto"/>
                        <w:left w:val="none" w:sz="0" w:space="0" w:color="auto"/>
                        <w:bottom w:val="none" w:sz="0" w:space="0" w:color="auto"/>
                        <w:right w:val="none" w:sz="0" w:space="0" w:color="auto"/>
                      </w:divBdr>
                      <w:divsChild>
                        <w:div w:id="234701639">
                          <w:marLeft w:val="0"/>
                          <w:marRight w:val="0"/>
                          <w:marTop w:val="0"/>
                          <w:marBottom w:val="0"/>
                          <w:divBdr>
                            <w:top w:val="none" w:sz="0" w:space="0" w:color="auto"/>
                            <w:left w:val="none" w:sz="0" w:space="0" w:color="auto"/>
                            <w:bottom w:val="none" w:sz="0" w:space="0" w:color="auto"/>
                            <w:right w:val="none" w:sz="0" w:space="0" w:color="auto"/>
                          </w:divBdr>
                        </w:div>
                      </w:divsChild>
                    </w:div>
                    <w:div w:id="182592849">
                      <w:marLeft w:val="0"/>
                      <w:marRight w:val="0"/>
                      <w:marTop w:val="0"/>
                      <w:marBottom w:val="0"/>
                      <w:divBdr>
                        <w:top w:val="none" w:sz="0" w:space="0" w:color="auto"/>
                        <w:left w:val="none" w:sz="0" w:space="0" w:color="auto"/>
                        <w:bottom w:val="none" w:sz="0" w:space="0" w:color="auto"/>
                        <w:right w:val="none" w:sz="0" w:space="0" w:color="auto"/>
                      </w:divBdr>
                      <w:divsChild>
                        <w:div w:id="1337534187">
                          <w:marLeft w:val="0"/>
                          <w:marRight w:val="0"/>
                          <w:marTop w:val="0"/>
                          <w:marBottom w:val="0"/>
                          <w:divBdr>
                            <w:top w:val="none" w:sz="0" w:space="0" w:color="auto"/>
                            <w:left w:val="none" w:sz="0" w:space="0" w:color="auto"/>
                            <w:bottom w:val="none" w:sz="0" w:space="0" w:color="auto"/>
                            <w:right w:val="none" w:sz="0" w:space="0" w:color="auto"/>
                          </w:divBdr>
                        </w:div>
                      </w:divsChild>
                    </w:div>
                    <w:div w:id="196629240">
                      <w:marLeft w:val="0"/>
                      <w:marRight w:val="0"/>
                      <w:marTop w:val="0"/>
                      <w:marBottom w:val="0"/>
                      <w:divBdr>
                        <w:top w:val="none" w:sz="0" w:space="0" w:color="auto"/>
                        <w:left w:val="none" w:sz="0" w:space="0" w:color="auto"/>
                        <w:bottom w:val="none" w:sz="0" w:space="0" w:color="auto"/>
                        <w:right w:val="none" w:sz="0" w:space="0" w:color="auto"/>
                      </w:divBdr>
                      <w:divsChild>
                        <w:div w:id="1735615138">
                          <w:marLeft w:val="0"/>
                          <w:marRight w:val="0"/>
                          <w:marTop w:val="0"/>
                          <w:marBottom w:val="0"/>
                          <w:divBdr>
                            <w:top w:val="none" w:sz="0" w:space="0" w:color="auto"/>
                            <w:left w:val="none" w:sz="0" w:space="0" w:color="auto"/>
                            <w:bottom w:val="none" w:sz="0" w:space="0" w:color="auto"/>
                            <w:right w:val="none" w:sz="0" w:space="0" w:color="auto"/>
                          </w:divBdr>
                        </w:div>
                      </w:divsChild>
                    </w:div>
                    <w:div w:id="211308342">
                      <w:marLeft w:val="0"/>
                      <w:marRight w:val="0"/>
                      <w:marTop w:val="0"/>
                      <w:marBottom w:val="0"/>
                      <w:divBdr>
                        <w:top w:val="none" w:sz="0" w:space="0" w:color="auto"/>
                        <w:left w:val="none" w:sz="0" w:space="0" w:color="auto"/>
                        <w:bottom w:val="none" w:sz="0" w:space="0" w:color="auto"/>
                        <w:right w:val="none" w:sz="0" w:space="0" w:color="auto"/>
                      </w:divBdr>
                      <w:divsChild>
                        <w:div w:id="1044864904">
                          <w:marLeft w:val="0"/>
                          <w:marRight w:val="0"/>
                          <w:marTop w:val="0"/>
                          <w:marBottom w:val="0"/>
                          <w:divBdr>
                            <w:top w:val="none" w:sz="0" w:space="0" w:color="auto"/>
                            <w:left w:val="none" w:sz="0" w:space="0" w:color="auto"/>
                            <w:bottom w:val="none" w:sz="0" w:space="0" w:color="auto"/>
                            <w:right w:val="none" w:sz="0" w:space="0" w:color="auto"/>
                          </w:divBdr>
                        </w:div>
                      </w:divsChild>
                    </w:div>
                    <w:div w:id="349601199">
                      <w:marLeft w:val="0"/>
                      <w:marRight w:val="0"/>
                      <w:marTop w:val="0"/>
                      <w:marBottom w:val="0"/>
                      <w:divBdr>
                        <w:top w:val="none" w:sz="0" w:space="0" w:color="auto"/>
                        <w:left w:val="none" w:sz="0" w:space="0" w:color="auto"/>
                        <w:bottom w:val="none" w:sz="0" w:space="0" w:color="auto"/>
                        <w:right w:val="none" w:sz="0" w:space="0" w:color="auto"/>
                      </w:divBdr>
                      <w:divsChild>
                        <w:div w:id="1514801573">
                          <w:marLeft w:val="0"/>
                          <w:marRight w:val="0"/>
                          <w:marTop w:val="0"/>
                          <w:marBottom w:val="0"/>
                          <w:divBdr>
                            <w:top w:val="none" w:sz="0" w:space="0" w:color="auto"/>
                            <w:left w:val="none" w:sz="0" w:space="0" w:color="auto"/>
                            <w:bottom w:val="none" w:sz="0" w:space="0" w:color="auto"/>
                            <w:right w:val="none" w:sz="0" w:space="0" w:color="auto"/>
                          </w:divBdr>
                        </w:div>
                      </w:divsChild>
                    </w:div>
                    <w:div w:id="351616257">
                      <w:marLeft w:val="0"/>
                      <w:marRight w:val="0"/>
                      <w:marTop w:val="0"/>
                      <w:marBottom w:val="0"/>
                      <w:divBdr>
                        <w:top w:val="none" w:sz="0" w:space="0" w:color="auto"/>
                        <w:left w:val="none" w:sz="0" w:space="0" w:color="auto"/>
                        <w:bottom w:val="none" w:sz="0" w:space="0" w:color="auto"/>
                        <w:right w:val="none" w:sz="0" w:space="0" w:color="auto"/>
                      </w:divBdr>
                      <w:divsChild>
                        <w:div w:id="577134392">
                          <w:marLeft w:val="0"/>
                          <w:marRight w:val="0"/>
                          <w:marTop w:val="0"/>
                          <w:marBottom w:val="0"/>
                          <w:divBdr>
                            <w:top w:val="none" w:sz="0" w:space="0" w:color="auto"/>
                            <w:left w:val="none" w:sz="0" w:space="0" w:color="auto"/>
                            <w:bottom w:val="none" w:sz="0" w:space="0" w:color="auto"/>
                            <w:right w:val="none" w:sz="0" w:space="0" w:color="auto"/>
                          </w:divBdr>
                        </w:div>
                      </w:divsChild>
                    </w:div>
                    <w:div w:id="365101216">
                      <w:marLeft w:val="0"/>
                      <w:marRight w:val="0"/>
                      <w:marTop w:val="0"/>
                      <w:marBottom w:val="0"/>
                      <w:divBdr>
                        <w:top w:val="none" w:sz="0" w:space="0" w:color="auto"/>
                        <w:left w:val="none" w:sz="0" w:space="0" w:color="auto"/>
                        <w:bottom w:val="none" w:sz="0" w:space="0" w:color="auto"/>
                        <w:right w:val="none" w:sz="0" w:space="0" w:color="auto"/>
                      </w:divBdr>
                      <w:divsChild>
                        <w:div w:id="2088259530">
                          <w:marLeft w:val="0"/>
                          <w:marRight w:val="0"/>
                          <w:marTop w:val="0"/>
                          <w:marBottom w:val="0"/>
                          <w:divBdr>
                            <w:top w:val="none" w:sz="0" w:space="0" w:color="auto"/>
                            <w:left w:val="none" w:sz="0" w:space="0" w:color="auto"/>
                            <w:bottom w:val="none" w:sz="0" w:space="0" w:color="auto"/>
                            <w:right w:val="none" w:sz="0" w:space="0" w:color="auto"/>
                          </w:divBdr>
                        </w:div>
                      </w:divsChild>
                    </w:div>
                    <w:div w:id="442968604">
                      <w:marLeft w:val="0"/>
                      <w:marRight w:val="0"/>
                      <w:marTop w:val="0"/>
                      <w:marBottom w:val="0"/>
                      <w:divBdr>
                        <w:top w:val="none" w:sz="0" w:space="0" w:color="auto"/>
                        <w:left w:val="none" w:sz="0" w:space="0" w:color="auto"/>
                        <w:bottom w:val="none" w:sz="0" w:space="0" w:color="auto"/>
                        <w:right w:val="none" w:sz="0" w:space="0" w:color="auto"/>
                      </w:divBdr>
                      <w:divsChild>
                        <w:div w:id="1759522042">
                          <w:marLeft w:val="0"/>
                          <w:marRight w:val="0"/>
                          <w:marTop w:val="0"/>
                          <w:marBottom w:val="0"/>
                          <w:divBdr>
                            <w:top w:val="none" w:sz="0" w:space="0" w:color="auto"/>
                            <w:left w:val="none" w:sz="0" w:space="0" w:color="auto"/>
                            <w:bottom w:val="none" w:sz="0" w:space="0" w:color="auto"/>
                            <w:right w:val="none" w:sz="0" w:space="0" w:color="auto"/>
                          </w:divBdr>
                        </w:div>
                      </w:divsChild>
                    </w:div>
                    <w:div w:id="466898034">
                      <w:marLeft w:val="0"/>
                      <w:marRight w:val="0"/>
                      <w:marTop w:val="0"/>
                      <w:marBottom w:val="0"/>
                      <w:divBdr>
                        <w:top w:val="none" w:sz="0" w:space="0" w:color="auto"/>
                        <w:left w:val="none" w:sz="0" w:space="0" w:color="auto"/>
                        <w:bottom w:val="none" w:sz="0" w:space="0" w:color="auto"/>
                        <w:right w:val="none" w:sz="0" w:space="0" w:color="auto"/>
                      </w:divBdr>
                      <w:divsChild>
                        <w:div w:id="298153876">
                          <w:marLeft w:val="0"/>
                          <w:marRight w:val="0"/>
                          <w:marTop w:val="0"/>
                          <w:marBottom w:val="0"/>
                          <w:divBdr>
                            <w:top w:val="none" w:sz="0" w:space="0" w:color="auto"/>
                            <w:left w:val="none" w:sz="0" w:space="0" w:color="auto"/>
                            <w:bottom w:val="none" w:sz="0" w:space="0" w:color="auto"/>
                            <w:right w:val="none" w:sz="0" w:space="0" w:color="auto"/>
                          </w:divBdr>
                        </w:div>
                      </w:divsChild>
                    </w:div>
                    <w:div w:id="637149652">
                      <w:marLeft w:val="0"/>
                      <w:marRight w:val="0"/>
                      <w:marTop w:val="0"/>
                      <w:marBottom w:val="0"/>
                      <w:divBdr>
                        <w:top w:val="none" w:sz="0" w:space="0" w:color="auto"/>
                        <w:left w:val="none" w:sz="0" w:space="0" w:color="auto"/>
                        <w:bottom w:val="none" w:sz="0" w:space="0" w:color="auto"/>
                        <w:right w:val="none" w:sz="0" w:space="0" w:color="auto"/>
                      </w:divBdr>
                      <w:divsChild>
                        <w:div w:id="1821186444">
                          <w:marLeft w:val="0"/>
                          <w:marRight w:val="0"/>
                          <w:marTop w:val="0"/>
                          <w:marBottom w:val="0"/>
                          <w:divBdr>
                            <w:top w:val="none" w:sz="0" w:space="0" w:color="auto"/>
                            <w:left w:val="none" w:sz="0" w:space="0" w:color="auto"/>
                            <w:bottom w:val="none" w:sz="0" w:space="0" w:color="auto"/>
                            <w:right w:val="none" w:sz="0" w:space="0" w:color="auto"/>
                          </w:divBdr>
                        </w:div>
                      </w:divsChild>
                    </w:div>
                    <w:div w:id="887490727">
                      <w:marLeft w:val="0"/>
                      <w:marRight w:val="0"/>
                      <w:marTop w:val="0"/>
                      <w:marBottom w:val="0"/>
                      <w:divBdr>
                        <w:top w:val="none" w:sz="0" w:space="0" w:color="auto"/>
                        <w:left w:val="none" w:sz="0" w:space="0" w:color="auto"/>
                        <w:bottom w:val="none" w:sz="0" w:space="0" w:color="auto"/>
                        <w:right w:val="none" w:sz="0" w:space="0" w:color="auto"/>
                      </w:divBdr>
                      <w:divsChild>
                        <w:div w:id="1176505379">
                          <w:marLeft w:val="0"/>
                          <w:marRight w:val="0"/>
                          <w:marTop w:val="0"/>
                          <w:marBottom w:val="0"/>
                          <w:divBdr>
                            <w:top w:val="none" w:sz="0" w:space="0" w:color="auto"/>
                            <w:left w:val="none" w:sz="0" w:space="0" w:color="auto"/>
                            <w:bottom w:val="none" w:sz="0" w:space="0" w:color="auto"/>
                            <w:right w:val="none" w:sz="0" w:space="0" w:color="auto"/>
                          </w:divBdr>
                        </w:div>
                      </w:divsChild>
                    </w:div>
                    <w:div w:id="950747071">
                      <w:marLeft w:val="0"/>
                      <w:marRight w:val="0"/>
                      <w:marTop w:val="0"/>
                      <w:marBottom w:val="0"/>
                      <w:divBdr>
                        <w:top w:val="none" w:sz="0" w:space="0" w:color="auto"/>
                        <w:left w:val="none" w:sz="0" w:space="0" w:color="auto"/>
                        <w:bottom w:val="none" w:sz="0" w:space="0" w:color="auto"/>
                        <w:right w:val="none" w:sz="0" w:space="0" w:color="auto"/>
                      </w:divBdr>
                      <w:divsChild>
                        <w:div w:id="1683357791">
                          <w:marLeft w:val="0"/>
                          <w:marRight w:val="0"/>
                          <w:marTop w:val="0"/>
                          <w:marBottom w:val="0"/>
                          <w:divBdr>
                            <w:top w:val="none" w:sz="0" w:space="0" w:color="auto"/>
                            <w:left w:val="none" w:sz="0" w:space="0" w:color="auto"/>
                            <w:bottom w:val="none" w:sz="0" w:space="0" w:color="auto"/>
                            <w:right w:val="none" w:sz="0" w:space="0" w:color="auto"/>
                          </w:divBdr>
                        </w:div>
                      </w:divsChild>
                    </w:div>
                    <w:div w:id="1132790082">
                      <w:marLeft w:val="0"/>
                      <w:marRight w:val="0"/>
                      <w:marTop w:val="0"/>
                      <w:marBottom w:val="0"/>
                      <w:divBdr>
                        <w:top w:val="none" w:sz="0" w:space="0" w:color="auto"/>
                        <w:left w:val="none" w:sz="0" w:space="0" w:color="auto"/>
                        <w:bottom w:val="none" w:sz="0" w:space="0" w:color="auto"/>
                        <w:right w:val="none" w:sz="0" w:space="0" w:color="auto"/>
                      </w:divBdr>
                      <w:divsChild>
                        <w:div w:id="505747379">
                          <w:marLeft w:val="0"/>
                          <w:marRight w:val="0"/>
                          <w:marTop w:val="0"/>
                          <w:marBottom w:val="0"/>
                          <w:divBdr>
                            <w:top w:val="none" w:sz="0" w:space="0" w:color="auto"/>
                            <w:left w:val="none" w:sz="0" w:space="0" w:color="auto"/>
                            <w:bottom w:val="none" w:sz="0" w:space="0" w:color="auto"/>
                            <w:right w:val="none" w:sz="0" w:space="0" w:color="auto"/>
                          </w:divBdr>
                        </w:div>
                      </w:divsChild>
                    </w:div>
                    <w:div w:id="1411778200">
                      <w:marLeft w:val="0"/>
                      <w:marRight w:val="0"/>
                      <w:marTop w:val="0"/>
                      <w:marBottom w:val="0"/>
                      <w:divBdr>
                        <w:top w:val="none" w:sz="0" w:space="0" w:color="auto"/>
                        <w:left w:val="none" w:sz="0" w:space="0" w:color="auto"/>
                        <w:bottom w:val="none" w:sz="0" w:space="0" w:color="auto"/>
                        <w:right w:val="none" w:sz="0" w:space="0" w:color="auto"/>
                      </w:divBdr>
                      <w:divsChild>
                        <w:div w:id="1024282014">
                          <w:marLeft w:val="0"/>
                          <w:marRight w:val="0"/>
                          <w:marTop w:val="0"/>
                          <w:marBottom w:val="0"/>
                          <w:divBdr>
                            <w:top w:val="none" w:sz="0" w:space="0" w:color="auto"/>
                            <w:left w:val="none" w:sz="0" w:space="0" w:color="auto"/>
                            <w:bottom w:val="none" w:sz="0" w:space="0" w:color="auto"/>
                            <w:right w:val="none" w:sz="0" w:space="0" w:color="auto"/>
                          </w:divBdr>
                        </w:div>
                      </w:divsChild>
                    </w:div>
                    <w:div w:id="1438941016">
                      <w:marLeft w:val="0"/>
                      <w:marRight w:val="0"/>
                      <w:marTop w:val="0"/>
                      <w:marBottom w:val="0"/>
                      <w:divBdr>
                        <w:top w:val="none" w:sz="0" w:space="0" w:color="auto"/>
                        <w:left w:val="none" w:sz="0" w:space="0" w:color="auto"/>
                        <w:bottom w:val="none" w:sz="0" w:space="0" w:color="auto"/>
                        <w:right w:val="none" w:sz="0" w:space="0" w:color="auto"/>
                      </w:divBdr>
                      <w:divsChild>
                        <w:div w:id="2111271366">
                          <w:marLeft w:val="0"/>
                          <w:marRight w:val="0"/>
                          <w:marTop w:val="0"/>
                          <w:marBottom w:val="0"/>
                          <w:divBdr>
                            <w:top w:val="none" w:sz="0" w:space="0" w:color="auto"/>
                            <w:left w:val="none" w:sz="0" w:space="0" w:color="auto"/>
                            <w:bottom w:val="none" w:sz="0" w:space="0" w:color="auto"/>
                            <w:right w:val="none" w:sz="0" w:space="0" w:color="auto"/>
                          </w:divBdr>
                        </w:div>
                      </w:divsChild>
                    </w:div>
                    <w:div w:id="1553030834">
                      <w:marLeft w:val="0"/>
                      <w:marRight w:val="0"/>
                      <w:marTop w:val="0"/>
                      <w:marBottom w:val="0"/>
                      <w:divBdr>
                        <w:top w:val="none" w:sz="0" w:space="0" w:color="auto"/>
                        <w:left w:val="none" w:sz="0" w:space="0" w:color="auto"/>
                        <w:bottom w:val="none" w:sz="0" w:space="0" w:color="auto"/>
                        <w:right w:val="none" w:sz="0" w:space="0" w:color="auto"/>
                      </w:divBdr>
                      <w:divsChild>
                        <w:div w:id="2141528616">
                          <w:marLeft w:val="0"/>
                          <w:marRight w:val="0"/>
                          <w:marTop w:val="0"/>
                          <w:marBottom w:val="0"/>
                          <w:divBdr>
                            <w:top w:val="none" w:sz="0" w:space="0" w:color="auto"/>
                            <w:left w:val="none" w:sz="0" w:space="0" w:color="auto"/>
                            <w:bottom w:val="none" w:sz="0" w:space="0" w:color="auto"/>
                            <w:right w:val="none" w:sz="0" w:space="0" w:color="auto"/>
                          </w:divBdr>
                        </w:div>
                      </w:divsChild>
                    </w:div>
                    <w:div w:id="1653565084">
                      <w:marLeft w:val="0"/>
                      <w:marRight w:val="0"/>
                      <w:marTop w:val="0"/>
                      <w:marBottom w:val="0"/>
                      <w:divBdr>
                        <w:top w:val="none" w:sz="0" w:space="0" w:color="auto"/>
                        <w:left w:val="none" w:sz="0" w:space="0" w:color="auto"/>
                        <w:bottom w:val="none" w:sz="0" w:space="0" w:color="auto"/>
                        <w:right w:val="none" w:sz="0" w:space="0" w:color="auto"/>
                      </w:divBdr>
                      <w:divsChild>
                        <w:div w:id="342050049">
                          <w:marLeft w:val="0"/>
                          <w:marRight w:val="0"/>
                          <w:marTop w:val="0"/>
                          <w:marBottom w:val="0"/>
                          <w:divBdr>
                            <w:top w:val="none" w:sz="0" w:space="0" w:color="auto"/>
                            <w:left w:val="none" w:sz="0" w:space="0" w:color="auto"/>
                            <w:bottom w:val="none" w:sz="0" w:space="0" w:color="auto"/>
                            <w:right w:val="none" w:sz="0" w:space="0" w:color="auto"/>
                          </w:divBdr>
                        </w:div>
                      </w:divsChild>
                    </w:div>
                    <w:div w:id="1778064595">
                      <w:marLeft w:val="0"/>
                      <w:marRight w:val="0"/>
                      <w:marTop w:val="0"/>
                      <w:marBottom w:val="0"/>
                      <w:divBdr>
                        <w:top w:val="none" w:sz="0" w:space="0" w:color="auto"/>
                        <w:left w:val="none" w:sz="0" w:space="0" w:color="auto"/>
                        <w:bottom w:val="none" w:sz="0" w:space="0" w:color="auto"/>
                        <w:right w:val="none" w:sz="0" w:space="0" w:color="auto"/>
                      </w:divBdr>
                      <w:divsChild>
                        <w:div w:id="172930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42620">
              <w:marLeft w:val="0"/>
              <w:marRight w:val="0"/>
              <w:marTop w:val="0"/>
              <w:marBottom w:val="0"/>
              <w:divBdr>
                <w:top w:val="none" w:sz="0" w:space="0" w:color="auto"/>
                <w:left w:val="none" w:sz="0" w:space="0" w:color="auto"/>
                <w:bottom w:val="none" w:sz="0" w:space="0" w:color="auto"/>
                <w:right w:val="none" w:sz="0" w:space="0" w:color="auto"/>
              </w:divBdr>
            </w:div>
            <w:div w:id="768353365">
              <w:marLeft w:val="0"/>
              <w:marRight w:val="0"/>
              <w:marTop w:val="0"/>
              <w:marBottom w:val="0"/>
              <w:divBdr>
                <w:top w:val="none" w:sz="0" w:space="0" w:color="auto"/>
                <w:left w:val="none" w:sz="0" w:space="0" w:color="auto"/>
                <w:bottom w:val="none" w:sz="0" w:space="0" w:color="auto"/>
                <w:right w:val="none" w:sz="0" w:space="0" w:color="auto"/>
              </w:divBdr>
            </w:div>
            <w:div w:id="1375303649">
              <w:marLeft w:val="0"/>
              <w:marRight w:val="0"/>
              <w:marTop w:val="0"/>
              <w:marBottom w:val="0"/>
              <w:divBdr>
                <w:top w:val="none" w:sz="0" w:space="0" w:color="auto"/>
                <w:left w:val="none" w:sz="0" w:space="0" w:color="auto"/>
                <w:bottom w:val="none" w:sz="0" w:space="0" w:color="auto"/>
                <w:right w:val="none" w:sz="0" w:space="0" w:color="auto"/>
              </w:divBdr>
            </w:div>
            <w:div w:id="1454061210">
              <w:marLeft w:val="0"/>
              <w:marRight w:val="0"/>
              <w:marTop w:val="0"/>
              <w:marBottom w:val="0"/>
              <w:divBdr>
                <w:top w:val="none" w:sz="0" w:space="0" w:color="auto"/>
                <w:left w:val="none" w:sz="0" w:space="0" w:color="auto"/>
                <w:bottom w:val="none" w:sz="0" w:space="0" w:color="auto"/>
                <w:right w:val="none" w:sz="0" w:space="0" w:color="auto"/>
              </w:divBdr>
            </w:div>
          </w:divsChild>
        </w:div>
        <w:div w:id="415829334">
          <w:marLeft w:val="0"/>
          <w:marRight w:val="0"/>
          <w:marTop w:val="0"/>
          <w:marBottom w:val="0"/>
          <w:divBdr>
            <w:top w:val="none" w:sz="0" w:space="0" w:color="auto"/>
            <w:left w:val="none" w:sz="0" w:space="0" w:color="auto"/>
            <w:bottom w:val="none" w:sz="0" w:space="0" w:color="auto"/>
            <w:right w:val="none" w:sz="0" w:space="0" w:color="auto"/>
          </w:divBdr>
          <w:divsChild>
            <w:div w:id="2107966248">
              <w:marLeft w:val="0"/>
              <w:marRight w:val="0"/>
              <w:marTop w:val="0"/>
              <w:marBottom w:val="0"/>
              <w:divBdr>
                <w:top w:val="none" w:sz="0" w:space="0" w:color="auto"/>
                <w:left w:val="none" w:sz="0" w:space="0" w:color="auto"/>
                <w:bottom w:val="none" w:sz="0" w:space="0" w:color="auto"/>
                <w:right w:val="none" w:sz="0" w:space="0" w:color="auto"/>
              </w:divBdr>
            </w:div>
          </w:divsChild>
        </w:div>
        <w:div w:id="1120689395">
          <w:marLeft w:val="0"/>
          <w:marRight w:val="0"/>
          <w:marTop w:val="0"/>
          <w:marBottom w:val="0"/>
          <w:divBdr>
            <w:top w:val="none" w:sz="0" w:space="0" w:color="auto"/>
            <w:left w:val="none" w:sz="0" w:space="0" w:color="auto"/>
            <w:bottom w:val="none" w:sz="0" w:space="0" w:color="auto"/>
            <w:right w:val="none" w:sz="0" w:space="0" w:color="auto"/>
          </w:divBdr>
          <w:divsChild>
            <w:div w:id="604195950">
              <w:marLeft w:val="0"/>
              <w:marRight w:val="0"/>
              <w:marTop w:val="0"/>
              <w:marBottom w:val="0"/>
              <w:divBdr>
                <w:top w:val="none" w:sz="0" w:space="0" w:color="auto"/>
                <w:left w:val="none" w:sz="0" w:space="0" w:color="auto"/>
                <w:bottom w:val="none" w:sz="0" w:space="0" w:color="auto"/>
                <w:right w:val="none" w:sz="0" w:space="0" w:color="auto"/>
              </w:divBdr>
            </w:div>
            <w:div w:id="1249852031">
              <w:marLeft w:val="0"/>
              <w:marRight w:val="0"/>
              <w:marTop w:val="0"/>
              <w:marBottom w:val="0"/>
              <w:divBdr>
                <w:top w:val="none" w:sz="0" w:space="0" w:color="auto"/>
                <w:left w:val="none" w:sz="0" w:space="0" w:color="auto"/>
                <w:bottom w:val="none" w:sz="0" w:space="0" w:color="auto"/>
                <w:right w:val="none" w:sz="0" w:space="0" w:color="auto"/>
              </w:divBdr>
            </w:div>
          </w:divsChild>
        </w:div>
        <w:div w:id="1573199101">
          <w:marLeft w:val="0"/>
          <w:marRight w:val="0"/>
          <w:marTop w:val="0"/>
          <w:marBottom w:val="0"/>
          <w:divBdr>
            <w:top w:val="none" w:sz="0" w:space="0" w:color="auto"/>
            <w:left w:val="none" w:sz="0" w:space="0" w:color="auto"/>
            <w:bottom w:val="none" w:sz="0" w:space="0" w:color="auto"/>
            <w:right w:val="none" w:sz="0" w:space="0" w:color="auto"/>
          </w:divBdr>
          <w:divsChild>
            <w:div w:id="380441407">
              <w:marLeft w:val="0"/>
              <w:marRight w:val="0"/>
              <w:marTop w:val="0"/>
              <w:marBottom w:val="0"/>
              <w:divBdr>
                <w:top w:val="none" w:sz="0" w:space="0" w:color="auto"/>
                <w:left w:val="none" w:sz="0" w:space="0" w:color="auto"/>
                <w:bottom w:val="none" w:sz="0" w:space="0" w:color="auto"/>
                <w:right w:val="none" w:sz="0" w:space="0" w:color="auto"/>
              </w:divBdr>
            </w:div>
          </w:divsChild>
        </w:div>
        <w:div w:id="2062435448">
          <w:marLeft w:val="0"/>
          <w:marRight w:val="0"/>
          <w:marTop w:val="0"/>
          <w:marBottom w:val="0"/>
          <w:divBdr>
            <w:top w:val="none" w:sz="0" w:space="0" w:color="auto"/>
            <w:left w:val="none" w:sz="0" w:space="0" w:color="auto"/>
            <w:bottom w:val="none" w:sz="0" w:space="0" w:color="auto"/>
            <w:right w:val="none" w:sz="0" w:space="0" w:color="auto"/>
          </w:divBdr>
          <w:divsChild>
            <w:div w:id="12025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96317">
      <w:bodyDiv w:val="1"/>
      <w:marLeft w:val="0"/>
      <w:marRight w:val="0"/>
      <w:marTop w:val="0"/>
      <w:marBottom w:val="0"/>
      <w:divBdr>
        <w:top w:val="none" w:sz="0" w:space="0" w:color="auto"/>
        <w:left w:val="none" w:sz="0" w:space="0" w:color="auto"/>
        <w:bottom w:val="none" w:sz="0" w:space="0" w:color="auto"/>
        <w:right w:val="none" w:sz="0" w:space="0" w:color="auto"/>
      </w:divBdr>
    </w:div>
    <w:div w:id="1760760495">
      <w:bodyDiv w:val="1"/>
      <w:marLeft w:val="0"/>
      <w:marRight w:val="0"/>
      <w:marTop w:val="0"/>
      <w:marBottom w:val="0"/>
      <w:divBdr>
        <w:top w:val="none" w:sz="0" w:space="0" w:color="auto"/>
        <w:left w:val="none" w:sz="0" w:space="0" w:color="auto"/>
        <w:bottom w:val="none" w:sz="0" w:space="0" w:color="auto"/>
        <w:right w:val="none" w:sz="0" w:space="0" w:color="auto"/>
      </w:divBdr>
    </w:div>
    <w:div w:id="1798912072">
      <w:bodyDiv w:val="1"/>
      <w:marLeft w:val="0"/>
      <w:marRight w:val="0"/>
      <w:marTop w:val="0"/>
      <w:marBottom w:val="0"/>
      <w:divBdr>
        <w:top w:val="none" w:sz="0" w:space="0" w:color="auto"/>
        <w:left w:val="none" w:sz="0" w:space="0" w:color="auto"/>
        <w:bottom w:val="none" w:sz="0" w:space="0" w:color="auto"/>
        <w:right w:val="none" w:sz="0" w:space="0" w:color="auto"/>
      </w:divBdr>
      <w:divsChild>
        <w:div w:id="177038682">
          <w:marLeft w:val="0"/>
          <w:marRight w:val="0"/>
          <w:marTop w:val="0"/>
          <w:marBottom w:val="0"/>
          <w:divBdr>
            <w:top w:val="none" w:sz="0" w:space="0" w:color="auto"/>
            <w:left w:val="none" w:sz="0" w:space="0" w:color="auto"/>
            <w:bottom w:val="none" w:sz="0" w:space="0" w:color="auto"/>
            <w:right w:val="none" w:sz="0" w:space="0" w:color="auto"/>
          </w:divBdr>
          <w:divsChild>
            <w:div w:id="699162234">
              <w:marLeft w:val="0"/>
              <w:marRight w:val="0"/>
              <w:marTop w:val="0"/>
              <w:marBottom w:val="0"/>
              <w:divBdr>
                <w:top w:val="none" w:sz="0" w:space="0" w:color="auto"/>
                <w:left w:val="none" w:sz="0" w:space="0" w:color="auto"/>
                <w:bottom w:val="none" w:sz="0" w:space="0" w:color="auto"/>
                <w:right w:val="none" w:sz="0" w:space="0" w:color="auto"/>
              </w:divBdr>
            </w:div>
          </w:divsChild>
        </w:div>
        <w:div w:id="783621155">
          <w:marLeft w:val="0"/>
          <w:marRight w:val="0"/>
          <w:marTop w:val="0"/>
          <w:marBottom w:val="0"/>
          <w:divBdr>
            <w:top w:val="none" w:sz="0" w:space="0" w:color="auto"/>
            <w:left w:val="none" w:sz="0" w:space="0" w:color="auto"/>
            <w:bottom w:val="none" w:sz="0" w:space="0" w:color="auto"/>
            <w:right w:val="none" w:sz="0" w:space="0" w:color="auto"/>
          </w:divBdr>
          <w:divsChild>
            <w:div w:id="1524974484">
              <w:marLeft w:val="0"/>
              <w:marRight w:val="0"/>
              <w:marTop w:val="0"/>
              <w:marBottom w:val="0"/>
              <w:divBdr>
                <w:top w:val="none" w:sz="0" w:space="0" w:color="auto"/>
                <w:left w:val="none" w:sz="0" w:space="0" w:color="auto"/>
                <w:bottom w:val="none" w:sz="0" w:space="0" w:color="auto"/>
                <w:right w:val="none" w:sz="0" w:space="0" w:color="auto"/>
              </w:divBdr>
            </w:div>
          </w:divsChild>
        </w:div>
        <w:div w:id="830145628">
          <w:marLeft w:val="0"/>
          <w:marRight w:val="0"/>
          <w:marTop w:val="0"/>
          <w:marBottom w:val="0"/>
          <w:divBdr>
            <w:top w:val="none" w:sz="0" w:space="0" w:color="auto"/>
            <w:left w:val="none" w:sz="0" w:space="0" w:color="auto"/>
            <w:bottom w:val="none" w:sz="0" w:space="0" w:color="auto"/>
            <w:right w:val="none" w:sz="0" w:space="0" w:color="auto"/>
          </w:divBdr>
          <w:divsChild>
            <w:div w:id="125196192">
              <w:marLeft w:val="0"/>
              <w:marRight w:val="0"/>
              <w:marTop w:val="0"/>
              <w:marBottom w:val="0"/>
              <w:divBdr>
                <w:top w:val="none" w:sz="0" w:space="0" w:color="auto"/>
                <w:left w:val="none" w:sz="0" w:space="0" w:color="auto"/>
                <w:bottom w:val="none" w:sz="0" w:space="0" w:color="auto"/>
                <w:right w:val="none" w:sz="0" w:space="0" w:color="auto"/>
              </w:divBdr>
            </w:div>
          </w:divsChild>
        </w:div>
        <w:div w:id="855191307">
          <w:marLeft w:val="0"/>
          <w:marRight w:val="0"/>
          <w:marTop w:val="0"/>
          <w:marBottom w:val="0"/>
          <w:divBdr>
            <w:top w:val="none" w:sz="0" w:space="0" w:color="auto"/>
            <w:left w:val="none" w:sz="0" w:space="0" w:color="auto"/>
            <w:bottom w:val="none" w:sz="0" w:space="0" w:color="auto"/>
            <w:right w:val="none" w:sz="0" w:space="0" w:color="auto"/>
          </w:divBdr>
          <w:divsChild>
            <w:div w:id="116821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1724">
      <w:bodyDiv w:val="1"/>
      <w:marLeft w:val="0"/>
      <w:marRight w:val="0"/>
      <w:marTop w:val="0"/>
      <w:marBottom w:val="0"/>
      <w:divBdr>
        <w:top w:val="none" w:sz="0" w:space="0" w:color="auto"/>
        <w:left w:val="none" w:sz="0" w:space="0" w:color="auto"/>
        <w:bottom w:val="none" w:sz="0" w:space="0" w:color="auto"/>
        <w:right w:val="none" w:sz="0" w:space="0" w:color="auto"/>
      </w:divBdr>
      <w:divsChild>
        <w:div w:id="162746083">
          <w:marLeft w:val="0"/>
          <w:marRight w:val="0"/>
          <w:marTop w:val="0"/>
          <w:marBottom w:val="0"/>
          <w:divBdr>
            <w:top w:val="none" w:sz="0" w:space="0" w:color="auto"/>
            <w:left w:val="none" w:sz="0" w:space="0" w:color="auto"/>
            <w:bottom w:val="none" w:sz="0" w:space="0" w:color="auto"/>
            <w:right w:val="none" w:sz="0" w:space="0" w:color="auto"/>
          </w:divBdr>
        </w:div>
        <w:div w:id="1759594087">
          <w:marLeft w:val="0"/>
          <w:marRight w:val="0"/>
          <w:marTop w:val="0"/>
          <w:marBottom w:val="0"/>
          <w:divBdr>
            <w:top w:val="none" w:sz="0" w:space="0" w:color="auto"/>
            <w:left w:val="none" w:sz="0" w:space="0" w:color="auto"/>
            <w:bottom w:val="none" w:sz="0" w:space="0" w:color="auto"/>
            <w:right w:val="none" w:sz="0" w:space="0" w:color="auto"/>
          </w:divBdr>
        </w:div>
      </w:divsChild>
    </w:div>
    <w:div w:id="1889761990">
      <w:bodyDiv w:val="1"/>
      <w:marLeft w:val="0"/>
      <w:marRight w:val="0"/>
      <w:marTop w:val="0"/>
      <w:marBottom w:val="0"/>
      <w:divBdr>
        <w:top w:val="none" w:sz="0" w:space="0" w:color="auto"/>
        <w:left w:val="none" w:sz="0" w:space="0" w:color="auto"/>
        <w:bottom w:val="none" w:sz="0" w:space="0" w:color="auto"/>
        <w:right w:val="none" w:sz="0" w:space="0" w:color="auto"/>
      </w:divBdr>
    </w:div>
    <w:div w:id="1924073189">
      <w:bodyDiv w:val="1"/>
      <w:marLeft w:val="0"/>
      <w:marRight w:val="0"/>
      <w:marTop w:val="0"/>
      <w:marBottom w:val="0"/>
      <w:divBdr>
        <w:top w:val="none" w:sz="0" w:space="0" w:color="auto"/>
        <w:left w:val="none" w:sz="0" w:space="0" w:color="auto"/>
        <w:bottom w:val="none" w:sz="0" w:space="0" w:color="auto"/>
        <w:right w:val="none" w:sz="0" w:space="0" w:color="auto"/>
      </w:divBdr>
      <w:divsChild>
        <w:div w:id="465271233">
          <w:marLeft w:val="0"/>
          <w:marRight w:val="0"/>
          <w:marTop w:val="0"/>
          <w:marBottom w:val="0"/>
          <w:divBdr>
            <w:top w:val="none" w:sz="0" w:space="0" w:color="auto"/>
            <w:left w:val="none" w:sz="0" w:space="0" w:color="auto"/>
            <w:bottom w:val="none" w:sz="0" w:space="0" w:color="auto"/>
            <w:right w:val="none" w:sz="0" w:space="0" w:color="auto"/>
          </w:divBdr>
          <w:divsChild>
            <w:div w:id="575357087">
              <w:marLeft w:val="0"/>
              <w:marRight w:val="0"/>
              <w:marTop w:val="0"/>
              <w:marBottom w:val="0"/>
              <w:divBdr>
                <w:top w:val="none" w:sz="0" w:space="0" w:color="auto"/>
                <w:left w:val="none" w:sz="0" w:space="0" w:color="auto"/>
                <w:bottom w:val="none" w:sz="0" w:space="0" w:color="auto"/>
                <w:right w:val="none" w:sz="0" w:space="0" w:color="auto"/>
              </w:divBdr>
            </w:div>
          </w:divsChild>
        </w:div>
        <w:div w:id="1847014551">
          <w:marLeft w:val="0"/>
          <w:marRight w:val="0"/>
          <w:marTop w:val="0"/>
          <w:marBottom w:val="0"/>
          <w:divBdr>
            <w:top w:val="none" w:sz="0" w:space="0" w:color="auto"/>
            <w:left w:val="none" w:sz="0" w:space="0" w:color="auto"/>
            <w:bottom w:val="none" w:sz="0" w:space="0" w:color="auto"/>
            <w:right w:val="none" w:sz="0" w:space="0" w:color="auto"/>
          </w:divBdr>
          <w:divsChild>
            <w:div w:id="687486749">
              <w:marLeft w:val="0"/>
              <w:marRight w:val="0"/>
              <w:marTop w:val="0"/>
              <w:marBottom w:val="0"/>
              <w:divBdr>
                <w:top w:val="none" w:sz="0" w:space="0" w:color="auto"/>
                <w:left w:val="none" w:sz="0" w:space="0" w:color="auto"/>
                <w:bottom w:val="none" w:sz="0" w:space="0" w:color="auto"/>
                <w:right w:val="none" w:sz="0" w:space="0" w:color="auto"/>
              </w:divBdr>
            </w:div>
            <w:div w:id="1128817747">
              <w:marLeft w:val="0"/>
              <w:marRight w:val="0"/>
              <w:marTop w:val="0"/>
              <w:marBottom w:val="0"/>
              <w:divBdr>
                <w:top w:val="none" w:sz="0" w:space="0" w:color="auto"/>
                <w:left w:val="none" w:sz="0" w:space="0" w:color="auto"/>
                <w:bottom w:val="none" w:sz="0" w:space="0" w:color="auto"/>
                <w:right w:val="none" w:sz="0" w:space="0" w:color="auto"/>
              </w:divBdr>
            </w:div>
            <w:div w:id="1664433864">
              <w:marLeft w:val="0"/>
              <w:marRight w:val="0"/>
              <w:marTop w:val="0"/>
              <w:marBottom w:val="0"/>
              <w:divBdr>
                <w:top w:val="none" w:sz="0" w:space="0" w:color="auto"/>
                <w:left w:val="none" w:sz="0" w:space="0" w:color="auto"/>
                <w:bottom w:val="none" w:sz="0" w:space="0" w:color="auto"/>
                <w:right w:val="none" w:sz="0" w:space="0" w:color="auto"/>
              </w:divBdr>
            </w:div>
            <w:div w:id="1786535549">
              <w:marLeft w:val="0"/>
              <w:marRight w:val="0"/>
              <w:marTop w:val="0"/>
              <w:marBottom w:val="0"/>
              <w:divBdr>
                <w:top w:val="none" w:sz="0" w:space="0" w:color="auto"/>
                <w:left w:val="none" w:sz="0" w:space="0" w:color="auto"/>
                <w:bottom w:val="none" w:sz="0" w:space="0" w:color="auto"/>
                <w:right w:val="none" w:sz="0" w:space="0" w:color="auto"/>
              </w:divBdr>
            </w:div>
          </w:divsChild>
        </w:div>
        <w:div w:id="1880707042">
          <w:marLeft w:val="0"/>
          <w:marRight w:val="0"/>
          <w:marTop w:val="0"/>
          <w:marBottom w:val="0"/>
          <w:divBdr>
            <w:top w:val="none" w:sz="0" w:space="0" w:color="auto"/>
            <w:left w:val="none" w:sz="0" w:space="0" w:color="auto"/>
            <w:bottom w:val="none" w:sz="0" w:space="0" w:color="auto"/>
            <w:right w:val="none" w:sz="0" w:space="0" w:color="auto"/>
          </w:divBdr>
          <w:divsChild>
            <w:div w:id="36900918">
              <w:marLeft w:val="0"/>
              <w:marRight w:val="0"/>
              <w:marTop w:val="0"/>
              <w:marBottom w:val="0"/>
              <w:divBdr>
                <w:top w:val="none" w:sz="0" w:space="0" w:color="auto"/>
                <w:left w:val="none" w:sz="0" w:space="0" w:color="auto"/>
                <w:bottom w:val="none" w:sz="0" w:space="0" w:color="auto"/>
                <w:right w:val="none" w:sz="0" w:space="0" w:color="auto"/>
              </w:divBdr>
            </w:div>
            <w:div w:id="48382547">
              <w:marLeft w:val="0"/>
              <w:marRight w:val="0"/>
              <w:marTop w:val="0"/>
              <w:marBottom w:val="0"/>
              <w:divBdr>
                <w:top w:val="none" w:sz="0" w:space="0" w:color="auto"/>
                <w:left w:val="none" w:sz="0" w:space="0" w:color="auto"/>
                <w:bottom w:val="none" w:sz="0" w:space="0" w:color="auto"/>
                <w:right w:val="none" w:sz="0" w:space="0" w:color="auto"/>
              </w:divBdr>
            </w:div>
            <w:div w:id="99375978">
              <w:marLeft w:val="0"/>
              <w:marRight w:val="0"/>
              <w:marTop w:val="0"/>
              <w:marBottom w:val="0"/>
              <w:divBdr>
                <w:top w:val="none" w:sz="0" w:space="0" w:color="auto"/>
                <w:left w:val="none" w:sz="0" w:space="0" w:color="auto"/>
                <w:bottom w:val="none" w:sz="0" w:space="0" w:color="auto"/>
                <w:right w:val="none" w:sz="0" w:space="0" w:color="auto"/>
              </w:divBdr>
            </w:div>
            <w:div w:id="1448810114">
              <w:marLeft w:val="0"/>
              <w:marRight w:val="0"/>
              <w:marTop w:val="0"/>
              <w:marBottom w:val="0"/>
              <w:divBdr>
                <w:top w:val="none" w:sz="0" w:space="0" w:color="auto"/>
                <w:left w:val="none" w:sz="0" w:space="0" w:color="auto"/>
                <w:bottom w:val="none" w:sz="0" w:space="0" w:color="auto"/>
                <w:right w:val="none" w:sz="0" w:space="0" w:color="auto"/>
              </w:divBdr>
            </w:div>
          </w:divsChild>
        </w:div>
        <w:div w:id="1896578188">
          <w:marLeft w:val="0"/>
          <w:marRight w:val="0"/>
          <w:marTop w:val="0"/>
          <w:marBottom w:val="0"/>
          <w:divBdr>
            <w:top w:val="none" w:sz="0" w:space="0" w:color="auto"/>
            <w:left w:val="none" w:sz="0" w:space="0" w:color="auto"/>
            <w:bottom w:val="none" w:sz="0" w:space="0" w:color="auto"/>
            <w:right w:val="none" w:sz="0" w:space="0" w:color="auto"/>
          </w:divBdr>
          <w:divsChild>
            <w:div w:id="75211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07401">
      <w:bodyDiv w:val="1"/>
      <w:marLeft w:val="0"/>
      <w:marRight w:val="0"/>
      <w:marTop w:val="0"/>
      <w:marBottom w:val="0"/>
      <w:divBdr>
        <w:top w:val="none" w:sz="0" w:space="0" w:color="auto"/>
        <w:left w:val="none" w:sz="0" w:space="0" w:color="auto"/>
        <w:bottom w:val="none" w:sz="0" w:space="0" w:color="auto"/>
        <w:right w:val="none" w:sz="0" w:space="0" w:color="auto"/>
      </w:divBdr>
      <w:divsChild>
        <w:div w:id="168952569">
          <w:marLeft w:val="0"/>
          <w:marRight w:val="0"/>
          <w:marTop w:val="0"/>
          <w:marBottom w:val="0"/>
          <w:divBdr>
            <w:top w:val="none" w:sz="0" w:space="0" w:color="auto"/>
            <w:left w:val="none" w:sz="0" w:space="0" w:color="auto"/>
            <w:bottom w:val="none" w:sz="0" w:space="0" w:color="auto"/>
            <w:right w:val="none" w:sz="0" w:space="0" w:color="auto"/>
          </w:divBdr>
          <w:divsChild>
            <w:div w:id="26684709">
              <w:marLeft w:val="0"/>
              <w:marRight w:val="0"/>
              <w:marTop w:val="0"/>
              <w:marBottom w:val="0"/>
              <w:divBdr>
                <w:top w:val="none" w:sz="0" w:space="0" w:color="auto"/>
                <w:left w:val="none" w:sz="0" w:space="0" w:color="auto"/>
                <w:bottom w:val="none" w:sz="0" w:space="0" w:color="auto"/>
                <w:right w:val="none" w:sz="0" w:space="0" w:color="auto"/>
              </w:divBdr>
            </w:div>
            <w:div w:id="249587318">
              <w:marLeft w:val="0"/>
              <w:marRight w:val="0"/>
              <w:marTop w:val="0"/>
              <w:marBottom w:val="0"/>
              <w:divBdr>
                <w:top w:val="none" w:sz="0" w:space="0" w:color="auto"/>
                <w:left w:val="none" w:sz="0" w:space="0" w:color="auto"/>
                <w:bottom w:val="none" w:sz="0" w:space="0" w:color="auto"/>
                <w:right w:val="none" w:sz="0" w:space="0" w:color="auto"/>
              </w:divBdr>
            </w:div>
            <w:div w:id="1173496414">
              <w:marLeft w:val="0"/>
              <w:marRight w:val="0"/>
              <w:marTop w:val="0"/>
              <w:marBottom w:val="0"/>
              <w:divBdr>
                <w:top w:val="none" w:sz="0" w:space="0" w:color="auto"/>
                <w:left w:val="none" w:sz="0" w:space="0" w:color="auto"/>
                <w:bottom w:val="none" w:sz="0" w:space="0" w:color="auto"/>
                <w:right w:val="none" w:sz="0" w:space="0" w:color="auto"/>
              </w:divBdr>
            </w:div>
            <w:div w:id="1445494358">
              <w:marLeft w:val="0"/>
              <w:marRight w:val="0"/>
              <w:marTop w:val="0"/>
              <w:marBottom w:val="0"/>
              <w:divBdr>
                <w:top w:val="none" w:sz="0" w:space="0" w:color="auto"/>
                <w:left w:val="none" w:sz="0" w:space="0" w:color="auto"/>
                <w:bottom w:val="none" w:sz="0" w:space="0" w:color="auto"/>
                <w:right w:val="none" w:sz="0" w:space="0" w:color="auto"/>
              </w:divBdr>
            </w:div>
            <w:div w:id="2015956059">
              <w:marLeft w:val="0"/>
              <w:marRight w:val="0"/>
              <w:marTop w:val="0"/>
              <w:marBottom w:val="0"/>
              <w:divBdr>
                <w:top w:val="none" w:sz="0" w:space="0" w:color="auto"/>
                <w:left w:val="none" w:sz="0" w:space="0" w:color="auto"/>
                <w:bottom w:val="none" w:sz="0" w:space="0" w:color="auto"/>
                <w:right w:val="none" w:sz="0" w:space="0" w:color="auto"/>
              </w:divBdr>
            </w:div>
          </w:divsChild>
        </w:div>
        <w:div w:id="619070565">
          <w:marLeft w:val="0"/>
          <w:marRight w:val="0"/>
          <w:marTop w:val="0"/>
          <w:marBottom w:val="0"/>
          <w:divBdr>
            <w:top w:val="none" w:sz="0" w:space="0" w:color="auto"/>
            <w:left w:val="none" w:sz="0" w:space="0" w:color="auto"/>
            <w:bottom w:val="none" w:sz="0" w:space="0" w:color="auto"/>
            <w:right w:val="none" w:sz="0" w:space="0" w:color="auto"/>
          </w:divBdr>
          <w:divsChild>
            <w:div w:id="92210811">
              <w:marLeft w:val="0"/>
              <w:marRight w:val="0"/>
              <w:marTop w:val="0"/>
              <w:marBottom w:val="0"/>
              <w:divBdr>
                <w:top w:val="none" w:sz="0" w:space="0" w:color="auto"/>
                <w:left w:val="none" w:sz="0" w:space="0" w:color="auto"/>
                <w:bottom w:val="none" w:sz="0" w:space="0" w:color="auto"/>
                <w:right w:val="none" w:sz="0" w:space="0" w:color="auto"/>
              </w:divBdr>
            </w:div>
          </w:divsChild>
        </w:div>
        <w:div w:id="744567096">
          <w:marLeft w:val="0"/>
          <w:marRight w:val="0"/>
          <w:marTop w:val="0"/>
          <w:marBottom w:val="0"/>
          <w:divBdr>
            <w:top w:val="none" w:sz="0" w:space="0" w:color="auto"/>
            <w:left w:val="none" w:sz="0" w:space="0" w:color="auto"/>
            <w:bottom w:val="none" w:sz="0" w:space="0" w:color="auto"/>
            <w:right w:val="none" w:sz="0" w:space="0" w:color="auto"/>
          </w:divBdr>
          <w:divsChild>
            <w:div w:id="1930846993">
              <w:marLeft w:val="0"/>
              <w:marRight w:val="0"/>
              <w:marTop w:val="0"/>
              <w:marBottom w:val="0"/>
              <w:divBdr>
                <w:top w:val="none" w:sz="0" w:space="0" w:color="auto"/>
                <w:left w:val="none" w:sz="0" w:space="0" w:color="auto"/>
                <w:bottom w:val="none" w:sz="0" w:space="0" w:color="auto"/>
                <w:right w:val="none" w:sz="0" w:space="0" w:color="auto"/>
              </w:divBdr>
            </w:div>
          </w:divsChild>
        </w:div>
        <w:div w:id="772433987">
          <w:marLeft w:val="0"/>
          <w:marRight w:val="0"/>
          <w:marTop w:val="0"/>
          <w:marBottom w:val="0"/>
          <w:divBdr>
            <w:top w:val="none" w:sz="0" w:space="0" w:color="auto"/>
            <w:left w:val="none" w:sz="0" w:space="0" w:color="auto"/>
            <w:bottom w:val="none" w:sz="0" w:space="0" w:color="auto"/>
            <w:right w:val="none" w:sz="0" w:space="0" w:color="auto"/>
          </w:divBdr>
          <w:divsChild>
            <w:div w:id="1149636527">
              <w:marLeft w:val="0"/>
              <w:marRight w:val="0"/>
              <w:marTop w:val="0"/>
              <w:marBottom w:val="0"/>
              <w:divBdr>
                <w:top w:val="none" w:sz="0" w:space="0" w:color="auto"/>
                <w:left w:val="none" w:sz="0" w:space="0" w:color="auto"/>
                <w:bottom w:val="none" w:sz="0" w:space="0" w:color="auto"/>
                <w:right w:val="none" w:sz="0" w:space="0" w:color="auto"/>
              </w:divBdr>
            </w:div>
          </w:divsChild>
        </w:div>
        <w:div w:id="778334009">
          <w:marLeft w:val="0"/>
          <w:marRight w:val="0"/>
          <w:marTop w:val="0"/>
          <w:marBottom w:val="0"/>
          <w:divBdr>
            <w:top w:val="none" w:sz="0" w:space="0" w:color="auto"/>
            <w:left w:val="none" w:sz="0" w:space="0" w:color="auto"/>
            <w:bottom w:val="none" w:sz="0" w:space="0" w:color="auto"/>
            <w:right w:val="none" w:sz="0" w:space="0" w:color="auto"/>
          </w:divBdr>
          <w:divsChild>
            <w:div w:id="721564580">
              <w:marLeft w:val="0"/>
              <w:marRight w:val="0"/>
              <w:marTop w:val="0"/>
              <w:marBottom w:val="0"/>
              <w:divBdr>
                <w:top w:val="none" w:sz="0" w:space="0" w:color="auto"/>
                <w:left w:val="none" w:sz="0" w:space="0" w:color="auto"/>
                <w:bottom w:val="none" w:sz="0" w:space="0" w:color="auto"/>
                <w:right w:val="none" w:sz="0" w:space="0" w:color="auto"/>
              </w:divBdr>
            </w:div>
          </w:divsChild>
        </w:div>
        <w:div w:id="1005089873">
          <w:marLeft w:val="0"/>
          <w:marRight w:val="0"/>
          <w:marTop w:val="0"/>
          <w:marBottom w:val="0"/>
          <w:divBdr>
            <w:top w:val="none" w:sz="0" w:space="0" w:color="auto"/>
            <w:left w:val="none" w:sz="0" w:space="0" w:color="auto"/>
            <w:bottom w:val="none" w:sz="0" w:space="0" w:color="auto"/>
            <w:right w:val="none" w:sz="0" w:space="0" w:color="auto"/>
          </w:divBdr>
          <w:divsChild>
            <w:div w:id="1207717408">
              <w:marLeft w:val="0"/>
              <w:marRight w:val="0"/>
              <w:marTop w:val="0"/>
              <w:marBottom w:val="0"/>
              <w:divBdr>
                <w:top w:val="none" w:sz="0" w:space="0" w:color="auto"/>
                <w:left w:val="none" w:sz="0" w:space="0" w:color="auto"/>
                <w:bottom w:val="none" w:sz="0" w:space="0" w:color="auto"/>
                <w:right w:val="none" w:sz="0" w:space="0" w:color="auto"/>
              </w:divBdr>
            </w:div>
          </w:divsChild>
        </w:div>
        <w:div w:id="1265109481">
          <w:marLeft w:val="0"/>
          <w:marRight w:val="0"/>
          <w:marTop w:val="0"/>
          <w:marBottom w:val="0"/>
          <w:divBdr>
            <w:top w:val="none" w:sz="0" w:space="0" w:color="auto"/>
            <w:left w:val="none" w:sz="0" w:space="0" w:color="auto"/>
            <w:bottom w:val="none" w:sz="0" w:space="0" w:color="auto"/>
            <w:right w:val="none" w:sz="0" w:space="0" w:color="auto"/>
          </w:divBdr>
          <w:divsChild>
            <w:div w:id="327907815">
              <w:marLeft w:val="0"/>
              <w:marRight w:val="0"/>
              <w:marTop w:val="0"/>
              <w:marBottom w:val="0"/>
              <w:divBdr>
                <w:top w:val="none" w:sz="0" w:space="0" w:color="auto"/>
                <w:left w:val="none" w:sz="0" w:space="0" w:color="auto"/>
                <w:bottom w:val="none" w:sz="0" w:space="0" w:color="auto"/>
                <w:right w:val="none" w:sz="0" w:space="0" w:color="auto"/>
              </w:divBdr>
            </w:div>
          </w:divsChild>
        </w:div>
        <w:div w:id="1301420958">
          <w:marLeft w:val="0"/>
          <w:marRight w:val="0"/>
          <w:marTop w:val="0"/>
          <w:marBottom w:val="0"/>
          <w:divBdr>
            <w:top w:val="none" w:sz="0" w:space="0" w:color="auto"/>
            <w:left w:val="none" w:sz="0" w:space="0" w:color="auto"/>
            <w:bottom w:val="none" w:sz="0" w:space="0" w:color="auto"/>
            <w:right w:val="none" w:sz="0" w:space="0" w:color="auto"/>
          </w:divBdr>
          <w:divsChild>
            <w:div w:id="1113868352">
              <w:marLeft w:val="0"/>
              <w:marRight w:val="0"/>
              <w:marTop w:val="0"/>
              <w:marBottom w:val="0"/>
              <w:divBdr>
                <w:top w:val="none" w:sz="0" w:space="0" w:color="auto"/>
                <w:left w:val="none" w:sz="0" w:space="0" w:color="auto"/>
                <w:bottom w:val="none" w:sz="0" w:space="0" w:color="auto"/>
                <w:right w:val="none" w:sz="0" w:space="0" w:color="auto"/>
              </w:divBdr>
            </w:div>
          </w:divsChild>
        </w:div>
        <w:div w:id="1411387900">
          <w:marLeft w:val="0"/>
          <w:marRight w:val="0"/>
          <w:marTop w:val="0"/>
          <w:marBottom w:val="0"/>
          <w:divBdr>
            <w:top w:val="none" w:sz="0" w:space="0" w:color="auto"/>
            <w:left w:val="none" w:sz="0" w:space="0" w:color="auto"/>
            <w:bottom w:val="none" w:sz="0" w:space="0" w:color="auto"/>
            <w:right w:val="none" w:sz="0" w:space="0" w:color="auto"/>
          </w:divBdr>
          <w:divsChild>
            <w:div w:id="1764690123">
              <w:marLeft w:val="0"/>
              <w:marRight w:val="0"/>
              <w:marTop w:val="0"/>
              <w:marBottom w:val="0"/>
              <w:divBdr>
                <w:top w:val="none" w:sz="0" w:space="0" w:color="auto"/>
                <w:left w:val="none" w:sz="0" w:space="0" w:color="auto"/>
                <w:bottom w:val="none" w:sz="0" w:space="0" w:color="auto"/>
                <w:right w:val="none" w:sz="0" w:space="0" w:color="auto"/>
              </w:divBdr>
            </w:div>
          </w:divsChild>
        </w:div>
        <w:div w:id="1427534814">
          <w:marLeft w:val="0"/>
          <w:marRight w:val="0"/>
          <w:marTop w:val="0"/>
          <w:marBottom w:val="0"/>
          <w:divBdr>
            <w:top w:val="none" w:sz="0" w:space="0" w:color="auto"/>
            <w:left w:val="none" w:sz="0" w:space="0" w:color="auto"/>
            <w:bottom w:val="none" w:sz="0" w:space="0" w:color="auto"/>
            <w:right w:val="none" w:sz="0" w:space="0" w:color="auto"/>
          </w:divBdr>
          <w:divsChild>
            <w:div w:id="855770251">
              <w:marLeft w:val="0"/>
              <w:marRight w:val="0"/>
              <w:marTop w:val="0"/>
              <w:marBottom w:val="0"/>
              <w:divBdr>
                <w:top w:val="none" w:sz="0" w:space="0" w:color="auto"/>
                <w:left w:val="none" w:sz="0" w:space="0" w:color="auto"/>
                <w:bottom w:val="none" w:sz="0" w:space="0" w:color="auto"/>
                <w:right w:val="none" w:sz="0" w:space="0" w:color="auto"/>
              </w:divBdr>
            </w:div>
          </w:divsChild>
        </w:div>
        <w:div w:id="1530296495">
          <w:marLeft w:val="0"/>
          <w:marRight w:val="0"/>
          <w:marTop w:val="0"/>
          <w:marBottom w:val="0"/>
          <w:divBdr>
            <w:top w:val="none" w:sz="0" w:space="0" w:color="auto"/>
            <w:left w:val="none" w:sz="0" w:space="0" w:color="auto"/>
            <w:bottom w:val="none" w:sz="0" w:space="0" w:color="auto"/>
            <w:right w:val="none" w:sz="0" w:space="0" w:color="auto"/>
          </w:divBdr>
          <w:divsChild>
            <w:div w:id="275911855">
              <w:marLeft w:val="0"/>
              <w:marRight w:val="0"/>
              <w:marTop w:val="0"/>
              <w:marBottom w:val="0"/>
              <w:divBdr>
                <w:top w:val="none" w:sz="0" w:space="0" w:color="auto"/>
                <w:left w:val="none" w:sz="0" w:space="0" w:color="auto"/>
                <w:bottom w:val="none" w:sz="0" w:space="0" w:color="auto"/>
                <w:right w:val="none" w:sz="0" w:space="0" w:color="auto"/>
              </w:divBdr>
            </w:div>
            <w:div w:id="659894464">
              <w:marLeft w:val="0"/>
              <w:marRight w:val="0"/>
              <w:marTop w:val="0"/>
              <w:marBottom w:val="0"/>
              <w:divBdr>
                <w:top w:val="none" w:sz="0" w:space="0" w:color="auto"/>
                <w:left w:val="none" w:sz="0" w:space="0" w:color="auto"/>
                <w:bottom w:val="none" w:sz="0" w:space="0" w:color="auto"/>
                <w:right w:val="none" w:sz="0" w:space="0" w:color="auto"/>
              </w:divBdr>
            </w:div>
            <w:div w:id="1731347454">
              <w:marLeft w:val="0"/>
              <w:marRight w:val="0"/>
              <w:marTop w:val="0"/>
              <w:marBottom w:val="0"/>
              <w:divBdr>
                <w:top w:val="none" w:sz="0" w:space="0" w:color="auto"/>
                <w:left w:val="none" w:sz="0" w:space="0" w:color="auto"/>
                <w:bottom w:val="none" w:sz="0" w:space="0" w:color="auto"/>
                <w:right w:val="none" w:sz="0" w:space="0" w:color="auto"/>
              </w:divBdr>
            </w:div>
            <w:div w:id="2065105414">
              <w:marLeft w:val="0"/>
              <w:marRight w:val="0"/>
              <w:marTop w:val="0"/>
              <w:marBottom w:val="0"/>
              <w:divBdr>
                <w:top w:val="none" w:sz="0" w:space="0" w:color="auto"/>
                <w:left w:val="none" w:sz="0" w:space="0" w:color="auto"/>
                <w:bottom w:val="none" w:sz="0" w:space="0" w:color="auto"/>
                <w:right w:val="none" w:sz="0" w:space="0" w:color="auto"/>
              </w:divBdr>
            </w:div>
          </w:divsChild>
        </w:div>
        <w:div w:id="1546944045">
          <w:marLeft w:val="0"/>
          <w:marRight w:val="0"/>
          <w:marTop w:val="0"/>
          <w:marBottom w:val="0"/>
          <w:divBdr>
            <w:top w:val="none" w:sz="0" w:space="0" w:color="auto"/>
            <w:left w:val="none" w:sz="0" w:space="0" w:color="auto"/>
            <w:bottom w:val="none" w:sz="0" w:space="0" w:color="auto"/>
            <w:right w:val="none" w:sz="0" w:space="0" w:color="auto"/>
          </w:divBdr>
          <w:divsChild>
            <w:div w:id="987630135">
              <w:marLeft w:val="0"/>
              <w:marRight w:val="0"/>
              <w:marTop w:val="0"/>
              <w:marBottom w:val="0"/>
              <w:divBdr>
                <w:top w:val="none" w:sz="0" w:space="0" w:color="auto"/>
                <w:left w:val="none" w:sz="0" w:space="0" w:color="auto"/>
                <w:bottom w:val="none" w:sz="0" w:space="0" w:color="auto"/>
                <w:right w:val="none" w:sz="0" w:space="0" w:color="auto"/>
              </w:divBdr>
            </w:div>
          </w:divsChild>
        </w:div>
        <w:div w:id="1549224753">
          <w:marLeft w:val="0"/>
          <w:marRight w:val="0"/>
          <w:marTop w:val="0"/>
          <w:marBottom w:val="0"/>
          <w:divBdr>
            <w:top w:val="none" w:sz="0" w:space="0" w:color="auto"/>
            <w:left w:val="none" w:sz="0" w:space="0" w:color="auto"/>
            <w:bottom w:val="none" w:sz="0" w:space="0" w:color="auto"/>
            <w:right w:val="none" w:sz="0" w:space="0" w:color="auto"/>
          </w:divBdr>
          <w:divsChild>
            <w:div w:id="881745902">
              <w:marLeft w:val="0"/>
              <w:marRight w:val="0"/>
              <w:marTop w:val="0"/>
              <w:marBottom w:val="0"/>
              <w:divBdr>
                <w:top w:val="none" w:sz="0" w:space="0" w:color="auto"/>
                <w:left w:val="none" w:sz="0" w:space="0" w:color="auto"/>
                <w:bottom w:val="none" w:sz="0" w:space="0" w:color="auto"/>
                <w:right w:val="none" w:sz="0" w:space="0" w:color="auto"/>
              </w:divBdr>
            </w:div>
          </w:divsChild>
        </w:div>
        <w:div w:id="1677608172">
          <w:marLeft w:val="0"/>
          <w:marRight w:val="0"/>
          <w:marTop w:val="0"/>
          <w:marBottom w:val="0"/>
          <w:divBdr>
            <w:top w:val="none" w:sz="0" w:space="0" w:color="auto"/>
            <w:left w:val="none" w:sz="0" w:space="0" w:color="auto"/>
            <w:bottom w:val="none" w:sz="0" w:space="0" w:color="auto"/>
            <w:right w:val="none" w:sz="0" w:space="0" w:color="auto"/>
          </w:divBdr>
          <w:divsChild>
            <w:div w:id="1961571928">
              <w:marLeft w:val="0"/>
              <w:marRight w:val="0"/>
              <w:marTop w:val="0"/>
              <w:marBottom w:val="0"/>
              <w:divBdr>
                <w:top w:val="none" w:sz="0" w:space="0" w:color="auto"/>
                <w:left w:val="none" w:sz="0" w:space="0" w:color="auto"/>
                <w:bottom w:val="none" w:sz="0" w:space="0" w:color="auto"/>
                <w:right w:val="none" w:sz="0" w:space="0" w:color="auto"/>
              </w:divBdr>
            </w:div>
          </w:divsChild>
        </w:div>
        <w:div w:id="2070611123">
          <w:marLeft w:val="0"/>
          <w:marRight w:val="0"/>
          <w:marTop w:val="0"/>
          <w:marBottom w:val="0"/>
          <w:divBdr>
            <w:top w:val="none" w:sz="0" w:space="0" w:color="auto"/>
            <w:left w:val="none" w:sz="0" w:space="0" w:color="auto"/>
            <w:bottom w:val="none" w:sz="0" w:space="0" w:color="auto"/>
            <w:right w:val="none" w:sz="0" w:space="0" w:color="auto"/>
          </w:divBdr>
          <w:divsChild>
            <w:div w:id="236601121">
              <w:marLeft w:val="0"/>
              <w:marRight w:val="0"/>
              <w:marTop w:val="0"/>
              <w:marBottom w:val="0"/>
              <w:divBdr>
                <w:top w:val="none" w:sz="0" w:space="0" w:color="auto"/>
                <w:left w:val="none" w:sz="0" w:space="0" w:color="auto"/>
                <w:bottom w:val="none" w:sz="0" w:space="0" w:color="auto"/>
                <w:right w:val="none" w:sz="0" w:space="0" w:color="auto"/>
              </w:divBdr>
            </w:div>
          </w:divsChild>
        </w:div>
        <w:div w:id="2093505270">
          <w:marLeft w:val="0"/>
          <w:marRight w:val="0"/>
          <w:marTop w:val="0"/>
          <w:marBottom w:val="0"/>
          <w:divBdr>
            <w:top w:val="none" w:sz="0" w:space="0" w:color="auto"/>
            <w:left w:val="none" w:sz="0" w:space="0" w:color="auto"/>
            <w:bottom w:val="none" w:sz="0" w:space="0" w:color="auto"/>
            <w:right w:val="none" w:sz="0" w:space="0" w:color="auto"/>
          </w:divBdr>
          <w:divsChild>
            <w:div w:id="100508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08483">
      <w:bodyDiv w:val="1"/>
      <w:marLeft w:val="0"/>
      <w:marRight w:val="0"/>
      <w:marTop w:val="0"/>
      <w:marBottom w:val="0"/>
      <w:divBdr>
        <w:top w:val="none" w:sz="0" w:space="0" w:color="auto"/>
        <w:left w:val="none" w:sz="0" w:space="0" w:color="auto"/>
        <w:bottom w:val="none" w:sz="0" w:space="0" w:color="auto"/>
        <w:right w:val="none" w:sz="0" w:space="0" w:color="auto"/>
      </w:divBdr>
      <w:divsChild>
        <w:div w:id="1171601605">
          <w:marLeft w:val="0"/>
          <w:marRight w:val="0"/>
          <w:marTop w:val="0"/>
          <w:marBottom w:val="0"/>
          <w:divBdr>
            <w:top w:val="none" w:sz="0" w:space="0" w:color="auto"/>
            <w:left w:val="none" w:sz="0" w:space="0" w:color="auto"/>
            <w:bottom w:val="none" w:sz="0" w:space="0" w:color="auto"/>
            <w:right w:val="none" w:sz="0" w:space="0" w:color="auto"/>
          </w:divBdr>
        </w:div>
        <w:div w:id="2034764400">
          <w:marLeft w:val="0"/>
          <w:marRight w:val="0"/>
          <w:marTop w:val="0"/>
          <w:marBottom w:val="0"/>
          <w:divBdr>
            <w:top w:val="none" w:sz="0" w:space="0" w:color="auto"/>
            <w:left w:val="none" w:sz="0" w:space="0" w:color="auto"/>
            <w:bottom w:val="none" w:sz="0" w:space="0" w:color="auto"/>
            <w:right w:val="none" w:sz="0" w:space="0" w:color="auto"/>
          </w:divBdr>
        </w:div>
        <w:div w:id="2097826950">
          <w:marLeft w:val="0"/>
          <w:marRight w:val="0"/>
          <w:marTop w:val="0"/>
          <w:marBottom w:val="0"/>
          <w:divBdr>
            <w:top w:val="none" w:sz="0" w:space="0" w:color="auto"/>
            <w:left w:val="none" w:sz="0" w:space="0" w:color="auto"/>
            <w:bottom w:val="none" w:sz="0" w:space="0" w:color="auto"/>
            <w:right w:val="none" w:sz="0" w:space="0" w:color="auto"/>
          </w:divBdr>
          <w:divsChild>
            <w:div w:id="1834834350">
              <w:marLeft w:val="-75"/>
              <w:marRight w:val="0"/>
              <w:marTop w:val="30"/>
              <w:marBottom w:val="30"/>
              <w:divBdr>
                <w:top w:val="none" w:sz="0" w:space="0" w:color="auto"/>
                <w:left w:val="none" w:sz="0" w:space="0" w:color="auto"/>
                <w:bottom w:val="none" w:sz="0" w:space="0" w:color="auto"/>
                <w:right w:val="none" w:sz="0" w:space="0" w:color="auto"/>
              </w:divBdr>
              <w:divsChild>
                <w:div w:id="36245804">
                  <w:marLeft w:val="0"/>
                  <w:marRight w:val="0"/>
                  <w:marTop w:val="0"/>
                  <w:marBottom w:val="0"/>
                  <w:divBdr>
                    <w:top w:val="none" w:sz="0" w:space="0" w:color="auto"/>
                    <w:left w:val="none" w:sz="0" w:space="0" w:color="auto"/>
                    <w:bottom w:val="none" w:sz="0" w:space="0" w:color="auto"/>
                    <w:right w:val="none" w:sz="0" w:space="0" w:color="auto"/>
                  </w:divBdr>
                  <w:divsChild>
                    <w:div w:id="1015035678">
                      <w:marLeft w:val="0"/>
                      <w:marRight w:val="0"/>
                      <w:marTop w:val="0"/>
                      <w:marBottom w:val="0"/>
                      <w:divBdr>
                        <w:top w:val="none" w:sz="0" w:space="0" w:color="auto"/>
                        <w:left w:val="none" w:sz="0" w:space="0" w:color="auto"/>
                        <w:bottom w:val="none" w:sz="0" w:space="0" w:color="auto"/>
                        <w:right w:val="none" w:sz="0" w:space="0" w:color="auto"/>
                      </w:divBdr>
                    </w:div>
                  </w:divsChild>
                </w:div>
                <w:div w:id="146290362">
                  <w:marLeft w:val="0"/>
                  <w:marRight w:val="0"/>
                  <w:marTop w:val="0"/>
                  <w:marBottom w:val="0"/>
                  <w:divBdr>
                    <w:top w:val="none" w:sz="0" w:space="0" w:color="auto"/>
                    <w:left w:val="none" w:sz="0" w:space="0" w:color="auto"/>
                    <w:bottom w:val="none" w:sz="0" w:space="0" w:color="auto"/>
                    <w:right w:val="none" w:sz="0" w:space="0" w:color="auto"/>
                  </w:divBdr>
                  <w:divsChild>
                    <w:div w:id="1196312958">
                      <w:marLeft w:val="0"/>
                      <w:marRight w:val="0"/>
                      <w:marTop w:val="0"/>
                      <w:marBottom w:val="0"/>
                      <w:divBdr>
                        <w:top w:val="none" w:sz="0" w:space="0" w:color="auto"/>
                        <w:left w:val="none" w:sz="0" w:space="0" w:color="auto"/>
                        <w:bottom w:val="none" w:sz="0" w:space="0" w:color="auto"/>
                        <w:right w:val="none" w:sz="0" w:space="0" w:color="auto"/>
                      </w:divBdr>
                    </w:div>
                  </w:divsChild>
                </w:div>
                <w:div w:id="171650771">
                  <w:marLeft w:val="0"/>
                  <w:marRight w:val="0"/>
                  <w:marTop w:val="0"/>
                  <w:marBottom w:val="0"/>
                  <w:divBdr>
                    <w:top w:val="none" w:sz="0" w:space="0" w:color="auto"/>
                    <w:left w:val="none" w:sz="0" w:space="0" w:color="auto"/>
                    <w:bottom w:val="none" w:sz="0" w:space="0" w:color="auto"/>
                    <w:right w:val="none" w:sz="0" w:space="0" w:color="auto"/>
                  </w:divBdr>
                  <w:divsChild>
                    <w:div w:id="649675491">
                      <w:marLeft w:val="0"/>
                      <w:marRight w:val="0"/>
                      <w:marTop w:val="0"/>
                      <w:marBottom w:val="0"/>
                      <w:divBdr>
                        <w:top w:val="none" w:sz="0" w:space="0" w:color="auto"/>
                        <w:left w:val="none" w:sz="0" w:space="0" w:color="auto"/>
                        <w:bottom w:val="none" w:sz="0" w:space="0" w:color="auto"/>
                        <w:right w:val="none" w:sz="0" w:space="0" w:color="auto"/>
                      </w:divBdr>
                    </w:div>
                  </w:divsChild>
                </w:div>
                <w:div w:id="181207982">
                  <w:marLeft w:val="0"/>
                  <w:marRight w:val="0"/>
                  <w:marTop w:val="0"/>
                  <w:marBottom w:val="0"/>
                  <w:divBdr>
                    <w:top w:val="none" w:sz="0" w:space="0" w:color="auto"/>
                    <w:left w:val="none" w:sz="0" w:space="0" w:color="auto"/>
                    <w:bottom w:val="none" w:sz="0" w:space="0" w:color="auto"/>
                    <w:right w:val="none" w:sz="0" w:space="0" w:color="auto"/>
                  </w:divBdr>
                  <w:divsChild>
                    <w:div w:id="2041782351">
                      <w:marLeft w:val="0"/>
                      <w:marRight w:val="0"/>
                      <w:marTop w:val="0"/>
                      <w:marBottom w:val="0"/>
                      <w:divBdr>
                        <w:top w:val="none" w:sz="0" w:space="0" w:color="auto"/>
                        <w:left w:val="none" w:sz="0" w:space="0" w:color="auto"/>
                        <w:bottom w:val="none" w:sz="0" w:space="0" w:color="auto"/>
                        <w:right w:val="none" w:sz="0" w:space="0" w:color="auto"/>
                      </w:divBdr>
                    </w:div>
                  </w:divsChild>
                </w:div>
                <w:div w:id="521627153">
                  <w:marLeft w:val="0"/>
                  <w:marRight w:val="0"/>
                  <w:marTop w:val="0"/>
                  <w:marBottom w:val="0"/>
                  <w:divBdr>
                    <w:top w:val="none" w:sz="0" w:space="0" w:color="auto"/>
                    <w:left w:val="none" w:sz="0" w:space="0" w:color="auto"/>
                    <w:bottom w:val="none" w:sz="0" w:space="0" w:color="auto"/>
                    <w:right w:val="none" w:sz="0" w:space="0" w:color="auto"/>
                  </w:divBdr>
                  <w:divsChild>
                    <w:div w:id="496042302">
                      <w:marLeft w:val="0"/>
                      <w:marRight w:val="0"/>
                      <w:marTop w:val="0"/>
                      <w:marBottom w:val="0"/>
                      <w:divBdr>
                        <w:top w:val="none" w:sz="0" w:space="0" w:color="auto"/>
                        <w:left w:val="none" w:sz="0" w:space="0" w:color="auto"/>
                        <w:bottom w:val="none" w:sz="0" w:space="0" w:color="auto"/>
                        <w:right w:val="none" w:sz="0" w:space="0" w:color="auto"/>
                      </w:divBdr>
                    </w:div>
                  </w:divsChild>
                </w:div>
                <w:div w:id="789711811">
                  <w:marLeft w:val="0"/>
                  <w:marRight w:val="0"/>
                  <w:marTop w:val="0"/>
                  <w:marBottom w:val="0"/>
                  <w:divBdr>
                    <w:top w:val="none" w:sz="0" w:space="0" w:color="auto"/>
                    <w:left w:val="none" w:sz="0" w:space="0" w:color="auto"/>
                    <w:bottom w:val="none" w:sz="0" w:space="0" w:color="auto"/>
                    <w:right w:val="none" w:sz="0" w:space="0" w:color="auto"/>
                  </w:divBdr>
                  <w:divsChild>
                    <w:div w:id="991523559">
                      <w:marLeft w:val="0"/>
                      <w:marRight w:val="0"/>
                      <w:marTop w:val="0"/>
                      <w:marBottom w:val="0"/>
                      <w:divBdr>
                        <w:top w:val="none" w:sz="0" w:space="0" w:color="auto"/>
                        <w:left w:val="none" w:sz="0" w:space="0" w:color="auto"/>
                        <w:bottom w:val="none" w:sz="0" w:space="0" w:color="auto"/>
                        <w:right w:val="none" w:sz="0" w:space="0" w:color="auto"/>
                      </w:divBdr>
                    </w:div>
                  </w:divsChild>
                </w:div>
                <w:div w:id="823861654">
                  <w:marLeft w:val="0"/>
                  <w:marRight w:val="0"/>
                  <w:marTop w:val="0"/>
                  <w:marBottom w:val="0"/>
                  <w:divBdr>
                    <w:top w:val="none" w:sz="0" w:space="0" w:color="auto"/>
                    <w:left w:val="none" w:sz="0" w:space="0" w:color="auto"/>
                    <w:bottom w:val="none" w:sz="0" w:space="0" w:color="auto"/>
                    <w:right w:val="none" w:sz="0" w:space="0" w:color="auto"/>
                  </w:divBdr>
                  <w:divsChild>
                    <w:div w:id="1185634385">
                      <w:marLeft w:val="0"/>
                      <w:marRight w:val="0"/>
                      <w:marTop w:val="0"/>
                      <w:marBottom w:val="0"/>
                      <w:divBdr>
                        <w:top w:val="none" w:sz="0" w:space="0" w:color="auto"/>
                        <w:left w:val="none" w:sz="0" w:space="0" w:color="auto"/>
                        <w:bottom w:val="none" w:sz="0" w:space="0" w:color="auto"/>
                        <w:right w:val="none" w:sz="0" w:space="0" w:color="auto"/>
                      </w:divBdr>
                    </w:div>
                  </w:divsChild>
                </w:div>
                <w:div w:id="929389559">
                  <w:marLeft w:val="0"/>
                  <w:marRight w:val="0"/>
                  <w:marTop w:val="0"/>
                  <w:marBottom w:val="0"/>
                  <w:divBdr>
                    <w:top w:val="none" w:sz="0" w:space="0" w:color="auto"/>
                    <w:left w:val="none" w:sz="0" w:space="0" w:color="auto"/>
                    <w:bottom w:val="none" w:sz="0" w:space="0" w:color="auto"/>
                    <w:right w:val="none" w:sz="0" w:space="0" w:color="auto"/>
                  </w:divBdr>
                  <w:divsChild>
                    <w:div w:id="1887058569">
                      <w:marLeft w:val="0"/>
                      <w:marRight w:val="0"/>
                      <w:marTop w:val="0"/>
                      <w:marBottom w:val="0"/>
                      <w:divBdr>
                        <w:top w:val="none" w:sz="0" w:space="0" w:color="auto"/>
                        <w:left w:val="none" w:sz="0" w:space="0" w:color="auto"/>
                        <w:bottom w:val="none" w:sz="0" w:space="0" w:color="auto"/>
                        <w:right w:val="none" w:sz="0" w:space="0" w:color="auto"/>
                      </w:divBdr>
                    </w:div>
                  </w:divsChild>
                </w:div>
                <w:div w:id="1232353240">
                  <w:marLeft w:val="0"/>
                  <w:marRight w:val="0"/>
                  <w:marTop w:val="0"/>
                  <w:marBottom w:val="0"/>
                  <w:divBdr>
                    <w:top w:val="none" w:sz="0" w:space="0" w:color="auto"/>
                    <w:left w:val="none" w:sz="0" w:space="0" w:color="auto"/>
                    <w:bottom w:val="none" w:sz="0" w:space="0" w:color="auto"/>
                    <w:right w:val="none" w:sz="0" w:space="0" w:color="auto"/>
                  </w:divBdr>
                  <w:divsChild>
                    <w:div w:id="352462606">
                      <w:marLeft w:val="0"/>
                      <w:marRight w:val="0"/>
                      <w:marTop w:val="0"/>
                      <w:marBottom w:val="0"/>
                      <w:divBdr>
                        <w:top w:val="none" w:sz="0" w:space="0" w:color="auto"/>
                        <w:left w:val="none" w:sz="0" w:space="0" w:color="auto"/>
                        <w:bottom w:val="none" w:sz="0" w:space="0" w:color="auto"/>
                        <w:right w:val="none" w:sz="0" w:space="0" w:color="auto"/>
                      </w:divBdr>
                    </w:div>
                  </w:divsChild>
                </w:div>
                <w:div w:id="1268386823">
                  <w:marLeft w:val="0"/>
                  <w:marRight w:val="0"/>
                  <w:marTop w:val="0"/>
                  <w:marBottom w:val="0"/>
                  <w:divBdr>
                    <w:top w:val="none" w:sz="0" w:space="0" w:color="auto"/>
                    <w:left w:val="none" w:sz="0" w:space="0" w:color="auto"/>
                    <w:bottom w:val="none" w:sz="0" w:space="0" w:color="auto"/>
                    <w:right w:val="none" w:sz="0" w:space="0" w:color="auto"/>
                  </w:divBdr>
                  <w:divsChild>
                    <w:div w:id="705645436">
                      <w:marLeft w:val="0"/>
                      <w:marRight w:val="0"/>
                      <w:marTop w:val="0"/>
                      <w:marBottom w:val="0"/>
                      <w:divBdr>
                        <w:top w:val="none" w:sz="0" w:space="0" w:color="auto"/>
                        <w:left w:val="none" w:sz="0" w:space="0" w:color="auto"/>
                        <w:bottom w:val="none" w:sz="0" w:space="0" w:color="auto"/>
                        <w:right w:val="none" w:sz="0" w:space="0" w:color="auto"/>
                      </w:divBdr>
                    </w:div>
                    <w:div w:id="1185051541">
                      <w:marLeft w:val="0"/>
                      <w:marRight w:val="0"/>
                      <w:marTop w:val="0"/>
                      <w:marBottom w:val="0"/>
                      <w:divBdr>
                        <w:top w:val="none" w:sz="0" w:space="0" w:color="auto"/>
                        <w:left w:val="none" w:sz="0" w:space="0" w:color="auto"/>
                        <w:bottom w:val="none" w:sz="0" w:space="0" w:color="auto"/>
                        <w:right w:val="none" w:sz="0" w:space="0" w:color="auto"/>
                      </w:divBdr>
                    </w:div>
                    <w:div w:id="1456681465">
                      <w:marLeft w:val="0"/>
                      <w:marRight w:val="0"/>
                      <w:marTop w:val="0"/>
                      <w:marBottom w:val="0"/>
                      <w:divBdr>
                        <w:top w:val="none" w:sz="0" w:space="0" w:color="auto"/>
                        <w:left w:val="none" w:sz="0" w:space="0" w:color="auto"/>
                        <w:bottom w:val="none" w:sz="0" w:space="0" w:color="auto"/>
                        <w:right w:val="none" w:sz="0" w:space="0" w:color="auto"/>
                      </w:divBdr>
                    </w:div>
                    <w:div w:id="1726832720">
                      <w:marLeft w:val="0"/>
                      <w:marRight w:val="0"/>
                      <w:marTop w:val="0"/>
                      <w:marBottom w:val="0"/>
                      <w:divBdr>
                        <w:top w:val="none" w:sz="0" w:space="0" w:color="auto"/>
                        <w:left w:val="none" w:sz="0" w:space="0" w:color="auto"/>
                        <w:bottom w:val="none" w:sz="0" w:space="0" w:color="auto"/>
                        <w:right w:val="none" w:sz="0" w:space="0" w:color="auto"/>
                      </w:divBdr>
                    </w:div>
                    <w:div w:id="1914194618">
                      <w:marLeft w:val="0"/>
                      <w:marRight w:val="0"/>
                      <w:marTop w:val="0"/>
                      <w:marBottom w:val="0"/>
                      <w:divBdr>
                        <w:top w:val="none" w:sz="0" w:space="0" w:color="auto"/>
                        <w:left w:val="none" w:sz="0" w:space="0" w:color="auto"/>
                        <w:bottom w:val="none" w:sz="0" w:space="0" w:color="auto"/>
                        <w:right w:val="none" w:sz="0" w:space="0" w:color="auto"/>
                      </w:divBdr>
                    </w:div>
                    <w:div w:id="2007513743">
                      <w:marLeft w:val="0"/>
                      <w:marRight w:val="0"/>
                      <w:marTop w:val="0"/>
                      <w:marBottom w:val="0"/>
                      <w:divBdr>
                        <w:top w:val="none" w:sz="0" w:space="0" w:color="auto"/>
                        <w:left w:val="none" w:sz="0" w:space="0" w:color="auto"/>
                        <w:bottom w:val="none" w:sz="0" w:space="0" w:color="auto"/>
                        <w:right w:val="none" w:sz="0" w:space="0" w:color="auto"/>
                      </w:divBdr>
                    </w:div>
                  </w:divsChild>
                </w:div>
                <w:div w:id="1780710401">
                  <w:marLeft w:val="0"/>
                  <w:marRight w:val="0"/>
                  <w:marTop w:val="0"/>
                  <w:marBottom w:val="0"/>
                  <w:divBdr>
                    <w:top w:val="none" w:sz="0" w:space="0" w:color="auto"/>
                    <w:left w:val="none" w:sz="0" w:space="0" w:color="auto"/>
                    <w:bottom w:val="none" w:sz="0" w:space="0" w:color="auto"/>
                    <w:right w:val="none" w:sz="0" w:space="0" w:color="auto"/>
                  </w:divBdr>
                  <w:divsChild>
                    <w:div w:id="1841577537">
                      <w:marLeft w:val="0"/>
                      <w:marRight w:val="0"/>
                      <w:marTop w:val="0"/>
                      <w:marBottom w:val="0"/>
                      <w:divBdr>
                        <w:top w:val="none" w:sz="0" w:space="0" w:color="auto"/>
                        <w:left w:val="none" w:sz="0" w:space="0" w:color="auto"/>
                        <w:bottom w:val="none" w:sz="0" w:space="0" w:color="auto"/>
                        <w:right w:val="none" w:sz="0" w:space="0" w:color="auto"/>
                      </w:divBdr>
                    </w:div>
                  </w:divsChild>
                </w:div>
                <w:div w:id="1795096699">
                  <w:marLeft w:val="0"/>
                  <w:marRight w:val="0"/>
                  <w:marTop w:val="0"/>
                  <w:marBottom w:val="0"/>
                  <w:divBdr>
                    <w:top w:val="none" w:sz="0" w:space="0" w:color="auto"/>
                    <w:left w:val="none" w:sz="0" w:space="0" w:color="auto"/>
                    <w:bottom w:val="none" w:sz="0" w:space="0" w:color="auto"/>
                    <w:right w:val="none" w:sz="0" w:space="0" w:color="auto"/>
                  </w:divBdr>
                  <w:divsChild>
                    <w:div w:id="1253780092">
                      <w:marLeft w:val="0"/>
                      <w:marRight w:val="0"/>
                      <w:marTop w:val="0"/>
                      <w:marBottom w:val="0"/>
                      <w:divBdr>
                        <w:top w:val="none" w:sz="0" w:space="0" w:color="auto"/>
                        <w:left w:val="none" w:sz="0" w:space="0" w:color="auto"/>
                        <w:bottom w:val="none" w:sz="0" w:space="0" w:color="auto"/>
                        <w:right w:val="none" w:sz="0" w:space="0" w:color="auto"/>
                      </w:divBdr>
                    </w:div>
                  </w:divsChild>
                </w:div>
                <w:div w:id="1810516027">
                  <w:marLeft w:val="0"/>
                  <w:marRight w:val="0"/>
                  <w:marTop w:val="0"/>
                  <w:marBottom w:val="0"/>
                  <w:divBdr>
                    <w:top w:val="none" w:sz="0" w:space="0" w:color="auto"/>
                    <w:left w:val="none" w:sz="0" w:space="0" w:color="auto"/>
                    <w:bottom w:val="none" w:sz="0" w:space="0" w:color="auto"/>
                    <w:right w:val="none" w:sz="0" w:space="0" w:color="auto"/>
                  </w:divBdr>
                  <w:divsChild>
                    <w:div w:id="489490906">
                      <w:marLeft w:val="0"/>
                      <w:marRight w:val="0"/>
                      <w:marTop w:val="0"/>
                      <w:marBottom w:val="0"/>
                      <w:divBdr>
                        <w:top w:val="none" w:sz="0" w:space="0" w:color="auto"/>
                        <w:left w:val="none" w:sz="0" w:space="0" w:color="auto"/>
                        <w:bottom w:val="none" w:sz="0" w:space="0" w:color="auto"/>
                        <w:right w:val="none" w:sz="0" w:space="0" w:color="auto"/>
                      </w:divBdr>
                    </w:div>
                  </w:divsChild>
                </w:div>
                <w:div w:id="1910071126">
                  <w:marLeft w:val="0"/>
                  <w:marRight w:val="0"/>
                  <w:marTop w:val="0"/>
                  <w:marBottom w:val="0"/>
                  <w:divBdr>
                    <w:top w:val="none" w:sz="0" w:space="0" w:color="auto"/>
                    <w:left w:val="none" w:sz="0" w:space="0" w:color="auto"/>
                    <w:bottom w:val="none" w:sz="0" w:space="0" w:color="auto"/>
                    <w:right w:val="none" w:sz="0" w:space="0" w:color="auto"/>
                  </w:divBdr>
                  <w:divsChild>
                    <w:div w:id="1866211687">
                      <w:marLeft w:val="0"/>
                      <w:marRight w:val="0"/>
                      <w:marTop w:val="0"/>
                      <w:marBottom w:val="0"/>
                      <w:divBdr>
                        <w:top w:val="none" w:sz="0" w:space="0" w:color="auto"/>
                        <w:left w:val="none" w:sz="0" w:space="0" w:color="auto"/>
                        <w:bottom w:val="none" w:sz="0" w:space="0" w:color="auto"/>
                        <w:right w:val="none" w:sz="0" w:space="0" w:color="auto"/>
                      </w:divBdr>
                    </w:div>
                  </w:divsChild>
                </w:div>
                <w:div w:id="1945531851">
                  <w:marLeft w:val="0"/>
                  <w:marRight w:val="0"/>
                  <w:marTop w:val="0"/>
                  <w:marBottom w:val="0"/>
                  <w:divBdr>
                    <w:top w:val="none" w:sz="0" w:space="0" w:color="auto"/>
                    <w:left w:val="none" w:sz="0" w:space="0" w:color="auto"/>
                    <w:bottom w:val="none" w:sz="0" w:space="0" w:color="auto"/>
                    <w:right w:val="none" w:sz="0" w:space="0" w:color="auto"/>
                  </w:divBdr>
                  <w:divsChild>
                    <w:div w:id="1872379801">
                      <w:marLeft w:val="0"/>
                      <w:marRight w:val="0"/>
                      <w:marTop w:val="0"/>
                      <w:marBottom w:val="0"/>
                      <w:divBdr>
                        <w:top w:val="none" w:sz="0" w:space="0" w:color="auto"/>
                        <w:left w:val="none" w:sz="0" w:space="0" w:color="auto"/>
                        <w:bottom w:val="none" w:sz="0" w:space="0" w:color="auto"/>
                        <w:right w:val="none" w:sz="0" w:space="0" w:color="auto"/>
                      </w:divBdr>
                    </w:div>
                  </w:divsChild>
                </w:div>
                <w:div w:id="2137136073">
                  <w:marLeft w:val="0"/>
                  <w:marRight w:val="0"/>
                  <w:marTop w:val="0"/>
                  <w:marBottom w:val="0"/>
                  <w:divBdr>
                    <w:top w:val="none" w:sz="0" w:space="0" w:color="auto"/>
                    <w:left w:val="none" w:sz="0" w:space="0" w:color="auto"/>
                    <w:bottom w:val="none" w:sz="0" w:space="0" w:color="auto"/>
                    <w:right w:val="none" w:sz="0" w:space="0" w:color="auto"/>
                  </w:divBdr>
                  <w:divsChild>
                    <w:div w:id="20579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472493">
      <w:bodyDiv w:val="1"/>
      <w:marLeft w:val="0"/>
      <w:marRight w:val="0"/>
      <w:marTop w:val="0"/>
      <w:marBottom w:val="0"/>
      <w:divBdr>
        <w:top w:val="none" w:sz="0" w:space="0" w:color="auto"/>
        <w:left w:val="none" w:sz="0" w:space="0" w:color="auto"/>
        <w:bottom w:val="none" w:sz="0" w:space="0" w:color="auto"/>
        <w:right w:val="none" w:sz="0" w:space="0" w:color="auto"/>
      </w:divBdr>
    </w:div>
    <w:div w:id="1955477933">
      <w:bodyDiv w:val="1"/>
      <w:marLeft w:val="0"/>
      <w:marRight w:val="0"/>
      <w:marTop w:val="0"/>
      <w:marBottom w:val="0"/>
      <w:divBdr>
        <w:top w:val="none" w:sz="0" w:space="0" w:color="auto"/>
        <w:left w:val="none" w:sz="0" w:space="0" w:color="auto"/>
        <w:bottom w:val="none" w:sz="0" w:space="0" w:color="auto"/>
        <w:right w:val="none" w:sz="0" w:space="0" w:color="auto"/>
      </w:divBdr>
    </w:div>
    <w:div w:id="1972862126">
      <w:bodyDiv w:val="1"/>
      <w:marLeft w:val="0"/>
      <w:marRight w:val="0"/>
      <w:marTop w:val="0"/>
      <w:marBottom w:val="0"/>
      <w:divBdr>
        <w:top w:val="none" w:sz="0" w:space="0" w:color="auto"/>
        <w:left w:val="none" w:sz="0" w:space="0" w:color="auto"/>
        <w:bottom w:val="none" w:sz="0" w:space="0" w:color="auto"/>
        <w:right w:val="none" w:sz="0" w:space="0" w:color="auto"/>
      </w:divBdr>
    </w:div>
    <w:div w:id="1983146234">
      <w:bodyDiv w:val="1"/>
      <w:marLeft w:val="0"/>
      <w:marRight w:val="0"/>
      <w:marTop w:val="0"/>
      <w:marBottom w:val="0"/>
      <w:divBdr>
        <w:top w:val="none" w:sz="0" w:space="0" w:color="auto"/>
        <w:left w:val="none" w:sz="0" w:space="0" w:color="auto"/>
        <w:bottom w:val="none" w:sz="0" w:space="0" w:color="auto"/>
        <w:right w:val="none" w:sz="0" w:space="0" w:color="auto"/>
      </w:divBdr>
    </w:div>
    <w:div w:id="2042854344">
      <w:bodyDiv w:val="1"/>
      <w:marLeft w:val="0"/>
      <w:marRight w:val="0"/>
      <w:marTop w:val="0"/>
      <w:marBottom w:val="0"/>
      <w:divBdr>
        <w:top w:val="none" w:sz="0" w:space="0" w:color="auto"/>
        <w:left w:val="none" w:sz="0" w:space="0" w:color="auto"/>
        <w:bottom w:val="none" w:sz="0" w:space="0" w:color="auto"/>
        <w:right w:val="none" w:sz="0" w:space="0" w:color="auto"/>
      </w:divBdr>
      <w:divsChild>
        <w:div w:id="82147752">
          <w:marLeft w:val="0"/>
          <w:marRight w:val="0"/>
          <w:marTop w:val="0"/>
          <w:marBottom w:val="0"/>
          <w:divBdr>
            <w:top w:val="none" w:sz="0" w:space="0" w:color="auto"/>
            <w:left w:val="none" w:sz="0" w:space="0" w:color="auto"/>
            <w:bottom w:val="none" w:sz="0" w:space="0" w:color="auto"/>
            <w:right w:val="none" w:sz="0" w:space="0" w:color="auto"/>
          </w:divBdr>
        </w:div>
        <w:div w:id="285354951">
          <w:marLeft w:val="0"/>
          <w:marRight w:val="0"/>
          <w:marTop w:val="0"/>
          <w:marBottom w:val="0"/>
          <w:divBdr>
            <w:top w:val="none" w:sz="0" w:space="0" w:color="auto"/>
            <w:left w:val="none" w:sz="0" w:space="0" w:color="auto"/>
            <w:bottom w:val="none" w:sz="0" w:space="0" w:color="auto"/>
            <w:right w:val="none" w:sz="0" w:space="0" w:color="auto"/>
          </w:divBdr>
          <w:divsChild>
            <w:div w:id="2068528223">
              <w:marLeft w:val="-75"/>
              <w:marRight w:val="0"/>
              <w:marTop w:val="30"/>
              <w:marBottom w:val="30"/>
              <w:divBdr>
                <w:top w:val="none" w:sz="0" w:space="0" w:color="auto"/>
                <w:left w:val="none" w:sz="0" w:space="0" w:color="auto"/>
                <w:bottom w:val="none" w:sz="0" w:space="0" w:color="auto"/>
                <w:right w:val="none" w:sz="0" w:space="0" w:color="auto"/>
              </w:divBdr>
              <w:divsChild>
                <w:div w:id="409086312">
                  <w:marLeft w:val="0"/>
                  <w:marRight w:val="0"/>
                  <w:marTop w:val="0"/>
                  <w:marBottom w:val="0"/>
                  <w:divBdr>
                    <w:top w:val="none" w:sz="0" w:space="0" w:color="auto"/>
                    <w:left w:val="none" w:sz="0" w:space="0" w:color="auto"/>
                    <w:bottom w:val="none" w:sz="0" w:space="0" w:color="auto"/>
                    <w:right w:val="none" w:sz="0" w:space="0" w:color="auto"/>
                  </w:divBdr>
                  <w:divsChild>
                    <w:div w:id="783310255">
                      <w:marLeft w:val="0"/>
                      <w:marRight w:val="0"/>
                      <w:marTop w:val="0"/>
                      <w:marBottom w:val="0"/>
                      <w:divBdr>
                        <w:top w:val="none" w:sz="0" w:space="0" w:color="auto"/>
                        <w:left w:val="none" w:sz="0" w:space="0" w:color="auto"/>
                        <w:bottom w:val="none" w:sz="0" w:space="0" w:color="auto"/>
                        <w:right w:val="none" w:sz="0" w:space="0" w:color="auto"/>
                      </w:divBdr>
                    </w:div>
                  </w:divsChild>
                </w:div>
                <w:div w:id="455491983">
                  <w:marLeft w:val="0"/>
                  <w:marRight w:val="0"/>
                  <w:marTop w:val="0"/>
                  <w:marBottom w:val="0"/>
                  <w:divBdr>
                    <w:top w:val="none" w:sz="0" w:space="0" w:color="auto"/>
                    <w:left w:val="none" w:sz="0" w:space="0" w:color="auto"/>
                    <w:bottom w:val="none" w:sz="0" w:space="0" w:color="auto"/>
                    <w:right w:val="none" w:sz="0" w:space="0" w:color="auto"/>
                  </w:divBdr>
                  <w:divsChild>
                    <w:div w:id="1786344737">
                      <w:marLeft w:val="0"/>
                      <w:marRight w:val="0"/>
                      <w:marTop w:val="0"/>
                      <w:marBottom w:val="0"/>
                      <w:divBdr>
                        <w:top w:val="none" w:sz="0" w:space="0" w:color="auto"/>
                        <w:left w:val="none" w:sz="0" w:space="0" w:color="auto"/>
                        <w:bottom w:val="none" w:sz="0" w:space="0" w:color="auto"/>
                        <w:right w:val="none" w:sz="0" w:space="0" w:color="auto"/>
                      </w:divBdr>
                    </w:div>
                  </w:divsChild>
                </w:div>
                <w:div w:id="642462322">
                  <w:marLeft w:val="0"/>
                  <w:marRight w:val="0"/>
                  <w:marTop w:val="0"/>
                  <w:marBottom w:val="0"/>
                  <w:divBdr>
                    <w:top w:val="none" w:sz="0" w:space="0" w:color="auto"/>
                    <w:left w:val="none" w:sz="0" w:space="0" w:color="auto"/>
                    <w:bottom w:val="none" w:sz="0" w:space="0" w:color="auto"/>
                    <w:right w:val="none" w:sz="0" w:space="0" w:color="auto"/>
                  </w:divBdr>
                  <w:divsChild>
                    <w:div w:id="2008898541">
                      <w:marLeft w:val="0"/>
                      <w:marRight w:val="0"/>
                      <w:marTop w:val="0"/>
                      <w:marBottom w:val="0"/>
                      <w:divBdr>
                        <w:top w:val="none" w:sz="0" w:space="0" w:color="auto"/>
                        <w:left w:val="none" w:sz="0" w:space="0" w:color="auto"/>
                        <w:bottom w:val="none" w:sz="0" w:space="0" w:color="auto"/>
                        <w:right w:val="none" w:sz="0" w:space="0" w:color="auto"/>
                      </w:divBdr>
                    </w:div>
                  </w:divsChild>
                </w:div>
                <w:div w:id="648947643">
                  <w:marLeft w:val="0"/>
                  <w:marRight w:val="0"/>
                  <w:marTop w:val="0"/>
                  <w:marBottom w:val="0"/>
                  <w:divBdr>
                    <w:top w:val="none" w:sz="0" w:space="0" w:color="auto"/>
                    <w:left w:val="none" w:sz="0" w:space="0" w:color="auto"/>
                    <w:bottom w:val="none" w:sz="0" w:space="0" w:color="auto"/>
                    <w:right w:val="none" w:sz="0" w:space="0" w:color="auto"/>
                  </w:divBdr>
                  <w:divsChild>
                    <w:div w:id="1523518219">
                      <w:marLeft w:val="0"/>
                      <w:marRight w:val="0"/>
                      <w:marTop w:val="0"/>
                      <w:marBottom w:val="0"/>
                      <w:divBdr>
                        <w:top w:val="none" w:sz="0" w:space="0" w:color="auto"/>
                        <w:left w:val="none" w:sz="0" w:space="0" w:color="auto"/>
                        <w:bottom w:val="none" w:sz="0" w:space="0" w:color="auto"/>
                        <w:right w:val="none" w:sz="0" w:space="0" w:color="auto"/>
                      </w:divBdr>
                    </w:div>
                  </w:divsChild>
                </w:div>
                <w:div w:id="888690807">
                  <w:marLeft w:val="0"/>
                  <w:marRight w:val="0"/>
                  <w:marTop w:val="0"/>
                  <w:marBottom w:val="0"/>
                  <w:divBdr>
                    <w:top w:val="none" w:sz="0" w:space="0" w:color="auto"/>
                    <w:left w:val="none" w:sz="0" w:space="0" w:color="auto"/>
                    <w:bottom w:val="none" w:sz="0" w:space="0" w:color="auto"/>
                    <w:right w:val="none" w:sz="0" w:space="0" w:color="auto"/>
                  </w:divBdr>
                  <w:divsChild>
                    <w:div w:id="352659420">
                      <w:marLeft w:val="0"/>
                      <w:marRight w:val="0"/>
                      <w:marTop w:val="0"/>
                      <w:marBottom w:val="0"/>
                      <w:divBdr>
                        <w:top w:val="none" w:sz="0" w:space="0" w:color="auto"/>
                        <w:left w:val="none" w:sz="0" w:space="0" w:color="auto"/>
                        <w:bottom w:val="none" w:sz="0" w:space="0" w:color="auto"/>
                        <w:right w:val="none" w:sz="0" w:space="0" w:color="auto"/>
                      </w:divBdr>
                    </w:div>
                  </w:divsChild>
                </w:div>
                <w:div w:id="1408262076">
                  <w:marLeft w:val="0"/>
                  <w:marRight w:val="0"/>
                  <w:marTop w:val="0"/>
                  <w:marBottom w:val="0"/>
                  <w:divBdr>
                    <w:top w:val="none" w:sz="0" w:space="0" w:color="auto"/>
                    <w:left w:val="none" w:sz="0" w:space="0" w:color="auto"/>
                    <w:bottom w:val="none" w:sz="0" w:space="0" w:color="auto"/>
                    <w:right w:val="none" w:sz="0" w:space="0" w:color="auto"/>
                  </w:divBdr>
                  <w:divsChild>
                    <w:div w:id="224754745">
                      <w:marLeft w:val="0"/>
                      <w:marRight w:val="0"/>
                      <w:marTop w:val="0"/>
                      <w:marBottom w:val="0"/>
                      <w:divBdr>
                        <w:top w:val="none" w:sz="0" w:space="0" w:color="auto"/>
                        <w:left w:val="none" w:sz="0" w:space="0" w:color="auto"/>
                        <w:bottom w:val="none" w:sz="0" w:space="0" w:color="auto"/>
                        <w:right w:val="none" w:sz="0" w:space="0" w:color="auto"/>
                      </w:divBdr>
                    </w:div>
                  </w:divsChild>
                </w:div>
                <w:div w:id="1625229495">
                  <w:marLeft w:val="0"/>
                  <w:marRight w:val="0"/>
                  <w:marTop w:val="0"/>
                  <w:marBottom w:val="0"/>
                  <w:divBdr>
                    <w:top w:val="none" w:sz="0" w:space="0" w:color="auto"/>
                    <w:left w:val="none" w:sz="0" w:space="0" w:color="auto"/>
                    <w:bottom w:val="none" w:sz="0" w:space="0" w:color="auto"/>
                    <w:right w:val="none" w:sz="0" w:space="0" w:color="auto"/>
                  </w:divBdr>
                  <w:divsChild>
                    <w:div w:id="1288123041">
                      <w:marLeft w:val="0"/>
                      <w:marRight w:val="0"/>
                      <w:marTop w:val="0"/>
                      <w:marBottom w:val="0"/>
                      <w:divBdr>
                        <w:top w:val="none" w:sz="0" w:space="0" w:color="auto"/>
                        <w:left w:val="none" w:sz="0" w:space="0" w:color="auto"/>
                        <w:bottom w:val="none" w:sz="0" w:space="0" w:color="auto"/>
                        <w:right w:val="none" w:sz="0" w:space="0" w:color="auto"/>
                      </w:divBdr>
                    </w:div>
                  </w:divsChild>
                </w:div>
                <w:div w:id="2067412221">
                  <w:marLeft w:val="0"/>
                  <w:marRight w:val="0"/>
                  <w:marTop w:val="0"/>
                  <w:marBottom w:val="0"/>
                  <w:divBdr>
                    <w:top w:val="none" w:sz="0" w:space="0" w:color="auto"/>
                    <w:left w:val="none" w:sz="0" w:space="0" w:color="auto"/>
                    <w:bottom w:val="none" w:sz="0" w:space="0" w:color="auto"/>
                    <w:right w:val="none" w:sz="0" w:space="0" w:color="auto"/>
                  </w:divBdr>
                  <w:divsChild>
                    <w:div w:id="15452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385423">
          <w:marLeft w:val="0"/>
          <w:marRight w:val="0"/>
          <w:marTop w:val="0"/>
          <w:marBottom w:val="0"/>
          <w:divBdr>
            <w:top w:val="none" w:sz="0" w:space="0" w:color="auto"/>
            <w:left w:val="none" w:sz="0" w:space="0" w:color="auto"/>
            <w:bottom w:val="none" w:sz="0" w:space="0" w:color="auto"/>
            <w:right w:val="none" w:sz="0" w:space="0" w:color="auto"/>
          </w:divBdr>
        </w:div>
        <w:div w:id="476990974">
          <w:marLeft w:val="0"/>
          <w:marRight w:val="0"/>
          <w:marTop w:val="0"/>
          <w:marBottom w:val="0"/>
          <w:divBdr>
            <w:top w:val="none" w:sz="0" w:space="0" w:color="auto"/>
            <w:left w:val="none" w:sz="0" w:space="0" w:color="auto"/>
            <w:bottom w:val="none" w:sz="0" w:space="0" w:color="auto"/>
            <w:right w:val="none" w:sz="0" w:space="0" w:color="auto"/>
          </w:divBdr>
          <w:divsChild>
            <w:div w:id="1530216123">
              <w:marLeft w:val="-75"/>
              <w:marRight w:val="0"/>
              <w:marTop w:val="30"/>
              <w:marBottom w:val="30"/>
              <w:divBdr>
                <w:top w:val="none" w:sz="0" w:space="0" w:color="auto"/>
                <w:left w:val="none" w:sz="0" w:space="0" w:color="auto"/>
                <w:bottom w:val="none" w:sz="0" w:space="0" w:color="auto"/>
                <w:right w:val="none" w:sz="0" w:space="0" w:color="auto"/>
              </w:divBdr>
              <w:divsChild>
                <w:div w:id="275908200">
                  <w:marLeft w:val="0"/>
                  <w:marRight w:val="0"/>
                  <w:marTop w:val="0"/>
                  <w:marBottom w:val="0"/>
                  <w:divBdr>
                    <w:top w:val="none" w:sz="0" w:space="0" w:color="auto"/>
                    <w:left w:val="none" w:sz="0" w:space="0" w:color="auto"/>
                    <w:bottom w:val="none" w:sz="0" w:space="0" w:color="auto"/>
                    <w:right w:val="none" w:sz="0" w:space="0" w:color="auto"/>
                  </w:divBdr>
                  <w:divsChild>
                    <w:div w:id="856962659">
                      <w:marLeft w:val="0"/>
                      <w:marRight w:val="0"/>
                      <w:marTop w:val="0"/>
                      <w:marBottom w:val="0"/>
                      <w:divBdr>
                        <w:top w:val="none" w:sz="0" w:space="0" w:color="auto"/>
                        <w:left w:val="none" w:sz="0" w:space="0" w:color="auto"/>
                        <w:bottom w:val="none" w:sz="0" w:space="0" w:color="auto"/>
                        <w:right w:val="none" w:sz="0" w:space="0" w:color="auto"/>
                      </w:divBdr>
                    </w:div>
                  </w:divsChild>
                </w:div>
                <w:div w:id="512648916">
                  <w:marLeft w:val="0"/>
                  <w:marRight w:val="0"/>
                  <w:marTop w:val="0"/>
                  <w:marBottom w:val="0"/>
                  <w:divBdr>
                    <w:top w:val="none" w:sz="0" w:space="0" w:color="auto"/>
                    <w:left w:val="none" w:sz="0" w:space="0" w:color="auto"/>
                    <w:bottom w:val="none" w:sz="0" w:space="0" w:color="auto"/>
                    <w:right w:val="none" w:sz="0" w:space="0" w:color="auto"/>
                  </w:divBdr>
                  <w:divsChild>
                    <w:div w:id="1192838263">
                      <w:marLeft w:val="0"/>
                      <w:marRight w:val="0"/>
                      <w:marTop w:val="0"/>
                      <w:marBottom w:val="0"/>
                      <w:divBdr>
                        <w:top w:val="none" w:sz="0" w:space="0" w:color="auto"/>
                        <w:left w:val="none" w:sz="0" w:space="0" w:color="auto"/>
                        <w:bottom w:val="none" w:sz="0" w:space="0" w:color="auto"/>
                        <w:right w:val="none" w:sz="0" w:space="0" w:color="auto"/>
                      </w:divBdr>
                    </w:div>
                  </w:divsChild>
                </w:div>
                <w:div w:id="1820919933">
                  <w:marLeft w:val="0"/>
                  <w:marRight w:val="0"/>
                  <w:marTop w:val="0"/>
                  <w:marBottom w:val="0"/>
                  <w:divBdr>
                    <w:top w:val="none" w:sz="0" w:space="0" w:color="auto"/>
                    <w:left w:val="none" w:sz="0" w:space="0" w:color="auto"/>
                    <w:bottom w:val="none" w:sz="0" w:space="0" w:color="auto"/>
                    <w:right w:val="none" w:sz="0" w:space="0" w:color="auto"/>
                  </w:divBdr>
                  <w:divsChild>
                    <w:div w:id="913668104">
                      <w:marLeft w:val="0"/>
                      <w:marRight w:val="0"/>
                      <w:marTop w:val="0"/>
                      <w:marBottom w:val="0"/>
                      <w:divBdr>
                        <w:top w:val="none" w:sz="0" w:space="0" w:color="auto"/>
                        <w:left w:val="none" w:sz="0" w:space="0" w:color="auto"/>
                        <w:bottom w:val="none" w:sz="0" w:space="0" w:color="auto"/>
                        <w:right w:val="none" w:sz="0" w:space="0" w:color="auto"/>
                      </w:divBdr>
                    </w:div>
                  </w:divsChild>
                </w:div>
                <w:div w:id="2031638619">
                  <w:marLeft w:val="0"/>
                  <w:marRight w:val="0"/>
                  <w:marTop w:val="0"/>
                  <w:marBottom w:val="0"/>
                  <w:divBdr>
                    <w:top w:val="none" w:sz="0" w:space="0" w:color="auto"/>
                    <w:left w:val="none" w:sz="0" w:space="0" w:color="auto"/>
                    <w:bottom w:val="none" w:sz="0" w:space="0" w:color="auto"/>
                    <w:right w:val="none" w:sz="0" w:space="0" w:color="auto"/>
                  </w:divBdr>
                  <w:divsChild>
                    <w:div w:id="58950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71766">
          <w:marLeft w:val="0"/>
          <w:marRight w:val="0"/>
          <w:marTop w:val="0"/>
          <w:marBottom w:val="0"/>
          <w:divBdr>
            <w:top w:val="none" w:sz="0" w:space="0" w:color="auto"/>
            <w:left w:val="none" w:sz="0" w:space="0" w:color="auto"/>
            <w:bottom w:val="none" w:sz="0" w:space="0" w:color="auto"/>
            <w:right w:val="none" w:sz="0" w:space="0" w:color="auto"/>
          </w:divBdr>
          <w:divsChild>
            <w:div w:id="1569919976">
              <w:marLeft w:val="-75"/>
              <w:marRight w:val="0"/>
              <w:marTop w:val="30"/>
              <w:marBottom w:val="30"/>
              <w:divBdr>
                <w:top w:val="none" w:sz="0" w:space="0" w:color="auto"/>
                <w:left w:val="none" w:sz="0" w:space="0" w:color="auto"/>
                <w:bottom w:val="none" w:sz="0" w:space="0" w:color="auto"/>
                <w:right w:val="none" w:sz="0" w:space="0" w:color="auto"/>
              </w:divBdr>
              <w:divsChild>
                <w:div w:id="291329894">
                  <w:marLeft w:val="0"/>
                  <w:marRight w:val="0"/>
                  <w:marTop w:val="0"/>
                  <w:marBottom w:val="0"/>
                  <w:divBdr>
                    <w:top w:val="none" w:sz="0" w:space="0" w:color="auto"/>
                    <w:left w:val="none" w:sz="0" w:space="0" w:color="auto"/>
                    <w:bottom w:val="none" w:sz="0" w:space="0" w:color="auto"/>
                    <w:right w:val="none" w:sz="0" w:space="0" w:color="auto"/>
                  </w:divBdr>
                  <w:divsChild>
                    <w:div w:id="937064080">
                      <w:marLeft w:val="0"/>
                      <w:marRight w:val="0"/>
                      <w:marTop w:val="0"/>
                      <w:marBottom w:val="0"/>
                      <w:divBdr>
                        <w:top w:val="none" w:sz="0" w:space="0" w:color="auto"/>
                        <w:left w:val="none" w:sz="0" w:space="0" w:color="auto"/>
                        <w:bottom w:val="none" w:sz="0" w:space="0" w:color="auto"/>
                        <w:right w:val="none" w:sz="0" w:space="0" w:color="auto"/>
                      </w:divBdr>
                    </w:div>
                  </w:divsChild>
                </w:div>
                <w:div w:id="407926158">
                  <w:marLeft w:val="0"/>
                  <w:marRight w:val="0"/>
                  <w:marTop w:val="0"/>
                  <w:marBottom w:val="0"/>
                  <w:divBdr>
                    <w:top w:val="none" w:sz="0" w:space="0" w:color="auto"/>
                    <w:left w:val="none" w:sz="0" w:space="0" w:color="auto"/>
                    <w:bottom w:val="none" w:sz="0" w:space="0" w:color="auto"/>
                    <w:right w:val="none" w:sz="0" w:space="0" w:color="auto"/>
                  </w:divBdr>
                  <w:divsChild>
                    <w:div w:id="44375436">
                      <w:marLeft w:val="0"/>
                      <w:marRight w:val="0"/>
                      <w:marTop w:val="0"/>
                      <w:marBottom w:val="0"/>
                      <w:divBdr>
                        <w:top w:val="none" w:sz="0" w:space="0" w:color="auto"/>
                        <w:left w:val="none" w:sz="0" w:space="0" w:color="auto"/>
                        <w:bottom w:val="none" w:sz="0" w:space="0" w:color="auto"/>
                        <w:right w:val="none" w:sz="0" w:space="0" w:color="auto"/>
                      </w:divBdr>
                    </w:div>
                  </w:divsChild>
                </w:div>
                <w:div w:id="488978860">
                  <w:marLeft w:val="0"/>
                  <w:marRight w:val="0"/>
                  <w:marTop w:val="0"/>
                  <w:marBottom w:val="0"/>
                  <w:divBdr>
                    <w:top w:val="none" w:sz="0" w:space="0" w:color="auto"/>
                    <w:left w:val="none" w:sz="0" w:space="0" w:color="auto"/>
                    <w:bottom w:val="none" w:sz="0" w:space="0" w:color="auto"/>
                    <w:right w:val="none" w:sz="0" w:space="0" w:color="auto"/>
                  </w:divBdr>
                  <w:divsChild>
                    <w:div w:id="1309549318">
                      <w:marLeft w:val="0"/>
                      <w:marRight w:val="0"/>
                      <w:marTop w:val="0"/>
                      <w:marBottom w:val="0"/>
                      <w:divBdr>
                        <w:top w:val="none" w:sz="0" w:space="0" w:color="auto"/>
                        <w:left w:val="none" w:sz="0" w:space="0" w:color="auto"/>
                        <w:bottom w:val="none" w:sz="0" w:space="0" w:color="auto"/>
                        <w:right w:val="none" w:sz="0" w:space="0" w:color="auto"/>
                      </w:divBdr>
                    </w:div>
                  </w:divsChild>
                </w:div>
                <w:div w:id="505638638">
                  <w:marLeft w:val="0"/>
                  <w:marRight w:val="0"/>
                  <w:marTop w:val="0"/>
                  <w:marBottom w:val="0"/>
                  <w:divBdr>
                    <w:top w:val="none" w:sz="0" w:space="0" w:color="auto"/>
                    <w:left w:val="none" w:sz="0" w:space="0" w:color="auto"/>
                    <w:bottom w:val="none" w:sz="0" w:space="0" w:color="auto"/>
                    <w:right w:val="none" w:sz="0" w:space="0" w:color="auto"/>
                  </w:divBdr>
                  <w:divsChild>
                    <w:div w:id="2040275544">
                      <w:marLeft w:val="0"/>
                      <w:marRight w:val="0"/>
                      <w:marTop w:val="0"/>
                      <w:marBottom w:val="0"/>
                      <w:divBdr>
                        <w:top w:val="none" w:sz="0" w:space="0" w:color="auto"/>
                        <w:left w:val="none" w:sz="0" w:space="0" w:color="auto"/>
                        <w:bottom w:val="none" w:sz="0" w:space="0" w:color="auto"/>
                        <w:right w:val="none" w:sz="0" w:space="0" w:color="auto"/>
                      </w:divBdr>
                    </w:div>
                  </w:divsChild>
                </w:div>
                <w:div w:id="1096170710">
                  <w:marLeft w:val="0"/>
                  <w:marRight w:val="0"/>
                  <w:marTop w:val="0"/>
                  <w:marBottom w:val="0"/>
                  <w:divBdr>
                    <w:top w:val="none" w:sz="0" w:space="0" w:color="auto"/>
                    <w:left w:val="none" w:sz="0" w:space="0" w:color="auto"/>
                    <w:bottom w:val="none" w:sz="0" w:space="0" w:color="auto"/>
                    <w:right w:val="none" w:sz="0" w:space="0" w:color="auto"/>
                  </w:divBdr>
                  <w:divsChild>
                    <w:div w:id="1820223784">
                      <w:marLeft w:val="0"/>
                      <w:marRight w:val="0"/>
                      <w:marTop w:val="0"/>
                      <w:marBottom w:val="0"/>
                      <w:divBdr>
                        <w:top w:val="none" w:sz="0" w:space="0" w:color="auto"/>
                        <w:left w:val="none" w:sz="0" w:space="0" w:color="auto"/>
                        <w:bottom w:val="none" w:sz="0" w:space="0" w:color="auto"/>
                        <w:right w:val="none" w:sz="0" w:space="0" w:color="auto"/>
                      </w:divBdr>
                    </w:div>
                  </w:divsChild>
                </w:div>
                <w:div w:id="1157266679">
                  <w:marLeft w:val="0"/>
                  <w:marRight w:val="0"/>
                  <w:marTop w:val="0"/>
                  <w:marBottom w:val="0"/>
                  <w:divBdr>
                    <w:top w:val="none" w:sz="0" w:space="0" w:color="auto"/>
                    <w:left w:val="none" w:sz="0" w:space="0" w:color="auto"/>
                    <w:bottom w:val="none" w:sz="0" w:space="0" w:color="auto"/>
                    <w:right w:val="none" w:sz="0" w:space="0" w:color="auto"/>
                  </w:divBdr>
                  <w:divsChild>
                    <w:div w:id="49110388">
                      <w:marLeft w:val="0"/>
                      <w:marRight w:val="0"/>
                      <w:marTop w:val="0"/>
                      <w:marBottom w:val="0"/>
                      <w:divBdr>
                        <w:top w:val="none" w:sz="0" w:space="0" w:color="auto"/>
                        <w:left w:val="none" w:sz="0" w:space="0" w:color="auto"/>
                        <w:bottom w:val="none" w:sz="0" w:space="0" w:color="auto"/>
                        <w:right w:val="none" w:sz="0" w:space="0" w:color="auto"/>
                      </w:divBdr>
                    </w:div>
                    <w:div w:id="56635314">
                      <w:marLeft w:val="0"/>
                      <w:marRight w:val="0"/>
                      <w:marTop w:val="0"/>
                      <w:marBottom w:val="0"/>
                      <w:divBdr>
                        <w:top w:val="none" w:sz="0" w:space="0" w:color="auto"/>
                        <w:left w:val="none" w:sz="0" w:space="0" w:color="auto"/>
                        <w:bottom w:val="none" w:sz="0" w:space="0" w:color="auto"/>
                        <w:right w:val="none" w:sz="0" w:space="0" w:color="auto"/>
                      </w:divBdr>
                    </w:div>
                    <w:div w:id="113066521">
                      <w:marLeft w:val="0"/>
                      <w:marRight w:val="0"/>
                      <w:marTop w:val="0"/>
                      <w:marBottom w:val="0"/>
                      <w:divBdr>
                        <w:top w:val="none" w:sz="0" w:space="0" w:color="auto"/>
                        <w:left w:val="none" w:sz="0" w:space="0" w:color="auto"/>
                        <w:bottom w:val="none" w:sz="0" w:space="0" w:color="auto"/>
                        <w:right w:val="none" w:sz="0" w:space="0" w:color="auto"/>
                      </w:divBdr>
                    </w:div>
                    <w:div w:id="439834193">
                      <w:marLeft w:val="0"/>
                      <w:marRight w:val="0"/>
                      <w:marTop w:val="0"/>
                      <w:marBottom w:val="0"/>
                      <w:divBdr>
                        <w:top w:val="none" w:sz="0" w:space="0" w:color="auto"/>
                        <w:left w:val="none" w:sz="0" w:space="0" w:color="auto"/>
                        <w:bottom w:val="none" w:sz="0" w:space="0" w:color="auto"/>
                        <w:right w:val="none" w:sz="0" w:space="0" w:color="auto"/>
                      </w:divBdr>
                    </w:div>
                    <w:div w:id="1135487875">
                      <w:marLeft w:val="0"/>
                      <w:marRight w:val="0"/>
                      <w:marTop w:val="0"/>
                      <w:marBottom w:val="0"/>
                      <w:divBdr>
                        <w:top w:val="none" w:sz="0" w:space="0" w:color="auto"/>
                        <w:left w:val="none" w:sz="0" w:space="0" w:color="auto"/>
                        <w:bottom w:val="none" w:sz="0" w:space="0" w:color="auto"/>
                        <w:right w:val="none" w:sz="0" w:space="0" w:color="auto"/>
                      </w:divBdr>
                    </w:div>
                    <w:div w:id="1203975856">
                      <w:marLeft w:val="0"/>
                      <w:marRight w:val="0"/>
                      <w:marTop w:val="0"/>
                      <w:marBottom w:val="0"/>
                      <w:divBdr>
                        <w:top w:val="none" w:sz="0" w:space="0" w:color="auto"/>
                        <w:left w:val="none" w:sz="0" w:space="0" w:color="auto"/>
                        <w:bottom w:val="none" w:sz="0" w:space="0" w:color="auto"/>
                        <w:right w:val="none" w:sz="0" w:space="0" w:color="auto"/>
                      </w:divBdr>
                    </w:div>
                    <w:div w:id="1591501173">
                      <w:marLeft w:val="0"/>
                      <w:marRight w:val="0"/>
                      <w:marTop w:val="0"/>
                      <w:marBottom w:val="0"/>
                      <w:divBdr>
                        <w:top w:val="none" w:sz="0" w:space="0" w:color="auto"/>
                        <w:left w:val="none" w:sz="0" w:space="0" w:color="auto"/>
                        <w:bottom w:val="none" w:sz="0" w:space="0" w:color="auto"/>
                        <w:right w:val="none" w:sz="0" w:space="0" w:color="auto"/>
                      </w:divBdr>
                    </w:div>
                    <w:div w:id="1948343509">
                      <w:marLeft w:val="0"/>
                      <w:marRight w:val="0"/>
                      <w:marTop w:val="0"/>
                      <w:marBottom w:val="0"/>
                      <w:divBdr>
                        <w:top w:val="none" w:sz="0" w:space="0" w:color="auto"/>
                        <w:left w:val="none" w:sz="0" w:space="0" w:color="auto"/>
                        <w:bottom w:val="none" w:sz="0" w:space="0" w:color="auto"/>
                        <w:right w:val="none" w:sz="0" w:space="0" w:color="auto"/>
                      </w:divBdr>
                    </w:div>
                    <w:div w:id="2067532487">
                      <w:marLeft w:val="0"/>
                      <w:marRight w:val="0"/>
                      <w:marTop w:val="0"/>
                      <w:marBottom w:val="0"/>
                      <w:divBdr>
                        <w:top w:val="none" w:sz="0" w:space="0" w:color="auto"/>
                        <w:left w:val="none" w:sz="0" w:space="0" w:color="auto"/>
                        <w:bottom w:val="none" w:sz="0" w:space="0" w:color="auto"/>
                        <w:right w:val="none" w:sz="0" w:space="0" w:color="auto"/>
                      </w:divBdr>
                    </w:div>
                  </w:divsChild>
                </w:div>
                <w:div w:id="1645697577">
                  <w:marLeft w:val="0"/>
                  <w:marRight w:val="0"/>
                  <w:marTop w:val="0"/>
                  <w:marBottom w:val="0"/>
                  <w:divBdr>
                    <w:top w:val="none" w:sz="0" w:space="0" w:color="auto"/>
                    <w:left w:val="none" w:sz="0" w:space="0" w:color="auto"/>
                    <w:bottom w:val="none" w:sz="0" w:space="0" w:color="auto"/>
                    <w:right w:val="none" w:sz="0" w:space="0" w:color="auto"/>
                  </w:divBdr>
                  <w:divsChild>
                    <w:div w:id="949703248">
                      <w:marLeft w:val="0"/>
                      <w:marRight w:val="0"/>
                      <w:marTop w:val="0"/>
                      <w:marBottom w:val="0"/>
                      <w:divBdr>
                        <w:top w:val="none" w:sz="0" w:space="0" w:color="auto"/>
                        <w:left w:val="none" w:sz="0" w:space="0" w:color="auto"/>
                        <w:bottom w:val="none" w:sz="0" w:space="0" w:color="auto"/>
                        <w:right w:val="none" w:sz="0" w:space="0" w:color="auto"/>
                      </w:divBdr>
                    </w:div>
                  </w:divsChild>
                </w:div>
                <w:div w:id="1710455078">
                  <w:marLeft w:val="0"/>
                  <w:marRight w:val="0"/>
                  <w:marTop w:val="0"/>
                  <w:marBottom w:val="0"/>
                  <w:divBdr>
                    <w:top w:val="none" w:sz="0" w:space="0" w:color="auto"/>
                    <w:left w:val="none" w:sz="0" w:space="0" w:color="auto"/>
                    <w:bottom w:val="none" w:sz="0" w:space="0" w:color="auto"/>
                    <w:right w:val="none" w:sz="0" w:space="0" w:color="auto"/>
                  </w:divBdr>
                  <w:divsChild>
                    <w:div w:id="1190029705">
                      <w:marLeft w:val="0"/>
                      <w:marRight w:val="0"/>
                      <w:marTop w:val="0"/>
                      <w:marBottom w:val="0"/>
                      <w:divBdr>
                        <w:top w:val="none" w:sz="0" w:space="0" w:color="auto"/>
                        <w:left w:val="none" w:sz="0" w:space="0" w:color="auto"/>
                        <w:bottom w:val="none" w:sz="0" w:space="0" w:color="auto"/>
                        <w:right w:val="none" w:sz="0" w:space="0" w:color="auto"/>
                      </w:divBdr>
                    </w:div>
                  </w:divsChild>
                </w:div>
                <w:div w:id="1777095454">
                  <w:marLeft w:val="0"/>
                  <w:marRight w:val="0"/>
                  <w:marTop w:val="0"/>
                  <w:marBottom w:val="0"/>
                  <w:divBdr>
                    <w:top w:val="none" w:sz="0" w:space="0" w:color="auto"/>
                    <w:left w:val="none" w:sz="0" w:space="0" w:color="auto"/>
                    <w:bottom w:val="none" w:sz="0" w:space="0" w:color="auto"/>
                    <w:right w:val="none" w:sz="0" w:space="0" w:color="auto"/>
                  </w:divBdr>
                  <w:divsChild>
                    <w:div w:id="978995868">
                      <w:marLeft w:val="0"/>
                      <w:marRight w:val="0"/>
                      <w:marTop w:val="0"/>
                      <w:marBottom w:val="0"/>
                      <w:divBdr>
                        <w:top w:val="none" w:sz="0" w:space="0" w:color="auto"/>
                        <w:left w:val="none" w:sz="0" w:space="0" w:color="auto"/>
                        <w:bottom w:val="none" w:sz="0" w:space="0" w:color="auto"/>
                        <w:right w:val="none" w:sz="0" w:space="0" w:color="auto"/>
                      </w:divBdr>
                    </w:div>
                  </w:divsChild>
                </w:div>
                <w:div w:id="1971205917">
                  <w:marLeft w:val="0"/>
                  <w:marRight w:val="0"/>
                  <w:marTop w:val="0"/>
                  <w:marBottom w:val="0"/>
                  <w:divBdr>
                    <w:top w:val="none" w:sz="0" w:space="0" w:color="auto"/>
                    <w:left w:val="none" w:sz="0" w:space="0" w:color="auto"/>
                    <w:bottom w:val="none" w:sz="0" w:space="0" w:color="auto"/>
                    <w:right w:val="none" w:sz="0" w:space="0" w:color="auto"/>
                  </w:divBdr>
                  <w:divsChild>
                    <w:div w:id="1976793396">
                      <w:marLeft w:val="0"/>
                      <w:marRight w:val="0"/>
                      <w:marTop w:val="0"/>
                      <w:marBottom w:val="0"/>
                      <w:divBdr>
                        <w:top w:val="none" w:sz="0" w:space="0" w:color="auto"/>
                        <w:left w:val="none" w:sz="0" w:space="0" w:color="auto"/>
                        <w:bottom w:val="none" w:sz="0" w:space="0" w:color="auto"/>
                        <w:right w:val="none" w:sz="0" w:space="0" w:color="auto"/>
                      </w:divBdr>
                    </w:div>
                  </w:divsChild>
                </w:div>
                <w:div w:id="1978139709">
                  <w:marLeft w:val="0"/>
                  <w:marRight w:val="0"/>
                  <w:marTop w:val="0"/>
                  <w:marBottom w:val="0"/>
                  <w:divBdr>
                    <w:top w:val="none" w:sz="0" w:space="0" w:color="auto"/>
                    <w:left w:val="none" w:sz="0" w:space="0" w:color="auto"/>
                    <w:bottom w:val="none" w:sz="0" w:space="0" w:color="auto"/>
                    <w:right w:val="none" w:sz="0" w:space="0" w:color="auto"/>
                  </w:divBdr>
                  <w:divsChild>
                    <w:div w:id="270551574">
                      <w:marLeft w:val="0"/>
                      <w:marRight w:val="0"/>
                      <w:marTop w:val="0"/>
                      <w:marBottom w:val="0"/>
                      <w:divBdr>
                        <w:top w:val="none" w:sz="0" w:space="0" w:color="auto"/>
                        <w:left w:val="none" w:sz="0" w:space="0" w:color="auto"/>
                        <w:bottom w:val="none" w:sz="0" w:space="0" w:color="auto"/>
                        <w:right w:val="none" w:sz="0" w:space="0" w:color="auto"/>
                      </w:divBdr>
                    </w:div>
                    <w:div w:id="710568389">
                      <w:marLeft w:val="0"/>
                      <w:marRight w:val="0"/>
                      <w:marTop w:val="0"/>
                      <w:marBottom w:val="0"/>
                      <w:divBdr>
                        <w:top w:val="none" w:sz="0" w:space="0" w:color="auto"/>
                        <w:left w:val="none" w:sz="0" w:space="0" w:color="auto"/>
                        <w:bottom w:val="none" w:sz="0" w:space="0" w:color="auto"/>
                        <w:right w:val="none" w:sz="0" w:space="0" w:color="auto"/>
                      </w:divBdr>
                    </w:div>
                    <w:div w:id="983848281">
                      <w:marLeft w:val="0"/>
                      <w:marRight w:val="0"/>
                      <w:marTop w:val="0"/>
                      <w:marBottom w:val="0"/>
                      <w:divBdr>
                        <w:top w:val="none" w:sz="0" w:space="0" w:color="auto"/>
                        <w:left w:val="none" w:sz="0" w:space="0" w:color="auto"/>
                        <w:bottom w:val="none" w:sz="0" w:space="0" w:color="auto"/>
                        <w:right w:val="none" w:sz="0" w:space="0" w:color="auto"/>
                      </w:divBdr>
                    </w:div>
                    <w:div w:id="1212033251">
                      <w:marLeft w:val="0"/>
                      <w:marRight w:val="0"/>
                      <w:marTop w:val="0"/>
                      <w:marBottom w:val="0"/>
                      <w:divBdr>
                        <w:top w:val="none" w:sz="0" w:space="0" w:color="auto"/>
                        <w:left w:val="none" w:sz="0" w:space="0" w:color="auto"/>
                        <w:bottom w:val="none" w:sz="0" w:space="0" w:color="auto"/>
                        <w:right w:val="none" w:sz="0" w:space="0" w:color="auto"/>
                      </w:divBdr>
                    </w:div>
                    <w:div w:id="1253735032">
                      <w:marLeft w:val="0"/>
                      <w:marRight w:val="0"/>
                      <w:marTop w:val="0"/>
                      <w:marBottom w:val="0"/>
                      <w:divBdr>
                        <w:top w:val="none" w:sz="0" w:space="0" w:color="auto"/>
                        <w:left w:val="none" w:sz="0" w:space="0" w:color="auto"/>
                        <w:bottom w:val="none" w:sz="0" w:space="0" w:color="auto"/>
                        <w:right w:val="none" w:sz="0" w:space="0" w:color="auto"/>
                      </w:divBdr>
                    </w:div>
                    <w:div w:id="1510025507">
                      <w:marLeft w:val="0"/>
                      <w:marRight w:val="0"/>
                      <w:marTop w:val="0"/>
                      <w:marBottom w:val="0"/>
                      <w:divBdr>
                        <w:top w:val="none" w:sz="0" w:space="0" w:color="auto"/>
                        <w:left w:val="none" w:sz="0" w:space="0" w:color="auto"/>
                        <w:bottom w:val="none" w:sz="0" w:space="0" w:color="auto"/>
                        <w:right w:val="none" w:sz="0" w:space="0" w:color="auto"/>
                      </w:divBdr>
                    </w:div>
                  </w:divsChild>
                </w:div>
                <w:div w:id="2009672211">
                  <w:marLeft w:val="0"/>
                  <w:marRight w:val="0"/>
                  <w:marTop w:val="0"/>
                  <w:marBottom w:val="0"/>
                  <w:divBdr>
                    <w:top w:val="none" w:sz="0" w:space="0" w:color="auto"/>
                    <w:left w:val="none" w:sz="0" w:space="0" w:color="auto"/>
                    <w:bottom w:val="none" w:sz="0" w:space="0" w:color="auto"/>
                    <w:right w:val="none" w:sz="0" w:space="0" w:color="auto"/>
                  </w:divBdr>
                  <w:divsChild>
                    <w:div w:id="1123690508">
                      <w:marLeft w:val="0"/>
                      <w:marRight w:val="0"/>
                      <w:marTop w:val="0"/>
                      <w:marBottom w:val="0"/>
                      <w:divBdr>
                        <w:top w:val="none" w:sz="0" w:space="0" w:color="auto"/>
                        <w:left w:val="none" w:sz="0" w:space="0" w:color="auto"/>
                        <w:bottom w:val="none" w:sz="0" w:space="0" w:color="auto"/>
                        <w:right w:val="none" w:sz="0" w:space="0" w:color="auto"/>
                      </w:divBdr>
                    </w:div>
                  </w:divsChild>
                </w:div>
                <w:div w:id="2026127337">
                  <w:marLeft w:val="0"/>
                  <w:marRight w:val="0"/>
                  <w:marTop w:val="0"/>
                  <w:marBottom w:val="0"/>
                  <w:divBdr>
                    <w:top w:val="none" w:sz="0" w:space="0" w:color="auto"/>
                    <w:left w:val="none" w:sz="0" w:space="0" w:color="auto"/>
                    <w:bottom w:val="none" w:sz="0" w:space="0" w:color="auto"/>
                    <w:right w:val="none" w:sz="0" w:space="0" w:color="auto"/>
                  </w:divBdr>
                  <w:divsChild>
                    <w:div w:id="587152288">
                      <w:marLeft w:val="0"/>
                      <w:marRight w:val="0"/>
                      <w:marTop w:val="0"/>
                      <w:marBottom w:val="0"/>
                      <w:divBdr>
                        <w:top w:val="none" w:sz="0" w:space="0" w:color="auto"/>
                        <w:left w:val="none" w:sz="0" w:space="0" w:color="auto"/>
                        <w:bottom w:val="none" w:sz="0" w:space="0" w:color="auto"/>
                        <w:right w:val="none" w:sz="0" w:space="0" w:color="auto"/>
                      </w:divBdr>
                    </w:div>
                  </w:divsChild>
                </w:div>
                <w:div w:id="2046982617">
                  <w:marLeft w:val="0"/>
                  <w:marRight w:val="0"/>
                  <w:marTop w:val="0"/>
                  <w:marBottom w:val="0"/>
                  <w:divBdr>
                    <w:top w:val="none" w:sz="0" w:space="0" w:color="auto"/>
                    <w:left w:val="none" w:sz="0" w:space="0" w:color="auto"/>
                    <w:bottom w:val="none" w:sz="0" w:space="0" w:color="auto"/>
                    <w:right w:val="none" w:sz="0" w:space="0" w:color="auto"/>
                  </w:divBdr>
                  <w:divsChild>
                    <w:div w:id="57365349">
                      <w:marLeft w:val="0"/>
                      <w:marRight w:val="0"/>
                      <w:marTop w:val="0"/>
                      <w:marBottom w:val="0"/>
                      <w:divBdr>
                        <w:top w:val="none" w:sz="0" w:space="0" w:color="auto"/>
                        <w:left w:val="none" w:sz="0" w:space="0" w:color="auto"/>
                        <w:bottom w:val="none" w:sz="0" w:space="0" w:color="auto"/>
                        <w:right w:val="none" w:sz="0" w:space="0" w:color="auto"/>
                      </w:divBdr>
                    </w:div>
                  </w:divsChild>
                </w:div>
                <w:div w:id="2048674919">
                  <w:marLeft w:val="0"/>
                  <w:marRight w:val="0"/>
                  <w:marTop w:val="0"/>
                  <w:marBottom w:val="0"/>
                  <w:divBdr>
                    <w:top w:val="none" w:sz="0" w:space="0" w:color="auto"/>
                    <w:left w:val="none" w:sz="0" w:space="0" w:color="auto"/>
                    <w:bottom w:val="none" w:sz="0" w:space="0" w:color="auto"/>
                    <w:right w:val="none" w:sz="0" w:space="0" w:color="auto"/>
                  </w:divBdr>
                  <w:divsChild>
                    <w:div w:id="108671890">
                      <w:marLeft w:val="0"/>
                      <w:marRight w:val="0"/>
                      <w:marTop w:val="0"/>
                      <w:marBottom w:val="0"/>
                      <w:divBdr>
                        <w:top w:val="none" w:sz="0" w:space="0" w:color="auto"/>
                        <w:left w:val="none" w:sz="0" w:space="0" w:color="auto"/>
                        <w:bottom w:val="none" w:sz="0" w:space="0" w:color="auto"/>
                        <w:right w:val="none" w:sz="0" w:space="0" w:color="auto"/>
                      </w:divBdr>
                    </w:div>
                  </w:divsChild>
                </w:div>
                <w:div w:id="2146388935">
                  <w:marLeft w:val="0"/>
                  <w:marRight w:val="0"/>
                  <w:marTop w:val="0"/>
                  <w:marBottom w:val="0"/>
                  <w:divBdr>
                    <w:top w:val="none" w:sz="0" w:space="0" w:color="auto"/>
                    <w:left w:val="none" w:sz="0" w:space="0" w:color="auto"/>
                    <w:bottom w:val="none" w:sz="0" w:space="0" w:color="auto"/>
                    <w:right w:val="none" w:sz="0" w:space="0" w:color="auto"/>
                  </w:divBdr>
                  <w:divsChild>
                    <w:div w:id="120548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07813">
          <w:marLeft w:val="0"/>
          <w:marRight w:val="0"/>
          <w:marTop w:val="0"/>
          <w:marBottom w:val="0"/>
          <w:divBdr>
            <w:top w:val="none" w:sz="0" w:space="0" w:color="auto"/>
            <w:left w:val="none" w:sz="0" w:space="0" w:color="auto"/>
            <w:bottom w:val="none" w:sz="0" w:space="0" w:color="auto"/>
            <w:right w:val="none" w:sz="0" w:space="0" w:color="auto"/>
          </w:divBdr>
          <w:divsChild>
            <w:div w:id="568731564">
              <w:marLeft w:val="0"/>
              <w:marRight w:val="0"/>
              <w:marTop w:val="0"/>
              <w:marBottom w:val="0"/>
              <w:divBdr>
                <w:top w:val="none" w:sz="0" w:space="0" w:color="auto"/>
                <w:left w:val="none" w:sz="0" w:space="0" w:color="auto"/>
                <w:bottom w:val="none" w:sz="0" w:space="0" w:color="auto"/>
                <w:right w:val="none" w:sz="0" w:space="0" w:color="auto"/>
              </w:divBdr>
            </w:div>
            <w:div w:id="578447650">
              <w:marLeft w:val="0"/>
              <w:marRight w:val="0"/>
              <w:marTop w:val="0"/>
              <w:marBottom w:val="0"/>
              <w:divBdr>
                <w:top w:val="none" w:sz="0" w:space="0" w:color="auto"/>
                <w:left w:val="none" w:sz="0" w:space="0" w:color="auto"/>
                <w:bottom w:val="none" w:sz="0" w:space="0" w:color="auto"/>
                <w:right w:val="none" w:sz="0" w:space="0" w:color="auto"/>
              </w:divBdr>
            </w:div>
            <w:div w:id="1067872718">
              <w:marLeft w:val="0"/>
              <w:marRight w:val="0"/>
              <w:marTop w:val="0"/>
              <w:marBottom w:val="0"/>
              <w:divBdr>
                <w:top w:val="none" w:sz="0" w:space="0" w:color="auto"/>
                <w:left w:val="none" w:sz="0" w:space="0" w:color="auto"/>
                <w:bottom w:val="none" w:sz="0" w:space="0" w:color="auto"/>
                <w:right w:val="none" w:sz="0" w:space="0" w:color="auto"/>
              </w:divBdr>
            </w:div>
          </w:divsChild>
        </w:div>
        <w:div w:id="1963267824">
          <w:marLeft w:val="0"/>
          <w:marRight w:val="0"/>
          <w:marTop w:val="0"/>
          <w:marBottom w:val="0"/>
          <w:divBdr>
            <w:top w:val="none" w:sz="0" w:space="0" w:color="auto"/>
            <w:left w:val="none" w:sz="0" w:space="0" w:color="auto"/>
            <w:bottom w:val="none" w:sz="0" w:space="0" w:color="auto"/>
            <w:right w:val="none" w:sz="0" w:space="0" w:color="auto"/>
          </w:divBdr>
          <w:divsChild>
            <w:div w:id="223610910">
              <w:marLeft w:val="0"/>
              <w:marRight w:val="0"/>
              <w:marTop w:val="0"/>
              <w:marBottom w:val="0"/>
              <w:divBdr>
                <w:top w:val="none" w:sz="0" w:space="0" w:color="auto"/>
                <w:left w:val="none" w:sz="0" w:space="0" w:color="auto"/>
                <w:bottom w:val="none" w:sz="0" w:space="0" w:color="auto"/>
                <w:right w:val="none" w:sz="0" w:space="0" w:color="auto"/>
              </w:divBdr>
            </w:div>
            <w:div w:id="110581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09340">
      <w:bodyDiv w:val="1"/>
      <w:marLeft w:val="0"/>
      <w:marRight w:val="0"/>
      <w:marTop w:val="0"/>
      <w:marBottom w:val="0"/>
      <w:divBdr>
        <w:top w:val="none" w:sz="0" w:space="0" w:color="auto"/>
        <w:left w:val="none" w:sz="0" w:space="0" w:color="auto"/>
        <w:bottom w:val="none" w:sz="0" w:space="0" w:color="auto"/>
        <w:right w:val="none" w:sz="0" w:space="0" w:color="auto"/>
      </w:divBdr>
      <w:divsChild>
        <w:div w:id="1297292320">
          <w:marLeft w:val="0"/>
          <w:marRight w:val="0"/>
          <w:marTop w:val="0"/>
          <w:marBottom w:val="0"/>
          <w:divBdr>
            <w:top w:val="none" w:sz="0" w:space="0" w:color="auto"/>
            <w:left w:val="none" w:sz="0" w:space="0" w:color="auto"/>
            <w:bottom w:val="none" w:sz="0" w:space="0" w:color="auto"/>
            <w:right w:val="none" w:sz="0" w:space="0" w:color="auto"/>
          </w:divBdr>
        </w:div>
        <w:div w:id="290746109">
          <w:marLeft w:val="0"/>
          <w:marRight w:val="0"/>
          <w:marTop w:val="0"/>
          <w:marBottom w:val="0"/>
          <w:divBdr>
            <w:top w:val="none" w:sz="0" w:space="0" w:color="auto"/>
            <w:left w:val="none" w:sz="0" w:space="0" w:color="auto"/>
            <w:bottom w:val="none" w:sz="0" w:space="0" w:color="auto"/>
            <w:right w:val="none" w:sz="0" w:space="0" w:color="auto"/>
          </w:divBdr>
        </w:div>
        <w:div w:id="377126834">
          <w:marLeft w:val="0"/>
          <w:marRight w:val="0"/>
          <w:marTop w:val="0"/>
          <w:marBottom w:val="0"/>
          <w:divBdr>
            <w:top w:val="none" w:sz="0" w:space="0" w:color="auto"/>
            <w:left w:val="none" w:sz="0" w:space="0" w:color="auto"/>
            <w:bottom w:val="none" w:sz="0" w:space="0" w:color="auto"/>
            <w:right w:val="none" w:sz="0" w:space="0" w:color="auto"/>
          </w:divBdr>
        </w:div>
      </w:divsChild>
    </w:div>
    <w:div w:id="2093772517">
      <w:bodyDiv w:val="1"/>
      <w:marLeft w:val="0"/>
      <w:marRight w:val="0"/>
      <w:marTop w:val="0"/>
      <w:marBottom w:val="0"/>
      <w:divBdr>
        <w:top w:val="none" w:sz="0" w:space="0" w:color="auto"/>
        <w:left w:val="none" w:sz="0" w:space="0" w:color="auto"/>
        <w:bottom w:val="none" w:sz="0" w:space="0" w:color="auto"/>
        <w:right w:val="none" w:sz="0" w:space="0" w:color="auto"/>
      </w:divBdr>
      <w:divsChild>
        <w:div w:id="370422391">
          <w:marLeft w:val="0"/>
          <w:marRight w:val="0"/>
          <w:marTop w:val="0"/>
          <w:marBottom w:val="0"/>
          <w:divBdr>
            <w:top w:val="none" w:sz="0" w:space="0" w:color="auto"/>
            <w:left w:val="none" w:sz="0" w:space="0" w:color="auto"/>
            <w:bottom w:val="none" w:sz="0" w:space="0" w:color="auto"/>
            <w:right w:val="none" w:sz="0" w:space="0" w:color="auto"/>
          </w:divBdr>
        </w:div>
        <w:div w:id="619841753">
          <w:marLeft w:val="0"/>
          <w:marRight w:val="0"/>
          <w:marTop w:val="0"/>
          <w:marBottom w:val="0"/>
          <w:divBdr>
            <w:top w:val="none" w:sz="0" w:space="0" w:color="auto"/>
            <w:left w:val="none" w:sz="0" w:space="0" w:color="auto"/>
            <w:bottom w:val="none" w:sz="0" w:space="0" w:color="auto"/>
            <w:right w:val="none" w:sz="0" w:space="0" w:color="auto"/>
          </w:divBdr>
        </w:div>
        <w:div w:id="1236820686">
          <w:marLeft w:val="0"/>
          <w:marRight w:val="0"/>
          <w:marTop w:val="0"/>
          <w:marBottom w:val="0"/>
          <w:divBdr>
            <w:top w:val="none" w:sz="0" w:space="0" w:color="auto"/>
            <w:left w:val="none" w:sz="0" w:space="0" w:color="auto"/>
            <w:bottom w:val="none" w:sz="0" w:space="0" w:color="auto"/>
            <w:right w:val="none" w:sz="0" w:space="0" w:color="auto"/>
          </w:divBdr>
        </w:div>
        <w:div w:id="1981184582">
          <w:marLeft w:val="0"/>
          <w:marRight w:val="0"/>
          <w:marTop w:val="0"/>
          <w:marBottom w:val="0"/>
          <w:divBdr>
            <w:top w:val="none" w:sz="0" w:space="0" w:color="auto"/>
            <w:left w:val="none" w:sz="0" w:space="0" w:color="auto"/>
            <w:bottom w:val="none" w:sz="0" w:space="0" w:color="auto"/>
            <w:right w:val="none" w:sz="0" w:space="0" w:color="auto"/>
          </w:divBdr>
        </w:div>
      </w:divsChild>
    </w:div>
    <w:div w:id="2095783854">
      <w:bodyDiv w:val="1"/>
      <w:marLeft w:val="0"/>
      <w:marRight w:val="0"/>
      <w:marTop w:val="0"/>
      <w:marBottom w:val="0"/>
      <w:divBdr>
        <w:top w:val="none" w:sz="0" w:space="0" w:color="auto"/>
        <w:left w:val="none" w:sz="0" w:space="0" w:color="auto"/>
        <w:bottom w:val="none" w:sz="0" w:space="0" w:color="auto"/>
        <w:right w:val="none" w:sz="0" w:space="0" w:color="auto"/>
      </w:divBdr>
      <w:divsChild>
        <w:div w:id="1316493297">
          <w:marLeft w:val="0"/>
          <w:marRight w:val="0"/>
          <w:marTop w:val="0"/>
          <w:marBottom w:val="0"/>
          <w:divBdr>
            <w:top w:val="none" w:sz="0" w:space="0" w:color="auto"/>
            <w:left w:val="none" w:sz="0" w:space="0" w:color="auto"/>
            <w:bottom w:val="none" w:sz="0" w:space="0" w:color="auto"/>
            <w:right w:val="none" w:sz="0" w:space="0" w:color="auto"/>
          </w:divBdr>
        </w:div>
        <w:div w:id="1614358229">
          <w:marLeft w:val="0"/>
          <w:marRight w:val="0"/>
          <w:marTop w:val="0"/>
          <w:marBottom w:val="0"/>
          <w:divBdr>
            <w:top w:val="none" w:sz="0" w:space="0" w:color="auto"/>
            <w:left w:val="none" w:sz="0" w:space="0" w:color="auto"/>
            <w:bottom w:val="none" w:sz="0" w:space="0" w:color="auto"/>
            <w:right w:val="none" w:sz="0" w:space="0" w:color="auto"/>
          </w:divBdr>
          <w:divsChild>
            <w:div w:id="885485875">
              <w:marLeft w:val="-75"/>
              <w:marRight w:val="0"/>
              <w:marTop w:val="30"/>
              <w:marBottom w:val="30"/>
              <w:divBdr>
                <w:top w:val="none" w:sz="0" w:space="0" w:color="auto"/>
                <w:left w:val="none" w:sz="0" w:space="0" w:color="auto"/>
                <w:bottom w:val="none" w:sz="0" w:space="0" w:color="auto"/>
                <w:right w:val="none" w:sz="0" w:space="0" w:color="auto"/>
              </w:divBdr>
              <w:divsChild>
                <w:div w:id="157615668">
                  <w:marLeft w:val="0"/>
                  <w:marRight w:val="0"/>
                  <w:marTop w:val="0"/>
                  <w:marBottom w:val="0"/>
                  <w:divBdr>
                    <w:top w:val="none" w:sz="0" w:space="0" w:color="auto"/>
                    <w:left w:val="none" w:sz="0" w:space="0" w:color="auto"/>
                    <w:bottom w:val="none" w:sz="0" w:space="0" w:color="auto"/>
                    <w:right w:val="none" w:sz="0" w:space="0" w:color="auto"/>
                  </w:divBdr>
                  <w:divsChild>
                    <w:div w:id="496460957">
                      <w:marLeft w:val="0"/>
                      <w:marRight w:val="0"/>
                      <w:marTop w:val="0"/>
                      <w:marBottom w:val="0"/>
                      <w:divBdr>
                        <w:top w:val="none" w:sz="0" w:space="0" w:color="auto"/>
                        <w:left w:val="none" w:sz="0" w:space="0" w:color="auto"/>
                        <w:bottom w:val="none" w:sz="0" w:space="0" w:color="auto"/>
                        <w:right w:val="none" w:sz="0" w:space="0" w:color="auto"/>
                      </w:divBdr>
                    </w:div>
                  </w:divsChild>
                </w:div>
                <w:div w:id="159974217">
                  <w:marLeft w:val="0"/>
                  <w:marRight w:val="0"/>
                  <w:marTop w:val="0"/>
                  <w:marBottom w:val="0"/>
                  <w:divBdr>
                    <w:top w:val="none" w:sz="0" w:space="0" w:color="auto"/>
                    <w:left w:val="none" w:sz="0" w:space="0" w:color="auto"/>
                    <w:bottom w:val="none" w:sz="0" w:space="0" w:color="auto"/>
                    <w:right w:val="none" w:sz="0" w:space="0" w:color="auto"/>
                  </w:divBdr>
                  <w:divsChild>
                    <w:div w:id="1252399182">
                      <w:marLeft w:val="0"/>
                      <w:marRight w:val="0"/>
                      <w:marTop w:val="0"/>
                      <w:marBottom w:val="0"/>
                      <w:divBdr>
                        <w:top w:val="none" w:sz="0" w:space="0" w:color="auto"/>
                        <w:left w:val="none" w:sz="0" w:space="0" w:color="auto"/>
                        <w:bottom w:val="none" w:sz="0" w:space="0" w:color="auto"/>
                        <w:right w:val="none" w:sz="0" w:space="0" w:color="auto"/>
                      </w:divBdr>
                    </w:div>
                  </w:divsChild>
                </w:div>
                <w:div w:id="164983326">
                  <w:marLeft w:val="0"/>
                  <w:marRight w:val="0"/>
                  <w:marTop w:val="0"/>
                  <w:marBottom w:val="0"/>
                  <w:divBdr>
                    <w:top w:val="none" w:sz="0" w:space="0" w:color="auto"/>
                    <w:left w:val="none" w:sz="0" w:space="0" w:color="auto"/>
                    <w:bottom w:val="none" w:sz="0" w:space="0" w:color="auto"/>
                    <w:right w:val="none" w:sz="0" w:space="0" w:color="auto"/>
                  </w:divBdr>
                  <w:divsChild>
                    <w:div w:id="193202240">
                      <w:marLeft w:val="0"/>
                      <w:marRight w:val="0"/>
                      <w:marTop w:val="0"/>
                      <w:marBottom w:val="0"/>
                      <w:divBdr>
                        <w:top w:val="none" w:sz="0" w:space="0" w:color="auto"/>
                        <w:left w:val="none" w:sz="0" w:space="0" w:color="auto"/>
                        <w:bottom w:val="none" w:sz="0" w:space="0" w:color="auto"/>
                        <w:right w:val="none" w:sz="0" w:space="0" w:color="auto"/>
                      </w:divBdr>
                    </w:div>
                  </w:divsChild>
                </w:div>
                <w:div w:id="291332283">
                  <w:marLeft w:val="0"/>
                  <w:marRight w:val="0"/>
                  <w:marTop w:val="0"/>
                  <w:marBottom w:val="0"/>
                  <w:divBdr>
                    <w:top w:val="none" w:sz="0" w:space="0" w:color="auto"/>
                    <w:left w:val="none" w:sz="0" w:space="0" w:color="auto"/>
                    <w:bottom w:val="none" w:sz="0" w:space="0" w:color="auto"/>
                    <w:right w:val="none" w:sz="0" w:space="0" w:color="auto"/>
                  </w:divBdr>
                  <w:divsChild>
                    <w:div w:id="529297466">
                      <w:marLeft w:val="0"/>
                      <w:marRight w:val="0"/>
                      <w:marTop w:val="0"/>
                      <w:marBottom w:val="0"/>
                      <w:divBdr>
                        <w:top w:val="none" w:sz="0" w:space="0" w:color="auto"/>
                        <w:left w:val="none" w:sz="0" w:space="0" w:color="auto"/>
                        <w:bottom w:val="none" w:sz="0" w:space="0" w:color="auto"/>
                        <w:right w:val="none" w:sz="0" w:space="0" w:color="auto"/>
                      </w:divBdr>
                    </w:div>
                  </w:divsChild>
                </w:div>
                <w:div w:id="432743617">
                  <w:marLeft w:val="0"/>
                  <w:marRight w:val="0"/>
                  <w:marTop w:val="0"/>
                  <w:marBottom w:val="0"/>
                  <w:divBdr>
                    <w:top w:val="none" w:sz="0" w:space="0" w:color="auto"/>
                    <w:left w:val="none" w:sz="0" w:space="0" w:color="auto"/>
                    <w:bottom w:val="none" w:sz="0" w:space="0" w:color="auto"/>
                    <w:right w:val="none" w:sz="0" w:space="0" w:color="auto"/>
                  </w:divBdr>
                  <w:divsChild>
                    <w:div w:id="279067753">
                      <w:marLeft w:val="0"/>
                      <w:marRight w:val="0"/>
                      <w:marTop w:val="0"/>
                      <w:marBottom w:val="0"/>
                      <w:divBdr>
                        <w:top w:val="none" w:sz="0" w:space="0" w:color="auto"/>
                        <w:left w:val="none" w:sz="0" w:space="0" w:color="auto"/>
                        <w:bottom w:val="none" w:sz="0" w:space="0" w:color="auto"/>
                        <w:right w:val="none" w:sz="0" w:space="0" w:color="auto"/>
                      </w:divBdr>
                    </w:div>
                  </w:divsChild>
                </w:div>
                <w:div w:id="480539798">
                  <w:marLeft w:val="0"/>
                  <w:marRight w:val="0"/>
                  <w:marTop w:val="0"/>
                  <w:marBottom w:val="0"/>
                  <w:divBdr>
                    <w:top w:val="none" w:sz="0" w:space="0" w:color="auto"/>
                    <w:left w:val="none" w:sz="0" w:space="0" w:color="auto"/>
                    <w:bottom w:val="none" w:sz="0" w:space="0" w:color="auto"/>
                    <w:right w:val="none" w:sz="0" w:space="0" w:color="auto"/>
                  </w:divBdr>
                  <w:divsChild>
                    <w:div w:id="2042195816">
                      <w:marLeft w:val="0"/>
                      <w:marRight w:val="0"/>
                      <w:marTop w:val="0"/>
                      <w:marBottom w:val="0"/>
                      <w:divBdr>
                        <w:top w:val="none" w:sz="0" w:space="0" w:color="auto"/>
                        <w:left w:val="none" w:sz="0" w:space="0" w:color="auto"/>
                        <w:bottom w:val="none" w:sz="0" w:space="0" w:color="auto"/>
                        <w:right w:val="none" w:sz="0" w:space="0" w:color="auto"/>
                      </w:divBdr>
                    </w:div>
                  </w:divsChild>
                </w:div>
                <w:div w:id="636379355">
                  <w:marLeft w:val="0"/>
                  <w:marRight w:val="0"/>
                  <w:marTop w:val="0"/>
                  <w:marBottom w:val="0"/>
                  <w:divBdr>
                    <w:top w:val="none" w:sz="0" w:space="0" w:color="auto"/>
                    <w:left w:val="none" w:sz="0" w:space="0" w:color="auto"/>
                    <w:bottom w:val="none" w:sz="0" w:space="0" w:color="auto"/>
                    <w:right w:val="none" w:sz="0" w:space="0" w:color="auto"/>
                  </w:divBdr>
                  <w:divsChild>
                    <w:div w:id="1854344444">
                      <w:marLeft w:val="0"/>
                      <w:marRight w:val="0"/>
                      <w:marTop w:val="0"/>
                      <w:marBottom w:val="0"/>
                      <w:divBdr>
                        <w:top w:val="none" w:sz="0" w:space="0" w:color="auto"/>
                        <w:left w:val="none" w:sz="0" w:space="0" w:color="auto"/>
                        <w:bottom w:val="none" w:sz="0" w:space="0" w:color="auto"/>
                        <w:right w:val="none" w:sz="0" w:space="0" w:color="auto"/>
                      </w:divBdr>
                    </w:div>
                  </w:divsChild>
                </w:div>
                <w:div w:id="735976695">
                  <w:marLeft w:val="0"/>
                  <w:marRight w:val="0"/>
                  <w:marTop w:val="0"/>
                  <w:marBottom w:val="0"/>
                  <w:divBdr>
                    <w:top w:val="none" w:sz="0" w:space="0" w:color="auto"/>
                    <w:left w:val="none" w:sz="0" w:space="0" w:color="auto"/>
                    <w:bottom w:val="none" w:sz="0" w:space="0" w:color="auto"/>
                    <w:right w:val="none" w:sz="0" w:space="0" w:color="auto"/>
                  </w:divBdr>
                  <w:divsChild>
                    <w:div w:id="165486168">
                      <w:marLeft w:val="0"/>
                      <w:marRight w:val="0"/>
                      <w:marTop w:val="0"/>
                      <w:marBottom w:val="0"/>
                      <w:divBdr>
                        <w:top w:val="none" w:sz="0" w:space="0" w:color="auto"/>
                        <w:left w:val="none" w:sz="0" w:space="0" w:color="auto"/>
                        <w:bottom w:val="none" w:sz="0" w:space="0" w:color="auto"/>
                        <w:right w:val="none" w:sz="0" w:space="0" w:color="auto"/>
                      </w:divBdr>
                    </w:div>
                  </w:divsChild>
                </w:div>
                <w:div w:id="1075125145">
                  <w:marLeft w:val="0"/>
                  <w:marRight w:val="0"/>
                  <w:marTop w:val="0"/>
                  <w:marBottom w:val="0"/>
                  <w:divBdr>
                    <w:top w:val="none" w:sz="0" w:space="0" w:color="auto"/>
                    <w:left w:val="none" w:sz="0" w:space="0" w:color="auto"/>
                    <w:bottom w:val="none" w:sz="0" w:space="0" w:color="auto"/>
                    <w:right w:val="none" w:sz="0" w:space="0" w:color="auto"/>
                  </w:divBdr>
                  <w:divsChild>
                    <w:div w:id="411051031">
                      <w:marLeft w:val="0"/>
                      <w:marRight w:val="0"/>
                      <w:marTop w:val="0"/>
                      <w:marBottom w:val="0"/>
                      <w:divBdr>
                        <w:top w:val="none" w:sz="0" w:space="0" w:color="auto"/>
                        <w:left w:val="none" w:sz="0" w:space="0" w:color="auto"/>
                        <w:bottom w:val="none" w:sz="0" w:space="0" w:color="auto"/>
                        <w:right w:val="none" w:sz="0" w:space="0" w:color="auto"/>
                      </w:divBdr>
                    </w:div>
                    <w:div w:id="681277134">
                      <w:marLeft w:val="0"/>
                      <w:marRight w:val="0"/>
                      <w:marTop w:val="0"/>
                      <w:marBottom w:val="0"/>
                      <w:divBdr>
                        <w:top w:val="none" w:sz="0" w:space="0" w:color="auto"/>
                        <w:left w:val="none" w:sz="0" w:space="0" w:color="auto"/>
                        <w:bottom w:val="none" w:sz="0" w:space="0" w:color="auto"/>
                        <w:right w:val="none" w:sz="0" w:space="0" w:color="auto"/>
                      </w:divBdr>
                    </w:div>
                    <w:div w:id="1450931228">
                      <w:marLeft w:val="0"/>
                      <w:marRight w:val="0"/>
                      <w:marTop w:val="0"/>
                      <w:marBottom w:val="0"/>
                      <w:divBdr>
                        <w:top w:val="none" w:sz="0" w:space="0" w:color="auto"/>
                        <w:left w:val="none" w:sz="0" w:space="0" w:color="auto"/>
                        <w:bottom w:val="none" w:sz="0" w:space="0" w:color="auto"/>
                        <w:right w:val="none" w:sz="0" w:space="0" w:color="auto"/>
                      </w:divBdr>
                    </w:div>
                    <w:div w:id="1608735702">
                      <w:marLeft w:val="0"/>
                      <w:marRight w:val="0"/>
                      <w:marTop w:val="0"/>
                      <w:marBottom w:val="0"/>
                      <w:divBdr>
                        <w:top w:val="none" w:sz="0" w:space="0" w:color="auto"/>
                        <w:left w:val="none" w:sz="0" w:space="0" w:color="auto"/>
                        <w:bottom w:val="none" w:sz="0" w:space="0" w:color="auto"/>
                        <w:right w:val="none" w:sz="0" w:space="0" w:color="auto"/>
                      </w:divBdr>
                    </w:div>
                    <w:div w:id="2052028666">
                      <w:marLeft w:val="0"/>
                      <w:marRight w:val="0"/>
                      <w:marTop w:val="0"/>
                      <w:marBottom w:val="0"/>
                      <w:divBdr>
                        <w:top w:val="none" w:sz="0" w:space="0" w:color="auto"/>
                        <w:left w:val="none" w:sz="0" w:space="0" w:color="auto"/>
                        <w:bottom w:val="none" w:sz="0" w:space="0" w:color="auto"/>
                        <w:right w:val="none" w:sz="0" w:space="0" w:color="auto"/>
                      </w:divBdr>
                    </w:div>
                    <w:div w:id="2054845508">
                      <w:marLeft w:val="0"/>
                      <w:marRight w:val="0"/>
                      <w:marTop w:val="0"/>
                      <w:marBottom w:val="0"/>
                      <w:divBdr>
                        <w:top w:val="none" w:sz="0" w:space="0" w:color="auto"/>
                        <w:left w:val="none" w:sz="0" w:space="0" w:color="auto"/>
                        <w:bottom w:val="none" w:sz="0" w:space="0" w:color="auto"/>
                        <w:right w:val="none" w:sz="0" w:space="0" w:color="auto"/>
                      </w:divBdr>
                    </w:div>
                  </w:divsChild>
                </w:div>
                <w:div w:id="1126654408">
                  <w:marLeft w:val="0"/>
                  <w:marRight w:val="0"/>
                  <w:marTop w:val="0"/>
                  <w:marBottom w:val="0"/>
                  <w:divBdr>
                    <w:top w:val="none" w:sz="0" w:space="0" w:color="auto"/>
                    <w:left w:val="none" w:sz="0" w:space="0" w:color="auto"/>
                    <w:bottom w:val="none" w:sz="0" w:space="0" w:color="auto"/>
                    <w:right w:val="none" w:sz="0" w:space="0" w:color="auto"/>
                  </w:divBdr>
                  <w:divsChild>
                    <w:div w:id="1222208451">
                      <w:marLeft w:val="0"/>
                      <w:marRight w:val="0"/>
                      <w:marTop w:val="0"/>
                      <w:marBottom w:val="0"/>
                      <w:divBdr>
                        <w:top w:val="none" w:sz="0" w:space="0" w:color="auto"/>
                        <w:left w:val="none" w:sz="0" w:space="0" w:color="auto"/>
                        <w:bottom w:val="none" w:sz="0" w:space="0" w:color="auto"/>
                        <w:right w:val="none" w:sz="0" w:space="0" w:color="auto"/>
                      </w:divBdr>
                    </w:div>
                  </w:divsChild>
                </w:div>
                <w:div w:id="1354839941">
                  <w:marLeft w:val="0"/>
                  <w:marRight w:val="0"/>
                  <w:marTop w:val="0"/>
                  <w:marBottom w:val="0"/>
                  <w:divBdr>
                    <w:top w:val="none" w:sz="0" w:space="0" w:color="auto"/>
                    <w:left w:val="none" w:sz="0" w:space="0" w:color="auto"/>
                    <w:bottom w:val="none" w:sz="0" w:space="0" w:color="auto"/>
                    <w:right w:val="none" w:sz="0" w:space="0" w:color="auto"/>
                  </w:divBdr>
                  <w:divsChild>
                    <w:div w:id="1177575089">
                      <w:marLeft w:val="0"/>
                      <w:marRight w:val="0"/>
                      <w:marTop w:val="0"/>
                      <w:marBottom w:val="0"/>
                      <w:divBdr>
                        <w:top w:val="none" w:sz="0" w:space="0" w:color="auto"/>
                        <w:left w:val="none" w:sz="0" w:space="0" w:color="auto"/>
                        <w:bottom w:val="none" w:sz="0" w:space="0" w:color="auto"/>
                        <w:right w:val="none" w:sz="0" w:space="0" w:color="auto"/>
                      </w:divBdr>
                    </w:div>
                  </w:divsChild>
                </w:div>
                <w:div w:id="1499922558">
                  <w:marLeft w:val="0"/>
                  <w:marRight w:val="0"/>
                  <w:marTop w:val="0"/>
                  <w:marBottom w:val="0"/>
                  <w:divBdr>
                    <w:top w:val="none" w:sz="0" w:space="0" w:color="auto"/>
                    <w:left w:val="none" w:sz="0" w:space="0" w:color="auto"/>
                    <w:bottom w:val="none" w:sz="0" w:space="0" w:color="auto"/>
                    <w:right w:val="none" w:sz="0" w:space="0" w:color="auto"/>
                  </w:divBdr>
                  <w:divsChild>
                    <w:div w:id="1392339721">
                      <w:marLeft w:val="0"/>
                      <w:marRight w:val="0"/>
                      <w:marTop w:val="0"/>
                      <w:marBottom w:val="0"/>
                      <w:divBdr>
                        <w:top w:val="none" w:sz="0" w:space="0" w:color="auto"/>
                        <w:left w:val="none" w:sz="0" w:space="0" w:color="auto"/>
                        <w:bottom w:val="none" w:sz="0" w:space="0" w:color="auto"/>
                        <w:right w:val="none" w:sz="0" w:space="0" w:color="auto"/>
                      </w:divBdr>
                    </w:div>
                  </w:divsChild>
                </w:div>
                <w:div w:id="1528566499">
                  <w:marLeft w:val="0"/>
                  <w:marRight w:val="0"/>
                  <w:marTop w:val="0"/>
                  <w:marBottom w:val="0"/>
                  <w:divBdr>
                    <w:top w:val="none" w:sz="0" w:space="0" w:color="auto"/>
                    <w:left w:val="none" w:sz="0" w:space="0" w:color="auto"/>
                    <w:bottom w:val="none" w:sz="0" w:space="0" w:color="auto"/>
                    <w:right w:val="none" w:sz="0" w:space="0" w:color="auto"/>
                  </w:divBdr>
                  <w:divsChild>
                    <w:div w:id="189883465">
                      <w:marLeft w:val="0"/>
                      <w:marRight w:val="0"/>
                      <w:marTop w:val="0"/>
                      <w:marBottom w:val="0"/>
                      <w:divBdr>
                        <w:top w:val="none" w:sz="0" w:space="0" w:color="auto"/>
                        <w:left w:val="none" w:sz="0" w:space="0" w:color="auto"/>
                        <w:bottom w:val="none" w:sz="0" w:space="0" w:color="auto"/>
                        <w:right w:val="none" w:sz="0" w:space="0" w:color="auto"/>
                      </w:divBdr>
                    </w:div>
                  </w:divsChild>
                </w:div>
                <w:div w:id="1795751954">
                  <w:marLeft w:val="0"/>
                  <w:marRight w:val="0"/>
                  <w:marTop w:val="0"/>
                  <w:marBottom w:val="0"/>
                  <w:divBdr>
                    <w:top w:val="none" w:sz="0" w:space="0" w:color="auto"/>
                    <w:left w:val="none" w:sz="0" w:space="0" w:color="auto"/>
                    <w:bottom w:val="none" w:sz="0" w:space="0" w:color="auto"/>
                    <w:right w:val="none" w:sz="0" w:space="0" w:color="auto"/>
                  </w:divBdr>
                  <w:divsChild>
                    <w:div w:id="1263803577">
                      <w:marLeft w:val="0"/>
                      <w:marRight w:val="0"/>
                      <w:marTop w:val="0"/>
                      <w:marBottom w:val="0"/>
                      <w:divBdr>
                        <w:top w:val="none" w:sz="0" w:space="0" w:color="auto"/>
                        <w:left w:val="none" w:sz="0" w:space="0" w:color="auto"/>
                        <w:bottom w:val="none" w:sz="0" w:space="0" w:color="auto"/>
                        <w:right w:val="none" w:sz="0" w:space="0" w:color="auto"/>
                      </w:divBdr>
                    </w:div>
                  </w:divsChild>
                </w:div>
                <w:div w:id="1834030852">
                  <w:marLeft w:val="0"/>
                  <w:marRight w:val="0"/>
                  <w:marTop w:val="0"/>
                  <w:marBottom w:val="0"/>
                  <w:divBdr>
                    <w:top w:val="none" w:sz="0" w:space="0" w:color="auto"/>
                    <w:left w:val="none" w:sz="0" w:space="0" w:color="auto"/>
                    <w:bottom w:val="none" w:sz="0" w:space="0" w:color="auto"/>
                    <w:right w:val="none" w:sz="0" w:space="0" w:color="auto"/>
                  </w:divBdr>
                  <w:divsChild>
                    <w:div w:id="74019180">
                      <w:marLeft w:val="0"/>
                      <w:marRight w:val="0"/>
                      <w:marTop w:val="0"/>
                      <w:marBottom w:val="0"/>
                      <w:divBdr>
                        <w:top w:val="none" w:sz="0" w:space="0" w:color="auto"/>
                        <w:left w:val="none" w:sz="0" w:space="0" w:color="auto"/>
                        <w:bottom w:val="none" w:sz="0" w:space="0" w:color="auto"/>
                        <w:right w:val="none" w:sz="0" w:space="0" w:color="auto"/>
                      </w:divBdr>
                    </w:div>
                  </w:divsChild>
                </w:div>
                <w:div w:id="2111580103">
                  <w:marLeft w:val="0"/>
                  <w:marRight w:val="0"/>
                  <w:marTop w:val="0"/>
                  <w:marBottom w:val="0"/>
                  <w:divBdr>
                    <w:top w:val="none" w:sz="0" w:space="0" w:color="auto"/>
                    <w:left w:val="none" w:sz="0" w:space="0" w:color="auto"/>
                    <w:bottom w:val="none" w:sz="0" w:space="0" w:color="auto"/>
                    <w:right w:val="none" w:sz="0" w:space="0" w:color="auto"/>
                  </w:divBdr>
                  <w:divsChild>
                    <w:div w:id="39791854">
                      <w:marLeft w:val="0"/>
                      <w:marRight w:val="0"/>
                      <w:marTop w:val="0"/>
                      <w:marBottom w:val="0"/>
                      <w:divBdr>
                        <w:top w:val="none" w:sz="0" w:space="0" w:color="auto"/>
                        <w:left w:val="none" w:sz="0" w:space="0" w:color="auto"/>
                        <w:bottom w:val="none" w:sz="0" w:space="0" w:color="auto"/>
                        <w:right w:val="none" w:sz="0" w:space="0" w:color="auto"/>
                      </w:divBdr>
                    </w:div>
                    <w:div w:id="200410902">
                      <w:marLeft w:val="0"/>
                      <w:marRight w:val="0"/>
                      <w:marTop w:val="0"/>
                      <w:marBottom w:val="0"/>
                      <w:divBdr>
                        <w:top w:val="none" w:sz="0" w:space="0" w:color="auto"/>
                        <w:left w:val="none" w:sz="0" w:space="0" w:color="auto"/>
                        <w:bottom w:val="none" w:sz="0" w:space="0" w:color="auto"/>
                        <w:right w:val="none" w:sz="0" w:space="0" w:color="auto"/>
                      </w:divBdr>
                    </w:div>
                    <w:div w:id="1007564881">
                      <w:marLeft w:val="0"/>
                      <w:marRight w:val="0"/>
                      <w:marTop w:val="0"/>
                      <w:marBottom w:val="0"/>
                      <w:divBdr>
                        <w:top w:val="none" w:sz="0" w:space="0" w:color="auto"/>
                        <w:left w:val="none" w:sz="0" w:space="0" w:color="auto"/>
                        <w:bottom w:val="none" w:sz="0" w:space="0" w:color="auto"/>
                        <w:right w:val="none" w:sz="0" w:space="0" w:color="auto"/>
                      </w:divBdr>
                    </w:div>
                    <w:div w:id="1106121194">
                      <w:marLeft w:val="0"/>
                      <w:marRight w:val="0"/>
                      <w:marTop w:val="0"/>
                      <w:marBottom w:val="0"/>
                      <w:divBdr>
                        <w:top w:val="none" w:sz="0" w:space="0" w:color="auto"/>
                        <w:left w:val="none" w:sz="0" w:space="0" w:color="auto"/>
                        <w:bottom w:val="none" w:sz="0" w:space="0" w:color="auto"/>
                        <w:right w:val="none" w:sz="0" w:space="0" w:color="auto"/>
                      </w:divBdr>
                    </w:div>
                    <w:div w:id="1862546789">
                      <w:marLeft w:val="0"/>
                      <w:marRight w:val="0"/>
                      <w:marTop w:val="0"/>
                      <w:marBottom w:val="0"/>
                      <w:divBdr>
                        <w:top w:val="none" w:sz="0" w:space="0" w:color="auto"/>
                        <w:left w:val="none" w:sz="0" w:space="0" w:color="auto"/>
                        <w:bottom w:val="none" w:sz="0" w:space="0" w:color="auto"/>
                        <w:right w:val="none" w:sz="0" w:space="0" w:color="auto"/>
                      </w:divBdr>
                    </w:div>
                    <w:div w:id="20102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979702">
          <w:marLeft w:val="0"/>
          <w:marRight w:val="0"/>
          <w:marTop w:val="0"/>
          <w:marBottom w:val="0"/>
          <w:divBdr>
            <w:top w:val="none" w:sz="0" w:space="0" w:color="auto"/>
            <w:left w:val="none" w:sz="0" w:space="0" w:color="auto"/>
            <w:bottom w:val="none" w:sz="0" w:space="0" w:color="auto"/>
            <w:right w:val="none" w:sz="0" w:space="0" w:color="auto"/>
          </w:divBdr>
        </w:div>
      </w:divsChild>
    </w:div>
    <w:div w:id="2100635161">
      <w:bodyDiv w:val="1"/>
      <w:marLeft w:val="0"/>
      <w:marRight w:val="0"/>
      <w:marTop w:val="0"/>
      <w:marBottom w:val="0"/>
      <w:divBdr>
        <w:top w:val="none" w:sz="0" w:space="0" w:color="auto"/>
        <w:left w:val="none" w:sz="0" w:space="0" w:color="auto"/>
        <w:bottom w:val="none" w:sz="0" w:space="0" w:color="auto"/>
        <w:right w:val="none" w:sz="0" w:space="0" w:color="auto"/>
      </w:divBdr>
      <w:divsChild>
        <w:div w:id="173493400">
          <w:marLeft w:val="0"/>
          <w:marRight w:val="0"/>
          <w:marTop w:val="0"/>
          <w:marBottom w:val="0"/>
          <w:divBdr>
            <w:top w:val="none" w:sz="0" w:space="0" w:color="auto"/>
            <w:left w:val="none" w:sz="0" w:space="0" w:color="auto"/>
            <w:bottom w:val="none" w:sz="0" w:space="0" w:color="auto"/>
            <w:right w:val="none" w:sz="0" w:space="0" w:color="auto"/>
          </w:divBdr>
          <w:divsChild>
            <w:div w:id="1495683164">
              <w:marLeft w:val="0"/>
              <w:marRight w:val="0"/>
              <w:marTop w:val="0"/>
              <w:marBottom w:val="0"/>
              <w:divBdr>
                <w:top w:val="none" w:sz="0" w:space="0" w:color="auto"/>
                <w:left w:val="none" w:sz="0" w:space="0" w:color="auto"/>
                <w:bottom w:val="none" w:sz="0" w:space="0" w:color="auto"/>
                <w:right w:val="none" w:sz="0" w:space="0" w:color="auto"/>
              </w:divBdr>
            </w:div>
          </w:divsChild>
        </w:div>
        <w:div w:id="228082007">
          <w:marLeft w:val="0"/>
          <w:marRight w:val="0"/>
          <w:marTop w:val="0"/>
          <w:marBottom w:val="0"/>
          <w:divBdr>
            <w:top w:val="none" w:sz="0" w:space="0" w:color="auto"/>
            <w:left w:val="none" w:sz="0" w:space="0" w:color="auto"/>
            <w:bottom w:val="none" w:sz="0" w:space="0" w:color="auto"/>
            <w:right w:val="none" w:sz="0" w:space="0" w:color="auto"/>
          </w:divBdr>
          <w:divsChild>
            <w:div w:id="1548759257">
              <w:marLeft w:val="0"/>
              <w:marRight w:val="0"/>
              <w:marTop w:val="0"/>
              <w:marBottom w:val="0"/>
              <w:divBdr>
                <w:top w:val="none" w:sz="0" w:space="0" w:color="auto"/>
                <w:left w:val="none" w:sz="0" w:space="0" w:color="auto"/>
                <w:bottom w:val="none" w:sz="0" w:space="0" w:color="auto"/>
                <w:right w:val="none" w:sz="0" w:space="0" w:color="auto"/>
              </w:divBdr>
            </w:div>
          </w:divsChild>
        </w:div>
        <w:div w:id="296423790">
          <w:marLeft w:val="0"/>
          <w:marRight w:val="0"/>
          <w:marTop w:val="0"/>
          <w:marBottom w:val="0"/>
          <w:divBdr>
            <w:top w:val="none" w:sz="0" w:space="0" w:color="auto"/>
            <w:left w:val="none" w:sz="0" w:space="0" w:color="auto"/>
            <w:bottom w:val="none" w:sz="0" w:space="0" w:color="auto"/>
            <w:right w:val="none" w:sz="0" w:space="0" w:color="auto"/>
          </w:divBdr>
          <w:divsChild>
            <w:div w:id="424690226">
              <w:marLeft w:val="0"/>
              <w:marRight w:val="0"/>
              <w:marTop w:val="0"/>
              <w:marBottom w:val="0"/>
              <w:divBdr>
                <w:top w:val="none" w:sz="0" w:space="0" w:color="auto"/>
                <w:left w:val="none" w:sz="0" w:space="0" w:color="auto"/>
                <w:bottom w:val="none" w:sz="0" w:space="0" w:color="auto"/>
                <w:right w:val="none" w:sz="0" w:space="0" w:color="auto"/>
              </w:divBdr>
            </w:div>
          </w:divsChild>
        </w:div>
        <w:div w:id="411515488">
          <w:marLeft w:val="0"/>
          <w:marRight w:val="0"/>
          <w:marTop w:val="0"/>
          <w:marBottom w:val="0"/>
          <w:divBdr>
            <w:top w:val="none" w:sz="0" w:space="0" w:color="auto"/>
            <w:left w:val="none" w:sz="0" w:space="0" w:color="auto"/>
            <w:bottom w:val="none" w:sz="0" w:space="0" w:color="auto"/>
            <w:right w:val="none" w:sz="0" w:space="0" w:color="auto"/>
          </w:divBdr>
          <w:divsChild>
            <w:div w:id="452211676">
              <w:marLeft w:val="0"/>
              <w:marRight w:val="0"/>
              <w:marTop w:val="0"/>
              <w:marBottom w:val="0"/>
              <w:divBdr>
                <w:top w:val="none" w:sz="0" w:space="0" w:color="auto"/>
                <w:left w:val="none" w:sz="0" w:space="0" w:color="auto"/>
                <w:bottom w:val="none" w:sz="0" w:space="0" w:color="auto"/>
                <w:right w:val="none" w:sz="0" w:space="0" w:color="auto"/>
              </w:divBdr>
            </w:div>
          </w:divsChild>
        </w:div>
        <w:div w:id="596787283">
          <w:marLeft w:val="0"/>
          <w:marRight w:val="0"/>
          <w:marTop w:val="0"/>
          <w:marBottom w:val="0"/>
          <w:divBdr>
            <w:top w:val="none" w:sz="0" w:space="0" w:color="auto"/>
            <w:left w:val="none" w:sz="0" w:space="0" w:color="auto"/>
            <w:bottom w:val="none" w:sz="0" w:space="0" w:color="auto"/>
            <w:right w:val="none" w:sz="0" w:space="0" w:color="auto"/>
          </w:divBdr>
          <w:divsChild>
            <w:div w:id="1448505359">
              <w:marLeft w:val="0"/>
              <w:marRight w:val="0"/>
              <w:marTop w:val="0"/>
              <w:marBottom w:val="0"/>
              <w:divBdr>
                <w:top w:val="none" w:sz="0" w:space="0" w:color="auto"/>
                <w:left w:val="none" w:sz="0" w:space="0" w:color="auto"/>
                <w:bottom w:val="none" w:sz="0" w:space="0" w:color="auto"/>
                <w:right w:val="none" w:sz="0" w:space="0" w:color="auto"/>
              </w:divBdr>
            </w:div>
          </w:divsChild>
        </w:div>
        <w:div w:id="696546195">
          <w:marLeft w:val="0"/>
          <w:marRight w:val="0"/>
          <w:marTop w:val="0"/>
          <w:marBottom w:val="0"/>
          <w:divBdr>
            <w:top w:val="none" w:sz="0" w:space="0" w:color="auto"/>
            <w:left w:val="none" w:sz="0" w:space="0" w:color="auto"/>
            <w:bottom w:val="none" w:sz="0" w:space="0" w:color="auto"/>
            <w:right w:val="none" w:sz="0" w:space="0" w:color="auto"/>
          </w:divBdr>
          <w:divsChild>
            <w:div w:id="994256543">
              <w:marLeft w:val="0"/>
              <w:marRight w:val="0"/>
              <w:marTop w:val="0"/>
              <w:marBottom w:val="0"/>
              <w:divBdr>
                <w:top w:val="none" w:sz="0" w:space="0" w:color="auto"/>
                <w:left w:val="none" w:sz="0" w:space="0" w:color="auto"/>
                <w:bottom w:val="none" w:sz="0" w:space="0" w:color="auto"/>
                <w:right w:val="none" w:sz="0" w:space="0" w:color="auto"/>
              </w:divBdr>
            </w:div>
          </w:divsChild>
        </w:div>
        <w:div w:id="702825661">
          <w:marLeft w:val="0"/>
          <w:marRight w:val="0"/>
          <w:marTop w:val="0"/>
          <w:marBottom w:val="0"/>
          <w:divBdr>
            <w:top w:val="none" w:sz="0" w:space="0" w:color="auto"/>
            <w:left w:val="none" w:sz="0" w:space="0" w:color="auto"/>
            <w:bottom w:val="none" w:sz="0" w:space="0" w:color="auto"/>
            <w:right w:val="none" w:sz="0" w:space="0" w:color="auto"/>
          </w:divBdr>
          <w:divsChild>
            <w:div w:id="1141536247">
              <w:marLeft w:val="0"/>
              <w:marRight w:val="0"/>
              <w:marTop w:val="0"/>
              <w:marBottom w:val="0"/>
              <w:divBdr>
                <w:top w:val="none" w:sz="0" w:space="0" w:color="auto"/>
                <w:left w:val="none" w:sz="0" w:space="0" w:color="auto"/>
                <w:bottom w:val="none" w:sz="0" w:space="0" w:color="auto"/>
                <w:right w:val="none" w:sz="0" w:space="0" w:color="auto"/>
              </w:divBdr>
            </w:div>
          </w:divsChild>
        </w:div>
        <w:div w:id="777137985">
          <w:marLeft w:val="0"/>
          <w:marRight w:val="0"/>
          <w:marTop w:val="0"/>
          <w:marBottom w:val="0"/>
          <w:divBdr>
            <w:top w:val="none" w:sz="0" w:space="0" w:color="auto"/>
            <w:left w:val="none" w:sz="0" w:space="0" w:color="auto"/>
            <w:bottom w:val="none" w:sz="0" w:space="0" w:color="auto"/>
            <w:right w:val="none" w:sz="0" w:space="0" w:color="auto"/>
          </w:divBdr>
          <w:divsChild>
            <w:div w:id="301085831">
              <w:marLeft w:val="0"/>
              <w:marRight w:val="0"/>
              <w:marTop w:val="0"/>
              <w:marBottom w:val="0"/>
              <w:divBdr>
                <w:top w:val="none" w:sz="0" w:space="0" w:color="auto"/>
                <w:left w:val="none" w:sz="0" w:space="0" w:color="auto"/>
                <w:bottom w:val="none" w:sz="0" w:space="0" w:color="auto"/>
                <w:right w:val="none" w:sz="0" w:space="0" w:color="auto"/>
              </w:divBdr>
            </w:div>
          </w:divsChild>
        </w:div>
        <w:div w:id="812526407">
          <w:marLeft w:val="0"/>
          <w:marRight w:val="0"/>
          <w:marTop w:val="0"/>
          <w:marBottom w:val="0"/>
          <w:divBdr>
            <w:top w:val="none" w:sz="0" w:space="0" w:color="auto"/>
            <w:left w:val="none" w:sz="0" w:space="0" w:color="auto"/>
            <w:bottom w:val="none" w:sz="0" w:space="0" w:color="auto"/>
            <w:right w:val="none" w:sz="0" w:space="0" w:color="auto"/>
          </w:divBdr>
          <w:divsChild>
            <w:div w:id="2045789160">
              <w:marLeft w:val="0"/>
              <w:marRight w:val="0"/>
              <w:marTop w:val="0"/>
              <w:marBottom w:val="0"/>
              <w:divBdr>
                <w:top w:val="none" w:sz="0" w:space="0" w:color="auto"/>
                <w:left w:val="none" w:sz="0" w:space="0" w:color="auto"/>
                <w:bottom w:val="none" w:sz="0" w:space="0" w:color="auto"/>
                <w:right w:val="none" w:sz="0" w:space="0" w:color="auto"/>
              </w:divBdr>
            </w:div>
          </w:divsChild>
        </w:div>
        <w:div w:id="926232188">
          <w:marLeft w:val="0"/>
          <w:marRight w:val="0"/>
          <w:marTop w:val="0"/>
          <w:marBottom w:val="0"/>
          <w:divBdr>
            <w:top w:val="none" w:sz="0" w:space="0" w:color="auto"/>
            <w:left w:val="none" w:sz="0" w:space="0" w:color="auto"/>
            <w:bottom w:val="none" w:sz="0" w:space="0" w:color="auto"/>
            <w:right w:val="none" w:sz="0" w:space="0" w:color="auto"/>
          </w:divBdr>
          <w:divsChild>
            <w:div w:id="501354408">
              <w:marLeft w:val="0"/>
              <w:marRight w:val="0"/>
              <w:marTop w:val="0"/>
              <w:marBottom w:val="0"/>
              <w:divBdr>
                <w:top w:val="none" w:sz="0" w:space="0" w:color="auto"/>
                <w:left w:val="none" w:sz="0" w:space="0" w:color="auto"/>
                <w:bottom w:val="none" w:sz="0" w:space="0" w:color="auto"/>
                <w:right w:val="none" w:sz="0" w:space="0" w:color="auto"/>
              </w:divBdr>
            </w:div>
          </w:divsChild>
        </w:div>
        <w:div w:id="1256088433">
          <w:marLeft w:val="0"/>
          <w:marRight w:val="0"/>
          <w:marTop w:val="0"/>
          <w:marBottom w:val="0"/>
          <w:divBdr>
            <w:top w:val="none" w:sz="0" w:space="0" w:color="auto"/>
            <w:left w:val="none" w:sz="0" w:space="0" w:color="auto"/>
            <w:bottom w:val="none" w:sz="0" w:space="0" w:color="auto"/>
            <w:right w:val="none" w:sz="0" w:space="0" w:color="auto"/>
          </w:divBdr>
          <w:divsChild>
            <w:div w:id="383868851">
              <w:marLeft w:val="0"/>
              <w:marRight w:val="0"/>
              <w:marTop w:val="0"/>
              <w:marBottom w:val="0"/>
              <w:divBdr>
                <w:top w:val="none" w:sz="0" w:space="0" w:color="auto"/>
                <w:left w:val="none" w:sz="0" w:space="0" w:color="auto"/>
                <w:bottom w:val="none" w:sz="0" w:space="0" w:color="auto"/>
                <w:right w:val="none" w:sz="0" w:space="0" w:color="auto"/>
              </w:divBdr>
            </w:div>
            <w:div w:id="1001471346">
              <w:marLeft w:val="0"/>
              <w:marRight w:val="0"/>
              <w:marTop w:val="0"/>
              <w:marBottom w:val="0"/>
              <w:divBdr>
                <w:top w:val="none" w:sz="0" w:space="0" w:color="auto"/>
                <w:left w:val="none" w:sz="0" w:space="0" w:color="auto"/>
                <w:bottom w:val="none" w:sz="0" w:space="0" w:color="auto"/>
                <w:right w:val="none" w:sz="0" w:space="0" w:color="auto"/>
              </w:divBdr>
            </w:div>
            <w:div w:id="1232354425">
              <w:marLeft w:val="0"/>
              <w:marRight w:val="0"/>
              <w:marTop w:val="0"/>
              <w:marBottom w:val="0"/>
              <w:divBdr>
                <w:top w:val="none" w:sz="0" w:space="0" w:color="auto"/>
                <w:left w:val="none" w:sz="0" w:space="0" w:color="auto"/>
                <w:bottom w:val="none" w:sz="0" w:space="0" w:color="auto"/>
                <w:right w:val="none" w:sz="0" w:space="0" w:color="auto"/>
              </w:divBdr>
            </w:div>
            <w:div w:id="1773286031">
              <w:marLeft w:val="0"/>
              <w:marRight w:val="0"/>
              <w:marTop w:val="0"/>
              <w:marBottom w:val="0"/>
              <w:divBdr>
                <w:top w:val="none" w:sz="0" w:space="0" w:color="auto"/>
                <w:left w:val="none" w:sz="0" w:space="0" w:color="auto"/>
                <w:bottom w:val="none" w:sz="0" w:space="0" w:color="auto"/>
                <w:right w:val="none" w:sz="0" w:space="0" w:color="auto"/>
              </w:divBdr>
            </w:div>
          </w:divsChild>
        </w:div>
        <w:div w:id="1302005282">
          <w:marLeft w:val="0"/>
          <w:marRight w:val="0"/>
          <w:marTop w:val="0"/>
          <w:marBottom w:val="0"/>
          <w:divBdr>
            <w:top w:val="none" w:sz="0" w:space="0" w:color="auto"/>
            <w:left w:val="none" w:sz="0" w:space="0" w:color="auto"/>
            <w:bottom w:val="none" w:sz="0" w:space="0" w:color="auto"/>
            <w:right w:val="none" w:sz="0" w:space="0" w:color="auto"/>
          </w:divBdr>
          <w:divsChild>
            <w:div w:id="157965822">
              <w:marLeft w:val="0"/>
              <w:marRight w:val="0"/>
              <w:marTop w:val="0"/>
              <w:marBottom w:val="0"/>
              <w:divBdr>
                <w:top w:val="none" w:sz="0" w:space="0" w:color="auto"/>
                <w:left w:val="none" w:sz="0" w:space="0" w:color="auto"/>
                <w:bottom w:val="none" w:sz="0" w:space="0" w:color="auto"/>
                <w:right w:val="none" w:sz="0" w:space="0" w:color="auto"/>
              </w:divBdr>
            </w:div>
            <w:div w:id="1365867007">
              <w:marLeft w:val="0"/>
              <w:marRight w:val="0"/>
              <w:marTop w:val="0"/>
              <w:marBottom w:val="0"/>
              <w:divBdr>
                <w:top w:val="none" w:sz="0" w:space="0" w:color="auto"/>
                <w:left w:val="none" w:sz="0" w:space="0" w:color="auto"/>
                <w:bottom w:val="none" w:sz="0" w:space="0" w:color="auto"/>
                <w:right w:val="none" w:sz="0" w:space="0" w:color="auto"/>
              </w:divBdr>
            </w:div>
            <w:div w:id="1689411329">
              <w:marLeft w:val="0"/>
              <w:marRight w:val="0"/>
              <w:marTop w:val="0"/>
              <w:marBottom w:val="0"/>
              <w:divBdr>
                <w:top w:val="none" w:sz="0" w:space="0" w:color="auto"/>
                <w:left w:val="none" w:sz="0" w:space="0" w:color="auto"/>
                <w:bottom w:val="none" w:sz="0" w:space="0" w:color="auto"/>
                <w:right w:val="none" w:sz="0" w:space="0" w:color="auto"/>
              </w:divBdr>
            </w:div>
            <w:div w:id="1866941108">
              <w:marLeft w:val="0"/>
              <w:marRight w:val="0"/>
              <w:marTop w:val="0"/>
              <w:marBottom w:val="0"/>
              <w:divBdr>
                <w:top w:val="none" w:sz="0" w:space="0" w:color="auto"/>
                <w:left w:val="none" w:sz="0" w:space="0" w:color="auto"/>
                <w:bottom w:val="none" w:sz="0" w:space="0" w:color="auto"/>
                <w:right w:val="none" w:sz="0" w:space="0" w:color="auto"/>
              </w:divBdr>
            </w:div>
            <w:div w:id="2102486902">
              <w:marLeft w:val="0"/>
              <w:marRight w:val="0"/>
              <w:marTop w:val="0"/>
              <w:marBottom w:val="0"/>
              <w:divBdr>
                <w:top w:val="none" w:sz="0" w:space="0" w:color="auto"/>
                <w:left w:val="none" w:sz="0" w:space="0" w:color="auto"/>
                <w:bottom w:val="none" w:sz="0" w:space="0" w:color="auto"/>
                <w:right w:val="none" w:sz="0" w:space="0" w:color="auto"/>
              </w:divBdr>
            </w:div>
          </w:divsChild>
        </w:div>
        <w:div w:id="1432822060">
          <w:marLeft w:val="0"/>
          <w:marRight w:val="0"/>
          <w:marTop w:val="0"/>
          <w:marBottom w:val="0"/>
          <w:divBdr>
            <w:top w:val="none" w:sz="0" w:space="0" w:color="auto"/>
            <w:left w:val="none" w:sz="0" w:space="0" w:color="auto"/>
            <w:bottom w:val="none" w:sz="0" w:space="0" w:color="auto"/>
            <w:right w:val="none" w:sz="0" w:space="0" w:color="auto"/>
          </w:divBdr>
          <w:divsChild>
            <w:div w:id="505292071">
              <w:marLeft w:val="0"/>
              <w:marRight w:val="0"/>
              <w:marTop w:val="0"/>
              <w:marBottom w:val="0"/>
              <w:divBdr>
                <w:top w:val="none" w:sz="0" w:space="0" w:color="auto"/>
                <w:left w:val="none" w:sz="0" w:space="0" w:color="auto"/>
                <w:bottom w:val="none" w:sz="0" w:space="0" w:color="auto"/>
                <w:right w:val="none" w:sz="0" w:space="0" w:color="auto"/>
              </w:divBdr>
            </w:div>
          </w:divsChild>
        </w:div>
        <w:div w:id="1466698776">
          <w:marLeft w:val="0"/>
          <w:marRight w:val="0"/>
          <w:marTop w:val="0"/>
          <w:marBottom w:val="0"/>
          <w:divBdr>
            <w:top w:val="none" w:sz="0" w:space="0" w:color="auto"/>
            <w:left w:val="none" w:sz="0" w:space="0" w:color="auto"/>
            <w:bottom w:val="none" w:sz="0" w:space="0" w:color="auto"/>
            <w:right w:val="none" w:sz="0" w:space="0" w:color="auto"/>
          </w:divBdr>
          <w:divsChild>
            <w:div w:id="195509608">
              <w:marLeft w:val="0"/>
              <w:marRight w:val="0"/>
              <w:marTop w:val="0"/>
              <w:marBottom w:val="0"/>
              <w:divBdr>
                <w:top w:val="none" w:sz="0" w:space="0" w:color="auto"/>
                <w:left w:val="none" w:sz="0" w:space="0" w:color="auto"/>
                <w:bottom w:val="none" w:sz="0" w:space="0" w:color="auto"/>
                <w:right w:val="none" w:sz="0" w:space="0" w:color="auto"/>
              </w:divBdr>
            </w:div>
          </w:divsChild>
        </w:div>
        <w:div w:id="1583678118">
          <w:marLeft w:val="0"/>
          <w:marRight w:val="0"/>
          <w:marTop w:val="0"/>
          <w:marBottom w:val="0"/>
          <w:divBdr>
            <w:top w:val="none" w:sz="0" w:space="0" w:color="auto"/>
            <w:left w:val="none" w:sz="0" w:space="0" w:color="auto"/>
            <w:bottom w:val="none" w:sz="0" w:space="0" w:color="auto"/>
            <w:right w:val="none" w:sz="0" w:space="0" w:color="auto"/>
          </w:divBdr>
          <w:divsChild>
            <w:div w:id="820001972">
              <w:marLeft w:val="0"/>
              <w:marRight w:val="0"/>
              <w:marTop w:val="0"/>
              <w:marBottom w:val="0"/>
              <w:divBdr>
                <w:top w:val="none" w:sz="0" w:space="0" w:color="auto"/>
                <w:left w:val="none" w:sz="0" w:space="0" w:color="auto"/>
                <w:bottom w:val="none" w:sz="0" w:space="0" w:color="auto"/>
                <w:right w:val="none" w:sz="0" w:space="0" w:color="auto"/>
              </w:divBdr>
            </w:div>
          </w:divsChild>
        </w:div>
        <w:div w:id="1607077719">
          <w:marLeft w:val="0"/>
          <w:marRight w:val="0"/>
          <w:marTop w:val="0"/>
          <w:marBottom w:val="0"/>
          <w:divBdr>
            <w:top w:val="none" w:sz="0" w:space="0" w:color="auto"/>
            <w:left w:val="none" w:sz="0" w:space="0" w:color="auto"/>
            <w:bottom w:val="none" w:sz="0" w:space="0" w:color="auto"/>
            <w:right w:val="none" w:sz="0" w:space="0" w:color="auto"/>
          </w:divBdr>
          <w:divsChild>
            <w:div w:id="181386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mingle-portal.inforcloudsuite.com/v2/NMR2N66J9P445R7P_AX4/03b3ab89-37e0-4632-a578-7700d803b32e?favoriteContext=https%3A%2F%2Ffin-nmr2n66j9p445r7p-ax4.inforcloudsuite.com%2Ffsm%2FCash%2Flist%2FCashLedgerBankUpdate.CashLedgerBankUpdateList%3Fcsk.lidkey%3Df08e535f959830a0683f848c390409e5%26LogicalId%3Dlid%253A%252F%252Finfor.fsm.fsm&amp;LogicalId=lid%3A%2F%2Finfor.fsm.fsm"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footer" Target="footer3.xml"/><Relationship Id="rId21" Type="http://schemas.openxmlformats.org/officeDocument/2006/relationships/image" Target="cid:image003.png@01DC9FFC.6ED21930" TargetMode="External"/><Relationship Id="rId34" Type="http://schemas.openxmlformats.org/officeDocument/2006/relationships/image" Target="media/image19.png"/><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2.xml"/><Relationship Id="rId40" Type="http://schemas.openxmlformats.org/officeDocument/2006/relationships/fontTable" Target="fontTable.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6.png"/><Relationship Id="rId44"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1.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2.xml"/><Relationship Id="rId20" Type="http://schemas.openxmlformats.org/officeDocument/2006/relationships/image" Target="media/image6.png"/><Relationship Id="rId41"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cheche\AppData\Roaming\Microsoft\Templates\infor.dotm" TargetMode="External"/></Relationships>
</file>

<file path=word/documenttasks/documenttasks1.xml><?xml version="1.0" encoding="utf-8"?>
<t:Tasks xmlns:t="http://schemas.microsoft.com/office/tasks/2019/documenttasks" xmlns:oel="http://schemas.microsoft.com/office/2019/extlst">
  <t:Task id="{15716310-25D1-4D55-B1CC-061A62A15594}">
    <t:Anchor>
      <t:Comment id="1145953406"/>
    </t:Anchor>
    <t:History>
      <t:Event id="{13293608-2CD3-4C48-92B2-3E5D6552C217}" time="2025-03-21T15:08:25.716Z">
        <t:Attribution userId="S::lila.elizalde@infor.com::b63bf2fc-3e04-4042-abb6-1f0b9b339595" userProvider="AD" userName="Lila Elizalde"/>
        <t:Anchor>
          <t:Comment id="1145953406"/>
        </t:Anchor>
        <t:Create/>
      </t:Event>
      <t:Event id="{7AF0A1BF-5E19-4D18-A164-4E1B087D3436}" time="2025-03-21T15:08:25.716Z">
        <t:Attribution userId="S::lila.elizalde@infor.com::b63bf2fc-3e04-4042-abb6-1f0b9b339595" userProvider="AD" userName="Lila Elizalde"/>
        <t:Anchor>
          <t:Comment id="1145953406"/>
        </t:Anchor>
        <t:Assign userId="S::janellamarie.miranda@infor.com::846293b5-e0dd-41d4-809c-cfd5fb74771e" userProvider="AD" userName="Janella Marie Miranda"/>
      </t:Event>
      <t:Event id="{61E9E285-81DD-4ECE-9CF8-BB54EC2D657B}" time="2025-03-21T15:08:25.716Z">
        <t:Attribution userId="S::lila.elizalde@infor.com::b63bf2fc-3e04-4042-abb6-1f0b9b339595" userProvider="AD" userName="Lila Elizalde"/>
        <t:Anchor>
          <t:Comment id="1145953406"/>
        </t:Anchor>
        <t:SetTitle title="@Janella Marie Miranda - please specify the error scenarios to be tested"/>
      </t:Event>
      <t:Event id="{B4FA4A5E-8DD1-4A37-8BEC-50AA7DE8E8E5}" time="2025-03-24T15:22:11.853Z">
        <t:Attribution userId="S::janellamarie.miranda@infor.com::846293b5-e0dd-41d4-809c-cfd5fb74771e" userProvider="AD" userName="Janella Marie Miranda"/>
        <t:Progress percentComplete="100"/>
      </t:Event>
    </t:History>
  </t:Task>
  <t:Task id="{2C29122B-87DD-4FB9-86F6-90F3BF9E9B53}">
    <t:Anchor>
      <t:Comment id="2040257455"/>
    </t:Anchor>
    <t:History>
      <t:Event id="{177C36F8-EBB8-4E79-B4DC-B41D447FD80B}" time="2025-02-27T14:38:27.738Z">
        <t:Attribution userId="S::iriemack.pable@infor.com::44bfa16b-c23e-425e-a1b8-484bb9694066" userProvider="AD" userName="Irie Mack Pable"/>
        <t:Anchor>
          <t:Comment id="2040257455"/>
        </t:Anchor>
        <t:Create/>
      </t:Event>
      <t:Event id="{18C1EA90-5623-4FD3-985C-D59E7765EBC4}" time="2025-02-27T14:38:27.738Z">
        <t:Attribution userId="S::iriemack.pable@infor.com::44bfa16b-c23e-425e-a1b8-484bb9694066" userProvider="AD" userName="Irie Mack Pable"/>
        <t:Anchor>
          <t:Comment id="2040257455"/>
        </t:Anchor>
        <t:Assign userId="S::janellamarie.miranda@infor.com::846293b5-e0dd-41d4-809c-cfd5fb74771e" userProvider="AD" userName="Janella Marie Miranda"/>
      </t:Event>
      <t:Event id="{0C646E05-B9F8-4308-9154-8472B79E57A1}" time="2025-02-27T14:38:27.738Z">
        <t:Attribution userId="S::iriemack.pable@infor.com::44bfa16b-c23e-425e-a1b8-484bb9694066" userProvider="AD" userName="Irie Mack Pable"/>
        <t:Anchor>
          <t:Comment id="2040257455"/>
        </t:Anchor>
        <t:SetTitle title="@Janella Marie Miranda update the screenshot above to align with this."/>
      </t:Event>
      <t:Event id="{3D71EA66-3A28-4BDF-AC0C-5A590A03F22B}" time="2025-03-02T16:28:26.311Z">
        <t:Attribution userId="S::janellamarie.miranda@infor.com::846293b5-e0dd-41d4-809c-cfd5fb74771e" userProvider="AD" userName="Janella Marie Miranda"/>
        <t:Progress percentComplete="100"/>
      </t:Event>
    </t:History>
  </t:Task>
  <t:Task id="{58F5C4F7-72B6-49AF-8D8E-8E8E9ACFCF9D}">
    <t:Anchor>
      <t:Comment id="621481018"/>
    </t:Anchor>
    <t:History>
      <t:Event id="{FBFD35ED-3F91-4350-8B5B-313F0E26AA8A}" time="2025-07-11T20:57:26.222Z">
        <t:Attribution userId="S::lila.elizalde@infor.com::b63bf2fc-3e04-4042-abb6-1f0b9b339595" userProvider="AD" userName="Lila Elizalde"/>
        <t:Anchor>
          <t:Comment id="621481018"/>
        </t:Anchor>
        <t:Create/>
      </t:Event>
      <t:Event id="{552FA38E-B2D0-41A9-A645-6D8640DABD69}" time="2025-07-11T20:57:26.222Z">
        <t:Attribution userId="S::lila.elizalde@infor.com::b63bf2fc-3e04-4042-abb6-1f0b9b339595" userProvider="AD" userName="Lila Elizalde"/>
        <t:Anchor>
          <t:Comment id="621481018"/>
        </t:Anchor>
        <t:Assign userId="S::ritchie.bachini@infor.com::b4fde89d-c7e3-489d-8485-374c67a08f36" userProvider="AD" userName="Ritchie Bachini"/>
      </t:Event>
      <t:Event id="{5D134581-B336-4A60-AFAB-6AA4D3B3F4B7}" time="2025-07-11T20:57:26.222Z">
        <t:Attribution userId="S::lila.elizalde@infor.com::b63bf2fc-3e04-4042-abb6-1f0b9b339595" userProvider="AD" userName="Lila Elizalde"/>
        <t:Anchor>
          <t:Comment id="621481018"/>
        </t:Anchor>
        <t:SetTitle title="@Ritchie Bachini - please update this with all the current cash codes related to Citizens. ( for go live purposes we need to listed them out)"/>
      </t:Event>
      <t:Event id="{4759438F-52C7-4E2F-AFCB-2AC12A011728}" time="2025-07-12T08:08:00.842Z">
        <t:Attribution userId="S::ritchie.bachini@infor.com::b4fde89d-c7e3-489d-8485-374c67a08f36" userProvider="AD" userName="Ritchie Bachini"/>
        <t:Anchor>
          <t:Comment id="923069218"/>
        </t:Anchor>
        <t:UnassignAll/>
      </t:Event>
      <t:Event id="{9523A994-F65D-4F08-BCF1-79FAA81DB3C9}" time="2025-07-12T08:08:00.842Z">
        <t:Attribution userId="S::ritchie.bachini@infor.com::b4fde89d-c7e3-489d-8485-374c67a08f36" userProvider="AD" userName="Ritchie Bachini"/>
        <t:Anchor>
          <t:Comment id="923069218"/>
        </t:Anchor>
        <t:Assign userId="S::lila.elizalde@infor.com::b63bf2fc-3e04-4042-abb6-1f0b9b339595" userProvider="AD" userName="Lila Elizalde"/>
      </t:Event>
      <t:Event id="{4E74AFEF-D494-4D98-9914-25A92B8CA923}" time="2025-07-14T13:47:41.589Z">
        <t:Attribution userId="S::lila.elizalde@infor.com::b63bf2fc-3e04-4042-abb6-1f0b9b339595" userProvider="AD" userName="Lila Elizalde"/>
        <t:Progress percentComplete="100"/>
      </t:Event>
    </t:History>
  </t:Task>
  <t:Task id="{A3882997-F336-4256-8E34-6B68375857AC}">
    <t:Anchor>
      <t:Comment id="39736610"/>
    </t:Anchor>
    <t:History>
      <t:Event id="{0CF550EF-C64B-47E6-BCB7-17ECD28B994F}" time="2025-03-21T15:09:57.651Z">
        <t:Attribution userId="S::lila.elizalde@infor.com::b63bf2fc-3e04-4042-abb6-1f0b9b339595" userProvider="AD" userName="Lila Elizalde"/>
        <t:Anchor>
          <t:Comment id="39736610"/>
        </t:Anchor>
        <t:Create/>
      </t:Event>
      <t:Event id="{3B12ED37-F8A9-45C1-B7BC-949DA67025EE}" time="2025-03-21T15:09:57.651Z">
        <t:Attribution userId="S::lila.elizalde@infor.com::b63bf2fc-3e04-4042-abb6-1f0b9b339595" userProvider="AD" userName="Lila Elizalde"/>
        <t:Anchor>
          <t:Comment id="39736610"/>
        </t:Anchor>
        <t:Assign userId="S::janellamarie.miranda@infor.com::846293b5-e0dd-41d4-809c-cfd5fb74771e" userProvider="AD" userName="Janella Marie Miranda"/>
      </t:Event>
      <t:Event id="{F0851EC2-6D5D-40D7-AA32-19AEFCE1B48E}" time="2025-03-21T15:09:57.651Z">
        <t:Attribution userId="S::lila.elizalde@infor.com::b63bf2fc-3e04-4042-abb6-1f0b9b339595" userProvider="AD" userName="Lila Elizalde"/>
        <t:Anchor>
          <t:Comment id="39736610"/>
        </t:Anchor>
        <t:SetTitle title="@Janella Marie Miranda in this section please list out the Payment cycle steps that are taken as positive pay is part off the payment cycle"/>
      </t:Event>
      <t:Event id="{35C45CD2-0716-4F87-9168-7DBFDF3F6879}" time="2025-03-24T15:04:48.508Z">
        <t:Attribution userId="S::janellamarie.miranda@infor.com::846293b5-e0dd-41d4-809c-cfd5fb74771e" userProvider="AD" userName="Janella Marie Miranda"/>
        <t:Progress percentComplete="100"/>
      </t:Event>
    </t:History>
  </t:Task>
  <t:Task id="{C9C0B688-BD77-4794-8644-811D60104681}">
    <t:Anchor>
      <t:Comment id="1267389463"/>
    </t:Anchor>
    <t:History>
      <t:Event id="{FFF64623-A2BA-4D37-B194-7EF6D9B8197C}" time="2025-03-21T09:33:59.764Z">
        <t:Attribution userId="S::aprilhope.remandaban@infor.com::bca69e04-4e32-4d90-8852-afb099614a85" userProvider="AD" userName="April Hope Remandaban"/>
        <t:Anchor>
          <t:Comment id="1267389463"/>
        </t:Anchor>
        <t:Create/>
      </t:Event>
      <t:Event id="{B1E4D5B3-22E5-4C72-B8ED-E91D64AB4F5E}" time="2025-03-21T09:33:59.764Z">
        <t:Attribution userId="S::aprilhope.remandaban@infor.com::bca69e04-4e32-4d90-8852-afb099614a85" userProvider="AD" userName="April Hope Remandaban"/>
        <t:Anchor>
          <t:Comment id="1267389463"/>
        </t:Anchor>
        <t:Assign userId="S::janellamarie.miranda@infor.com::846293b5-e0dd-41d4-809c-cfd5fb74771e" userProvider="AD" userName="Janella Marie Miranda"/>
      </t:Event>
      <t:Event id="{23EFC14F-0E25-4CD1-91C0-370B3EE8FFD0}" time="2025-03-21T09:33:59.764Z">
        <t:Attribution userId="S::aprilhope.remandaban@infor.com::bca69e04-4e32-4d90-8852-afb099614a85" userProvider="AD" userName="April Hope Remandaban"/>
        <t:Anchor>
          <t:Comment id="1267389463"/>
        </t:Anchor>
        <t:SetTitle title="Hi @Janella, are all these statuses available in bank's design specs? If not, then emphasize for SoNH to confirm."/>
      </t:Event>
      <t:Event id="{7BA5C721-FC93-4AAE-9478-E85E4AB45AA2}" time="2025-03-21T11:15:18.215Z">
        <t:Attribution userId="S::janellamarie.miranda@infor.com::846293b5-e0dd-41d4-809c-cfd5fb74771e" userProvider="AD" userName="Janella Marie Miranda"/>
        <t:Progress percentComplete="100"/>
      </t:Event>
    </t:History>
  </t:Task>
  <t:Task id="{D4E9F22B-D465-4E67-86A2-30D3A423CAD1}">
    <t:Anchor>
      <t:Comment id="1952121241"/>
    </t:Anchor>
    <t:History>
      <t:Event id="{5B14278D-7EA4-4AF2-84AE-23E950678D93}" time="2025-03-19T15:54:41.98Z">
        <t:Attribution userId="S::lila.elizalde@infor.com::b63bf2fc-3e04-4042-abb6-1f0b9b339595" userProvider="AD" userName="Lila Elizalde"/>
        <t:Anchor>
          <t:Comment id="1952121241"/>
        </t:Anchor>
        <t:Create/>
      </t:Event>
      <t:Event id="{B1D9A3B6-5C30-42D2-A9FA-C0074B675B54}" time="2025-03-19T15:54:41.98Z">
        <t:Attribution userId="S::lila.elizalde@infor.com::b63bf2fc-3e04-4042-abb6-1f0b9b339595" userProvider="AD" userName="Lila Elizalde"/>
        <t:Anchor>
          <t:Comment id="1952121241"/>
        </t:Anchor>
        <t:Assign userId="S::janellamarie.miranda@infor.com::846293b5-e0dd-41d4-809c-cfd5fb74771e" userProvider="AD" userName="Janella Marie Miranda"/>
      </t:Event>
      <t:Event id="{02572A42-2796-4D84-A9E5-6EE9DCF28E26}" time="2025-03-19T15:54:41.98Z">
        <t:Attribution userId="S::lila.elizalde@infor.com::b63bf2fc-3e04-4042-abb6-1f0b9b339595" userProvider="AD" userName="Lila Elizalde"/>
        <t:Anchor>
          <t:Comment id="1952121241"/>
        </t:Anchor>
        <t:SetTitle title="@Janella Marie Miranda - this screen needs to be updated- positive pay is part of the payment cycle steps in page 4. so when selecting complete payment cycle there is a box to check that says &quot; include positive pay file creation&quot;. the screen print you …"/>
      </t:Event>
      <t:Event id="{E22E1EB4-D4CF-46A4-8A89-6A170DC4C436}" time="2025-03-20T10:22:53.073Z">
        <t:Attribution userId="S::janellamarie.miranda@infor.com::846293b5-e0dd-41d4-809c-cfd5fb74771e" userProvider="AD" userName="Janella Marie Miranda"/>
        <t:Progress percentComplete="100"/>
      </t:Event>
    </t:History>
  </t:Task>
  <t:Task id="{600B1558-A4C3-45A9-A5D7-CAB554CAA9DE}">
    <t:Anchor>
      <t:Comment id="1315460179"/>
    </t:Anchor>
    <t:History>
      <t:Event id="{2C0E7749-1308-4475-8818-FDDC50626A19}" time="2025-03-21T15:07:39.567Z">
        <t:Attribution userId="S::lila.elizalde@infor.com::b63bf2fc-3e04-4042-abb6-1f0b9b339595" userProvider="AD" userName="Lila Elizalde"/>
        <t:Anchor>
          <t:Comment id="1315460179"/>
        </t:Anchor>
        <t:Create/>
      </t:Event>
      <t:Event id="{5D0277D7-DC14-46D0-B473-E121B4D93882}" time="2025-03-21T15:07:39.567Z">
        <t:Attribution userId="S::lila.elizalde@infor.com::b63bf2fc-3e04-4042-abb6-1f0b9b339595" userProvider="AD" userName="Lila Elizalde"/>
        <t:Anchor>
          <t:Comment id="1315460179"/>
        </t:Anchor>
        <t:Assign userId="S::janellamarie.miranda@infor.com::846293b5-e0dd-41d4-809c-cfd5fb74771e" userProvider="AD" userName="Janella Marie Miranda"/>
      </t:Event>
      <t:Event id="{BBE80452-9DF0-4333-B712-6FF890C93216}" time="2025-03-21T15:07:39.567Z">
        <t:Attribution userId="S::lila.elizalde@infor.com::b63bf2fc-3e04-4042-abb6-1f0b9b339595" userProvider="AD" userName="Lila Elizalde"/>
        <t:Anchor>
          <t:Comment id="1315460179"/>
        </t:Anchor>
        <t:SetTitle title="@Janella Marie Miranda - i think the process flow needs to be corrected : 1) when a flat file has errors ... what do you mean has errors before sending to sftp?... and if there is errors on flat file ( technical errors) it needs to go to DEAM not to …"/>
      </t:Event>
      <t:Event id="{CA066EEE-6F7F-4F3E-B4C0-5B53D7A58360}" time="2025-03-31T11:50:53.661Z">
        <t:Attribution userId="S::janellamarie.miranda@infor.com::846293b5-e0dd-41d4-809c-cfd5fb74771e" userProvider="AD" userName="Janella Marie Mirand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w:rsidR="008A6141" w:rsidRDefault="008A7D45">
          <w:r w:rsidRPr="00177C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045DF"/>
    <w:rsid w:val="000125DA"/>
    <w:rsid w:val="0002558D"/>
    <w:rsid w:val="00025F0B"/>
    <w:rsid w:val="00026ADF"/>
    <w:rsid w:val="00070281"/>
    <w:rsid w:val="00077AA3"/>
    <w:rsid w:val="0008528B"/>
    <w:rsid w:val="000B34CB"/>
    <w:rsid w:val="000B635D"/>
    <w:rsid w:val="000F1DF8"/>
    <w:rsid w:val="0012567E"/>
    <w:rsid w:val="00134EFF"/>
    <w:rsid w:val="00166216"/>
    <w:rsid w:val="001A5B27"/>
    <w:rsid w:val="001B6ED8"/>
    <w:rsid w:val="001D186D"/>
    <w:rsid w:val="001F5D9A"/>
    <w:rsid w:val="00216AB1"/>
    <w:rsid w:val="00260FBE"/>
    <w:rsid w:val="00270968"/>
    <w:rsid w:val="00273A5D"/>
    <w:rsid w:val="002E5EAF"/>
    <w:rsid w:val="002E7B7B"/>
    <w:rsid w:val="00301FD0"/>
    <w:rsid w:val="0030597D"/>
    <w:rsid w:val="00325313"/>
    <w:rsid w:val="00341239"/>
    <w:rsid w:val="00367512"/>
    <w:rsid w:val="003747FE"/>
    <w:rsid w:val="00383119"/>
    <w:rsid w:val="003865A9"/>
    <w:rsid w:val="003A01ED"/>
    <w:rsid w:val="003E2C69"/>
    <w:rsid w:val="003E2CAB"/>
    <w:rsid w:val="003F13C1"/>
    <w:rsid w:val="00411E2D"/>
    <w:rsid w:val="004121A5"/>
    <w:rsid w:val="00416E79"/>
    <w:rsid w:val="00435CCC"/>
    <w:rsid w:val="00440853"/>
    <w:rsid w:val="00447B79"/>
    <w:rsid w:val="0046745C"/>
    <w:rsid w:val="004809A8"/>
    <w:rsid w:val="00483AA3"/>
    <w:rsid w:val="00483AD4"/>
    <w:rsid w:val="004A4649"/>
    <w:rsid w:val="004C51E7"/>
    <w:rsid w:val="004D0A48"/>
    <w:rsid w:val="004D4A1F"/>
    <w:rsid w:val="004F6031"/>
    <w:rsid w:val="005029BF"/>
    <w:rsid w:val="00503FB6"/>
    <w:rsid w:val="00511584"/>
    <w:rsid w:val="00524A29"/>
    <w:rsid w:val="005250FF"/>
    <w:rsid w:val="00584878"/>
    <w:rsid w:val="005B346D"/>
    <w:rsid w:val="005C055D"/>
    <w:rsid w:val="005C19DC"/>
    <w:rsid w:val="005D4CAC"/>
    <w:rsid w:val="005D72BD"/>
    <w:rsid w:val="005E4E92"/>
    <w:rsid w:val="006063BF"/>
    <w:rsid w:val="006171FB"/>
    <w:rsid w:val="00623726"/>
    <w:rsid w:val="00627DD8"/>
    <w:rsid w:val="00647562"/>
    <w:rsid w:val="00647A52"/>
    <w:rsid w:val="00653760"/>
    <w:rsid w:val="006553D8"/>
    <w:rsid w:val="006802E4"/>
    <w:rsid w:val="006839CF"/>
    <w:rsid w:val="006A1132"/>
    <w:rsid w:val="006A1C22"/>
    <w:rsid w:val="006B20FF"/>
    <w:rsid w:val="006E3A39"/>
    <w:rsid w:val="006E71C3"/>
    <w:rsid w:val="006F252D"/>
    <w:rsid w:val="0070085C"/>
    <w:rsid w:val="00711A79"/>
    <w:rsid w:val="007268BD"/>
    <w:rsid w:val="00735AC7"/>
    <w:rsid w:val="0073606F"/>
    <w:rsid w:val="00747274"/>
    <w:rsid w:val="00754F44"/>
    <w:rsid w:val="00777DB7"/>
    <w:rsid w:val="00790175"/>
    <w:rsid w:val="007A6D35"/>
    <w:rsid w:val="00802B49"/>
    <w:rsid w:val="00835618"/>
    <w:rsid w:val="00836BAC"/>
    <w:rsid w:val="00843933"/>
    <w:rsid w:val="00863659"/>
    <w:rsid w:val="0086696D"/>
    <w:rsid w:val="00880D92"/>
    <w:rsid w:val="008A6141"/>
    <w:rsid w:val="008A7D45"/>
    <w:rsid w:val="008B6149"/>
    <w:rsid w:val="008C4DA1"/>
    <w:rsid w:val="008F3E35"/>
    <w:rsid w:val="0093627E"/>
    <w:rsid w:val="00937AA3"/>
    <w:rsid w:val="00961186"/>
    <w:rsid w:val="00974C4C"/>
    <w:rsid w:val="00975BA7"/>
    <w:rsid w:val="009825B6"/>
    <w:rsid w:val="00994F1A"/>
    <w:rsid w:val="0099716D"/>
    <w:rsid w:val="009B610E"/>
    <w:rsid w:val="009E6B36"/>
    <w:rsid w:val="00A02414"/>
    <w:rsid w:val="00A04757"/>
    <w:rsid w:val="00A049C7"/>
    <w:rsid w:val="00A15FE1"/>
    <w:rsid w:val="00A322BE"/>
    <w:rsid w:val="00A40463"/>
    <w:rsid w:val="00A66423"/>
    <w:rsid w:val="00A86CB3"/>
    <w:rsid w:val="00B400C4"/>
    <w:rsid w:val="00B445E2"/>
    <w:rsid w:val="00B56D3C"/>
    <w:rsid w:val="00BB2133"/>
    <w:rsid w:val="00BC0FDF"/>
    <w:rsid w:val="00BD68B1"/>
    <w:rsid w:val="00C364AF"/>
    <w:rsid w:val="00C660F1"/>
    <w:rsid w:val="00C74E24"/>
    <w:rsid w:val="00CC5C3E"/>
    <w:rsid w:val="00CD0AC3"/>
    <w:rsid w:val="00CF0C40"/>
    <w:rsid w:val="00D066CB"/>
    <w:rsid w:val="00D36C84"/>
    <w:rsid w:val="00D55C22"/>
    <w:rsid w:val="00D65CB8"/>
    <w:rsid w:val="00D70320"/>
    <w:rsid w:val="00D76AB6"/>
    <w:rsid w:val="00D856ED"/>
    <w:rsid w:val="00DD3C9F"/>
    <w:rsid w:val="00DF6BF1"/>
    <w:rsid w:val="00E05648"/>
    <w:rsid w:val="00E0600F"/>
    <w:rsid w:val="00E24246"/>
    <w:rsid w:val="00E25797"/>
    <w:rsid w:val="00E50464"/>
    <w:rsid w:val="00E71F5C"/>
    <w:rsid w:val="00EA68DF"/>
    <w:rsid w:val="00EB66EC"/>
    <w:rsid w:val="00EB737B"/>
    <w:rsid w:val="00EE260E"/>
    <w:rsid w:val="00F112DE"/>
    <w:rsid w:val="00F11D8F"/>
    <w:rsid w:val="00F16534"/>
    <w:rsid w:val="00F22984"/>
    <w:rsid w:val="00F32054"/>
    <w:rsid w:val="00F45848"/>
    <w:rsid w:val="00F47B78"/>
    <w:rsid w:val="00F56F79"/>
    <w:rsid w:val="00FC0327"/>
    <w:rsid w:val="00FC2BFE"/>
    <w:rsid w:val="00FE0BC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6AD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C7A9D6CC2FC948AB1C74B898911309" ma:contentTypeVersion="16" ma:contentTypeDescription="Create a new document." ma:contentTypeScope="" ma:versionID="b6286ca0d080f835c020c1c9b26b6205">
  <xsd:schema xmlns:xsd="http://www.w3.org/2001/XMLSchema" xmlns:xs="http://www.w3.org/2001/XMLSchema" xmlns:p="http://schemas.microsoft.com/office/2006/metadata/properties" xmlns:ns2="133da979-0b5d-4214-8060-06e743796f27" xmlns:ns3="532477ba-2cf7-4942-afdf-ffc28329dfcb" targetNamespace="http://schemas.microsoft.com/office/2006/metadata/properties" ma:root="true" ma:fieldsID="97478fc213e2a387e4bebdef95d551f4" ns2:_="" ns3:_="">
    <xsd:import namespace="133da979-0b5d-4214-8060-06e743796f27"/>
    <xsd:import namespace="532477ba-2cf7-4942-afdf-ffc28329dfcb"/>
    <xsd:element name="properties">
      <xsd:complexType>
        <xsd:sequence>
          <xsd:element name="documentManagement">
            <xsd:complexType>
              <xsd:all>
                <xsd:element ref="ns2:Comments" minOccurs="0"/>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3da979-0b5d-4214-8060-06e743796f27" elementFormDefault="qualified">
    <xsd:import namespace="http://schemas.microsoft.com/office/2006/documentManagement/types"/>
    <xsd:import namespace="http://schemas.microsoft.com/office/infopath/2007/PartnerControls"/>
    <xsd:element name="Comments" ma:index="1" nillable="true" ma:displayName="Comments" ma:format="Dropdown" ma:internalName="Comments" ma:readOnly="false">
      <xsd:simpleType>
        <xsd:restriction base="dms:Note">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48401e6-9f98-44c8-bbf7-d770b932864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hidden="true" ma:internalName="MediaServiceOCR"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2477ba-2cf7-4942-afdf-ffc28329dfcb"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1" nillable="true" ma:displayName="Taxonomy Catch All Column" ma:hidden="true" ma:list="{9afe7951-93bd-4db9-a0e7-8ab8850c517a}" ma:internalName="TaxCatchAll" ma:readOnly="false" ma:showField="CatchAllData" ma:web="532477ba-2cf7-4942-afdf-ffc28329df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32477ba-2cf7-4942-afdf-ffc28329dfcb" xsi:nil="true"/>
    <lcf76f155ced4ddcb4097134ff3c332f xmlns="133da979-0b5d-4214-8060-06e743796f27">
      <Terms xmlns="http://schemas.microsoft.com/office/infopath/2007/PartnerControls"/>
    </lcf76f155ced4ddcb4097134ff3c332f>
    <Comments xmlns="133da979-0b5d-4214-8060-06e743796f27"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5A77BF-9ECE-443B-8F41-AB4D90F11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3da979-0b5d-4214-8060-06e743796f27"/>
    <ds:schemaRef ds:uri="532477ba-2cf7-4942-afdf-ffc28329df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F994B5-BCF5-4150-BBB2-18B540F8459D}">
  <ds:schemaRefs>
    <ds:schemaRef ds:uri="http://schemas.microsoft.com/sharepoint/v3/contenttype/forms"/>
  </ds:schemaRefs>
</ds:datastoreItem>
</file>

<file path=customXml/itemProps3.xml><?xml version="1.0" encoding="utf-8"?>
<ds:datastoreItem xmlns:ds="http://schemas.openxmlformats.org/officeDocument/2006/customXml" ds:itemID="{3D960D5D-48DB-41BB-A7DA-5EDED2EF2E79}">
  <ds:schemaRefs>
    <ds:schemaRef ds:uri="http://purl.org/dc/terms/"/>
    <ds:schemaRef ds:uri="http://purl.org/dc/elements/1.1/"/>
    <ds:schemaRef ds:uri="http://purl.org/dc/dcmitype/"/>
    <ds:schemaRef ds:uri="133da979-0b5d-4214-8060-06e743796f27"/>
    <ds:schemaRef ds:uri="http://schemas.microsoft.com/office/2006/documentManagement/types"/>
    <ds:schemaRef ds:uri="http://schemas.openxmlformats.org/package/2006/metadata/core-properties"/>
    <ds:schemaRef ds:uri="532477ba-2cf7-4942-afdf-ffc28329dfcb"/>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DA74B771-2911-40C1-8939-4B44CBA71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infor.dotm</Template>
  <TotalTime>3103</TotalTime>
  <Pages>31</Pages>
  <Words>4528</Words>
  <Characters>27536</Characters>
  <Application>Microsoft Office Word</Application>
  <DocSecurity>0</DocSecurity>
  <Lines>1449</Lines>
  <Paragraphs>1068</Paragraphs>
  <ScaleCrop>false</ScaleCrop>
  <Company>Infor</Company>
  <LinksUpToDate>false</LinksUpToDate>
  <CharactersWithSpaces>30996</CharactersWithSpaces>
  <SharedDoc>false</SharedDoc>
  <HLinks>
    <vt:vector size="156" baseType="variant">
      <vt:variant>
        <vt:i4>3539007</vt:i4>
      </vt:variant>
      <vt:variant>
        <vt:i4>126</vt:i4>
      </vt:variant>
      <vt:variant>
        <vt:i4>0</vt:i4>
      </vt:variant>
      <vt:variant>
        <vt:i4>5</vt:i4>
      </vt:variant>
      <vt:variant>
        <vt:lpwstr/>
      </vt:variant>
      <vt:variant>
        <vt:lpwstr>_File_Channel</vt:lpwstr>
      </vt:variant>
      <vt:variant>
        <vt:i4>1376309</vt:i4>
      </vt:variant>
      <vt:variant>
        <vt:i4>119</vt:i4>
      </vt:variant>
      <vt:variant>
        <vt:i4>0</vt:i4>
      </vt:variant>
      <vt:variant>
        <vt:i4>5</vt:i4>
      </vt:variant>
      <vt:variant>
        <vt:lpwstr/>
      </vt:variant>
      <vt:variant>
        <vt:lpwstr>_Toc203043019</vt:lpwstr>
      </vt:variant>
      <vt:variant>
        <vt:i4>1376309</vt:i4>
      </vt:variant>
      <vt:variant>
        <vt:i4>113</vt:i4>
      </vt:variant>
      <vt:variant>
        <vt:i4>0</vt:i4>
      </vt:variant>
      <vt:variant>
        <vt:i4>5</vt:i4>
      </vt:variant>
      <vt:variant>
        <vt:lpwstr/>
      </vt:variant>
      <vt:variant>
        <vt:lpwstr>_Toc203043018</vt:lpwstr>
      </vt:variant>
      <vt:variant>
        <vt:i4>1376309</vt:i4>
      </vt:variant>
      <vt:variant>
        <vt:i4>107</vt:i4>
      </vt:variant>
      <vt:variant>
        <vt:i4>0</vt:i4>
      </vt:variant>
      <vt:variant>
        <vt:i4>5</vt:i4>
      </vt:variant>
      <vt:variant>
        <vt:lpwstr/>
      </vt:variant>
      <vt:variant>
        <vt:lpwstr>_Toc203043017</vt:lpwstr>
      </vt:variant>
      <vt:variant>
        <vt:i4>1376309</vt:i4>
      </vt:variant>
      <vt:variant>
        <vt:i4>101</vt:i4>
      </vt:variant>
      <vt:variant>
        <vt:i4>0</vt:i4>
      </vt:variant>
      <vt:variant>
        <vt:i4>5</vt:i4>
      </vt:variant>
      <vt:variant>
        <vt:lpwstr/>
      </vt:variant>
      <vt:variant>
        <vt:lpwstr>_Toc203043016</vt:lpwstr>
      </vt:variant>
      <vt:variant>
        <vt:i4>1376309</vt:i4>
      </vt:variant>
      <vt:variant>
        <vt:i4>95</vt:i4>
      </vt:variant>
      <vt:variant>
        <vt:i4>0</vt:i4>
      </vt:variant>
      <vt:variant>
        <vt:i4>5</vt:i4>
      </vt:variant>
      <vt:variant>
        <vt:lpwstr/>
      </vt:variant>
      <vt:variant>
        <vt:lpwstr>_Toc203043015</vt:lpwstr>
      </vt:variant>
      <vt:variant>
        <vt:i4>1376309</vt:i4>
      </vt:variant>
      <vt:variant>
        <vt:i4>89</vt:i4>
      </vt:variant>
      <vt:variant>
        <vt:i4>0</vt:i4>
      </vt:variant>
      <vt:variant>
        <vt:i4>5</vt:i4>
      </vt:variant>
      <vt:variant>
        <vt:lpwstr/>
      </vt:variant>
      <vt:variant>
        <vt:lpwstr>_Toc203043014</vt:lpwstr>
      </vt:variant>
      <vt:variant>
        <vt:i4>1376309</vt:i4>
      </vt:variant>
      <vt:variant>
        <vt:i4>83</vt:i4>
      </vt:variant>
      <vt:variant>
        <vt:i4>0</vt:i4>
      </vt:variant>
      <vt:variant>
        <vt:i4>5</vt:i4>
      </vt:variant>
      <vt:variant>
        <vt:lpwstr/>
      </vt:variant>
      <vt:variant>
        <vt:lpwstr>_Toc203043013</vt:lpwstr>
      </vt:variant>
      <vt:variant>
        <vt:i4>1376309</vt:i4>
      </vt:variant>
      <vt:variant>
        <vt:i4>77</vt:i4>
      </vt:variant>
      <vt:variant>
        <vt:i4>0</vt:i4>
      </vt:variant>
      <vt:variant>
        <vt:i4>5</vt:i4>
      </vt:variant>
      <vt:variant>
        <vt:lpwstr/>
      </vt:variant>
      <vt:variant>
        <vt:lpwstr>_Toc203043012</vt:lpwstr>
      </vt:variant>
      <vt:variant>
        <vt:i4>1376309</vt:i4>
      </vt:variant>
      <vt:variant>
        <vt:i4>71</vt:i4>
      </vt:variant>
      <vt:variant>
        <vt:i4>0</vt:i4>
      </vt:variant>
      <vt:variant>
        <vt:i4>5</vt:i4>
      </vt:variant>
      <vt:variant>
        <vt:lpwstr/>
      </vt:variant>
      <vt:variant>
        <vt:lpwstr>_Toc203043011</vt:lpwstr>
      </vt:variant>
      <vt:variant>
        <vt:i4>1376309</vt:i4>
      </vt:variant>
      <vt:variant>
        <vt:i4>65</vt:i4>
      </vt:variant>
      <vt:variant>
        <vt:i4>0</vt:i4>
      </vt:variant>
      <vt:variant>
        <vt:i4>5</vt:i4>
      </vt:variant>
      <vt:variant>
        <vt:lpwstr/>
      </vt:variant>
      <vt:variant>
        <vt:lpwstr>_Toc203043010</vt:lpwstr>
      </vt:variant>
      <vt:variant>
        <vt:i4>1310773</vt:i4>
      </vt:variant>
      <vt:variant>
        <vt:i4>59</vt:i4>
      </vt:variant>
      <vt:variant>
        <vt:i4>0</vt:i4>
      </vt:variant>
      <vt:variant>
        <vt:i4>5</vt:i4>
      </vt:variant>
      <vt:variant>
        <vt:lpwstr/>
      </vt:variant>
      <vt:variant>
        <vt:lpwstr>_Toc203043009</vt:lpwstr>
      </vt:variant>
      <vt:variant>
        <vt:i4>1310773</vt:i4>
      </vt:variant>
      <vt:variant>
        <vt:i4>53</vt:i4>
      </vt:variant>
      <vt:variant>
        <vt:i4>0</vt:i4>
      </vt:variant>
      <vt:variant>
        <vt:i4>5</vt:i4>
      </vt:variant>
      <vt:variant>
        <vt:lpwstr/>
      </vt:variant>
      <vt:variant>
        <vt:lpwstr>_Toc203043008</vt:lpwstr>
      </vt:variant>
      <vt:variant>
        <vt:i4>1310773</vt:i4>
      </vt:variant>
      <vt:variant>
        <vt:i4>47</vt:i4>
      </vt:variant>
      <vt:variant>
        <vt:i4>0</vt:i4>
      </vt:variant>
      <vt:variant>
        <vt:i4>5</vt:i4>
      </vt:variant>
      <vt:variant>
        <vt:lpwstr/>
      </vt:variant>
      <vt:variant>
        <vt:lpwstr>_Toc203043007</vt:lpwstr>
      </vt:variant>
      <vt:variant>
        <vt:i4>1310773</vt:i4>
      </vt:variant>
      <vt:variant>
        <vt:i4>41</vt:i4>
      </vt:variant>
      <vt:variant>
        <vt:i4>0</vt:i4>
      </vt:variant>
      <vt:variant>
        <vt:i4>5</vt:i4>
      </vt:variant>
      <vt:variant>
        <vt:lpwstr/>
      </vt:variant>
      <vt:variant>
        <vt:lpwstr>_Toc203043006</vt:lpwstr>
      </vt:variant>
      <vt:variant>
        <vt:i4>1310773</vt:i4>
      </vt:variant>
      <vt:variant>
        <vt:i4>35</vt:i4>
      </vt:variant>
      <vt:variant>
        <vt:i4>0</vt:i4>
      </vt:variant>
      <vt:variant>
        <vt:i4>5</vt:i4>
      </vt:variant>
      <vt:variant>
        <vt:lpwstr/>
      </vt:variant>
      <vt:variant>
        <vt:lpwstr>_Toc203043005</vt:lpwstr>
      </vt:variant>
      <vt:variant>
        <vt:i4>1310773</vt:i4>
      </vt:variant>
      <vt:variant>
        <vt:i4>29</vt:i4>
      </vt:variant>
      <vt:variant>
        <vt:i4>0</vt:i4>
      </vt:variant>
      <vt:variant>
        <vt:i4>5</vt:i4>
      </vt:variant>
      <vt:variant>
        <vt:lpwstr/>
      </vt:variant>
      <vt:variant>
        <vt:lpwstr>_Toc203043004</vt:lpwstr>
      </vt:variant>
      <vt:variant>
        <vt:i4>1310773</vt:i4>
      </vt:variant>
      <vt:variant>
        <vt:i4>23</vt:i4>
      </vt:variant>
      <vt:variant>
        <vt:i4>0</vt:i4>
      </vt:variant>
      <vt:variant>
        <vt:i4>5</vt:i4>
      </vt:variant>
      <vt:variant>
        <vt:lpwstr/>
      </vt:variant>
      <vt:variant>
        <vt:lpwstr>_Toc203043003</vt:lpwstr>
      </vt:variant>
      <vt:variant>
        <vt:i4>1310773</vt:i4>
      </vt:variant>
      <vt:variant>
        <vt:i4>17</vt:i4>
      </vt:variant>
      <vt:variant>
        <vt:i4>0</vt:i4>
      </vt:variant>
      <vt:variant>
        <vt:i4>5</vt:i4>
      </vt:variant>
      <vt:variant>
        <vt:lpwstr/>
      </vt:variant>
      <vt:variant>
        <vt:lpwstr>_Toc203043002</vt:lpwstr>
      </vt:variant>
      <vt:variant>
        <vt:i4>1310773</vt:i4>
      </vt:variant>
      <vt:variant>
        <vt:i4>11</vt:i4>
      </vt:variant>
      <vt:variant>
        <vt:i4>0</vt:i4>
      </vt:variant>
      <vt:variant>
        <vt:i4>5</vt:i4>
      </vt:variant>
      <vt:variant>
        <vt:lpwstr/>
      </vt:variant>
      <vt:variant>
        <vt:lpwstr>_Toc203043001</vt:lpwstr>
      </vt:variant>
      <vt:variant>
        <vt:i4>1310773</vt:i4>
      </vt:variant>
      <vt:variant>
        <vt:i4>5</vt:i4>
      </vt:variant>
      <vt:variant>
        <vt:i4>0</vt:i4>
      </vt:variant>
      <vt:variant>
        <vt:i4>5</vt:i4>
      </vt:variant>
      <vt:variant>
        <vt:lpwstr/>
      </vt:variant>
      <vt:variant>
        <vt:lpwstr>_Toc203043000</vt:lpwstr>
      </vt:variant>
      <vt:variant>
        <vt:i4>7012376</vt:i4>
      </vt:variant>
      <vt:variant>
        <vt:i4>12</vt:i4>
      </vt:variant>
      <vt:variant>
        <vt:i4>0</vt:i4>
      </vt:variant>
      <vt:variant>
        <vt:i4>5</vt:i4>
      </vt:variant>
      <vt:variant>
        <vt:lpwstr>mailto:melanierose.nunez@infor.com</vt:lpwstr>
      </vt:variant>
      <vt:variant>
        <vt:lpwstr/>
      </vt:variant>
      <vt:variant>
        <vt:i4>2359360</vt:i4>
      </vt:variant>
      <vt:variant>
        <vt:i4>9</vt:i4>
      </vt:variant>
      <vt:variant>
        <vt:i4>0</vt:i4>
      </vt:variant>
      <vt:variant>
        <vt:i4>5</vt:i4>
      </vt:variant>
      <vt:variant>
        <vt:lpwstr>mailto:benjamin.almazan@infor.com</vt:lpwstr>
      </vt:variant>
      <vt:variant>
        <vt:lpwstr/>
      </vt:variant>
      <vt:variant>
        <vt:i4>1835071</vt:i4>
      </vt:variant>
      <vt:variant>
        <vt:i4>6</vt:i4>
      </vt:variant>
      <vt:variant>
        <vt:i4>0</vt:i4>
      </vt:variant>
      <vt:variant>
        <vt:i4>5</vt:i4>
      </vt:variant>
      <vt:variant>
        <vt:lpwstr>https://mingle-portal.inforcloudsuite.com/v2/NMR2N66J9P445R7P_AX4/03b3ab89-37e0-4632-a578-7700d803b32e?favoriteContext=https%3A%2F%2Ffin-nmr2n66j9p445r7p-ax4.inforcloudsuite.com%2Ffsm%2FCash%2Flist%2FCashLedgerBankUpdate.CashLedgerBankUpdateList%3Fcsk.lidkey%3Df08e535f959830a0683f848c390409e5%26LogicalId%3Dlid%253A%252F%252Finfor.fsm.fsm&amp;LogicalId=lid%3A%2F%2Finfor.fsm.fsm</vt:lpwstr>
      </vt:variant>
      <vt:variant>
        <vt:lpwstr/>
      </vt:variant>
      <vt:variant>
        <vt:i4>2097227</vt:i4>
      </vt:variant>
      <vt:variant>
        <vt:i4>3</vt:i4>
      </vt:variant>
      <vt:variant>
        <vt:i4>0</vt:i4>
      </vt:variant>
      <vt:variant>
        <vt:i4>5</vt:i4>
      </vt:variant>
      <vt:variant>
        <vt:lpwstr>mailto:lila.elizalde@infor.com</vt:lpwstr>
      </vt:variant>
      <vt:variant>
        <vt:lpwstr/>
      </vt:variant>
      <vt:variant>
        <vt:i4>1769568</vt:i4>
      </vt:variant>
      <vt:variant>
        <vt:i4>0</vt:i4>
      </vt:variant>
      <vt:variant>
        <vt:i4>0</vt:i4>
      </vt:variant>
      <vt:variant>
        <vt:i4>5</vt:i4>
      </vt:variant>
      <vt:variant>
        <vt:lpwstr>mailto:ritchie.bachini@infor.com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Design &amp; Testing Document</dc:title>
  <dc:subject/>
  <dc:creator>Infor PMO</dc:creator>
  <cp:keywords>IPM</cp:keywords>
  <dc:description>Copyright © Infor 2013</dc:description>
  <cp:lastModifiedBy>Benjamin Almazan</cp:lastModifiedBy>
  <cp:revision>2</cp:revision>
  <cp:lastPrinted>2013-08-14T17:04:00Z</cp:lastPrinted>
  <dcterms:created xsi:type="dcterms:W3CDTF">2026-03-05T13:21:00Z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0x010100F2C7A9D6CC2FC948AB1C74B898911309</vt:lpwstr>
  </property>
  <property fmtid="{D5CDD505-2E9C-101B-9397-08002B2CF9AE}" pid="3" name="MediaServiceImageTags">
    <vt:lpwstr/>
  </property>
</Properties>
</file>